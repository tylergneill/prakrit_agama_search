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2F0F8F"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A43EF4" w:rsidRDefault="00A43EF4"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2</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A43EF4" w:rsidRDefault="00A43EF4" w:rsidP="00605124">
                  <w:r>
                    <w:t>Date :  /   / 2012</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F0F8F"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A43EF4" w:rsidRPr="00850D1F" w:rsidRDefault="00A43EF4"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A43EF4" w:rsidRPr="0017304F" w:rsidRDefault="00A43EF4" w:rsidP="00605124">
                  <w:pPr>
                    <w:rPr>
                      <w:color w:val="FFFF00"/>
                    </w:rPr>
                  </w:pPr>
                </w:p>
              </w:txbxContent>
            </v:textbox>
            <w10:wrap anchorx="margin"/>
          </v:shape>
        </w:pict>
      </w:r>
    </w:p>
    <w:p w:rsidR="00D33224" w:rsidRDefault="002F0F8F"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A43EF4" w:rsidRPr="000C5B7A" w:rsidRDefault="00A43EF4"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A43EF4" w:rsidRPr="000C5B7A" w:rsidRDefault="00A43EF4"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F0F8F"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A43EF4" w:rsidRPr="00EF5EE4" w:rsidRDefault="00A43EF4" w:rsidP="00605124">
                  <w:pPr>
                    <w:jc w:val="center"/>
                    <w:rPr>
                      <w:rFonts w:cs="Mangal"/>
                      <w:color w:val="FFFFFF" w:themeColor="background1"/>
                      <w:sz w:val="104"/>
                      <w:szCs w:val="104"/>
                      <w:cs/>
                    </w:rPr>
                  </w:pPr>
                  <w:r w:rsidRPr="00EF5EE4">
                    <w:rPr>
                      <w:rFonts w:cs="Mangal" w:hint="cs"/>
                      <w:color w:val="FFFFFF" w:themeColor="background1"/>
                      <w:sz w:val="104"/>
                      <w:szCs w:val="104"/>
                      <w:cs/>
                    </w:rPr>
                    <w:t>२</w:t>
                  </w:r>
                </w:p>
              </w:txbxContent>
            </v:textbox>
            <w10:wrap anchorx="margin"/>
          </v:shape>
        </w:pict>
      </w:r>
    </w:p>
    <w:p w:rsidR="00D33224" w:rsidRDefault="002F0F8F"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F0F8F"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2" type="#_x0000_t202" style="position:absolute;margin-left:81pt;margin-top:14.15pt;width:362pt;height:97pt;z-index:251665408" filled="f" stroked="f">
            <v:textbox style="mso-next-textbox:#_x0000_s1032">
              <w:txbxContent>
                <w:p w:rsidR="00A43EF4" w:rsidRPr="002B662C" w:rsidRDefault="00A43EF4" w:rsidP="00FD534A">
                  <w:pPr>
                    <w:spacing w:before="100" w:beforeAutospacing="1" w:after="0"/>
                    <w:jc w:val="center"/>
                    <w:rPr>
                      <w:color w:val="FFFF00"/>
                      <w:sz w:val="72"/>
                      <w:szCs w:val="72"/>
                    </w:rPr>
                  </w:pPr>
                  <w:r w:rsidRPr="002B662C">
                    <w:rPr>
                      <w:rFonts w:cs="Mangal" w:hint="cs"/>
                      <w:b/>
                      <w:bCs/>
                      <w:color w:val="FFFF00"/>
                      <w:sz w:val="72"/>
                      <w:szCs w:val="72"/>
                      <w:cs/>
                    </w:rPr>
                    <w:t>सूयगडो-</w:t>
                  </w:r>
                  <w:r w:rsidRPr="002B662C">
                    <w:rPr>
                      <w:rFonts w:cs="Mangal"/>
                      <w:b/>
                      <w:bCs/>
                      <w:color w:val="FFFF00"/>
                      <w:sz w:val="72"/>
                      <w:szCs w:val="72"/>
                    </w:rPr>
                    <w:t xml:space="preserve"> </w:t>
                  </w:r>
                  <w:r w:rsidRPr="002B662C">
                    <w:rPr>
                      <w:rFonts w:cs="Mangal" w:hint="cs"/>
                      <w:b/>
                      <w:bCs/>
                      <w:color w:val="FFFF00"/>
                      <w:sz w:val="72"/>
                      <w:szCs w:val="72"/>
                      <w:cs/>
                    </w:rPr>
                    <w:t>बीइअं अंगसुत्तं</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F0F8F"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A43EF4" w:rsidRPr="00314BD2" w:rsidRDefault="00A43EF4" w:rsidP="00F47F2C">
                  <w:pPr>
                    <w:jc w:val="center"/>
                    <w:rPr>
                      <w:color w:val="0000FF"/>
                      <w:sz w:val="44"/>
                      <w:szCs w:val="44"/>
                    </w:rPr>
                  </w:pPr>
                  <w:r w:rsidRPr="00314BD2">
                    <w:rPr>
                      <w:rFonts w:cs="Mangal" w:hint="cs"/>
                      <w:b/>
                      <w:bCs/>
                      <w:color w:val="0000FF"/>
                      <w:sz w:val="44"/>
                      <w:szCs w:val="44"/>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EF5EE4" w:rsidRDefault="002D071D" w:rsidP="002669EF">
            <w:pPr>
              <w:spacing w:after="0" w:line="240" w:lineRule="auto"/>
              <w:jc w:val="center"/>
              <w:rPr>
                <w:rFonts w:cs="Mangal"/>
                <w:b/>
                <w:bCs/>
                <w:color w:val="FF0000"/>
                <w:sz w:val="72"/>
                <w:szCs w:val="65"/>
              </w:rPr>
            </w:pPr>
            <w:r w:rsidRPr="00EF5EE4">
              <w:rPr>
                <w:rFonts w:cs="Mangal" w:hint="cs"/>
                <w:b/>
                <w:bCs/>
                <w:color w:val="FF0000"/>
                <w:sz w:val="72"/>
                <w:szCs w:val="65"/>
                <w:cs/>
              </w:rPr>
              <w:lastRenderedPageBreak/>
              <w:t>२</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D33224" w:rsidRDefault="00D33224" w:rsidP="00FC285B">
      <w:pPr>
        <w:tabs>
          <w:tab w:val="center" w:pos="5400"/>
          <w:tab w:val="right" w:pos="10080"/>
          <w:tab w:val="right" w:pos="10800"/>
        </w:tabs>
        <w:rPr>
          <w:rFonts w:cs="Mangal"/>
          <w:b/>
          <w:bCs/>
          <w:sz w:val="24"/>
          <w:szCs w:val="24"/>
        </w:rPr>
      </w:pPr>
    </w:p>
    <w:p w:rsidR="0010627D" w:rsidRDefault="0010627D" w:rsidP="00FC285B">
      <w:pPr>
        <w:tabs>
          <w:tab w:val="center" w:pos="5400"/>
          <w:tab w:val="right" w:pos="10080"/>
          <w:tab w:val="right" w:pos="10800"/>
        </w:tabs>
        <w:rPr>
          <w:rFonts w:cs="Mangal"/>
          <w:b/>
          <w:bCs/>
          <w:sz w:val="24"/>
          <w:szCs w:val="24"/>
        </w:rPr>
      </w:pPr>
    </w:p>
    <w:p w:rsidR="002669EF" w:rsidRPr="00EF5EE4" w:rsidRDefault="002D071D" w:rsidP="00A16EBE">
      <w:pPr>
        <w:pStyle w:val="H2Hindi"/>
      </w:pPr>
      <w:bookmarkStart w:id="0" w:name="_Toc318398150"/>
      <w:r w:rsidRPr="00EF5EE4">
        <w:rPr>
          <w:rFonts w:hint="cs"/>
          <w:cs/>
        </w:rPr>
        <w:t>०</w:t>
      </w:r>
      <w:r w:rsidR="002669EF" w:rsidRPr="00EF5EE4">
        <w:rPr>
          <w:rFonts w:hint="cs"/>
          <w:cs/>
        </w:rPr>
        <w:t xml:space="preserve"> </w:t>
      </w:r>
      <w:r w:rsidR="002669EF" w:rsidRPr="00EF5EE4">
        <w:rPr>
          <w:cs/>
        </w:rPr>
        <w:t>पढमो सुयक्खंधो</w:t>
      </w:r>
      <w:bookmarkEnd w:id="0"/>
      <w:r w:rsidR="002669EF" w:rsidRPr="00EF5EE4">
        <w:rPr>
          <w:rFonts w:hint="cs"/>
          <w:cs/>
        </w:rPr>
        <w:t xml:space="preserve"> </w:t>
      </w:r>
      <w:r w:rsidRPr="00EF5EE4">
        <w:rPr>
          <w:rFonts w:hint="cs"/>
          <w:cs/>
        </w:rPr>
        <w:t>०</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2700"/>
        <w:gridCol w:w="1080"/>
        <w:gridCol w:w="630"/>
        <w:gridCol w:w="1350"/>
        <w:gridCol w:w="1350"/>
        <w:gridCol w:w="1260"/>
      </w:tblGrid>
      <w:tr w:rsidR="002669EF" w:rsidRPr="002669EF" w:rsidTr="002669EF">
        <w:trPr>
          <w:trHeight w:val="485"/>
        </w:trPr>
        <w:tc>
          <w:tcPr>
            <w:tcW w:w="900" w:type="dxa"/>
            <w:tcBorders>
              <w:top w:val="single" w:sz="4" w:space="0" w:color="FFC000"/>
              <w:left w:val="single" w:sz="4" w:space="0" w:color="FFC000"/>
              <w:bottom w:val="single" w:sz="4" w:space="0" w:color="FFC000"/>
              <w:right w:val="single" w:sz="4" w:space="0" w:color="FFC000"/>
            </w:tcBorders>
            <w:vAlign w:val="center"/>
          </w:tcPr>
          <w:p w:rsidR="002669EF" w:rsidRPr="002669EF" w:rsidRDefault="002669EF" w:rsidP="002669EF">
            <w:pPr>
              <w:spacing w:after="0" w:line="240" w:lineRule="auto"/>
              <w:jc w:val="center"/>
              <w:rPr>
                <w:b/>
                <w:bCs/>
                <w:sz w:val="24"/>
                <w:szCs w:val="24"/>
                <w:cs/>
              </w:rPr>
            </w:pPr>
            <w:r w:rsidRPr="002669EF">
              <w:rPr>
                <w:rFonts w:cs="Mangal" w:hint="cs"/>
                <w:b/>
                <w:bCs/>
                <w:sz w:val="24"/>
                <w:szCs w:val="24"/>
                <w:cs/>
              </w:rPr>
              <w:t>कम</w:t>
            </w:r>
            <w:ins w:id="1" w:author="help_4u" w:date="2012-09-21T19:30:00Z">
              <w:r w:rsidRPr="002669EF">
                <w:rPr>
                  <w:rFonts w:cs="Mangal" w:hint="cs"/>
                  <w:b/>
                  <w:bCs/>
                  <w:sz w:val="24"/>
                  <w:szCs w:val="24"/>
                  <w:cs/>
                </w:rPr>
                <w:t>ं</w:t>
              </w:r>
            </w:ins>
            <w:r w:rsidRPr="002669EF">
              <w:rPr>
                <w:rFonts w:cs="Mangal" w:hint="cs"/>
                <w:b/>
                <w:bCs/>
                <w:sz w:val="24"/>
                <w:szCs w:val="24"/>
                <w:cs/>
              </w:rPr>
              <w:t>को</w:t>
            </w:r>
          </w:p>
        </w:tc>
        <w:tc>
          <w:tcPr>
            <w:tcW w:w="2700" w:type="dxa"/>
            <w:tcBorders>
              <w:top w:val="single" w:sz="4" w:space="0" w:color="FFC000"/>
              <w:left w:val="single" w:sz="4" w:space="0" w:color="FFC000"/>
              <w:bottom w:val="single" w:sz="4" w:space="0" w:color="FFC000"/>
              <w:right w:val="single" w:sz="4" w:space="0" w:color="FFC000"/>
            </w:tcBorders>
            <w:vAlign w:val="center"/>
          </w:tcPr>
          <w:p w:rsidR="002669EF" w:rsidRPr="002669EF" w:rsidRDefault="002669EF" w:rsidP="002669EF">
            <w:pPr>
              <w:pStyle w:val="TabHindi"/>
              <w:jc w:val="center"/>
              <w:rPr>
                <w:b/>
                <w:bCs/>
                <w:sz w:val="24"/>
                <w:szCs w:val="24"/>
                <w:cs/>
              </w:rPr>
            </w:pPr>
            <w:r w:rsidRPr="002669EF">
              <w:rPr>
                <w:b/>
                <w:bCs/>
                <w:sz w:val="24"/>
                <w:szCs w:val="24"/>
                <w:cs/>
              </w:rPr>
              <w:t>अज्झयणं</w:t>
            </w:r>
          </w:p>
        </w:tc>
        <w:tc>
          <w:tcPr>
            <w:tcW w:w="1080" w:type="dxa"/>
            <w:tcBorders>
              <w:top w:val="single" w:sz="4" w:space="0" w:color="FFC000"/>
              <w:left w:val="single" w:sz="4" w:space="0" w:color="FFC000"/>
              <w:bottom w:val="single" w:sz="4" w:space="0" w:color="FFC000"/>
              <w:right w:val="single" w:sz="4" w:space="0" w:color="FFC000"/>
            </w:tcBorders>
            <w:vAlign w:val="center"/>
          </w:tcPr>
          <w:p w:rsidR="002669EF" w:rsidRPr="002669EF" w:rsidRDefault="002669EF" w:rsidP="002669EF">
            <w:pPr>
              <w:pStyle w:val="TabHindi"/>
              <w:jc w:val="center"/>
              <w:rPr>
                <w:b/>
                <w:bCs/>
                <w:sz w:val="24"/>
                <w:szCs w:val="24"/>
                <w:cs/>
              </w:rPr>
            </w:pPr>
            <w:r w:rsidRPr="002669EF">
              <w:rPr>
                <w:b/>
                <w:bCs/>
                <w:sz w:val="24"/>
                <w:szCs w:val="24"/>
                <w:cs/>
              </w:rPr>
              <w:t>उद्देसक</w:t>
            </w:r>
          </w:p>
        </w:tc>
        <w:tc>
          <w:tcPr>
            <w:tcW w:w="630" w:type="dxa"/>
            <w:tcBorders>
              <w:top w:val="single" w:sz="4" w:space="0" w:color="FFC000"/>
              <w:left w:val="single" w:sz="4" w:space="0" w:color="FFC000"/>
              <w:bottom w:val="single" w:sz="4" w:space="0" w:color="FFC000"/>
              <w:right w:val="single" w:sz="4" w:space="0" w:color="FFC000"/>
            </w:tcBorders>
            <w:vAlign w:val="center"/>
          </w:tcPr>
          <w:p w:rsidR="002669EF" w:rsidRPr="002669EF" w:rsidRDefault="002669EF" w:rsidP="002669EF">
            <w:pPr>
              <w:pStyle w:val="TabHindi"/>
              <w:jc w:val="center"/>
              <w:rPr>
                <w:b/>
                <w:bCs/>
                <w:sz w:val="24"/>
                <w:szCs w:val="24"/>
                <w:cs/>
              </w:rPr>
            </w:pPr>
            <w:r w:rsidRPr="002669EF">
              <w:rPr>
                <w:b/>
                <w:bCs/>
                <w:sz w:val="24"/>
                <w:szCs w:val="24"/>
                <w:cs/>
              </w:rPr>
              <w:t>सुत्तं</w:t>
            </w:r>
          </w:p>
        </w:tc>
        <w:tc>
          <w:tcPr>
            <w:tcW w:w="1350" w:type="dxa"/>
            <w:tcBorders>
              <w:top w:val="single" w:sz="4" w:space="0" w:color="FFC000"/>
              <w:left w:val="single" w:sz="4" w:space="0" w:color="FFC000"/>
              <w:bottom w:val="single" w:sz="4" w:space="0" w:color="FFC000"/>
              <w:right w:val="single" w:sz="4" w:space="0" w:color="FFC000"/>
            </w:tcBorders>
            <w:vAlign w:val="center"/>
          </w:tcPr>
          <w:p w:rsidR="002669EF" w:rsidRPr="002669EF" w:rsidRDefault="002669EF" w:rsidP="002669EF">
            <w:pPr>
              <w:pStyle w:val="TabHindi"/>
              <w:jc w:val="center"/>
              <w:rPr>
                <w:b/>
                <w:bCs/>
                <w:sz w:val="24"/>
                <w:szCs w:val="24"/>
                <w:cs/>
              </w:rPr>
            </w:pPr>
            <w:r w:rsidRPr="002669EF">
              <w:rPr>
                <w:b/>
                <w:bCs/>
                <w:sz w:val="24"/>
                <w:szCs w:val="24"/>
                <w:cs/>
              </w:rPr>
              <w:t>गाहा</w:t>
            </w:r>
          </w:p>
        </w:tc>
        <w:tc>
          <w:tcPr>
            <w:tcW w:w="1350" w:type="dxa"/>
            <w:tcBorders>
              <w:top w:val="single" w:sz="4" w:space="0" w:color="FFC000"/>
              <w:left w:val="single" w:sz="4" w:space="0" w:color="FFC000"/>
              <w:bottom w:val="single" w:sz="4" w:space="0" w:color="FFC000"/>
              <w:right w:val="single" w:sz="4" w:space="0" w:color="FFC000"/>
            </w:tcBorders>
            <w:vAlign w:val="center"/>
          </w:tcPr>
          <w:p w:rsidR="002669EF" w:rsidRPr="002669EF" w:rsidRDefault="002669EF" w:rsidP="002669EF">
            <w:pPr>
              <w:pStyle w:val="TabHindi"/>
              <w:jc w:val="center"/>
              <w:rPr>
                <w:b/>
                <w:bCs/>
                <w:sz w:val="24"/>
                <w:szCs w:val="24"/>
                <w:cs/>
              </w:rPr>
            </w:pPr>
            <w:r w:rsidRPr="002669EF">
              <w:rPr>
                <w:b/>
                <w:bCs/>
                <w:sz w:val="24"/>
                <w:szCs w:val="24"/>
                <w:cs/>
              </w:rPr>
              <w:t>अणुक्कम</w:t>
            </w:r>
            <w:r w:rsidRPr="002669EF">
              <w:rPr>
                <w:rFonts w:hint="cs"/>
                <w:b/>
                <w:bCs/>
                <w:sz w:val="24"/>
                <w:szCs w:val="24"/>
                <w:cs/>
              </w:rPr>
              <w:t>ो</w:t>
            </w:r>
          </w:p>
        </w:tc>
        <w:tc>
          <w:tcPr>
            <w:tcW w:w="1260" w:type="dxa"/>
            <w:tcBorders>
              <w:top w:val="single" w:sz="4" w:space="0" w:color="FFC000"/>
              <w:left w:val="single" w:sz="4" w:space="0" w:color="FFC000"/>
              <w:bottom w:val="single" w:sz="4" w:space="0" w:color="FFC000"/>
              <w:right w:val="single" w:sz="4" w:space="0" w:color="FFC000"/>
            </w:tcBorders>
            <w:vAlign w:val="center"/>
          </w:tcPr>
          <w:p w:rsidR="002669EF" w:rsidRPr="002669EF" w:rsidRDefault="002669EF" w:rsidP="002669EF">
            <w:pPr>
              <w:pStyle w:val="TabHindi"/>
              <w:jc w:val="center"/>
              <w:rPr>
                <w:b/>
                <w:bCs/>
                <w:sz w:val="24"/>
                <w:szCs w:val="24"/>
              </w:rPr>
            </w:pPr>
            <w:r w:rsidRPr="002669EF">
              <w:rPr>
                <w:b/>
                <w:bCs/>
                <w:sz w:val="24"/>
                <w:szCs w:val="24"/>
                <w:cs/>
              </w:rPr>
              <w:t>पिट्ठंको</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समए</w:t>
            </w:r>
          </w:p>
        </w:tc>
        <w:tc>
          <w:tcPr>
            <w:tcW w:w="108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669EF" w:rsidRPr="00EF5EE4">
              <w:rPr>
                <w:color w:val="000000" w:themeColor="text1"/>
                <w:sz w:val="24"/>
                <w:szCs w:val="24"/>
                <w:cs/>
              </w:rPr>
              <w:t>-</w:t>
            </w:r>
            <w:r w:rsidR="002D071D" w:rsidRPr="00EF5EE4">
              <w:rPr>
                <w:color w:val="000000" w:themeColor="text1"/>
                <w:sz w:val="24"/>
                <w:szCs w:val="24"/>
                <w:cs/>
              </w:rPr>
              <w:t>४</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669EF" w:rsidRPr="00EF5EE4">
              <w:rPr>
                <w:color w:val="000000" w:themeColor="text1"/>
                <w:sz w:val="24"/>
                <w:szCs w:val="24"/>
                <w:cs/>
              </w:rPr>
              <w:t>-</w:t>
            </w:r>
            <w:r w:rsidR="002D071D" w:rsidRPr="00EF5EE4">
              <w:rPr>
                <w:color w:val="000000" w:themeColor="text1"/>
                <w:sz w:val="24"/>
                <w:szCs w:val="24"/>
                <w:cs/>
              </w:rPr>
              <w:t>८८</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669EF" w:rsidRPr="00EF5EE4">
              <w:rPr>
                <w:color w:val="000000" w:themeColor="text1"/>
                <w:sz w:val="24"/>
                <w:szCs w:val="24"/>
                <w:cs/>
              </w:rPr>
              <w:t>-</w:t>
            </w:r>
            <w:r w:rsidR="002D071D" w:rsidRPr="00EF5EE4">
              <w:rPr>
                <w:color w:val="000000" w:themeColor="text1"/>
                <w:sz w:val="24"/>
                <w:szCs w:val="24"/>
                <w:cs/>
              </w:rPr>
              <w:t>८८</w:t>
            </w:r>
          </w:p>
        </w:tc>
        <w:tc>
          <w:tcPr>
            <w:tcW w:w="1260" w:type="dxa"/>
            <w:tcBorders>
              <w:top w:val="single" w:sz="4" w:space="0" w:color="FFC000"/>
              <w:left w:val="single" w:sz="4" w:space="0" w:color="FFC000"/>
              <w:bottom w:val="single" w:sz="4" w:space="0" w:color="FFC000"/>
              <w:right w:val="single" w:sz="4" w:space="0" w:color="FFC000"/>
            </w:tcBorders>
          </w:tcPr>
          <w:p w:rsidR="004F1B9C" w:rsidRPr="002669EF" w:rsidRDefault="004F1B9C" w:rsidP="004F1B9C">
            <w:pPr>
              <w:pStyle w:val="TabHindi"/>
              <w:jc w:val="center"/>
              <w:rPr>
                <w:sz w:val="24"/>
                <w:szCs w:val="24"/>
              </w:rPr>
            </w:pPr>
            <w:r>
              <w:rPr>
                <w:rFonts w:hint="cs"/>
                <w:sz w:val="24"/>
                <w:szCs w:val="24"/>
                <w:cs/>
              </w:rPr>
              <w:t>२</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२</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वेयालिए</w:t>
            </w:r>
          </w:p>
        </w:tc>
        <w:tc>
          <w:tcPr>
            <w:tcW w:w="108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669EF" w:rsidRPr="00EF5EE4">
              <w:rPr>
                <w:color w:val="000000" w:themeColor="text1"/>
                <w:sz w:val="24"/>
                <w:szCs w:val="24"/>
                <w:cs/>
              </w:rPr>
              <w:t>-</w:t>
            </w:r>
            <w:r w:rsidR="002D071D" w:rsidRPr="00EF5EE4">
              <w:rPr>
                <w:color w:val="000000" w:themeColor="text1"/>
                <w:sz w:val="24"/>
                <w:szCs w:val="24"/>
                <w:cs/>
              </w:rPr>
              <w:t>३</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८९</w:t>
            </w:r>
            <w:r w:rsidR="002669EF" w:rsidRPr="00EF5EE4">
              <w:rPr>
                <w:color w:val="000000" w:themeColor="text1"/>
                <w:sz w:val="24"/>
                <w:szCs w:val="24"/>
                <w:cs/>
              </w:rPr>
              <w:t>-</w:t>
            </w:r>
            <w:r w:rsidR="0069493C" w:rsidRPr="00EF5EE4">
              <w:rPr>
                <w:color w:val="000000" w:themeColor="text1"/>
                <w:sz w:val="24"/>
                <w:szCs w:val="24"/>
                <w:cs/>
              </w:rPr>
              <w:t>१</w:t>
            </w:r>
            <w:r w:rsidRPr="00EF5EE4">
              <w:rPr>
                <w:color w:val="000000" w:themeColor="text1"/>
                <w:sz w:val="24"/>
                <w:szCs w:val="24"/>
                <w:cs/>
              </w:rPr>
              <w:t>६४</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69493C" w:rsidRPr="00EF5EE4">
              <w:rPr>
                <w:color w:val="000000" w:themeColor="text1"/>
                <w:sz w:val="24"/>
                <w:szCs w:val="24"/>
                <w:cs/>
              </w:rPr>
              <w:t>१</w:t>
            </w:r>
            <w:r w:rsidR="002D071D" w:rsidRPr="00EF5EE4">
              <w:rPr>
                <w:color w:val="000000" w:themeColor="text1"/>
                <w:sz w:val="24"/>
                <w:szCs w:val="24"/>
                <w:cs/>
              </w:rPr>
              <w:t>६४</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७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३</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उवसग्ग परिण्णा</w:t>
            </w:r>
          </w:p>
        </w:tc>
        <w:tc>
          <w:tcPr>
            <w:tcW w:w="108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669EF" w:rsidRPr="00EF5EE4">
              <w:rPr>
                <w:color w:val="000000" w:themeColor="text1"/>
                <w:sz w:val="24"/>
                <w:szCs w:val="24"/>
                <w:cs/>
              </w:rPr>
              <w:t>-</w:t>
            </w:r>
            <w:r w:rsidR="002D071D" w:rsidRPr="00EF5EE4">
              <w:rPr>
                <w:color w:val="000000" w:themeColor="text1"/>
                <w:sz w:val="24"/>
                <w:szCs w:val="24"/>
                <w:cs/>
              </w:rPr>
              <w:t>४</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D071D" w:rsidRPr="00EF5EE4">
              <w:rPr>
                <w:color w:val="000000" w:themeColor="text1"/>
                <w:sz w:val="24"/>
                <w:szCs w:val="24"/>
                <w:cs/>
              </w:rPr>
              <w:t>६५</w:t>
            </w:r>
            <w:r w:rsidR="002669EF" w:rsidRPr="00EF5EE4">
              <w:rPr>
                <w:color w:val="000000" w:themeColor="text1"/>
                <w:sz w:val="24"/>
                <w:szCs w:val="24"/>
                <w:cs/>
              </w:rPr>
              <w:t>-</w:t>
            </w:r>
            <w:r w:rsidR="002D071D" w:rsidRPr="00EF5EE4">
              <w:rPr>
                <w:color w:val="000000" w:themeColor="text1"/>
                <w:sz w:val="24"/>
                <w:szCs w:val="24"/>
                <w:cs/>
              </w:rPr>
              <w:t>२४६</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२४६</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१२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४</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इत्थिपरिण्णा</w:t>
            </w:r>
          </w:p>
        </w:tc>
        <w:tc>
          <w:tcPr>
            <w:tcW w:w="108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669EF" w:rsidRPr="00EF5EE4">
              <w:rPr>
                <w:color w:val="000000" w:themeColor="text1"/>
                <w:sz w:val="24"/>
                <w:szCs w:val="24"/>
                <w:cs/>
              </w:rPr>
              <w:t>-</w:t>
            </w:r>
            <w:r w:rsidR="002D071D" w:rsidRPr="00EF5EE4">
              <w:rPr>
                <w:color w:val="000000" w:themeColor="text1"/>
                <w:sz w:val="24"/>
                <w:szCs w:val="24"/>
                <w:cs/>
              </w:rPr>
              <w:t>२</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२४७</w:t>
            </w:r>
            <w:r w:rsidR="002669EF" w:rsidRPr="00EF5EE4">
              <w:rPr>
                <w:color w:val="000000" w:themeColor="text1"/>
                <w:sz w:val="24"/>
                <w:szCs w:val="24"/>
                <w:cs/>
              </w:rPr>
              <w:t>-</w:t>
            </w:r>
            <w:r w:rsidRPr="00EF5EE4">
              <w:rPr>
                <w:color w:val="000000" w:themeColor="text1"/>
                <w:sz w:val="24"/>
                <w:szCs w:val="24"/>
                <w:cs/>
              </w:rPr>
              <w:t>२९९</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२९९</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१७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५</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नरयवि</w:t>
            </w:r>
            <w:r w:rsidRPr="002669EF">
              <w:rPr>
                <w:rFonts w:hint="cs"/>
                <w:sz w:val="24"/>
                <w:szCs w:val="24"/>
                <w:cs/>
              </w:rPr>
              <w:t>भ</w:t>
            </w:r>
            <w:r w:rsidRPr="002669EF">
              <w:rPr>
                <w:sz w:val="24"/>
                <w:szCs w:val="24"/>
                <w:cs/>
              </w:rPr>
              <w:t>त्ती</w:t>
            </w:r>
          </w:p>
        </w:tc>
        <w:tc>
          <w:tcPr>
            <w:tcW w:w="108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669EF" w:rsidRPr="00EF5EE4">
              <w:rPr>
                <w:color w:val="000000" w:themeColor="text1"/>
                <w:sz w:val="24"/>
                <w:szCs w:val="24"/>
                <w:cs/>
              </w:rPr>
              <w:t>-</w:t>
            </w:r>
            <w:r w:rsidR="002D071D" w:rsidRPr="00EF5EE4">
              <w:rPr>
                <w:color w:val="000000" w:themeColor="text1"/>
                <w:sz w:val="24"/>
                <w:szCs w:val="24"/>
                <w:cs/>
              </w:rPr>
              <w:t>२</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३००</w:t>
            </w:r>
            <w:r w:rsidR="002669EF" w:rsidRPr="00EF5EE4">
              <w:rPr>
                <w:color w:val="000000" w:themeColor="text1"/>
                <w:sz w:val="24"/>
                <w:szCs w:val="24"/>
                <w:cs/>
              </w:rPr>
              <w:t>-</w:t>
            </w:r>
            <w:r w:rsidRPr="00EF5EE4">
              <w:rPr>
                <w:color w:val="000000" w:themeColor="text1"/>
                <w:sz w:val="24"/>
                <w:szCs w:val="24"/>
                <w:cs/>
              </w:rPr>
              <w:t>३५</w:t>
            </w:r>
            <w:r w:rsidR="0069493C" w:rsidRPr="00EF5EE4">
              <w:rPr>
                <w:color w:val="000000" w:themeColor="text1"/>
                <w:sz w:val="24"/>
                <w:szCs w:val="24"/>
                <w:cs/>
              </w:rPr>
              <w:t>१</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३५</w:t>
            </w:r>
            <w:r w:rsidR="0069493C" w:rsidRPr="00EF5EE4">
              <w:rPr>
                <w:color w:val="000000" w:themeColor="text1"/>
                <w:sz w:val="24"/>
                <w:szCs w:val="24"/>
                <w:cs/>
              </w:rPr>
              <w:t>१</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२१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६</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महावीरत्थुइ</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३५२</w:t>
            </w:r>
            <w:r w:rsidR="002669EF" w:rsidRPr="00EF5EE4">
              <w:rPr>
                <w:color w:val="000000" w:themeColor="text1"/>
                <w:sz w:val="24"/>
                <w:szCs w:val="24"/>
                <w:cs/>
              </w:rPr>
              <w:t>-</w:t>
            </w:r>
            <w:r w:rsidRPr="00EF5EE4">
              <w:rPr>
                <w:color w:val="000000" w:themeColor="text1"/>
                <w:sz w:val="24"/>
                <w:szCs w:val="24"/>
                <w:cs/>
              </w:rPr>
              <w:t>३८०</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३८०</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२४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७</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कुसीलपरिभाषितं</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३८</w:t>
            </w:r>
            <w:r w:rsidR="0069493C" w:rsidRPr="00EF5EE4">
              <w:rPr>
                <w:color w:val="000000" w:themeColor="text1"/>
                <w:sz w:val="24"/>
                <w:szCs w:val="24"/>
                <w:cs/>
              </w:rPr>
              <w:t>१</w:t>
            </w:r>
            <w:r w:rsidR="002669EF" w:rsidRPr="00EF5EE4">
              <w:rPr>
                <w:color w:val="000000" w:themeColor="text1"/>
                <w:sz w:val="24"/>
                <w:szCs w:val="24"/>
                <w:cs/>
              </w:rPr>
              <w:t>-</w:t>
            </w:r>
            <w:r w:rsidRPr="00EF5EE4">
              <w:rPr>
                <w:color w:val="000000" w:themeColor="text1"/>
                <w:sz w:val="24"/>
                <w:szCs w:val="24"/>
                <w:cs/>
              </w:rPr>
              <w:t>४</w:t>
            </w:r>
            <w:r w:rsidR="0069493C" w:rsidRPr="00EF5EE4">
              <w:rPr>
                <w:color w:val="000000" w:themeColor="text1"/>
                <w:sz w:val="24"/>
                <w:szCs w:val="24"/>
                <w:cs/>
              </w:rPr>
              <w:t>१</w:t>
            </w:r>
            <w:r w:rsidRPr="00EF5EE4">
              <w:rPr>
                <w:color w:val="000000" w:themeColor="text1"/>
                <w:sz w:val="24"/>
                <w:szCs w:val="24"/>
                <w:cs/>
              </w:rPr>
              <w:t>०</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४</w:t>
            </w:r>
            <w:r w:rsidR="0069493C" w:rsidRPr="00EF5EE4">
              <w:rPr>
                <w:color w:val="000000" w:themeColor="text1"/>
                <w:sz w:val="24"/>
                <w:szCs w:val="24"/>
                <w:cs/>
              </w:rPr>
              <w:t>१</w:t>
            </w:r>
            <w:r w:rsidR="002D071D" w:rsidRPr="00EF5EE4">
              <w:rPr>
                <w:color w:val="000000" w:themeColor="text1"/>
                <w:sz w:val="24"/>
                <w:szCs w:val="24"/>
                <w:cs/>
              </w:rPr>
              <w:t>०</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२६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८</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वीरियं</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४</w:t>
            </w:r>
            <w:r w:rsidR="0069493C" w:rsidRPr="00EF5EE4">
              <w:rPr>
                <w:color w:val="000000" w:themeColor="text1"/>
                <w:sz w:val="24"/>
                <w:szCs w:val="24"/>
                <w:cs/>
              </w:rPr>
              <w:t>११</w:t>
            </w:r>
            <w:r w:rsidR="002669EF" w:rsidRPr="00EF5EE4">
              <w:rPr>
                <w:color w:val="000000" w:themeColor="text1"/>
                <w:sz w:val="24"/>
                <w:szCs w:val="24"/>
                <w:cs/>
              </w:rPr>
              <w:t>-</w:t>
            </w:r>
            <w:r w:rsidRPr="00EF5EE4">
              <w:rPr>
                <w:color w:val="000000" w:themeColor="text1"/>
                <w:sz w:val="24"/>
                <w:szCs w:val="24"/>
                <w:cs/>
              </w:rPr>
              <w:t>४३६</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४३६</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२८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९</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धम्मो</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४३७</w:t>
            </w:r>
            <w:r w:rsidR="002669EF" w:rsidRPr="00EF5EE4">
              <w:rPr>
                <w:color w:val="000000" w:themeColor="text1"/>
                <w:sz w:val="24"/>
                <w:szCs w:val="24"/>
                <w:cs/>
              </w:rPr>
              <w:t>-</w:t>
            </w:r>
            <w:r w:rsidRPr="00EF5EE4">
              <w:rPr>
                <w:color w:val="000000" w:themeColor="text1"/>
                <w:sz w:val="24"/>
                <w:szCs w:val="24"/>
                <w:cs/>
              </w:rPr>
              <w:t>४७२</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४७२</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२९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D071D" w:rsidRPr="00EF5EE4">
              <w:rPr>
                <w:color w:val="000000" w:themeColor="text1"/>
                <w:sz w:val="24"/>
                <w:szCs w:val="24"/>
                <w:cs/>
              </w:rPr>
              <w:t>०</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समाही</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४७३</w:t>
            </w:r>
            <w:r w:rsidR="002669EF" w:rsidRPr="00EF5EE4">
              <w:rPr>
                <w:color w:val="000000" w:themeColor="text1"/>
                <w:sz w:val="24"/>
                <w:szCs w:val="24"/>
                <w:cs/>
              </w:rPr>
              <w:t>-</w:t>
            </w:r>
            <w:r w:rsidRPr="00EF5EE4">
              <w:rPr>
                <w:color w:val="000000" w:themeColor="text1"/>
                <w:sz w:val="24"/>
                <w:szCs w:val="24"/>
                <w:cs/>
              </w:rPr>
              <w:t>४९६</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४९६</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३२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११</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मग्गे</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४९७</w:t>
            </w:r>
            <w:r w:rsidR="002669EF" w:rsidRPr="00EF5EE4">
              <w:rPr>
                <w:color w:val="000000" w:themeColor="text1"/>
                <w:sz w:val="24"/>
                <w:szCs w:val="24"/>
                <w:cs/>
              </w:rPr>
              <w:t>-</w:t>
            </w:r>
            <w:r w:rsidRPr="00EF5EE4">
              <w:rPr>
                <w:color w:val="000000" w:themeColor="text1"/>
                <w:sz w:val="24"/>
                <w:szCs w:val="24"/>
                <w:cs/>
              </w:rPr>
              <w:t>५३४</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५३४</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३३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D071D" w:rsidRPr="00EF5EE4">
              <w:rPr>
                <w:color w:val="000000" w:themeColor="text1"/>
                <w:sz w:val="24"/>
                <w:szCs w:val="24"/>
                <w:cs/>
              </w:rPr>
              <w:t>२</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समोसरणं</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५३५</w:t>
            </w:r>
            <w:r w:rsidR="002669EF" w:rsidRPr="00EF5EE4">
              <w:rPr>
                <w:color w:val="000000" w:themeColor="text1"/>
                <w:sz w:val="24"/>
                <w:szCs w:val="24"/>
                <w:cs/>
              </w:rPr>
              <w:t>-</w:t>
            </w:r>
            <w:r w:rsidRPr="00EF5EE4">
              <w:rPr>
                <w:color w:val="000000" w:themeColor="text1"/>
                <w:sz w:val="24"/>
                <w:szCs w:val="24"/>
                <w:cs/>
              </w:rPr>
              <w:t>५५६</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५५६</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३५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D071D" w:rsidRPr="00EF5EE4">
              <w:rPr>
                <w:color w:val="000000" w:themeColor="text1"/>
                <w:sz w:val="24"/>
                <w:szCs w:val="24"/>
                <w:cs/>
              </w:rPr>
              <w:t>३</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आहत्तहीयं</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५५७</w:t>
            </w:r>
            <w:r w:rsidR="002669EF" w:rsidRPr="00EF5EE4">
              <w:rPr>
                <w:color w:val="000000" w:themeColor="text1"/>
                <w:sz w:val="24"/>
                <w:szCs w:val="24"/>
                <w:cs/>
              </w:rPr>
              <w:t>-</w:t>
            </w:r>
            <w:r w:rsidRPr="00EF5EE4">
              <w:rPr>
                <w:color w:val="000000" w:themeColor="text1"/>
                <w:sz w:val="24"/>
                <w:szCs w:val="24"/>
                <w:cs/>
              </w:rPr>
              <w:t>५७९</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५७९</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३७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D071D" w:rsidRPr="00EF5EE4">
              <w:rPr>
                <w:color w:val="000000" w:themeColor="text1"/>
                <w:sz w:val="24"/>
                <w:szCs w:val="24"/>
                <w:cs/>
              </w:rPr>
              <w:t>४</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गंथो</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५८०</w:t>
            </w:r>
            <w:r w:rsidR="002669EF" w:rsidRPr="00EF5EE4">
              <w:rPr>
                <w:color w:val="000000" w:themeColor="text1"/>
                <w:sz w:val="24"/>
                <w:szCs w:val="24"/>
                <w:cs/>
              </w:rPr>
              <w:t>-</w:t>
            </w:r>
            <w:r w:rsidRPr="00EF5EE4">
              <w:rPr>
                <w:color w:val="000000" w:themeColor="text1"/>
                <w:sz w:val="24"/>
                <w:szCs w:val="24"/>
                <w:cs/>
              </w:rPr>
              <w:t>६०६</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६०६</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4F1B9C" w:rsidP="002669EF">
            <w:pPr>
              <w:pStyle w:val="TabHindi"/>
              <w:jc w:val="center"/>
              <w:rPr>
                <w:sz w:val="24"/>
                <w:szCs w:val="24"/>
              </w:rPr>
            </w:pPr>
            <w:r>
              <w:rPr>
                <w:rFonts w:hint="cs"/>
                <w:sz w:val="24"/>
                <w:szCs w:val="24"/>
                <w:cs/>
              </w:rPr>
              <w:t xml:space="preserve">३८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D071D" w:rsidRPr="00EF5EE4">
              <w:rPr>
                <w:color w:val="000000" w:themeColor="text1"/>
                <w:sz w:val="24"/>
                <w:szCs w:val="24"/>
                <w:cs/>
              </w:rPr>
              <w:t>५</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जमईए</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2669EF">
            <w:pPr>
              <w:pStyle w:val="TabHindi"/>
              <w:jc w:val="center"/>
              <w:rPr>
                <w:color w:val="000000" w:themeColor="text1"/>
                <w:sz w:val="24"/>
                <w:szCs w:val="24"/>
                <w:cs/>
              </w:rPr>
            </w:pPr>
            <w:r w:rsidRPr="00EF5EE4">
              <w:rPr>
                <w:color w:val="000000" w:themeColor="text1"/>
                <w:sz w:val="24"/>
                <w:szCs w:val="24"/>
                <w:cs/>
              </w:rPr>
              <w:t>६०७</w:t>
            </w:r>
            <w:r w:rsidR="002669EF" w:rsidRPr="00EF5EE4">
              <w:rPr>
                <w:color w:val="000000" w:themeColor="text1"/>
                <w:sz w:val="24"/>
                <w:szCs w:val="24"/>
                <w:cs/>
              </w:rPr>
              <w:t>-</w:t>
            </w:r>
            <w:r w:rsidRPr="00EF5EE4">
              <w:rPr>
                <w:color w:val="000000" w:themeColor="text1"/>
                <w:sz w:val="24"/>
                <w:szCs w:val="24"/>
                <w:cs/>
              </w:rPr>
              <w:t>६३</w:t>
            </w:r>
            <w:r w:rsidR="0069493C" w:rsidRPr="00EF5EE4">
              <w:rPr>
                <w:color w:val="000000" w:themeColor="text1"/>
                <w:sz w:val="24"/>
                <w:szCs w:val="24"/>
                <w:cs/>
              </w:rPr>
              <w:t>१</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६३</w:t>
            </w:r>
            <w:r w:rsidR="0069493C" w:rsidRPr="00EF5EE4">
              <w:rPr>
                <w:color w:val="000000" w:themeColor="text1"/>
                <w:sz w:val="24"/>
                <w:szCs w:val="24"/>
                <w:cs/>
              </w:rPr>
              <w:t>१</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591A4C" w:rsidP="002669EF">
            <w:pPr>
              <w:pStyle w:val="TabHindi"/>
              <w:jc w:val="center"/>
              <w:rPr>
                <w:sz w:val="24"/>
                <w:szCs w:val="24"/>
              </w:rPr>
            </w:pPr>
            <w:r>
              <w:rPr>
                <w:rFonts w:hint="cs"/>
                <w:sz w:val="24"/>
                <w:szCs w:val="24"/>
                <w:cs/>
              </w:rPr>
              <w:t xml:space="preserve">४० </w:t>
            </w:r>
          </w:p>
        </w:tc>
      </w:tr>
      <w:tr w:rsidR="002669EF" w:rsidRPr="002669EF" w:rsidTr="00E9413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r w:rsidR="002D071D" w:rsidRPr="00EF5EE4">
              <w:rPr>
                <w:color w:val="000000" w:themeColor="text1"/>
                <w:sz w:val="24"/>
                <w:szCs w:val="24"/>
                <w:cs/>
              </w:rPr>
              <w:t>६</w:t>
            </w:r>
          </w:p>
        </w:tc>
        <w:tc>
          <w:tcPr>
            <w:tcW w:w="270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rPr>
                <w:sz w:val="24"/>
                <w:szCs w:val="24"/>
                <w:cs/>
              </w:rPr>
            </w:pPr>
            <w:r w:rsidRPr="002669EF">
              <w:rPr>
                <w:sz w:val="24"/>
                <w:szCs w:val="24"/>
                <w:cs/>
              </w:rPr>
              <w:t>गाहा</w:t>
            </w:r>
          </w:p>
        </w:tc>
        <w:tc>
          <w:tcPr>
            <w:tcW w:w="108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630" w:type="dxa"/>
            <w:tcBorders>
              <w:top w:val="single" w:sz="4" w:space="0" w:color="FFC000"/>
              <w:left w:val="single" w:sz="4" w:space="0" w:color="FFC000"/>
              <w:bottom w:val="single" w:sz="4" w:space="0" w:color="FFC000"/>
              <w:right w:val="single" w:sz="4" w:space="0" w:color="FFC000"/>
            </w:tcBorders>
          </w:tcPr>
          <w:p w:rsidR="002669EF" w:rsidRPr="00EF5EE4" w:rsidRDefault="0069493C" w:rsidP="002669EF">
            <w:pPr>
              <w:pStyle w:val="TabHindi"/>
              <w:jc w:val="center"/>
              <w:rPr>
                <w:color w:val="000000" w:themeColor="text1"/>
                <w:sz w:val="24"/>
                <w:szCs w:val="24"/>
                <w:cs/>
              </w:rPr>
            </w:pPr>
            <w:r w:rsidRPr="00EF5EE4">
              <w:rPr>
                <w:color w:val="000000" w:themeColor="text1"/>
                <w:sz w:val="24"/>
                <w:szCs w:val="24"/>
                <w:cs/>
              </w:rPr>
              <w:t>१</w:t>
            </w:r>
          </w:p>
        </w:tc>
        <w:tc>
          <w:tcPr>
            <w:tcW w:w="1350" w:type="dxa"/>
            <w:tcBorders>
              <w:top w:val="single" w:sz="4" w:space="0" w:color="FFC000"/>
              <w:left w:val="single" w:sz="4" w:space="0" w:color="FFC000"/>
              <w:bottom w:val="single" w:sz="4" w:space="0" w:color="FFC000"/>
              <w:right w:val="single" w:sz="4" w:space="0" w:color="FFC000"/>
            </w:tcBorders>
          </w:tcPr>
          <w:p w:rsidR="002669EF" w:rsidRPr="002669EF" w:rsidRDefault="002669EF" w:rsidP="002669EF">
            <w:pPr>
              <w:pStyle w:val="TabHindi"/>
              <w:jc w:val="center"/>
              <w:rPr>
                <w:sz w:val="24"/>
                <w:szCs w:val="24"/>
                <w:cs/>
              </w:rPr>
            </w:pPr>
            <w:r w:rsidRPr="002669EF">
              <w:rPr>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2669EF">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६३२</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591A4C" w:rsidP="002669EF">
            <w:pPr>
              <w:pStyle w:val="TabHindi"/>
              <w:jc w:val="center"/>
              <w:rPr>
                <w:sz w:val="24"/>
                <w:szCs w:val="24"/>
              </w:rPr>
            </w:pPr>
            <w:r>
              <w:rPr>
                <w:rFonts w:hint="cs"/>
                <w:sz w:val="24"/>
                <w:szCs w:val="24"/>
                <w:cs/>
              </w:rPr>
              <w:t xml:space="preserve">४१ </w:t>
            </w:r>
          </w:p>
        </w:tc>
      </w:tr>
    </w:tbl>
    <w:p w:rsidR="002669EF" w:rsidRPr="00EF5EE4" w:rsidRDefault="002D071D" w:rsidP="00A27BDC">
      <w:pPr>
        <w:pStyle w:val="H2Hindi"/>
      </w:pPr>
      <w:bookmarkStart w:id="2" w:name="_Toc318398151"/>
      <w:r w:rsidRPr="00EF5EE4">
        <w:rPr>
          <w:rFonts w:hint="cs"/>
          <w:cs/>
        </w:rPr>
        <w:t>०</w:t>
      </w:r>
      <w:r w:rsidR="002669EF" w:rsidRPr="00EF5EE4">
        <w:rPr>
          <w:rFonts w:hint="cs"/>
          <w:cs/>
        </w:rPr>
        <w:t xml:space="preserve"> </w:t>
      </w:r>
      <w:r w:rsidR="002669EF" w:rsidRPr="00EF5EE4">
        <w:rPr>
          <w:cs/>
        </w:rPr>
        <w:t>बीओ</w:t>
      </w:r>
      <w:r w:rsidR="004F1B9C">
        <w:t xml:space="preserve"> </w:t>
      </w:r>
      <w:r w:rsidR="002669EF" w:rsidRPr="00EF5EE4">
        <w:rPr>
          <w:cs/>
        </w:rPr>
        <w:t>सुयक्खंधो</w:t>
      </w:r>
      <w:bookmarkEnd w:id="2"/>
      <w:r w:rsidR="002669EF" w:rsidRPr="00EF5EE4">
        <w:rPr>
          <w:rFonts w:hint="cs"/>
          <w:cs/>
        </w:rPr>
        <w:t xml:space="preserve"> </w:t>
      </w:r>
      <w:r w:rsidRPr="00EF5EE4">
        <w:rPr>
          <w:rFonts w:hint="cs"/>
          <w:cs/>
        </w:rPr>
        <w:t>०</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2430"/>
        <w:gridCol w:w="990"/>
        <w:gridCol w:w="995"/>
        <w:gridCol w:w="1345"/>
        <w:gridCol w:w="1350"/>
        <w:gridCol w:w="1260"/>
      </w:tblGrid>
      <w:tr w:rsidR="002669EF" w:rsidRPr="002669EF" w:rsidTr="00820B4A">
        <w:tc>
          <w:tcPr>
            <w:tcW w:w="900" w:type="dxa"/>
            <w:tcBorders>
              <w:top w:val="single" w:sz="4" w:space="0" w:color="FFC000"/>
              <w:left w:val="single" w:sz="4" w:space="0" w:color="FFC000"/>
              <w:bottom w:val="single" w:sz="4" w:space="0" w:color="FFC000"/>
              <w:right w:val="single" w:sz="4" w:space="0" w:color="FFC000"/>
            </w:tcBorders>
          </w:tcPr>
          <w:p w:rsidR="002669EF" w:rsidRPr="0010627D" w:rsidRDefault="002669EF" w:rsidP="0010627D">
            <w:pPr>
              <w:pStyle w:val="TabHindi"/>
              <w:jc w:val="center"/>
              <w:rPr>
                <w:b/>
                <w:bCs/>
                <w:sz w:val="24"/>
                <w:szCs w:val="24"/>
                <w:cs/>
              </w:rPr>
            </w:pPr>
            <w:r w:rsidRPr="0010627D">
              <w:rPr>
                <w:b/>
                <w:bCs/>
                <w:sz w:val="24"/>
                <w:szCs w:val="24"/>
                <w:cs/>
              </w:rPr>
              <w:t>कम</w:t>
            </w:r>
            <w:r w:rsidR="004F1B9C">
              <w:rPr>
                <w:rFonts w:hint="cs"/>
                <w:b/>
                <w:bCs/>
                <w:sz w:val="24"/>
                <w:szCs w:val="24"/>
                <w:cs/>
              </w:rPr>
              <w:t>ंको</w:t>
            </w:r>
          </w:p>
        </w:tc>
        <w:tc>
          <w:tcPr>
            <w:tcW w:w="2430" w:type="dxa"/>
            <w:tcBorders>
              <w:top w:val="single" w:sz="4" w:space="0" w:color="FFC000"/>
              <w:left w:val="single" w:sz="4" w:space="0" w:color="FFC000"/>
              <w:bottom w:val="single" w:sz="4" w:space="0" w:color="FFC000"/>
              <w:right w:val="single" w:sz="4" w:space="0" w:color="FFC000"/>
            </w:tcBorders>
          </w:tcPr>
          <w:p w:rsidR="002669EF" w:rsidRPr="0010627D" w:rsidRDefault="002669EF" w:rsidP="0010627D">
            <w:pPr>
              <w:pStyle w:val="TabHindi"/>
              <w:jc w:val="center"/>
              <w:rPr>
                <w:b/>
                <w:bCs/>
                <w:sz w:val="24"/>
                <w:szCs w:val="24"/>
                <w:cs/>
              </w:rPr>
            </w:pPr>
            <w:r w:rsidRPr="0010627D">
              <w:rPr>
                <w:b/>
                <w:bCs/>
                <w:sz w:val="24"/>
                <w:szCs w:val="24"/>
                <w:cs/>
              </w:rPr>
              <w:t>अज्झयणं</w:t>
            </w:r>
          </w:p>
        </w:tc>
        <w:tc>
          <w:tcPr>
            <w:tcW w:w="990" w:type="dxa"/>
            <w:tcBorders>
              <w:top w:val="single" w:sz="4" w:space="0" w:color="FFC000"/>
              <w:left w:val="single" w:sz="4" w:space="0" w:color="FFC000"/>
              <w:bottom w:val="single" w:sz="4" w:space="0" w:color="FFC000"/>
              <w:right w:val="single" w:sz="4" w:space="0" w:color="FFC000"/>
            </w:tcBorders>
          </w:tcPr>
          <w:p w:rsidR="002669EF" w:rsidRPr="0010627D" w:rsidRDefault="002669EF" w:rsidP="0010627D">
            <w:pPr>
              <w:pStyle w:val="TabHindi"/>
              <w:jc w:val="center"/>
              <w:rPr>
                <w:b/>
                <w:bCs/>
                <w:sz w:val="24"/>
                <w:szCs w:val="24"/>
                <w:cs/>
              </w:rPr>
            </w:pPr>
            <w:r w:rsidRPr="0010627D">
              <w:rPr>
                <w:b/>
                <w:bCs/>
                <w:sz w:val="24"/>
                <w:szCs w:val="24"/>
                <w:cs/>
              </w:rPr>
              <w:t>उद्देसक</w:t>
            </w:r>
          </w:p>
        </w:tc>
        <w:tc>
          <w:tcPr>
            <w:tcW w:w="995" w:type="dxa"/>
            <w:tcBorders>
              <w:top w:val="single" w:sz="4" w:space="0" w:color="FFC000"/>
              <w:left w:val="single" w:sz="4" w:space="0" w:color="FFC000"/>
              <w:bottom w:val="single" w:sz="4" w:space="0" w:color="FFC000"/>
              <w:right w:val="single" w:sz="4" w:space="0" w:color="FFC000"/>
            </w:tcBorders>
          </w:tcPr>
          <w:p w:rsidR="002669EF" w:rsidRPr="0010627D" w:rsidRDefault="002669EF" w:rsidP="0010627D">
            <w:pPr>
              <w:pStyle w:val="TabHindi"/>
              <w:jc w:val="center"/>
              <w:rPr>
                <w:b/>
                <w:bCs/>
                <w:sz w:val="24"/>
                <w:szCs w:val="24"/>
                <w:cs/>
              </w:rPr>
            </w:pPr>
            <w:r w:rsidRPr="0010627D">
              <w:rPr>
                <w:b/>
                <w:bCs/>
                <w:sz w:val="24"/>
                <w:szCs w:val="24"/>
                <w:cs/>
              </w:rPr>
              <w:t>सुत्तं</w:t>
            </w:r>
          </w:p>
        </w:tc>
        <w:tc>
          <w:tcPr>
            <w:tcW w:w="1345" w:type="dxa"/>
            <w:tcBorders>
              <w:top w:val="single" w:sz="4" w:space="0" w:color="FFC000"/>
              <w:left w:val="single" w:sz="4" w:space="0" w:color="FFC000"/>
              <w:bottom w:val="single" w:sz="4" w:space="0" w:color="FFC000"/>
              <w:right w:val="single" w:sz="4" w:space="0" w:color="FFC000"/>
            </w:tcBorders>
          </w:tcPr>
          <w:p w:rsidR="002669EF" w:rsidRPr="0010627D" w:rsidRDefault="002669EF" w:rsidP="0010627D">
            <w:pPr>
              <w:pStyle w:val="TabHindi"/>
              <w:jc w:val="center"/>
              <w:rPr>
                <w:b/>
                <w:bCs/>
                <w:sz w:val="24"/>
                <w:szCs w:val="24"/>
                <w:cs/>
              </w:rPr>
            </w:pPr>
            <w:r w:rsidRPr="0010627D">
              <w:rPr>
                <w:b/>
                <w:bCs/>
                <w:sz w:val="24"/>
                <w:szCs w:val="24"/>
                <w:cs/>
              </w:rPr>
              <w:t>गाहा</w:t>
            </w:r>
          </w:p>
        </w:tc>
        <w:tc>
          <w:tcPr>
            <w:tcW w:w="1350" w:type="dxa"/>
            <w:tcBorders>
              <w:top w:val="single" w:sz="4" w:space="0" w:color="FFC000"/>
              <w:left w:val="single" w:sz="4" w:space="0" w:color="FFC000"/>
              <w:bottom w:val="single" w:sz="4" w:space="0" w:color="FFC000"/>
              <w:right w:val="single" w:sz="4" w:space="0" w:color="FFC000"/>
            </w:tcBorders>
          </w:tcPr>
          <w:p w:rsidR="002669EF" w:rsidRPr="0010627D" w:rsidRDefault="002669EF" w:rsidP="0010627D">
            <w:pPr>
              <w:pStyle w:val="TabHindi"/>
              <w:jc w:val="center"/>
              <w:rPr>
                <w:b/>
                <w:bCs/>
                <w:sz w:val="24"/>
                <w:szCs w:val="24"/>
                <w:cs/>
              </w:rPr>
            </w:pPr>
            <w:r w:rsidRPr="0010627D">
              <w:rPr>
                <w:b/>
                <w:bCs/>
                <w:sz w:val="24"/>
                <w:szCs w:val="24"/>
                <w:cs/>
              </w:rPr>
              <w:t>अणुक्कम</w:t>
            </w:r>
            <w:r w:rsidR="004F1B9C">
              <w:rPr>
                <w:rFonts w:hint="cs"/>
                <w:b/>
                <w:b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669EF" w:rsidRPr="0010627D" w:rsidRDefault="002669EF" w:rsidP="0010627D">
            <w:pPr>
              <w:pStyle w:val="TabHindi"/>
              <w:jc w:val="center"/>
              <w:rPr>
                <w:b/>
                <w:bCs/>
                <w:sz w:val="24"/>
                <w:szCs w:val="24"/>
              </w:rPr>
            </w:pPr>
            <w:r w:rsidRPr="0010627D">
              <w:rPr>
                <w:b/>
                <w:bCs/>
                <w:sz w:val="24"/>
                <w:szCs w:val="24"/>
                <w:cs/>
              </w:rPr>
              <w:t>पिट्ठंको</w:t>
            </w:r>
          </w:p>
        </w:tc>
      </w:tr>
      <w:tr w:rsidR="002669EF" w:rsidRPr="002669EF" w:rsidTr="00820B4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69493C" w:rsidP="0010627D">
            <w:pPr>
              <w:pStyle w:val="TabHindi"/>
              <w:jc w:val="center"/>
              <w:rPr>
                <w:color w:val="000000" w:themeColor="text1"/>
                <w:sz w:val="24"/>
                <w:szCs w:val="24"/>
                <w:cs/>
              </w:rPr>
            </w:pPr>
            <w:r w:rsidRPr="00EF5EE4">
              <w:rPr>
                <w:color w:val="000000" w:themeColor="text1"/>
                <w:sz w:val="24"/>
                <w:szCs w:val="24"/>
                <w:cs/>
              </w:rPr>
              <w:t>१</w:t>
            </w:r>
          </w:p>
        </w:tc>
        <w:tc>
          <w:tcPr>
            <w:tcW w:w="243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rPr>
                <w:sz w:val="24"/>
                <w:szCs w:val="24"/>
                <w:cs/>
              </w:rPr>
            </w:pPr>
            <w:r w:rsidRPr="002669EF">
              <w:rPr>
                <w:sz w:val="24"/>
                <w:szCs w:val="24"/>
                <w:cs/>
              </w:rPr>
              <w:t>पोंडरीए</w:t>
            </w:r>
          </w:p>
        </w:tc>
        <w:tc>
          <w:tcPr>
            <w:tcW w:w="99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jc w:val="center"/>
              <w:rPr>
                <w:sz w:val="24"/>
                <w:szCs w:val="24"/>
                <w:cs/>
              </w:rPr>
            </w:pPr>
            <w:r w:rsidRPr="002669EF">
              <w:rPr>
                <w:sz w:val="24"/>
                <w:szCs w:val="24"/>
                <w:cs/>
              </w:rPr>
              <w:t>-</w:t>
            </w:r>
          </w:p>
        </w:tc>
        <w:tc>
          <w:tcPr>
            <w:tcW w:w="995"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२</w:t>
            </w:r>
            <w:r w:rsidR="002669EF" w:rsidRPr="00EF5EE4">
              <w:rPr>
                <w:color w:val="000000" w:themeColor="text1"/>
                <w:sz w:val="24"/>
                <w:szCs w:val="24"/>
                <w:cs/>
              </w:rPr>
              <w:t>-</w:t>
            </w:r>
            <w:r w:rsidR="0069493C" w:rsidRPr="00EF5EE4">
              <w:rPr>
                <w:color w:val="000000" w:themeColor="text1"/>
                <w:sz w:val="24"/>
                <w:szCs w:val="24"/>
                <w:cs/>
              </w:rPr>
              <w:t>१</w:t>
            </w:r>
            <w:r w:rsidRPr="00EF5EE4">
              <w:rPr>
                <w:color w:val="000000" w:themeColor="text1"/>
                <w:sz w:val="24"/>
                <w:szCs w:val="24"/>
                <w:cs/>
              </w:rPr>
              <w:t>६</w:t>
            </w:r>
          </w:p>
        </w:tc>
        <w:tc>
          <w:tcPr>
            <w:tcW w:w="1345"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६३३</w:t>
            </w:r>
            <w:r w:rsidR="002669EF" w:rsidRPr="00EF5EE4">
              <w:rPr>
                <w:color w:val="000000" w:themeColor="text1"/>
                <w:sz w:val="24"/>
                <w:szCs w:val="24"/>
                <w:cs/>
              </w:rPr>
              <w:t>-</w:t>
            </w:r>
            <w:r w:rsidRPr="00EF5EE4">
              <w:rPr>
                <w:color w:val="000000" w:themeColor="text1"/>
                <w:sz w:val="24"/>
                <w:szCs w:val="24"/>
                <w:cs/>
              </w:rPr>
              <w:t>६४७</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591A4C" w:rsidP="00A16EBE">
            <w:pPr>
              <w:pStyle w:val="TabHindi"/>
              <w:jc w:val="center"/>
              <w:rPr>
                <w:sz w:val="24"/>
                <w:szCs w:val="24"/>
              </w:rPr>
            </w:pPr>
            <w:r>
              <w:rPr>
                <w:rFonts w:hint="cs"/>
                <w:sz w:val="24"/>
                <w:szCs w:val="24"/>
                <w:cs/>
              </w:rPr>
              <w:t xml:space="preserve">४२ </w:t>
            </w:r>
          </w:p>
        </w:tc>
      </w:tr>
      <w:tr w:rsidR="002669EF" w:rsidRPr="002669EF" w:rsidTr="00820B4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२</w:t>
            </w:r>
          </w:p>
        </w:tc>
        <w:tc>
          <w:tcPr>
            <w:tcW w:w="243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rPr>
                <w:sz w:val="24"/>
                <w:szCs w:val="24"/>
                <w:cs/>
              </w:rPr>
            </w:pPr>
            <w:r w:rsidRPr="002669EF">
              <w:rPr>
                <w:sz w:val="24"/>
                <w:szCs w:val="24"/>
                <w:cs/>
              </w:rPr>
              <w:t>किरियाठाणे</w:t>
            </w:r>
          </w:p>
        </w:tc>
        <w:tc>
          <w:tcPr>
            <w:tcW w:w="99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jc w:val="center"/>
              <w:rPr>
                <w:sz w:val="24"/>
                <w:szCs w:val="24"/>
                <w:cs/>
              </w:rPr>
            </w:pPr>
            <w:r w:rsidRPr="002669EF">
              <w:rPr>
                <w:sz w:val="24"/>
                <w:szCs w:val="24"/>
                <w:cs/>
              </w:rPr>
              <w:t>-</w:t>
            </w:r>
          </w:p>
        </w:tc>
        <w:tc>
          <w:tcPr>
            <w:tcW w:w="995" w:type="dxa"/>
            <w:tcBorders>
              <w:top w:val="single" w:sz="4" w:space="0" w:color="FFC000"/>
              <w:left w:val="single" w:sz="4" w:space="0" w:color="FFC000"/>
              <w:bottom w:val="single" w:sz="4" w:space="0" w:color="FFC000"/>
              <w:right w:val="single" w:sz="4" w:space="0" w:color="FFC000"/>
            </w:tcBorders>
          </w:tcPr>
          <w:p w:rsidR="002669EF" w:rsidRPr="00EF5EE4" w:rsidRDefault="0069493C" w:rsidP="0010627D">
            <w:pPr>
              <w:pStyle w:val="TabHindi"/>
              <w:jc w:val="center"/>
              <w:rPr>
                <w:color w:val="000000" w:themeColor="text1"/>
                <w:sz w:val="24"/>
                <w:szCs w:val="24"/>
                <w:cs/>
              </w:rPr>
            </w:pPr>
            <w:r w:rsidRPr="00EF5EE4">
              <w:rPr>
                <w:color w:val="000000" w:themeColor="text1"/>
                <w:sz w:val="24"/>
                <w:szCs w:val="24"/>
                <w:cs/>
              </w:rPr>
              <w:t>१</w:t>
            </w:r>
            <w:r w:rsidR="002D071D" w:rsidRPr="00EF5EE4">
              <w:rPr>
                <w:color w:val="000000" w:themeColor="text1"/>
                <w:sz w:val="24"/>
                <w:szCs w:val="24"/>
                <w:cs/>
              </w:rPr>
              <w:t>७</w:t>
            </w:r>
            <w:r w:rsidR="002669EF" w:rsidRPr="00EF5EE4">
              <w:rPr>
                <w:color w:val="000000" w:themeColor="text1"/>
                <w:sz w:val="24"/>
                <w:szCs w:val="24"/>
                <w:cs/>
              </w:rPr>
              <w:t>-</w:t>
            </w:r>
            <w:r w:rsidR="002D071D" w:rsidRPr="00EF5EE4">
              <w:rPr>
                <w:color w:val="000000" w:themeColor="text1"/>
                <w:sz w:val="24"/>
                <w:szCs w:val="24"/>
                <w:cs/>
              </w:rPr>
              <w:t>४३</w:t>
            </w:r>
          </w:p>
        </w:tc>
        <w:tc>
          <w:tcPr>
            <w:tcW w:w="1345"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A16EBE">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६</w:t>
            </w:r>
            <w:r w:rsidR="002D071D" w:rsidRPr="00EF5EE4">
              <w:rPr>
                <w:rFonts w:hint="cs"/>
                <w:color w:val="000000" w:themeColor="text1"/>
                <w:sz w:val="24"/>
                <w:szCs w:val="24"/>
                <w:cs/>
              </w:rPr>
              <w:t>७</w:t>
            </w:r>
            <w:r w:rsidR="002D071D" w:rsidRPr="00EF5EE4">
              <w:rPr>
                <w:color w:val="000000" w:themeColor="text1"/>
                <w:sz w:val="24"/>
                <w:szCs w:val="24"/>
                <w:cs/>
              </w:rPr>
              <w:t>४</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591A4C" w:rsidP="0010627D">
            <w:pPr>
              <w:pStyle w:val="TabHindi"/>
              <w:jc w:val="center"/>
              <w:rPr>
                <w:sz w:val="24"/>
                <w:szCs w:val="24"/>
              </w:rPr>
            </w:pPr>
            <w:r>
              <w:rPr>
                <w:rFonts w:hint="cs"/>
                <w:sz w:val="24"/>
                <w:szCs w:val="24"/>
                <w:cs/>
              </w:rPr>
              <w:t xml:space="preserve">५१ </w:t>
            </w:r>
          </w:p>
        </w:tc>
      </w:tr>
      <w:tr w:rsidR="002669EF" w:rsidRPr="002669EF" w:rsidTr="00820B4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३</w:t>
            </w:r>
          </w:p>
        </w:tc>
        <w:tc>
          <w:tcPr>
            <w:tcW w:w="243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rPr>
                <w:sz w:val="24"/>
                <w:szCs w:val="24"/>
                <w:cs/>
              </w:rPr>
            </w:pPr>
            <w:r w:rsidRPr="002669EF">
              <w:rPr>
                <w:sz w:val="24"/>
                <w:szCs w:val="24"/>
                <w:cs/>
              </w:rPr>
              <w:t>आहार परिण्णा</w:t>
            </w:r>
          </w:p>
        </w:tc>
        <w:tc>
          <w:tcPr>
            <w:tcW w:w="99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jc w:val="center"/>
              <w:rPr>
                <w:sz w:val="24"/>
                <w:szCs w:val="24"/>
                <w:cs/>
              </w:rPr>
            </w:pPr>
            <w:r w:rsidRPr="002669EF">
              <w:rPr>
                <w:sz w:val="24"/>
                <w:szCs w:val="24"/>
                <w:cs/>
              </w:rPr>
              <w:t>-</w:t>
            </w:r>
          </w:p>
        </w:tc>
        <w:tc>
          <w:tcPr>
            <w:tcW w:w="995"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४४</w:t>
            </w:r>
            <w:r w:rsidR="002669EF" w:rsidRPr="00EF5EE4">
              <w:rPr>
                <w:color w:val="000000" w:themeColor="text1"/>
                <w:sz w:val="24"/>
                <w:szCs w:val="24"/>
                <w:cs/>
              </w:rPr>
              <w:t>-</w:t>
            </w:r>
            <w:r w:rsidRPr="00EF5EE4">
              <w:rPr>
                <w:color w:val="000000" w:themeColor="text1"/>
                <w:sz w:val="24"/>
                <w:szCs w:val="24"/>
                <w:cs/>
              </w:rPr>
              <w:t>६३</w:t>
            </w:r>
          </w:p>
        </w:tc>
        <w:tc>
          <w:tcPr>
            <w:tcW w:w="1345"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६३२</w:t>
            </w:r>
            <w:r w:rsidR="002669EF" w:rsidRPr="00EF5EE4">
              <w:rPr>
                <w:color w:val="000000" w:themeColor="text1"/>
                <w:sz w:val="24"/>
                <w:szCs w:val="24"/>
                <w:cs/>
              </w:rPr>
              <w:t>-</w:t>
            </w:r>
            <w:r w:rsidRPr="00EF5EE4">
              <w:rPr>
                <w:color w:val="000000" w:themeColor="text1"/>
                <w:sz w:val="24"/>
                <w:szCs w:val="24"/>
                <w:cs/>
              </w:rPr>
              <w:t>६३५</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६९९</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591A4C" w:rsidP="0010627D">
            <w:pPr>
              <w:pStyle w:val="TabHindi"/>
              <w:jc w:val="center"/>
              <w:rPr>
                <w:sz w:val="24"/>
                <w:szCs w:val="24"/>
              </w:rPr>
            </w:pPr>
            <w:r>
              <w:rPr>
                <w:rFonts w:hint="cs"/>
                <w:sz w:val="24"/>
                <w:szCs w:val="24"/>
                <w:cs/>
              </w:rPr>
              <w:t xml:space="preserve">६३ </w:t>
            </w:r>
          </w:p>
        </w:tc>
      </w:tr>
      <w:tr w:rsidR="002669EF" w:rsidRPr="002669EF" w:rsidTr="00820B4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४</w:t>
            </w:r>
          </w:p>
        </w:tc>
        <w:tc>
          <w:tcPr>
            <w:tcW w:w="243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rPr>
                <w:sz w:val="24"/>
                <w:szCs w:val="24"/>
                <w:cs/>
              </w:rPr>
            </w:pPr>
            <w:r w:rsidRPr="002669EF">
              <w:rPr>
                <w:sz w:val="24"/>
                <w:szCs w:val="24"/>
                <w:cs/>
              </w:rPr>
              <w:t>पच्चक्खाण किरिया</w:t>
            </w:r>
          </w:p>
        </w:tc>
        <w:tc>
          <w:tcPr>
            <w:tcW w:w="99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jc w:val="center"/>
              <w:rPr>
                <w:sz w:val="24"/>
                <w:szCs w:val="24"/>
                <w:cs/>
              </w:rPr>
            </w:pPr>
            <w:r w:rsidRPr="002669EF">
              <w:rPr>
                <w:sz w:val="24"/>
                <w:szCs w:val="24"/>
                <w:cs/>
              </w:rPr>
              <w:t>-</w:t>
            </w:r>
          </w:p>
        </w:tc>
        <w:tc>
          <w:tcPr>
            <w:tcW w:w="995"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६४</w:t>
            </w:r>
            <w:r w:rsidR="002669EF" w:rsidRPr="00EF5EE4">
              <w:rPr>
                <w:color w:val="000000" w:themeColor="text1"/>
                <w:sz w:val="24"/>
                <w:szCs w:val="24"/>
                <w:cs/>
              </w:rPr>
              <w:t>-</w:t>
            </w:r>
            <w:r w:rsidRPr="00EF5EE4">
              <w:rPr>
                <w:color w:val="000000" w:themeColor="text1"/>
                <w:sz w:val="24"/>
                <w:szCs w:val="24"/>
                <w:cs/>
              </w:rPr>
              <w:t>६८</w:t>
            </w:r>
          </w:p>
        </w:tc>
        <w:tc>
          <w:tcPr>
            <w:tcW w:w="1345"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७०४</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591A4C" w:rsidP="0010627D">
            <w:pPr>
              <w:pStyle w:val="TabHindi"/>
              <w:jc w:val="center"/>
              <w:rPr>
                <w:sz w:val="24"/>
                <w:szCs w:val="24"/>
              </w:rPr>
            </w:pPr>
            <w:r>
              <w:rPr>
                <w:rFonts w:hint="cs"/>
                <w:sz w:val="24"/>
                <w:szCs w:val="24"/>
                <w:cs/>
              </w:rPr>
              <w:t xml:space="preserve">६८ </w:t>
            </w:r>
          </w:p>
        </w:tc>
      </w:tr>
      <w:tr w:rsidR="002669EF" w:rsidRPr="002669EF" w:rsidTr="00820B4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५</w:t>
            </w:r>
          </w:p>
        </w:tc>
        <w:tc>
          <w:tcPr>
            <w:tcW w:w="243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rPr>
                <w:sz w:val="24"/>
                <w:szCs w:val="24"/>
                <w:cs/>
              </w:rPr>
            </w:pPr>
            <w:r w:rsidRPr="002669EF">
              <w:rPr>
                <w:sz w:val="24"/>
                <w:szCs w:val="24"/>
                <w:cs/>
              </w:rPr>
              <w:t>आयारसुयं</w:t>
            </w:r>
          </w:p>
        </w:tc>
        <w:tc>
          <w:tcPr>
            <w:tcW w:w="99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jc w:val="center"/>
              <w:rPr>
                <w:sz w:val="24"/>
                <w:szCs w:val="24"/>
                <w:cs/>
              </w:rPr>
            </w:pPr>
            <w:r w:rsidRPr="002669EF">
              <w:rPr>
                <w:sz w:val="24"/>
                <w:szCs w:val="24"/>
                <w:cs/>
              </w:rPr>
              <w:t>-</w:t>
            </w:r>
          </w:p>
        </w:tc>
        <w:tc>
          <w:tcPr>
            <w:tcW w:w="995"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p>
        </w:tc>
        <w:tc>
          <w:tcPr>
            <w:tcW w:w="1345"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६३६</w:t>
            </w:r>
            <w:r w:rsidR="002669EF" w:rsidRPr="00EF5EE4">
              <w:rPr>
                <w:color w:val="000000" w:themeColor="text1"/>
                <w:sz w:val="24"/>
                <w:szCs w:val="24"/>
                <w:cs/>
              </w:rPr>
              <w:t>-</w:t>
            </w:r>
            <w:r w:rsidRPr="00EF5EE4">
              <w:rPr>
                <w:color w:val="000000" w:themeColor="text1"/>
                <w:sz w:val="24"/>
                <w:szCs w:val="24"/>
                <w:cs/>
              </w:rPr>
              <w:t>६६८</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७३७</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591A4C" w:rsidP="0010627D">
            <w:pPr>
              <w:pStyle w:val="TabHindi"/>
              <w:jc w:val="center"/>
              <w:rPr>
                <w:sz w:val="24"/>
                <w:szCs w:val="24"/>
              </w:rPr>
            </w:pPr>
            <w:r>
              <w:rPr>
                <w:rFonts w:hint="cs"/>
                <w:sz w:val="24"/>
                <w:szCs w:val="24"/>
                <w:cs/>
              </w:rPr>
              <w:t xml:space="preserve">७१ </w:t>
            </w:r>
          </w:p>
        </w:tc>
      </w:tr>
      <w:tr w:rsidR="002669EF" w:rsidRPr="002669EF" w:rsidTr="00820B4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६</w:t>
            </w:r>
          </w:p>
        </w:tc>
        <w:tc>
          <w:tcPr>
            <w:tcW w:w="243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rPr>
                <w:sz w:val="24"/>
                <w:szCs w:val="24"/>
                <w:cs/>
              </w:rPr>
            </w:pPr>
            <w:r w:rsidRPr="002669EF">
              <w:rPr>
                <w:sz w:val="24"/>
                <w:szCs w:val="24"/>
                <w:cs/>
              </w:rPr>
              <w:t>अद्दइज्जं</w:t>
            </w:r>
          </w:p>
        </w:tc>
        <w:tc>
          <w:tcPr>
            <w:tcW w:w="99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jc w:val="center"/>
              <w:rPr>
                <w:sz w:val="24"/>
                <w:szCs w:val="24"/>
                <w:cs/>
              </w:rPr>
            </w:pPr>
            <w:r w:rsidRPr="002669EF">
              <w:rPr>
                <w:sz w:val="24"/>
                <w:szCs w:val="24"/>
                <w:cs/>
              </w:rPr>
              <w:t>-</w:t>
            </w:r>
          </w:p>
        </w:tc>
        <w:tc>
          <w:tcPr>
            <w:tcW w:w="995"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p>
        </w:tc>
        <w:tc>
          <w:tcPr>
            <w:tcW w:w="1345"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६६९</w:t>
            </w:r>
            <w:r w:rsidR="002669EF" w:rsidRPr="00EF5EE4">
              <w:rPr>
                <w:color w:val="000000" w:themeColor="text1"/>
                <w:sz w:val="24"/>
                <w:szCs w:val="24"/>
                <w:cs/>
              </w:rPr>
              <w:t>-</w:t>
            </w:r>
            <w:r w:rsidRPr="00EF5EE4">
              <w:rPr>
                <w:color w:val="000000" w:themeColor="text1"/>
                <w:sz w:val="24"/>
                <w:szCs w:val="24"/>
                <w:cs/>
              </w:rPr>
              <w:t>७२३</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r w:rsidR="002D071D" w:rsidRPr="00EF5EE4">
              <w:rPr>
                <w:color w:val="000000" w:themeColor="text1"/>
                <w:sz w:val="24"/>
                <w:szCs w:val="24"/>
                <w:cs/>
              </w:rPr>
              <w:t>७९२</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591A4C" w:rsidP="0010627D">
            <w:pPr>
              <w:pStyle w:val="TabHindi"/>
              <w:jc w:val="center"/>
              <w:rPr>
                <w:sz w:val="24"/>
                <w:szCs w:val="24"/>
              </w:rPr>
            </w:pPr>
            <w:r>
              <w:rPr>
                <w:rFonts w:hint="cs"/>
                <w:sz w:val="24"/>
                <w:szCs w:val="24"/>
                <w:cs/>
              </w:rPr>
              <w:t xml:space="preserve">७३ </w:t>
            </w:r>
          </w:p>
        </w:tc>
      </w:tr>
      <w:tr w:rsidR="002669EF" w:rsidRPr="002669EF" w:rsidTr="00820B4A">
        <w:tc>
          <w:tcPr>
            <w:tcW w:w="900"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७</w:t>
            </w:r>
          </w:p>
        </w:tc>
        <w:tc>
          <w:tcPr>
            <w:tcW w:w="243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rPr>
                <w:sz w:val="24"/>
                <w:szCs w:val="24"/>
                <w:cs/>
              </w:rPr>
            </w:pPr>
            <w:r w:rsidRPr="002669EF">
              <w:rPr>
                <w:sz w:val="24"/>
                <w:szCs w:val="24"/>
                <w:cs/>
              </w:rPr>
              <w:t>नालंदइज्जं</w:t>
            </w:r>
          </w:p>
        </w:tc>
        <w:tc>
          <w:tcPr>
            <w:tcW w:w="990" w:type="dxa"/>
            <w:tcBorders>
              <w:top w:val="single" w:sz="4" w:space="0" w:color="FFC000"/>
              <w:left w:val="single" w:sz="4" w:space="0" w:color="FFC000"/>
              <w:bottom w:val="single" w:sz="4" w:space="0" w:color="FFC000"/>
              <w:right w:val="single" w:sz="4" w:space="0" w:color="FFC000"/>
            </w:tcBorders>
          </w:tcPr>
          <w:p w:rsidR="002669EF" w:rsidRPr="002669EF" w:rsidRDefault="002669EF" w:rsidP="0010627D">
            <w:pPr>
              <w:pStyle w:val="TabHindi"/>
              <w:jc w:val="center"/>
              <w:rPr>
                <w:sz w:val="24"/>
                <w:szCs w:val="24"/>
                <w:cs/>
              </w:rPr>
            </w:pPr>
            <w:r w:rsidRPr="002669EF">
              <w:rPr>
                <w:sz w:val="24"/>
                <w:szCs w:val="24"/>
                <w:cs/>
              </w:rPr>
              <w:t>-</w:t>
            </w:r>
          </w:p>
        </w:tc>
        <w:tc>
          <w:tcPr>
            <w:tcW w:w="995"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६९</w:t>
            </w:r>
            <w:r w:rsidR="002669EF" w:rsidRPr="00EF5EE4">
              <w:rPr>
                <w:color w:val="000000" w:themeColor="text1"/>
                <w:sz w:val="24"/>
                <w:szCs w:val="24"/>
                <w:cs/>
              </w:rPr>
              <w:t>-</w:t>
            </w:r>
            <w:r w:rsidRPr="00EF5EE4">
              <w:rPr>
                <w:color w:val="000000" w:themeColor="text1"/>
                <w:sz w:val="24"/>
                <w:szCs w:val="24"/>
                <w:cs/>
              </w:rPr>
              <w:t>८२</w:t>
            </w:r>
          </w:p>
        </w:tc>
        <w:tc>
          <w:tcPr>
            <w:tcW w:w="1345" w:type="dxa"/>
            <w:tcBorders>
              <w:top w:val="single" w:sz="4" w:space="0" w:color="FFC000"/>
              <w:left w:val="single" w:sz="4" w:space="0" w:color="FFC000"/>
              <w:bottom w:val="single" w:sz="4" w:space="0" w:color="FFC000"/>
              <w:right w:val="single" w:sz="4" w:space="0" w:color="FFC000"/>
            </w:tcBorders>
          </w:tcPr>
          <w:p w:rsidR="002669EF" w:rsidRPr="00EF5EE4" w:rsidRDefault="002669EF" w:rsidP="0010627D">
            <w:pPr>
              <w:pStyle w:val="TabHindi"/>
              <w:jc w:val="center"/>
              <w:rPr>
                <w:color w:val="000000" w:themeColor="text1"/>
                <w:sz w:val="24"/>
                <w:szCs w:val="24"/>
                <w:cs/>
              </w:rPr>
            </w:pPr>
            <w:r w:rsidRPr="00EF5EE4">
              <w:rPr>
                <w:color w:val="000000" w:themeColor="text1"/>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669EF" w:rsidRPr="00EF5EE4" w:rsidRDefault="002D071D" w:rsidP="0010627D">
            <w:pPr>
              <w:pStyle w:val="TabHindi"/>
              <w:jc w:val="center"/>
              <w:rPr>
                <w:color w:val="000000" w:themeColor="text1"/>
                <w:sz w:val="24"/>
                <w:szCs w:val="24"/>
                <w:cs/>
              </w:rPr>
            </w:pPr>
            <w:r w:rsidRPr="00EF5EE4">
              <w:rPr>
                <w:color w:val="000000" w:themeColor="text1"/>
                <w:sz w:val="24"/>
                <w:szCs w:val="24"/>
                <w:cs/>
              </w:rPr>
              <w:t>७९३</w:t>
            </w:r>
            <w:r w:rsidR="002669EF" w:rsidRPr="00EF5EE4">
              <w:rPr>
                <w:color w:val="000000" w:themeColor="text1"/>
                <w:sz w:val="24"/>
                <w:szCs w:val="24"/>
                <w:cs/>
              </w:rPr>
              <w:t>-</w:t>
            </w:r>
            <w:r w:rsidRPr="00EF5EE4">
              <w:rPr>
                <w:color w:val="000000" w:themeColor="text1"/>
                <w:sz w:val="24"/>
                <w:szCs w:val="24"/>
                <w:cs/>
              </w:rPr>
              <w:t>८०६</w:t>
            </w:r>
          </w:p>
        </w:tc>
        <w:tc>
          <w:tcPr>
            <w:tcW w:w="1260" w:type="dxa"/>
            <w:tcBorders>
              <w:top w:val="single" w:sz="4" w:space="0" w:color="FFC000"/>
              <w:left w:val="single" w:sz="4" w:space="0" w:color="FFC000"/>
              <w:bottom w:val="single" w:sz="4" w:space="0" w:color="FFC000"/>
              <w:right w:val="single" w:sz="4" w:space="0" w:color="FFC000"/>
            </w:tcBorders>
          </w:tcPr>
          <w:p w:rsidR="002669EF" w:rsidRPr="002669EF" w:rsidRDefault="00591A4C" w:rsidP="0010627D">
            <w:pPr>
              <w:pStyle w:val="TabHindi"/>
              <w:jc w:val="center"/>
              <w:rPr>
                <w:sz w:val="24"/>
                <w:szCs w:val="24"/>
              </w:rPr>
            </w:pPr>
            <w:r>
              <w:rPr>
                <w:rFonts w:hint="cs"/>
                <w:sz w:val="24"/>
                <w:szCs w:val="24"/>
                <w:cs/>
              </w:rPr>
              <w:t xml:space="preserve">७७ </w:t>
            </w: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172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170"/>
        <w:gridCol w:w="5940"/>
      </w:tblGrid>
      <w:tr w:rsidR="00A27E95" w:rsidTr="004D08EF">
        <w:trPr>
          <w:trHeight w:val="1023"/>
        </w:trPr>
        <w:tc>
          <w:tcPr>
            <w:tcW w:w="1170" w:type="dxa"/>
          </w:tcPr>
          <w:p w:rsidR="00A27E95" w:rsidRPr="00855C2B" w:rsidRDefault="002D071D" w:rsidP="004D08EF">
            <w:pPr>
              <w:spacing w:after="0" w:line="240" w:lineRule="auto"/>
              <w:jc w:val="center"/>
              <w:rPr>
                <w:rFonts w:cs="Mangal"/>
                <w:b/>
                <w:bCs/>
                <w:color w:val="00B0F0"/>
                <w:sz w:val="64"/>
                <w:szCs w:val="64"/>
                <w:cs/>
              </w:rPr>
            </w:pPr>
            <w:r w:rsidRPr="00855C2B">
              <w:rPr>
                <w:rFonts w:cs="Mangal" w:hint="cs"/>
                <w:b/>
                <w:bCs/>
                <w:color w:val="00B0F0"/>
                <w:sz w:val="64"/>
                <w:szCs w:val="64"/>
                <w:cs/>
              </w:rPr>
              <w:t>२</w:t>
            </w:r>
          </w:p>
        </w:tc>
        <w:tc>
          <w:tcPr>
            <w:tcW w:w="5940" w:type="dxa"/>
          </w:tcPr>
          <w:p w:rsidR="005D1D27" w:rsidRPr="00855C2B" w:rsidRDefault="004D08EF" w:rsidP="00C80C79">
            <w:pPr>
              <w:tabs>
                <w:tab w:val="center" w:pos="1242"/>
              </w:tabs>
              <w:spacing w:after="0" w:line="240" w:lineRule="auto"/>
              <w:jc w:val="center"/>
              <w:rPr>
                <w:rFonts w:cs="Mangal"/>
                <w:color w:val="00B0F0"/>
                <w:sz w:val="60"/>
                <w:szCs w:val="60"/>
              </w:rPr>
            </w:pPr>
            <w:r w:rsidRPr="00855C2B">
              <w:rPr>
                <w:rFonts w:cs="Mangal" w:hint="cs"/>
                <w:b/>
                <w:bCs/>
                <w:color w:val="00B0F0"/>
                <w:sz w:val="60"/>
                <w:szCs w:val="60"/>
                <w:cs/>
              </w:rPr>
              <w:t>सूयगडो-बीइअं अं</w:t>
            </w:r>
            <w:r w:rsidR="00FD39C9" w:rsidRPr="00855C2B">
              <w:rPr>
                <w:rFonts w:cs="Mangal" w:hint="cs"/>
                <w:b/>
                <w:bCs/>
                <w:color w:val="00B0F0"/>
                <w:sz w:val="60"/>
                <w:szCs w:val="60"/>
                <w:cs/>
              </w:rPr>
              <w:t>गसुत्तं</w:t>
            </w:r>
          </w:p>
        </w:tc>
      </w:tr>
    </w:tbl>
    <w:p w:rsidR="004605FC" w:rsidRPr="00855C2B" w:rsidRDefault="00855C2B" w:rsidP="00855C2B">
      <w:pPr>
        <w:spacing w:after="0" w:line="240" w:lineRule="auto"/>
        <w:jc w:val="center"/>
        <w:rPr>
          <w:b/>
          <w:bCs/>
          <w:color w:val="F79646" w:themeColor="accent6"/>
          <w:sz w:val="36"/>
          <w:szCs w:val="36"/>
          <w:u w:val="thick"/>
        </w:rPr>
      </w:pPr>
      <w:bookmarkStart w:id="3" w:name="_Toc318398155"/>
      <w:r w:rsidRPr="00855C2B">
        <w:rPr>
          <w:rFonts w:cs="Mangal"/>
          <w:b/>
          <w:bCs/>
          <w:color w:val="F79646" w:themeColor="accent6"/>
          <w:sz w:val="36"/>
          <w:szCs w:val="36"/>
          <w:u w:val="thick"/>
        </w:rPr>
        <w:t>0-</w:t>
      </w:r>
      <w:r w:rsidR="004605FC" w:rsidRPr="00855C2B">
        <w:rPr>
          <w:rFonts w:cs="Mangal" w:hint="cs"/>
          <w:b/>
          <w:bCs/>
          <w:color w:val="F79646" w:themeColor="accent6"/>
          <w:sz w:val="36"/>
          <w:szCs w:val="36"/>
          <w:u w:val="thick"/>
          <w:cs/>
        </w:rPr>
        <w:t>पढमो</w:t>
      </w:r>
      <w:r w:rsidR="004605FC" w:rsidRPr="00855C2B">
        <w:rPr>
          <w:rFonts w:cs="Shruti" w:hint="cs"/>
          <w:b/>
          <w:bCs/>
          <w:color w:val="F79646" w:themeColor="accent6"/>
          <w:sz w:val="36"/>
          <w:szCs w:val="36"/>
          <w:u w:val="thick"/>
          <w:cs/>
        </w:rPr>
        <w:t xml:space="preserve"> </w:t>
      </w:r>
      <w:r w:rsidR="004605FC" w:rsidRPr="00855C2B">
        <w:rPr>
          <w:rFonts w:cs="Mangal" w:hint="cs"/>
          <w:b/>
          <w:bCs/>
          <w:color w:val="F79646" w:themeColor="accent6"/>
          <w:sz w:val="36"/>
          <w:szCs w:val="36"/>
          <w:u w:val="thick"/>
          <w:cs/>
        </w:rPr>
        <w:t>सुयक्खंधो</w:t>
      </w:r>
      <w:bookmarkEnd w:id="3"/>
      <w:r w:rsidRPr="00855C2B">
        <w:rPr>
          <w:b/>
          <w:bCs/>
          <w:color w:val="F79646" w:themeColor="accent6"/>
          <w:sz w:val="36"/>
          <w:szCs w:val="36"/>
          <w:u w:val="thick"/>
        </w:rPr>
        <w:t>-</w:t>
      </w:r>
      <w:r w:rsidRPr="00855C2B">
        <w:rPr>
          <w:rFonts w:cs="Mangal"/>
          <w:b/>
          <w:bCs/>
          <w:color w:val="F79646" w:themeColor="accent6"/>
          <w:sz w:val="36"/>
          <w:szCs w:val="36"/>
          <w:u w:val="thick"/>
        </w:rPr>
        <w:t>0</w:t>
      </w:r>
    </w:p>
    <w:p w:rsidR="004605FC" w:rsidRPr="00855C2B" w:rsidRDefault="002D071D" w:rsidP="00C443E4">
      <w:pPr>
        <w:spacing w:after="0" w:line="240" w:lineRule="auto"/>
        <w:jc w:val="center"/>
        <w:rPr>
          <w:b/>
          <w:bCs/>
          <w:color w:val="C00000"/>
          <w:sz w:val="32"/>
          <w:szCs w:val="32"/>
          <w:u w:val="dotDash"/>
        </w:rPr>
      </w:pPr>
      <w:bookmarkStart w:id="4" w:name="_Toc318398156"/>
      <w:r w:rsidRPr="00855C2B">
        <w:rPr>
          <w:rFonts w:cs="Mangal" w:hint="cs"/>
          <w:b/>
          <w:bCs/>
          <w:color w:val="C00000"/>
          <w:sz w:val="32"/>
          <w:szCs w:val="32"/>
          <w:u w:val="dotDash"/>
          <w:cs/>
        </w:rPr>
        <w:t>०</w:t>
      </w:r>
      <w:r w:rsidR="007264F7" w:rsidRPr="00855C2B">
        <w:rPr>
          <w:rFonts w:cs="Shruti" w:hint="cs"/>
          <w:b/>
          <w:bCs/>
          <w:color w:val="C00000"/>
          <w:sz w:val="32"/>
          <w:szCs w:val="32"/>
          <w:u w:val="dotDash"/>
          <w:cs/>
        </w:rPr>
        <w:t xml:space="preserve"> </w:t>
      </w:r>
      <w:r w:rsidR="004605FC" w:rsidRPr="00855C2B">
        <w:rPr>
          <w:rFonts w:cs="Mangal" w:hint="cs"/>
          <w:b/>
          <w:bCs/>
          <w:color w:val="C00000"/>
          <w:sz w:val="32"/>
          <w:szCs w:val="32"/>
          <w:u w:val="dotDash"/>
          <w:cs/>
        </w:rPr>
        <w:t>पढमं</w:t>
      </w:r>
      <w:r w:rsidR="004605FC" w:rsidRPr="00855C2B">
        <w:rPr>
          <w:b/>
          <w:bCs/>
          <w:color w:val="C00000"/>
          <w:sz w:val="32"/>
          <w:szCs w:val="32"/>
          <w:u w:val="dotDash"/>
          <w:cs/>
        </w:rPr>
        <w:t xml:space="preserve"> </w:t>
      </w:r>
      <w:r w:rsidR="004605FC" w:rsidRPr="00855C2B">
        <w:rPr>
          <w:rFonts w:cs="Mangal" w:hint="cs"/>
          <w:b/>
          <w:bCs/>
          <w:color w:val="C00000"/>
          <w:sz w:val="32"/>
          <w:szCs w:val="32"/>
          <w:u w:val="dotDash"/>
          <w:cs/>
        </w:rPr>
        <w:t>अज्झयणं</w:t>
      </w:r>
      <w:r w:rsidR="004605FC" w:rsidRPr="00855C2B">
        <w:rPr>
          <w:rFonts w:cs="Shruti" w:hint="cs"/>
          <w:b/>
          <w:bCs/>
          <w:color w:val="C00000"/>
          <w:sz w:val="32"/>
          <w:szCs w:val="32"/>
          <w:u w:val="dotDash"/>
          <w:cs/>
        </w:rPr>
        <w:t xml:space="preserve"> </w:t>
      </w:r>
      <w:r w:rsidR="007264F7" w:rsidRPr="00855C2B">
        <w:rPr>
          <w:rFonts w:cs="Mangal"/>
          <w:b/>
          <w:bCs/>
          <w:color w:val="C00000"/>
          <w:sz w:val="32"/>
          <w:szCs w:val="32"/>
          <w:u w:val="dotDash"/>
          <w:cs/>
        </w:rPr>
        <w:t>–</w:t>
      </w:r>
      <w:r w:rsidR="004605FC" w:rsidRPr="00855C2B">
        <w:rPr>
          <w:b/>
          <w:bCs/>
          <w:color w:val="C00000"/>
          <w:sz w:val="32"/>
          <w:szCs w:val="32"/>
          <w:u w:val="dotDash"/>
          <w:cs/>
        </w:rPr>
        <w:t xml:space="preserve"> </w:t>
      </w:r>
      <w:r w:rsidR="004605FC" w:rsidRPr="00855C2B">
        <w:rPr>
          <w:rFonts w:cs="Mangal" w:hint="cs"/>
          <w:b/>
          <w:bCs/>
          <w:color w:val="C00000"/>
          <w:sz w:val="32"/>
          <w:szCs w:val="32"/>
          <w:u w:val="dotDash"/>
          <w:cs/>
        </w:rPr>
        <w:t>समए</w:t>
      </w:r>
      <w:bookmarkEnd w:id="4"/>
      <w:r w:rsidR="007264F7" w:rsidRPr="00855C2B">
        <w:rPr>
          <w:rFonts w:hint="cs"/>
          <w:b/>
          <w:bCs/>
          <w:color w:val="C00000"/>
          <w:sz w:val="32"/>
          <w:szCs w:val="32"/>
          <w:u w:val="dotDash"/>
          <w:cs/>
        </w:rPr>
        <w:t xml:space="preserve"> </w:t>
      </w:r>
      <w:r w:rsidRPr="00855C2B">
        <w:rPr>
          <w:rFonts w:cs="Mangal" w:hint="cs"/>
          <w:b/>
          <w:bCs/>
          <w:color w:val="C00000"/>
          <w:sz w:val="32"/>
          <w:szCs w:val="32"/>
          <w:u w:val="dotDash"/>
          <w:cs/>
        </w:rPr>
        <w:t>०</w:t>
      </w:r>
    </w:p>
    <w:p w:rsidR="004605FC" w:rsidRPr="00855C2B" w:rsidRDefault="00C443E4" w:rsidP="0060671A">
      <w:pPr>
        <w:pStyle w:val="H3Hindi"/>
        <w:spacing w:after="120"/>
        <w:jc w:val="center"/>
        <w:rPr>
          <w:i w:val="0"/>
          <w:iCs w:val="0"/>
          <w:color w:val="FF0000"/>
          <w:sz w:val="28"/>
          <w:szCs w:val="28"/>
          <w:u w:val="wave"/>
        </w:rPr>
      </w:pPr>
      <w:bookmarkStart w:id="5" w:name="_Toc318398157"/>
      <w:r w:rsidRPr="00855C2B">
        <w:rPr>
          <w:rFonts w:hint="cs"/>
          <w:i w:val="0"/>
          <w:iCs w:val="0"/>
          <w:color w:val="FF0000"/>
          <w:sz w:val="28"/>
          <w:szCs w:val="28"/>
          <w:u w:val="wave"/>
          <w:cs/>
        </w:rPr>
        <w:t xml:space="preserve">० </w:t>
      </w:r>
      <w:r w:rsidR="004605FC" w:rsidRPr="00855C2B">
        <w:rPr>
          <w:i w:val="0"/>
          <w:iCs w:val="0"/>
          <w:color w:val="FF0000"/>
          <w:sz w:val="28"/>
          <w:szCs w:val="28"/>
          <w:u w:val="wave"/>
          <w:cs/>
        </w:rPr>
        <w:t>पढमो उद्देसो</w:t>
      </w:r>
      <w:bookmarkEnd w:id="5"/>
      <w:r w:rsidRPr="00855C2B">
        <w:rPr>
          <w:rFonts w:hint="cs"/>
          <w:i w:val="0"/>
          <w:iCs w:val="0"/>
          <w:color w:val="FF0000"/>
          <w:sz w:val="28"/>
          <w:szCs w:val="28"/>
          <w:u w:val="wave"/>
          <w:cs/>
        </w:rPr>
        <w:t xml:space="preserve"> ०</w:t>
      </w:r>
    </w:p>
    <w:p w:rsidR="004605FC" w:rsidRPr="007264F7" w:rsidRDefault="0069493C" w:rsidP="0083490C">
      <w:pPr>
        <w:pStyle w:val="H4Hindi"/>
        <w:tabs>
          <w:tab w:val="left" w:pos="2880"/>
        </w:tabs>
        <w:spacing w:before="0" w:after="0"/>
        <w:ind w:right="2338" w:firstLine="2340"/>
        <w:jc w:val="distribute"/>
        <w:rPr>
          <w:b/>
          <w:bCs w:val="0"/>
          <w:sz w:val="24"/>
          <w:szCs w:val="24"/>
          <w:lang w:bidi="sa-IN"/>
        </w:rPr>
      </w:pPr>
      <w:r w:rsidRPr="0069493C">
        <w:rPr>
          <w:color w:val="00B050"/>
          <w:sz w:val="24"/>
          <w:szCs w:val="24"/>
        </w:rPr>
        <w:t>[</w:t>
      </w:r>
      <w:r w:rsidRPr="0069493C">
        <w:rPr>
          <w:rFonts w:hint="cs"/>
          <w:color w:val="00B050"/>
          <w:sz w:val="24"/>
          <w:szCs w:val="24"/>
          <w:cs/>
        </w:rPr>
        <w:t>१</w:t>
      </w:r>
      <w:r w:rsidRPr="0069493C">
        <w:rPr>
          <w:color w:val="00B050"/>
          <w:sz w:val="24"/>
          <w:szCs w:val="24"/>
        </w:rPr>
        <w:t>]</w:t>
      </w:r>
      <w:r w:rsidR="00424759">
        <w:rPr>
          <w:rFonts w:hint="cs"/>
          <w:b/>
          <w:bCs w:val="0"/>
          <w:color w:val="00B050"/>
          <w:sz w:val="24"/>
          <w:szCs w:val="24"/>
          <w:cs/>
        </w:rPr>
        <w:tab/>
      </w:r>
      <w:r w:rsidR="004605FC" w:rsidRPr="007264F7">
        <w:rPr>
          <w:b/>
          <w:bCs w:val="0"/>
          <w:sz w:val="24"/>
          <w:szCs w:val="24"/>
          <w:cs/>
        </w:rPr>
        <w:t>बुज्झेज्ज तिउट्टेज्जा</w:t>
      </w:r>
      <w:r w:rsidR="004605FC" w:rsidRPr="007264F7">
        <w:rPr>
          <w:rFonts w:hint="cs"/>
          <w:b/>
          <w:bCs w:val="0"/>
          <w:sz w:val="24"/>
          <w:szCs w:val="24"/>
          <w:cs/>
          <w:lang w:bidi="sa-IN"/>
        </w:rPr>
        <w:t>,</w:t>
      </w:r>
      <w:r w:rsidR="004605FC" w:rsidRPr="007264F7">
        <w:rPr>
          <w:b/>
          <w:bCs w:val="0"/>
          <w:sz w:val="24"/>
          <w:szCs w:val="24"/>
          <w:cs/>
        </w:rPr>
        <w:t xml:space="preserve"> बंधणं परिजाणिया</w:t>
      </w:r>
      <w:r w:rsidR="004605FC" w:rsidRPr="007264F7">
        <w:rPr>
          <w:rFonts w:hint="cs"/>
          <w:b/>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किमाह बंधणं वीर</w:t>
      </w:r>
      <w:r w:rsidR="004605FC" w:rsidRPr="007264F7">
        <w:rPr>
          <w:rFonts w:hint="cs"/>
          <w:sz w:val="24"/>
          <w:szCs w:val="24"/>
          <w:cs/>
        </w:rPr>
        <w:t>ो</w:t>
      </w:r>
      <w:r w:rsidR="004605FC" w:rsidRPr="007264F7">
        <w:rPr>
          <w:rFonts w:hint="cs"/>
          <w:sz w:val="24"/>
          <w:szCs w:val="24"/>
          <w:cs/>
          <w:lang w:bidi="sa-IN"/>
        </w:rPr>
        <w:t>,</w:t>
      </w:r>
      <w:r w:rsidR="004605FC" w:rsidRPr="007264F7">
        <w:rPr>
          <w:sz w:val="24"/>
          <w:szCs w:val="24"/>
          <w:cs/>
        </w:rPr>
        <w:t xml:space="preserve"> किं वा जाणं तिउट्टइ </w:t>
      </w:r>
      <w:r w:rsidR="004605FC" w:rsidRPr="007264F7">
        <w:rPr>
          <w:rFonts w:hint="cs"/>
          <w:sz w:val="24"/>
          <w:szCs w:val="24"/>
          <w:cs/>
        </w:rPr>
        <w:t xml:space="preserve">? </w:t>
      </w:r>
      <w:r w:rsidR="004605FC" w:rsidRPr="007264F7">
        <w:rPr>
          <w:sz w:val="24"/>
          <w:szCs w:val="24"/>
          <w:cs/>
        </w:rPr>
        <w:t>।।</w:t>
      </w:r>
    </w:p>
    <w:p w:rsidR="004605FC" w:rsidRPr="007264F7" w:rsidRDefault="0069493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sidR="00DB2349">
        <w:rPr>
          <w:rFonts w:hint="cs"/>
          <w:color w:val="00B050"/>
          <w:sz w:val="24"/>
          <w:szCs w:val="24"/>
          <w:cs/>
        </w:rPr>
        <w:t>२</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चित्तमंतमचित्तं वा</w:t>
      </w:r>
      <w:r w:rsidR="004605FC" w:rsidRPr="007264F7">
        <w:rPr>
          <w:rFonts w:hint="cs"/>
          <w:bCs w:val="0"/>
          <w:sz w:val="24"/>
          <w:szCs w:val="24"/>
          <w:cs/>
          <w:lang w:bidi="sa-IN"/>
        </w:rPr>
        <w:t>,</w:t>
      </w:r>
      <w:r w:rsidR="004605FC" w:rsidRPr="007264F7">
        <w:rPr>
          <w:bCs w:val="0"/>
          <w:sz w:val="24"/>
          <w:szCs w:val="24"/>
          <w:cs/>
        </w:rPr>
        <w:t xml:space="preserve"> परिगिज्झ किसामवि</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w:t>
      </w:r>
      <w:r w:rsidR="004605FC" w:rsidRPr="007264F7">
        <w:rPr>
          <w:rFonts w:hint="cs"/>
          <w:sz w:val="24"/>
          <w:szCs w:val="24"/>
          <w:cs/>
          <w:lang w:bidi="sa-IN"/>
        </w:rPr>
        <w:t>न्नं</w:t>
      </w:r>
      <w:r w:rsidR="004605FC" w:rsidRPr="007264F7">
        <w:rPr>
          <w:sz w:val="24"/>
          <w:szCs w:val="24"/>
          <w:cs/>
        </w:rPr>
        <w:t xml:space="preserve"> वा अ</w:t>
      </w:r>
      <w:r w:rsidR="004605FC" w:rsidRPr="007264F7">
        <w:rPr>
          <w:rFonts w:hint="cs"/>
          <w:sz w:val="24"/>
          <w:szCs w:val="24"/>
          <w:cs/>
          <w:lang w:bidi="sa-IN"/>
        </w:rPr>
        <w:t>नु</w:t>
      </w:r>
      <w:r w:rsidR="004605FC" w:rsidRPr="007264F7">
        <w:rPr>
          <w:sz w:val="24"/>
          <w:szCs w:val="24"/>
          <w:cs/>
        </w:rPr>
        <w:t>जाणाइ</w:t>
      </w:r>
      <w:r w:rsidR="004605FC" w:rsidRPr="007264F7">
        <w:rPr>
          <w:rFonts w:hint="cs"/>
          <w:sz w:val="24"/>
          <w:szCs w:val="24"/>
          <w:cs/>
          <w:lang w:bidi="sa-IN"/>
        </w:rPr>
        <w:t>,</w:t>
      </w:r>
      <w:r w:rsidR="004605FC" w:rsidRPr="007264F7">
        <w:rPr>
          <w:sz w:val="24"/>
          <w:szCs w:val="24"/>
          <w:cs/>
        </w:rPr>
        <w:t xml:space="preserve"> एवं दुक्खा न मुच्च</w:t>
      </w:r>
      <w:r w:rsidR="004605FC" w:rsidRPr="007264F7">
        <w:rPr>
          <w:rFonts w:hint="cs"/>
          <w:sz w:val="24"/>
          <w:szCs w:val="24"/>
          <w:cs/>
        </w:rPr>
        <w:t>इ</w:t>
      </w:r>
      <w:r w:rsidR="004605FC" w:rsidRPr="007264F7">
        <w:rPr>
          <w:sz w:val="24"/>
          <w:szCs w:val="24"/>
          <w:cs/>
        </w:rPr>
        <w:t xml:space="preserve"> ।।</w:t>
      </w:r>
    </w:p>
    <w:p w:rsidR="004605FC" w:rsidRPr="007264F7" w:rsidRDefault="0069493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sidR="00DB2349">
        <w:rPr>
          <w:rFonts w:hint="cs"/>
          <w:color w:val="00B050"/>
          <w:sz w:val="24"/>
          <w:szCs w:val="24"/>
          <w:cs/>
        </w:rPr>
        <w:t>३</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सयं तिवातए पाणे</w:t>
      </w:r>
      <w:r w:rsidR="004605FC" w:rsidRPr="007264F7">
        <w:rPr>
          <w:rFonts w:hint="cs"/>
          <w:bCs w:val="0"/>
          <w:sz w:val="24"/>
          <w:szCs w:val="24"/>
          <w:cs/>
          <w:lang w:bidi="sa-IN"/>
        </w:rPr>
        <w:t>,</w:t>
      </w:r>
      <w:r w:rsidR="004605FC" w:rsidRPr="007264F7">
        <w:rPr>
          <w:bCs w:val="0"/>
          <w:sz w:val="24"/>
          <w:szCs w:val="24"/>
          <w:cs/>
        </w:rPr>
        <w:t xml:space="preserve"> अदुवा अ</w:t>
      </w:r>
      <w:r w:rsidR="004605FC" w:rsidRPr="007264F7">
        <w:rPr>
          <w:rFonts w:hint="cs"/>
          <w:bCs w:val="0"/>
          <w:sz w:val="24"/>
          <w:szCs w:val="24"/>
          <w:cs/>
        </w:rPr>
        <w:t>न्ने</w:t>
      </w:r>
      <w:r w:rsidR="004605FC" w:rsidRPr="007264F7">
        <w:rPr>
          <w:bCs w:val="0"/>
          <w:sz w:val="24"/>
          <w:szCs w:val="24"/>
          <w:cs/>
        </w:rPr>
        <w:t>हिं घायए</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हणंतं वा</w:t>
      </w:r>
      <w:r w:rsidR="004605FC" w:rsidRPr="007264F7">
        <w:rPr>
          <w:rFonts w:hint="cs"/>
          <w:sz w:val="24"/>
          <w:szCs w:val="24"/>
          <w:cs/>
          <w:lang w:bidi="sa-IN"/>
        </w:rPr>
        <w:t>ऽनु</w:t>
      </w:r>
      <w:r w:rsidR="004605FC" w:rsidRPr="007264F7">
        <w:rPr>
          <w:sz w:val="24"/>
          <w:szCs w:val="24"/>
          <w:cs/>
        </w:rPr>
        <w:t>जाणाइ</w:t>
      </w:r>
      <w:r w:rsidR="004605FC" w:rsidRPr="007264F7">
        <w:rPr>
          <w:rFonts w:hint="cs"/>
          <w:sz w:val="24"/>
          <w:szCs w:val="24"/>
          <w:cs/>
          <w:lang w:bidi="sa-IN"/>
        </w:rPr>
        <w:t>,</w:t>
      </w:r>
      <w:r w:rsidR="004605FC" w:rsidRPr="007264F7">
        <w:rPr>
          <w:sz w:val="24"/>
          <w:szCs w:val="24"/>
          <w:cs/>
        </w:rPr>
        <w:t xml:space="preserve"> वेरं वड्ढइ अप्प</w:t>
      </w:r>
      <w:r w:rsidR="004605FC" w:rsidRPr="007264F7">
        <w:rPr>
          <w:rFonts w:hint="cs"/>
          <w:sz w:val="24"/>
          <w:szCs w:val="24"/>
          <w:cs/>
        </w:rPr>
        <w:t>णो</w:t>
      </w:r>
      <w:r w:rsidR="004605FC" w:rsidRPr="007264F7">
        <w:rPr>
          <w:sz w:val="24"/>
          <w:szCs w:val="24"/>
          <w:cs/>
        </w:rPr>
        <w:t xml:space="preserve"> ।।</w:t>
      </w:r>
    </w:p>
    <w:p w:rsidR="004605FC" w:rsidRPr="007264F7" w:rsidRDefault="0069493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sidR="00DB2349">
        <w:rPr>
          <w:rFonts w:hint="cs"/>
          <w:color w:val="00B050"/>
          <w:sz w:val="24"/>
          <w:szCs w:val="24"/>
          <w:cs/>
        </w:rPr>
        <w:t>४</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जस्सिं कुले समुप्प</w:t>
      </w:r>
      <w:r w:rsidR="004605FC" w:rsidRPr="007264F7">
        <w:rPr>
          <w:rFonts w:hint="cs"/>
          <w:bCs w:val="0"/>
          <w:sz w:val="24"/>
          <w:szCs w:val="24"/>
          <w:cs/>
          <w:lang w:bidi="sa-IN"/>
        </w:rPr>
        <w:t>न्ने,</w:t>
      </w:r>
      <w:r w:rsidR="004605FC" w:rsidRPr="007264F7">
        <w:rPr>
          <w:bCs w:val="0"/>
          <w:sz w:val="24"/>
          <w:szCs w:val="24"/>
          <w:cs/>
        </w:rPr>
        <w:t xml:space="preserve"> जेहिं वा संवसे नरे</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ममाती लुप्पती बाले</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न्न</w:t>
      </w:r>
      <w:r w:rsidR="004605FC" w:rsidRPr="007264F7">
        <w:rPr>
          <w:sz w:val="24"/>
          <w:szCs w:val="24"/>
          <w:cs/>
        </w:rPr>
        <w:t>म</w:t>
      </w:r>
      <w:r w:rsidR="004605FC" w:rsidRPr="007264F7">
        <w:rPr>
          <w:rFonts w:hint="cs"/>
          <w:sz w:val="24"/>
          <w:szCs w:val="24"/>
          <w:cs/>
          <w:lang w:bidi="sa-IN"/>
        </w:rPr>
        <w:t>न्ने</w:t>
      </w:r>
      <w:r w:rsidR="004605FC" w:rsidRPr="007264F7">
        <w:rPr>
          <w:sz w:val="24"/>
          <w:szCs w:val="24"/>
          <w:cs/>
        </w:rPr>
        <w:t>हिं मुच्छिए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वित्तं सोयरिया चेव</w:t>
      </w:r>
      <w:r w:rsidR="004605FC" w:rsidRPr="007264F7">
        <w:rPr>
          <w:rFonts w:hint="cs"/>
          <w:bCs w:val="0"/>
          <w:sz w:val="24"/>
          <w:szCs w:val="24"/>
          <w:cs/>
          <w:lang w:bidi="sa-IN"/>
        </w:rPr>
        <w:t>,</w:t>
      </w:r>
      <w:r w:rsidR="004605FC" w:rsidRPr="007264F7">
        <w:rPr>
          <w:bCs w:val="0"/>
          <w:sz w:val="24"/>
          <w:szCs w:val="24"/>
          <w:cs/>
        </w:rPr>
        <w:t xml:space="preserve"> सव्वमेयं न ताणइ</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w:t>
      </w:r>
      <w:r w:rsidR="004605FC" w:rsidRPr="007264F7">
        <w:rPr>
          <w:rFonts w:hint="cs"/>
          <w:sz w:val="24"/>
          <w:szCs w:val="24"/>
          <w:cs/>
          <w:lang w:bidi="sa-IN"/>
        </w:rPr>
        <w:t>खाए</w:t>
      </w:r>
      <w:r w:rsidR="004605FC" w:rsidRPr="007264F7">
        <w:rPr>
          <w:sz w:val="24"/>
          <w:szCs w:val="24"/>
          <w:cs/>
        </w:rPr>
        <w:t xml:space="preserve"> जीवितं चेव</w:t>
      </w:r>
      <w:r w:rsidR="004605FC" w:rsidRPr="007264F7">
        <w:rPr>
          <w:rFonts w:hint="cs"/>
          <w:sz w:val="24"/>
          <w:szCs w:val="24"/>
          <w:cs/>
          <w:lang w:bidi="sa-IN"/>
        </w:rPr>
        <w:t>ं,</w:t>
      </w:r>
      <w:r w:rsidR="004605FC" w:rsidRPr="007264F7">
        <w:rPr>
          <w:sz w:val="24"/>
          <w:szCs w:val="24"/>
          <w:cs/>
        </w:rPr>
        <w:t xml:space="preserve"> कम्म</w:t>
      </w:r>
      <w:r w:rsidR="004605FC" w:rsidRPr="007264F7">
        <w:rPr>
          <w:rFonts w:hint="cs"/>
          <w:sz w:val="24"/>
          <w:szCs w:val="24"/>
          <w:cs/>
        </w:rPr>
        <w:t>,</w:t>
      </w:r>
      <w:r w:rsidR="004605FC" w:rsidRPr="007264F7">
        <w:rPr>
          <w:sz w:val="24"/>
          <w:szCs w:val="24"/>
          <w:cs/>
        </w:rPr>
        <w:t>णा उ तिउट्टइ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६</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एए गंथे विउक्कम्म</w:t>
      </w:r>
      <w:r w:rsidR="004605FC" w:rsidRPr="007264F7">
        <w:rPr>
          <w:rFonts w:hint="cs"/>
          <w:bCs w:val="0"/>
          <w:sz w:val="24"/>
          <w:szCs w:val="24"/>
          <w:cs/>
          <w:lang w:bidi="sa-IN"/>
        </w:rPr>
        <w:t>,</w:t>
      </w:r>
      <w:r w:rsidR="004605FC" w:rsidRPr="007264F7">
        <w:rPr>
          <w:bCs w:val="0"/>
          <w:sz w:val="24"/>
          <w:szCs w:val="24"/>
          <w:cs/>
        </w:rPr>
        <w:t xml:space="preserve"> एगे समण</w:t>
      </w:r>
      <w:r w:rsidR="004605FC" w:rsidRPr="007264F7">
        <w:rPr>
          <w:rFonts w:hint="cs"/>
          <w:bCs w:val="0"/>
          <w:sz w:val="24"/>
          <w:szCs w:val="24"/>
          <w:cs/>
          <w:lang w:bidi="sa-IN"/>
        </w:rPr>
        <w:t xml:space="preserve"> </w:t>
      </w:r>
      <w:r w:rsidR="004605FC" w:rsidRPr="007264F7">
        <w:rPr>
          <w:bCs w:val="0"/>
          <w:sz w:val="24"/>
          <w:szCs w:val="24"/>
          <w:cs/>
        </w:rPr>
        <w:t>माहणा</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अयाणंता विउस्सिता</w:t>
      </w:r>
      <w:r w:rsidR="004605FC" w:rsidRPr="007264F7">
        <w:rPr>
          <w:rFonts w:hint="cs"/>
          <w:sz w:val="24"/>
          <w:szCs w:val="24"/>
          <w:cs/>
          <w:lang w:bidi="sa-IN"/>
        </w:rPr>
        <w:t>,</w:t>
      </w:r>
      <w:r w:rsidR="004605FC" w:rsidRPr="007264F7">
        <w:rPr>
          <w:sz w:val="24"/>
          <w:szCs w:val="24"/>
          <w:cs/>
        </w:rPr>
        <w:t xml:space="preserve"> सत्ता कामेहिं माणवा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७</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संति पंचं महब्भूया</w:t>
      </w:r>
      <w:r w:rsidR="004605FC" w:rsidRPr="007264F7">
        <w:rPr>
          <w:rFonts w:hint="cs"/>
          <w:bCs w:val="0"/>
          <w:sz w:val="24"/>
          <w:szCs w:val="24"/>
          <w:cs/>
          <w:lang w:bidi="sa-IN"/>
        </w:rPr>
        <w:t>,</w:t>
      </w:r>
      <w:r w:rsidR="004605FC" w:rsidRPr="007264F7">
        <w:rPr>
          <w:bCs w:val="0"/>
          <w:sz w:val="24"/>
          <w:szCs w:val="24"/>
          <w:cs/>
        </w:rPr>
        <w:t xml:space="preserve"> इहमेगेसिमाहिया</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पुढवी आउ तेऊ</w:t>
      </w:r>
      <w:r w:rsidR="004605FC" w:rsidRPr="007264F7">
        <w:rPr>
          <w:rFonts w:hint="cs"/>
          <w:sz w:val="24"/>
          <w:szCs w:val="24"/>
          <w:cs/>
        </w:rPr>
        <w:t xml:space="preserve"> </w:t>
      </w:r>
      <w:r w:rsidR="004605FC" w:rsidRPr="007264F7">
        <w:rPr>
          <w:rFonts w:hint="cs"/>
          <w:sz w:val="24"/>
          <w:szCs w:val="24"/>
          <w:cs/>
          <w:lang w:bidi="sa-IN"/>
        </w:rPr>
        <w:t>वा,</w:t>
      </w:r>
      <w:r w:rsidR="004605FC" w:rsidRPr="007264F7">
        <w:rPr>
          <w:sz w:val="24"/>
          <w:szCs w:val="24"/>
          <w:cs/>
        </w:rPr>
        <w:t xml:space="preserve"> वाऊ आगास पंचमा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८</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एए पंच महब्भूया</w:t>
      </w:r>
      <w:r w:rsidR="004605FC" w:rsidRPr="007264F7">
        <w:rPr>
          <w:rFonts w:hint="cs"/>
          <w:bCs w:val="0"/>
          <w:sz w:val="24"/>
          <w:szCs w:val="24"/>
          <w:cs/>
          <w:lang w:bidi="sa-IN"/>
        </w:rPr>
        <w:t>,</w:t>
      </w:r>
      <w:r w:rsidR="004605FC" w:rsidRPr="007264F7">
        <w:rPr>
          <w:bCs w:val="0"/>
          <w:sz w:val="24"/>
          <w:szCs w:val="24"/>
          <w:cs/>
        </w:rPr>
        <w:t xml:space="preserve"> तेब्भो एगो त्ति आहिया</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 xml:space="preserve">अह </w:t>
      </w:r>
      <w:r w:rsidR="004605FC" w:rsidRPr="007264F7">
        <w:rPr>
          <w:rFonts w:hint="cs"/>
          <w:sz w:val="24"/>
          <w:szCs w:val="24"/>
          <w:cs/>
          <w:lang w:bidi="sa-IN"/>
        </w:rPr>
        <w:t>ते</w:t>
      </w:r>
      <w:r w:rsidR="004605FC" w:rsidRPr="007264F7">
        <w:rPr>
          <w:sz w:val="24"/>
          <w:szCs w:val="24"/>
          <w:cs/>
        </w:rPr>
        <w:t>सिं वि</w:t>
      </w:r>
      <w:r w:rsidR="004605FC" w:rsidRPr="007264F7">
        <w:rPr>
          <w:rFonts w:hint="cs"/>
          <w:sz w:val="24"/>
          <w:szCs w:val="24"/>
          <w:cs/>
          <w:lang w:bidi="sa-IN"/>
        </w:rPr>
        <w:t>ना</w:t>
      </w:r>
      <w:r w:rsidR="004605FC" w:rsidRPr="007264F7">
        <w:rPr>
          <w:sz w:val="24"/>
          <w:szCs w:val="24"/>
          <w:cs/>
        </w:rPr>
        <w:t>से उ</w:t>
      </w:r>
      <w:r w:rsidR="004605FC" w:rsidRPr="007264F7">
        <w:rPr>
          <w:rFonts w:hint="cs"/>
          <w:sz w:val="24"/>
          <w:szCs w:val="24"/>
          <w:cs/>
          <w:lang w:bidi="sa-IN"/>
        </w:rPr>
        <w:t>,</w:t>
      </w:r>
      <w:r w:rsidR="004605FC" w:rsidRPr="007264F7">
        <w:rPr>
          <w:sz w:val="24"/>
          <w:szCs w:val="24"/>
          <w:cs/>
        </w:rPr>
        <w:t xml:space="preserve"> वि</w:t>
      </w:r>
      <w:r w:rsidR="004605FC" w:rsidRPr="007264F7">
        <w:rPr>
          <w:rFonts w:hint="cs"/>
          <w:sz w:val="24"/>
          <w:szCs w:val="24"/>
          <w:cs/>
          <w:lang w:bidi="sa-IN"/>
        </w:rPr>
        <w:t>ना</w:t>
      </w:r>
      <w:r w:rsidR="004605FC" w:rsidRPr="007264F7">
        <w:rPr>
          <w:sz w:val="24"/>
          <w:szCs w:val="24"/>
          <w:cs/>
        </w:rPr>
        <w:t>सो होइ देहिनो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९</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जहा य पुढवीथूभे</w:t>
      </w:r>
      <w:r w:rsidR="004605FC" w:rsidRPr="007264F7">
        <w:rPr>
          <w:rFonts w:hint="cs"/>
          <w:bCs w:val="0"/>
          <w:sz w:val="24"/>
          <w:szCs w:val="24"/>
          <w:cs/>
          <w:lang w:bidi="sa-IN"/>
        </w:rPr>
        <w:t>,</w:t>
      </w:r>
      <w:r w:rsidR="004605FC" w:rsidRPr="007264F7">
        <w:rPr>
          <w:bCs w:val="0"/>
          <w:sz w:val="24"/>
          <w:szCs w:val="24"/>
          <w:cs/>
        </w:rPr>
        <w:t xml:space="preserve"> एगे ना</w:t>
      </w:r>
      <w:r w:rsidR="004605FC" w:rsidRPr="007264F7">
        <w:rPr>
          <w:rFonts w:hint="cs"/>
          <w:bCs w:val="0"/>
          <w:sz w:val="24"/>
          <w:szCs w:val="24"/>
          <w:cs/>
          <w:lang w:bidi="sa-IN"/>
        </w:rPr>
        <w:t>णा</w:t>
      </w:r>
      <w:r w:rsidR="004605FC" w:rsidRPr="007264F7">
        <w:rPr>
          <w:bCs w:val="0"/>
          <w:sz w:val="24"/>
          <w:szCs w:val="24"/>
          <w:cs/>
        </w:rPr>
        <w:t xml:space="preserve"> हि दीसइ</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 xml:space="preserve">एवं भो </w:t>
      </w:r>
      <w:r w:rsidR="004605FC" w:rsidRPr="007264F7">
        <w:rPr>
          <w:sz w:val="24"/>
          <w:szCs w:val="24"/>
        </w:rPr>
        <w:t>!</w:t>
      </w:r>
      <w:r w:rsidR="004605FC" w:rsidRPr="007264F7">
        <w:rPr>
          <w:rFonts w:cs="Shruti" w:hint="cs"/>
          <w:sz w:val="24"/>
          <w:szCs w:val="24"/>
          <w:cs/>
          <w:lang w:bidi="gu-IN"/>
        </w:rPr>
        <w:t xml:space="preserve"> </w:t>
      </w:r>
      <w:r w:rsidR="004605FC" w:rsidRPr="007264F7">
        <w:rPr>
          <w:sz w:val="24"/>
          <w:szCs w:val="24"/>
          <w:cs/>
        </w:rPr>
        <w:t>कसिणे लोए</w:t>
      </w:r>
      <w:r w:rsidR="004605FC" w:rsidRPr="007264F7">
        <w:rPr>
          <w:rFonts w:hint="cs"/>
          <w:sz w:val="24"/>
          <w:szCs w:val="24"/>
          <w:cs/>
          <w:lang w:bidi="gu-IN"/>
        </w:rPr>
        <w:t>,</w:t>
      </w:r>
      <w:r w:rsidR="004605FC" w:rsidRPr="007264F7">
        <w:rPr>
          <w:sz w:val="24"/>
          <w:szCs w:val="24"/>
          <w:cs/>
        </w:rPr>
        <w:t xml:space="preserve"> विण्णू ना</w:t>
      </w:r>
      <w:r w:rsidR="004605FC" w:rsidRPr="007264F7">
        <w:rPr>
          <w:rFonts w:hint="cs"/>
          <w:sz w:val="24"/>
          <w:szCs w:val="24"/>
          <w:cs/>
        </w:rPr>
        <w:t>णा</w:t>
      </w:r>
      <w:r w:rsidR="004605FC" w:rsidRPr="007264F7">
        <w:rPr>
          <w:sz w:val="24"/>
          <w:szCs w:val="24"/>
          <w:cs/>
        </w:rPr>
        <w:t>हि</w:t>
      </w:r>
      <w:r w:rsidR="004605FC" w:rsidRPr="007264F7">
        <w:rPr>
          <w:rFonts w:hint="cs"/>
          <w:sz w:val="24"/>
          <w:szCs w:val="24"/>
          <w:cs/>
        </w:rPr>
        <w:t>ं</w:t>
      </w:r>
      <w:r w:rsidR="004605FC" w:rsidRPr="007264F7">
        <w:rPr>
          <w:sz w:val="24"/>
          <w:szCs w:val="24"/>
          <w:cs/>
        </w:rPr>
        <w:t xml:space="preserve"> दीसए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१०</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 xml:space="preserve">एवमेगे त्ति </w:t>
      </w:r>
      <w:r w:rsidR="004605FC" w:rsidRPr="007264F7">
        <w:rPr>
          <w:rFonts w:hint="cs"/>
          <w:bCs w:val="0"/>
          <w:sz w:val="24"/>
          <w:szCs w:val="24"/>
          <w:cs/>
          <w:lang w:bidi="sa-IN"/>
        </w:rPr>
        <w:t>जप्पंति,</w:t>
      </w:r>
      <w:r w:rsidR="004605FC" w:rsidRPr="007264F7">
        <w:rPr>
          <w:bCs w:val="0"/>
          <w:sz w:val="24"/>
          <w:szCs w:val="24"/>
          <w:cs/>
        </w:rPr>
        <w:t xml:space="preserve"> मंदा आरंभ</w:t>
      </w:r>
      <w:r w:rsidR="004605FC" w:rsidRPr="007264F7">
        <w:rPr>
          <w:rFonts w:hint="cs"/>
          <w:bCs w:val="0"/>
          <w:sz w:val="24"/>
          <w:szCs w:val="24"/>
          <w:cs/>
          <w:lang w:bidi="sa-IN"/>
        </w:rPr>
        <w:t xml:space="preserve"> नि</w:t>
      </w:r>
      <w:r w:rsidR="004605FC" w:rsidRPr="007264F7">
        <w:rPr>
          <w:bCs w:val="0"/>
          <w:sz w:val="24"/>
          <w:szCs w:val="24"/>
          <w:cs/>
        </w:rPr>
        <w:t>स्सिया</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एगे किच्चा सयं पावं</w:t>
      </w:r>
      <w:r w:rsidR="004605FC" w:rsidRPr="007264F7">
        <w:rPr>
          <w:rFonts w:hint="cs"/>
          <w:sz w:val="24"/>
          <w:szCs w:val="24"/>
          <w:cs/>
          <w:lang w:bidi="sa-IN"/>
        </w:rPr>
        <w:t>,</w:t>
      </w:r>
      <w:r w:rsidR="004605FC" w:rsidRPr="007264F7">
        <w:rPr>
          <w:sz w:val="24"/>
          <w:szCs w:val="24"/>
          <w:cs/>
        </w:rPr>
        <w:t xml:space="preserve"> तिव्वं दुक्खं नियच्छइ ।।</w:t>
      </w:r>
    </w:p>
    <w:p w:rsidR="004605FC" w:rsidRPr="007264F7" w:rsidRDefault="0083490C" w:rsidP="0083490C">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११</w:t>
      </w:r>
      <w:r w:rsidRPr="0069493C">
        <w:rPr>
          <w:color w:val="00B050"/>
          <w:sz w:val="24"/>
          <w:szCs w:val="24"/>
        </w:rPr>
        <w:t>]</w:t>
      </w:r>
      <w:r w:rsidR="004605FC" w:rsidRPr="007264F7">
        <w:rPr>
          <w:rFonts w:hint="cs"/>
          <w:bCs w:val="0"/>
          <w:sz w:val="24"/>
          <w:szCs w:val="24"/>
          <w:cs/>
          <w:lang w:bidi="sa-IN"/>
        </w:rPr>
        <w:t xml:space="preserve"> </w:t>
      </w:r>
      <w:r w:rsidR="004605FC" w:rsidRPr="007264F7">
        <w:rPr>
          <w:bCs w:val="0"/>
          <w:sz w:val="24"/>
          <w:szCs w:val="24"/>
          <w:cs/>
        </w:rPr>
        <w:t>पत्तेयं कसिणे आया</w:t>
      </w:r>
      <w:r w:rsidR="004605FC" w:rsidRPr="007264F7">
        <w:rPr>
          <w:rFonts w:hint="cs"/>
          <w:bCs w:val="0"/>
          <w:sz w:val="24"/>
          <w:szCs w:val="24"/>
          <w:cs/>
          <w:lang w:bidi="sa-IN"/>
        </w:rPr>
        <w:t>,</w:t>
      </w:r>
      <w:r w:rsidR="004605FC" w:rsidRPr="007264F7">
        <w:rPr>
          <w:bCs w:val="0"/>
          <w:sz w:val="24"/>
          <w:szCs w:val="24"/>
          <w:cs/>
        </w:rPr>
        <w:t xml:space="preserve"> जे बाला जे य पंडिया</w:t>
      </w:r>
      <w:r w:rsidR="004605FC" w:rsidRPr="007264F7">
        <w:rPr>
          <w:rFonts w:hint="cs"/>
          <w:bCs w:val="0"/>
          <w:sz w:val="24"/>
          <w:szCs w:val="24"/>
          <w:cs/>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संति पेच्चा न ते संति</w:t>
      </w:r>
      <w:r w:rsidR="004605FC" w:rsidRPr="007264F7">
        <w:rPr>
          <w:rFonts w:hint="cs"/>
          <w:sz w:val="24"/>
          <w:szCs w:val="24"/>
          <w:cs/>
          <w:lang w:bidi="sa-IN"/>
        </w:rPr>
        <w:t>,</w:t>
      </w:r>
      <w:r w:rsidR="004605FC" w:rsidRPr="007264F7">
        <w:rPr>
          <w:sz w:val="24"/>
          <w:szCs w:val="24"/>
          <w:cs/>
        </w:rPr>
        <w:t xml:space="preserve"> नत्थि सत्तोववाइया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१२</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नत्थि पु</w:t>
      </w:r>
      <w:r w:rsidR="004605FC" w:rsidRPr="007264F7">
        <w:rPr>
          <w:rFonts w:hint="cs"/>
          <w:bCs w:val="0"/>
          <w:sz w:val="24"/>
          <w:szCs w:val="24"/>
          <w:cs/>
          <w:lang w:bidi="sa-IN"/>
        </w:rPr>
        <w:t>न्ने</w:t>
      </w:r>
      <w:r w:rsidR="004605FC" w:rsidRPr="007264F7">
        <w:rPr>
          <w:bCs w:val="0"/>
          <w:sz w:val="24"/>
          <w:szCs w:val="24"/>
          <w:cs/>
        </w:rPr>
        <w:t xml:space="preserve"> व पावे वा</w:t>
      </w:r>
      <w:r w:rsidR="004605FC" w:rsidRPr="007264F7">
        <w:rPr>
          <w:rFonts w:hint="cs"/>
          <w:bCs w:val="0"/>
          <w:sz w:val="24"/>
          <w:szCs w:val="24"/>
          <w:cs/>
          <w:lang w:bidi="sa-IN"/>
        </w:rPr>
        <w:t>,</w:t>
      </w:r>
      <w:r w:rsidR="004605FC" w:rsidRPr="007264F7">
        <w:rPr>
          <w:bCs w:val="0"/>
          <w:sz w:val="24"/>
          <w:szCs w:val="24"/>
          <w:cs/>
        </w:rPr>
        <w:t xml:space="preserve"> नत्थि लोए इओ</w:t>
      </w:r>
      <w:r w:rsidR="004605FC" w:rsidRPr="007264F7">
        <w:rPr>
          <w:rFonts w:hint="cs"/>
          <w:bCs w:val="0"/>
          <w:sz w:val="24"/>
          <w:szCs w:val="24"/>
          <w:cs/>
          <w:lang w:bidi="sa-IN"/>
        </w:rPr>
        <w:t>ऽ</w:t>
      </w:r>
      <w:r w:rsidR="004605FC" w:rsidRPr="007264F7">
        <w:rPr>
          <w:rFonts w:hint="cs"/>
          <w:bCs w:val="0"/>
          <w:sz w:val="24"/>
          <w:szCs w:val="24"/>
          <w:cs/>
        </w:rPr>
        <w:t>व</w:t>
      </w:r>
      <w:r w:rsidR="004605FC" w:rsidRPr="007264F7">
        <w:rPr>
          <w:bCs w:val="0"/>
          <w:sz w:val="24"/>
          <w:szCs w:val="24"/>
          <w:cs/>
        </w:rPr>
        <w:t>रे</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सरीरस्स वि</w:t>
      </w:r>
      <w:r w:rsidR="004605FC" w:rsidRPr="007264F7">
        <w:rPr>
          <w:rFonts w:hint="cs"/>
          <w:sz w:val="24"/>
          <w:szCs w:val="24"/>
          <w:cs/>
          <w:lang w:bidi="sa-IN"/>
        </w:rPr>
        <w:t>ना</w:t>
      </w:r>
      <w:r w:rsidR="004605FC" w:rsidRPr="007264F7">
        <w:rPr>
          <w:sz w:val="24"/>
          <w:szCs w:val="24"/>
          <w:cs/>
        </w:rPr>
        <w:t>सेणं वि</w:t>
      </w:r>
      <w:r w:rsidR="004605FC" w:rsidRPr="007264F7">
        <w:rPr>
          <w:rFonts w:hint="cs"/>
          <w:sz w:val="24"/>
          <w:szCs w:val="24"/>
          <w:cs/>
          <w:lang w:bidi="sa-IN"/>
        </w:rPr>
        <w:t>ना</w:t>
      </w:r>
      <w:r w:rsidR="004605FC" w:rsidRPr="007264F7">
        <w:rPr>
          <w:sz w:val="24"/>
          <w:szCs w:val="24"/>
          <w:cs/>
        </w:rPr>
        <w:t>सो होइ देहिनो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१३</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कुव्वं च कारयं चेव</w:t>
      </w:r>
      <w:r w:rsidR="004605FC" w:rsidRPr="007264F7">
        <w:rPr>
          <w:rFonts w:hint="cs"/>
          <w:bCs w:val="0"/>
          <w:sz w:val="24"/>
          <w:szCs w:val="24"/>
          <w:cs/>
          <w:lang w:bidi="sa-IN"/>
        </w:rPr>
        <w:t>,</w:t>
      </w:r>
      <w:r w:rsidR="004605FC" w:rsidRPr="007264F7">
        <w:rPr>
          <w:bCs w:val="0"/>
          <w:sz w:val="24"/>
          <w:szCs w:val="24"/>
          <w:cs/>
        </w:rPr>
        <w:t xml:space="preserve"> सव्वं कुव्वं न विज्जइ</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एवं अकारओ अप्पा</w:t>
      </w:r>
      <w:r w:rsidR="004605FC" w:rsidRPr="007264F7">
        <w:rPr>
          <w:rFonts w:hint="cs"/>
          <w:sz w:val="24"/>
          <w:szCs w:val="24"/>
          <w:cs/>
          <w:lang w:bidi="sa-IN"/>
        </w:rPr>
        <w:t>, एवं</w:t>
      </w:r>
      <w:r w:rsidR="004605FC" w:rsidRPr="007264F7">
        <w:rPr>
          <w:sz w:val="24"/>
          <w:szCs w:val="24"/>
          <w:cs/>
        </w:rPr>
        <w:t xml:space="preserve"> ते उ पगब्भिया ।।</w:t>
      </w:r>
    </w:p>
    <w:p w:rsidR="0060671A" w:rsidRDefault="0060671A" w:rsidP="0060671A">
      <w:pPr>
        <w:spacing w:after="0" w:line="240" w:lineRule="auto"/>
        <w:ind w:right="1708"/>
        <w:contextualSpacing/>
        <w:rPr>
          <w:rFonts w:cs="Mangal"/>
          <w:sz w:val="24"/>
          <w:szCs w:val="24"/>
        </w:rPr>
      </w:pPr>
      <w:r>
        <w:rPr>
          <w:rFonts w:cs="Mangal" w:hint="cs"/>
          <w:sz w:val="24"/>
          <w:szCs w:val="24"/>
          <w:cs/>
        </w:rPr>
        <w:lastRenderedPageBreak/>
        <w:t>सुयक्खंधो-१, अज्झयणं-१, उद्देसो-१</w:t>
      </w:r>
    </w:p>
    <w:tbl>
      <w:tblPr>
        <w:tblW w:w="10065" w:type="dxa"/>
        <w:tblInd w:w="93" w:type="dxa"/>
        <w:tblBorders>
          <w:top w:val="single" w:sz="4" w:space="0" w:color="auto"/>
        </w:tblBorders>
        <w:tblLook w:val="04A0"/>
      </w:tblPr>
      <w:tblGrid>
        <w:gridCol w:w="10065"/>
      </w:tblGrid>
      <w:tr w:rsidR="0060671A" w:rsidTr="0060671A">
        <w:trPr>
          <w:trHeight w:val="242"/>
        </w:trPr>
        <w:tc>
          <w:tcPr>
            <w:tcW w:w="10065" w:type="dxa"/>
            <w:tcBorders>
              <w:top w:val="single" w:sz="4" w:space="0" w:color="FF0000"/>
              <w:left w:val="nil"/>
              <w:bottom w:val="nil"/>
              <w:right w:val="nil"/>
            </w:tcBorders>
          </w:tcPr>
          <w:p w:rsidR="0060671A" w:rsidRDefault="0060671A">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१४</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जे ते उ वाइ</w:t>
      </w:r>
      <w:r w:rsidR="004605FC" w:rsidRPr="007264F7">
        <w:rPr>
          <w:rFonts w:hint="cs"/>
          <w:bCs w:val="0"/>
          <w:sz w:val="24"/>
          <w:szCs w:val="24"/>
          <w:cs/>
          <w:lang w:bidi="sa-IN"/>
        </w:rPr>
        <w:t>णो</w:t>
      </w:r>
      <w:r w:rsidR="004605FC" w:rsidRPr="007264F7">
        <w:rPr>
          <w:bCs w:val="0"/>
          <w:sz w:val="24"/>
          <w:szCs w:val="24"/>
          <w:cs/>
        </w:rPr>
        <w:t xml:space="preserve"> एवं</w:t>
      </w:r>
      <w:r w:rsidR="004605FC" w:rsidRPr="007264F7">
        <w:rPr>
          <w:rFonts w:hint="cs"/>
          <w:bCs w:val="0"/>
          <w:sz w:val="24"/>
          <w:szCs w:val="24"/>
          <w:cs/>
          <w:lang w:bidi="sa-IN"/>
        </w:rPr>
        <w:t>,</w:t>
      </w:r>
      <w:r w:rsidR="004605FC" w:rsidRPr="007264F7">
        <w:rPr>
          <w:bCs w:val="0"/>
          <w:sz w:val="24"/>
          <w:szCs w:val="24"/>
          <w:cs/>
        </w:rPr>
        <w:t xml:space="preserve"> लोए तेसिं </w:t>
      </w:r>
      <w:r w:rsidR="004605FC" w:rsidRPr="007264F7">
        <w:rPr>
          <w:rFonts w:hint="cs"/>
          <w:bCs w:val="0"/>
          <w:sz w:val="24"/>
          <w:szCs w:val="24"/>
          <w:cs/>
          <w:lang w:bidi="sa-IN"/>
        </w:rPr>
        <w:t>क</w:t>
      </w:r>
      <w:r w:rsidR="004605FC" w:rsidRPr="007264F7">
        <w:rPr>
          <w:bCs w:val="0"/>
          <w:sz w:val="24"/>
          <w:szCs w:val="24"/>
          <w:cs/>
        </w:rPr>
        <w:t>ओ सिया</w:t>
      </w:r>
      <w:r w:rsidR="004605FC" w:rsidRPr="007264F7">
        <w:rPr>
          <w:bCs w:val="0"/>
          <w:sz w:val="24"/>
          <w:szCs w:val="24"/>
        </w:rPr>
        <w:t>?</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तमाओ ते तमं जंति</w:t>
      </w:r>
      <w:r w:rsidR="004605FC" w:rsidRPr="007264F7">
        <w:rPr>
          <w:rFonts w:hint="cs"/>
          <w:sz w:val="24"/>
          <w:szCs w:val="24"/>
          <w:cs/>
          <w:lang w:bidi="sa-IN"/>
        </w:rPr>
        <w:t>,</w:t>
      </w:r>
      <w:r w:rsidR="004605FC" w:rsidRPr="007264F7">
        <w:rPr>
          <w:sz w:val="24"/>
          <w:szCs w:val="24"/>
          <w:cs/>
        </w:rPr>
        <w:t xml:space="preserve"> मंदा आरंभ</w:t>
      </w:r>
      <w:r w:rsidR="004605FC" w:rsidRPr="007264F7">
        <w:rPr>
          <w:rFonts w:hint="cs"/>
          <w:sz w:val="24"/>
          <w:szCs w:val="24"/>
          <w:cs/>
          <w:lang w:bidi="sa-IN"/>
        </w:rPr>
        <w:t xml:space="preserve"> </w:t>
      </w:r>
      <w:r w:rsidR="004605FC" w:rsidRPr="007264F7">
        <w:rPr>
          <w:sz w:val="24"/>
          <w:szCs w:val="24"/>
          <w:cs/>
        </w:rPr>
        <w:t>निस्सिया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१५</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संति पंच महब्भूया</w:t>
      </w:r>
      <w:r w:rsidR="004605FC" w:rsidRPr="007264F7">
        <w:rPr>
          <w:rFonts w:hint="cs"/>
          <w:bCs w:val="0"/>
          <w:sz w:val="24"/>
          <w:szCs w:val="24"/>
          <w:cs/>
          <w:lang w:bidi="sa-IN"/>
        </w:rPr>
        <w:t>,</w:t>
      </w:r>
      <w:r w:rsidR="004605FC" w:rsidRPr="007264F7">
        <w:rPr>
          <w:bCs w:val="0"/>
          <w:sz w:val="24"/>
          <w:szCs w:val="24"/>
          <w:cs/>
        </w:rPr>
        <w:t xml:space="preserve"> इहमेगेसि</w:t>
      </w:r>
      <w:r w:rsidR="004605FC" w:rsidRPr="007264F7">
        <w:rPr>
          <w:rFonts w:hint="cs"/>
          <w:bCs w:val="0"/>
          <w:sz w:val="24"/>
          <w:szCs w:val="24"/>
          <w:cs/>
          <w:lang w:bidi="sa-IN"/>
        </w:rPr>
        <w:t>ं</w:t>
      </w:r>
      <w:r w:rsidR="004605FC" w:rsidRPr="007264F7">
        <w:rPr>
          <w:bCs w:val="0"/>
          <w:sz w:val="24"/>
          <w:szCs w:val="24"/>
          <w:cs/>
        </w:rPr>
        <w:t xml:space="preserve"> आहिया</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आयछट्ठ</w:t>
      </w:r>
      <w:r w:rsidR="004605FC" w:rsidRPr="007264F7">
        <w:rPr>
          <w:rFonts w:hint="cs"/>
          <w:sz w:val="24"/>
          <w:szCs w:val="24"/>
          <w:cs/>
        </w:rPr>
        <w:t>ो</w:t>
      </w:r>
      <w:r w:rsidR="004605FC" w:rsidRPr="007264F7">
        <w:rPr>
          <w:sz w:val="24"/>
          <w:szCs w:val="24"/>
          <w:cs/>
        </w:rPr>
        <w:t xml:space="preserve"> पुण</w:t>
      </w:r>
      <w:r w:rsidR="004605FC" w:rsidRPr="007264F7">
        <w:rPr>
          <w:rFonts w:hint="cs"/>
          <w:sz w:val="24"/>
          <w:szCs w:val="24"/>
          <w:cs/>
        </w:rPr>
        <w:t>ो</w:t>
      </w:r>
      <w:r w:rsidR="000B3861">
        <w:rPr>
          <w:rFonts w:hint="cs"/>
          <w:sz w:val="24"/>
          <w:szCs w:val="24"/>
          <w:cs/>
        </w:rPr>
        <w:t xml:space="preserve"> आ</w:t>
      </w:r>
      <w:r w:rsidR="004605FC" w:rsidRPr="007264F7">
        <w:rPr>
          <w:sz w:val="24"/>
          <w:szCs w:val="24"/>
          <w:cs/>
        </w:rPr>
        <w:t>हु</w:t>
      </w:r>
      <w:r w:rsidR="004605FC" w:rsidRPr="007264F7">
        <w:rPr>
          <w:rFonts w:hint="cs"/>
          <w:sz w:val="24"/>
          <w:szCs w:val="24"/>
          <w:cs/>
          <w:lang w:bidi="sa-IN"/>
        </w:rPr>
        <w:t>,</w:t>
      </w:r>
      <w:r w:rsidR="004605FC" w:rsidRPr="007264F7">
        <w:rPr>
          <w:sz w:val="24"/>
          <w:szCs w:val="24"/>
          <w:cs/>
        </w:rPr>
        <w:t xml:space="preserve"> आया लोगे य सासए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१६</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दुहओ ते न विणस्संति</w:t>
      </w:r>
      <w:r w:rsidR="004605FC" w:rsidRPr="007264F7">
        <w:rPr>
          <w:rFonts w:hint="cs"/>
          <w:bCs w:val="0"/>
          <w:sz w:val="24"/>
          <w:szCs w:val="24"/>
          <w:cs/>
          <w:lang w:bidi="sa-IN"/>
        </w:rPr>
        <w:t>,</w:t>
      </w:r>
      <w:r w:rsidR="004605FC" w:rsidRPr="007264F7">
        <w:rPr>
          <w:bCs w:val="0"/>
          <w:sz w:val="24"/>
          <w:szCs w:val="24"/>
          <w:cs/>
        </w:rPr>
        <w:t xml:space="preserve"> नो य उप्पज्जए असं</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सव्वे</w:t>
      </w:r>
      <w:r w:rsidR="004605FC" w:rsidRPr="007264F7">
        <w:rPr>
          <w:rFonts w:hint="cs"/>
          <w:sz w:val="24"/>
          <w:szCs w:val="24"/>
          <w:cs/>
          <w:lang w:bidi="sa-IN"/>
        </w:rPr>
        <w:t>ऽ</w:t>
      </w:r>
      <w:r w:rsidR="004605FC" w:rsidRPr="007264F7">
        <w:rPr>
          <w:sz w:val="24"/>
          <w:szCs w:val="24"/>
          <w:cs/>
        </w:rPr>
        <w:t>वि सव्वहा भावा</w:t>
      </w:r>
      <w:r w:rsidR="004605FC" w:rsidRPr="007264F7">
        <w:rPr>
          <w:rFonts w:hint="cs"/>
          <w:sz w:val="24"/>
          <w:szCs w:val="24"/>
          <w:cs/>
          <w:lang w:bidi="sa-IN"/>
        </w:rPr>
        <w:t>,</w:t>
      </w:r>
      <w:r w:rsidR="004605FC" w:rsidRPr="007264F7">
        <w:rPr>
          <w:sz w:val="24"/>
          <w:szCs w:val="24"/>
          <w:cs/>
        </w:rPr>
        <w:t xml:space="preserve"> निय</w:t>
      </w:r>
      <w:r w:rsidR="004605FC" w:rsidRPr="007264F7">
        <w:rPr>
          <w:rFonts w:hint="cs"/>
          <w:sz w:val="24"/>
          <w:szCs w:val="24"/>
          <w:cs/>
          <w:lang w:bidi="sa-IN"/>
        </w:rPr>
        <w:t>त्</w:t>
      </w:r>
      <w:r w:rsidR="004605FC" w:rsidRPr="007264F7">
        <w:rPr>
          <w:sz w:val="24"/>
          <w:szCs w:val="24"/>
          <w:cs/>
        </w:rPr>
        <w:t>तीभावमागया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१७</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पंच खंधे वयंतेगे</w:t>
      </w:r>
      <w:r w:rsidR="004605FC" w:rsidRPr="007264F7">
        <w:rPr>
          <w:rFonts w:hint="cs"/>
          <w:bCs w:val="0"/>
          <w:sz w:val="24"/>
          <w:szCs w:val="24"/>
          <w:cs/>
          <w:lang w:bidi="sa-IN"/>
        </w:rPr>
        <w:t>,</w:t>
      </w:r>
      <w:r w:rsidR="004605FC" w:rsidRPr="007264F7">
        <w:rPr>
          <w:bCs w:val="0"/>
          <w:sz w:val="24"/>
          <w:szCs w:val="24"/>
          <w:cs/>
        </w:rPr>
        <w:t xml:space="preserve"> बाला उ खणजोइ</w:t>
      </w:r>
      <w:r w:rsidR="004605FC" w:rsidRPr="007264F7">
        <w:rPr>
          <w:rFonts w:hint="cs"/>
          <w:bCs w:val="0"/>
          <w:sz w:val="24"/>
          <w:szCs w:val="24"/>
          <w:cs/>
          <w:lang w:bidi="sa-IN"/>
        </w:rPr>
        <w:t>णो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w:t>
      </w:r>
      <w:r w:rsidR="004605FC" w:rsidRPr="007264F7">
        <w:rPr>
          <w:rFonts w:hint="cs"/>
          <w:sz w:val="24"/>
          <w:szCs w:val="24"/>
          <w:cs/>
          <w:lang w:bidi="sa-IN"/>
        </w:rPr>
        <w:t>न्नो</w:t>
      </w:r>
      <w:r w:rsidR="004605FC" w:rsidRPr="007264F7">
        <w:rPr>
          <w:sz w:val="24"/>
          <w:szCs w:val="24"/>
          <w:cs/>
        </w:rPr>
        <w:t xml:space="preserve"> अ</w:t>
      </w:r>
      <w:r w:rsidR="004605FC" w:rsidRPr="007264F7">
        <w:rPr>
          <w:rFonts w:hint="cs"/>
          <w:sz w:val="24"/>
          <w:szCs w:val="24"/>
          <w:cs/>
        </w:rPr>
        <w:t>न्नो</w:t>
      </w:r>
      <w:r w:rsidR="004605FC" w:rsidRPr="007264F7">
        <w:rPr>
          <w:sz w:val="24"/>
          <w:szCs w:val="24"/>
          <w:cs/>
        </w:rPr>
        <w:t xml:space="preserve"> </w:t>
      </w:r>
      <w:r w:rsidR="004605FC" w:rsidRPr="007264F7">
        <w:rPr>
          <w:rFonts w:hint="cs"/>
          <w:sz w:val="24"/>
          <w:szCs w:val="24"/>
          <w:cs/>
          <w:lang w:bidi="sa-IN"/>
        </w:rPr>
        <w:t>ने</w:t>
      </w:r>
      <w:r w:rsidR="004605FC" w:rsidRPr="007264F7">
        <w:rPr>
          <w:sz w:val="24"/>
          <w:szCs w:val="24"/>
          <w:cs/>
        </w:rPr>
        <w:t>वाहु</w:t>
      </w:r>
      <w:r w:rsidR="004605FC" w:rsidRPr="007264F7">
        <w:rPr>
          <w:rFonts w:hint="cs"/>
          <w:sz w:val="24"/>
          <w:szCs w:val="24"/>
          <w:cs/>
          <w:lang w:bidi="sa-IN"/>
        </w:rPr>
        <w:t>,</w:t>
      </w:r>
      <w:r w:rsidR="004605FC" w:rsidRPr="007264F7">
        <w:rPr>
          <w:sz w:val="24"/>
          <w:szCs w:val="24"/>
          <w:cs/>
        </w:rPr>
        <w:t xml:space="preserve"> हेउयं </w:t>
      </w:r>
      <w:r w:rsidR="004605FC" w:rsidRPr="007264F7">
        <w:rPr>
          <w:rFonts w:hint="cs"/>
          <w:sz w:val="24"/>
          <w:szCs w:val="24"/>
          <w:cs/>
          <w:lang w:bidi="sa-IN"/>
        </w:rPr>
        <w:t>च</w:t>
      </w:r>
      <w:r w:rsidR="004605FC" w:rsidRPr="007264F7">
        <w:rPr>
          <w:sz w:val="24"/>
          <w:szCs w:val="24"/>
          <w:cs/>
        </w:rPr>
        <w:t xml:space="preserve"> अहेउयं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१८</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पुढवी आऊ तेऊ य</w:t>
      </w:r>
      <w:r w:rsidR="004605FC" w:rsidRPr="007264F7">
        <w:rPr>
          <w:rFonts w:hint="cs"/>
          <w:bCs w:val="0"/>
          <w:sz w:val="24"/>
          <w:szCs w:val="24"/>
          <w:cs/>
          <w:lang w:bidi="sa-IN"/>
        </w:rPr>
        <w:t>,</w:t>
      </w:r>
      <w:r w:rsidR="004605FC" w:rsidRPr="007264F7">
        <w:rPr>
          <w:bCs w:val="0"/>
          <w:sz w:val="24"/>
          <w:szCs w:val="24"/>
          <w:cs/>
        </w:rPr>
        <w:t xml:space="preserve"> तहा वाऊ य एगओ</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चत्तारि धाउ</w:t>
      </w:r>
      <w:r w:rsidR="004605FC" w:rsidRPr="007264F7">
        <w:rPr>
          <w:rFonts w:hint="cs"/>
          <w:sz w:val="24"/>
          <w:szCs w:val="24"/>
          <w:cs/>
          <w:lang w:bidi="sa-IN"/>
        </w:rPr>
        <w:t>णो</w:t>
      </w:r>
      <w:r w:rsidR="004605FC" w:rsidRPr="007264F7">
        <w:rPr>
          <w:sz w:val="24"/>
          <w:szCs w:val="24"/>
          <w:cs/>
        </w:rPr>
        <w:t xml:space="preserve"> रूवं</w:t>
      </w:r>
      <w:r w:rsidR="004605FC" w:rsidRPr="007264F7">
        <w:rPr>
          <w:rFonts w:hint="cs"/>
          <w:sz w:val="24"/>
          <w:szCs w:val="24"/>
          <w:cs/>
          <w:lang w:bidi="sa-IN"/>
        </w:rPr>
        <w:t>,</w:t>
      </w:r>
      <w:r w:rsidR="004605FC" w:rsidRPr="007264F7">
        <w:rPr>
          <w:sz w:val="24"/>
          <w:szCs w:val="24"/>
          <w:cs/>
        </w:rPr>
        <w:t xml:space="preserve"> एवमाहंसु जाणगा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१९</w:t>
      </w:r>
      <w:r w:rsidRPr="0069493C">
        <w:rPr>
          <w:color w:val="00B050"/>
          <w:sz w:val="24"/>
          <w:szCs w:val="24"/>
        </w:rPr>
        <w:t>]</w:t>
      </w:r>
      <w:r w:rsidR="00424759">
        <w:rPr>
          <w:rFonts w:hint="cs"/>
          <w:bCs w:val="0"/>
          <w:color w:val="00B050"/>
          <w:sz w:val="24"/>
          <w:szCs w:val="24"/>
          <w:cs/>
        </w:rPr>
        <w:tab/>
      </w:r>
      <w:r w:rsidR="004605FC" w:rsidRPr="007264F7">
        <w:rPr>
          <w:bCs w:val="0"/>
          <w:sz w:val="24"/>
          <w:szCs w:val="24"/>
          <w:cs/>
        </w:rPr>
        <w:t>अगारमावसंता वि</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rPr>
        <w:t>अ</w:t>
      </w:r>
      <w:r w:rsidR="004605FC" w:rsidRPr="007264F7">
        <w:rPr>
          <w:bCs w:val="0"/>
          <w:sz w:val="24"/>
          <w:szCs w:val="24"/>
          <w:cs/>
        </w:rPr>
        <w:t>रण्णा वा वि पव्वया</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इमं दरिसणमावण्णा</w:t>
      </w:r>
      <w:r w:rsidR="004605FC" w:rsidRPr="007264F7">
        <w:rPr>
          <w:rFonts w:hint="cs"/>
          <w:sz w:val="24"/>
          <w:szCs w:val="24"/>
          <w:cs/>
          <w:lang w:bidi="sa-IN"/>
        </w:rPr>
        <w:t>,</w:t>
      </w:r>
      <w:r w:rsidR="004605FC" w:rsidRPr="007264F7">
        <w:rPr>
          <w:sz w:val="24"/>
          <w:szCs w:val="24"/>
          <w:cs/>
        </w:rPr>
        <w:t xml:space="preserve"> सव्वदुक्खा विमु</w:t>
      </w:r>
      <w:r w:rsidR="004605FC" w:rsidRPr="007264F7">
        <w:rPr>
          <w:rFonts w:hint="cs"/>
          <w:sz w:val="24"/>
          <w:szCs w:val="24"/>
          <w:cs/>
          <w:lang w:bidi="sa-IN"/>
        </w:rPr>
        <w:t>च्च</w:t>
      </w:r>
      <w:r w:rsidR="004605FC" w:rsidRPr="007264F7">
        <w:rPr>
          <w:sz w:val="24"/>
          <w:szCs w:val="24"/>
          <w:cs/>
        </w:rPr>
        <w:t>ति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२०</w:t>
      </w:r>
      <w:r w:rsidRPr="0069493C">
        <w:rPr>
          <w:color w:val="00B050"/>
          <w:sz w:val="24"/>
          <w:szCs w:val="24"/>
        </w:rPr>
        <w:t>]</w:t>
      </w:r>
      <w:r w:rsidR="00424759">
        <w:rPr>
          <w:rFonts w:hint="cs"/>
          <w:bCs w:val="0"/>
          <w:color w:val="00B050"/>
          <w:sz w:val="24"/>
          <w:szCs w:val="24"/>
          <w:cs/>
        </w:rPr>
        <w:tab/>
      </w:r>
      <w:r w:rsidR="004605FC" w:rsidRPr="007264F7">
        <w:rPr>
          <w:rFonts w:hint="cs"/>
          <w:bCs w:val="0"/>
          <w:sz w:val="24"/>
          <w:szCs w:val="24"/>
          <w:cs/>
          <w:lang w:bidi="sa-IN"/>
        </w:rPr>
        <w:t>ते नावि संधिं नच्चाणं,</w:t>
      </w:r>
      <w:r w:rsidR="004605FC" w:rsidRPr="007264F7">
        <w:rPr>
          <w:bCs w:val="0"/>
          <w:sz w:val="24"/>
          <w:szCs w:val="24"/>
          <w:cs/>
        </w:rPr>
        <w:t xml:space="preserve"> न ते धम्मविऊ ज</w:t>
      </w:r>
      <w:r w:rsidR="004605FC" w:rsidRPr="007264F7">
        <w:rPr>
          <w:rFonts w:hint="cs"/>
          <w:bCs w:val="0"/>
          <w:sz w:val="24"/>
          <w:szCs w:val="24"/>
          <w:cs/>
        </w:rPr>
        <w:t>ना</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जे ते उ वाइ</w:t>
      </w:r>
      <w:r w:rsidR="004605FC" w:rsidRPr="007264F7">
        <w:rPr>
          <w:rFonts w:hint="cs"/>
          <w:sz w:val="24"/>
          <w:szCs w:val="24"/>
          <w:cs/>
          <w:lang w:bidi="sa-IN"/>
        </w:rPr>
        <w:t>णो</w:t>
      </w:r>
      <w:r w:rsidR="004605FC" w:rsidRPr="007264F7">
        <w:rPr>
          <w:sz w:val="24"/>
          <w:szCs w:val="24"/>
          <w:cs/>
        </w:rPr>
        <w:t xml:space="preserve"> एवं</w:t>
      </w:r>
      <w:r w:rsidR="004605FC" w:rsidRPr="007264F7">
        <w:rPr>
          <w:rFonts w:hint="cs"/>
          <w:sz w:val="24"/>
          <w:szCs w:val="24"/>
          <w:cs/>
          <w:lang w:bidi="sa-IN"/>
        </w:rPr>
        <w:t>,</w:t>
      </w:r>
      <w:r w:rsidR="004605FC" w:rsidRPr="007264F7">
        <w:rPr>
          <w:sz w:val="24"/>
          <w:szCs w:val="24"/>
          <w:cs/>
        </w:rPr>
        <w:t xml:space="preserve"> न ते ओहंतराऽऽहिया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२१</w:t>
      </w:r>
      <w:r w:rsidRPr="0069493C">
        <w:rPr>
          <w:color w:val="00B050"/>
          <w:sz w:val="24"/>
          <w:szCs w:val="24"/>
        </w:rPr>
        <w:t>]</w:t>
      </w:r>
      <w:r w:rsidR="00424759">
        <w:rPr>
          <w:rFonts w:hint="cs"/>
          <w:bCs w:val="0"/>
          <w:color w:val="00B050"/>
          <w:sz w:val="24"/>
          <w:szCs w:val="24"/>
          <w:cs/>
        </w:rPr>
        <w:tab/>
      </w:r>
      <w:r w:rsidR="004605FC" w:rsidRPr="007264F7">
        <w:rPr>
          <w:rFonts w:hint="cs"/>
          <w:bCs w:val="0"/>
          <w:sz w:val="24"/>
          <w:szCs w:val="24"/>
          <w:cs/>
          <w:lang w:bidi="sa-IN"/>
        </w:rPr>
        <w:t>ते नावि संधिं नच्चाणं,</w:t>
      </w:r>
      <w:r w:rsidR="004605FC" w:rsidRPr="007264F7">
        <w:rPr>
          <w:bCs w:val="0"/>
          <w:sz w:val="24"/>
          <w:szCs w:val="24"/>
          <w:cs/>
        </w:rPr>
        <w:t xml:space="preserve"> न ते धम्मविऊ जना</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जे ते उ वाइ</w:t>
      </w:r>
      <w:r w:rsidR="004605FC" w:rsidRPr="007264F7">
        <w:rPr>
          <w:rFonts w:hint="cs"/>
          <w:sz w:val="24"/>
          <w:szCs w:val="24"/>
          <w:cs/>
          <w:lang w:bidi="sa-IN"/>
        </w:rPr>
        <w:t>णो</w:t>
      </w:r>
      <w:r w:rsidR="004605FC" w:rsidRPr="007264F7">
        <w:rPr>
          <w:sz w:val="24"/>
          <w:szCs w:val="24"/>
          <w:cs/>
        </w:rPr>
        <w:t xml:space="preserve"> एवं</w:t>
      </w:r>
      <w:r w:rsidR="004605FC" w:rsidRPr="007264F7">
        <w:rPr>
          <w:rFonts w:hint="cs"/>
          <w:sz w:val="24"/>
          <w:szCs w:val="24"/>
          <w:cs/>
          <w:lang w:bidi="sa-IN"/>
        </w:rPr>
        <w:t>,</w:t>
      </w:r>
      <w:r w:rsidR="004605FC" w:rsidRPr="007264F7">
        <w:rPr>
          <w:sz w:val="24"/>
          <w:szCs w:val="24"/>
          <w:cs/>
        </w:rPr>
        <w:t xml:space="preserve"> न ते संसारपारगा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२२</w:t>
      </w:r>
      <w:r w:rsidRPr="0069493C">
        <w:rPr>
          <w:color w:val="00B050"/>
          <w:sz w:val="24"/>
          <w:szCs w:val="24"/>
        </w:rPr>
        <w:t>]</w:t>
      </w:r>
      <w:r w:rsidR="00424759">
        <w:rPr>
          <w:rFonts w:hint="cs"/>
          <w:bCs w:val="0"/>
          <w:color w:val="00B050"/>
          <w:sz w:val="24"/>
          <w:szCs w:val="24"/>
          <w:cs/>
        </w:rPr>
        <w:tab/>
      </w:r>
      <w:r w:rsidR="004605FC" w:rsidRPr="007264F7">
        <w:rPr>
          <w:rFonts w:hint="cs"/>
          <w:bCs w:val="0"/>
          <w:sz w:val="24"/>
          <w:szCs w:val="24"/>
          <w:cs/>
          <w:lang w:bidi="sa-IN"/>
        </w:rPr>
        <w:t>ते नावि संधिं नच्चाणं,</w:t>
      </w:r>
      <w:r w:rsidR="004605FC" w:rsidRPr="007264F7">
        <w:rPr>
          <w:bCs w:val="0"/>
          <w:sz w:val="24"/>
          <w:szCs w:val="24"/>
          <w:cs/>
        </w:rPr>
        <w:t xml:space="preserve"> न ते धम्मविऊ जना</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जे ते उ वाइ</w:t>
      </w:r>
      <w:r w:rsidR="004605FC" w:rsidRPr="007264F7">
        <w:rPr>
          <w:rFonts w:hint="cs"/>
          <w:sz w:val="24"/>
          <w:szCs w:val="24"/>
          <w:cs/>
          <w:lang w:bidi="sa-IN"/>
        </w:rPr>
        <w:t>णो</w:t>
      </w:r>
      <w:r w:rsidR="004605FC" w:rsidRPr="007264F7">
        <w:rPr>
          <w:sz w:val="24"/>
          <w:szCs w:val="24"/>
          <w:cs/>
        </w:rPr>
        <w:t xml:space="preserve"> एवं</w:t>
      </w:r>
      <w:r w:rsidR="004605FC" w:rsidRPr="007264F7">
        <w:rPr>
          <w:rFonts w:hint="cs"/>
          <w:sz w:val="24"/>
          <w:szCs w:val="24"/>
          <w:cs/>
          <w:lang w:bidi="sa-IN"/>
        </w:rPr>
        <w:t>,</w:t>
      </w:r>
      <w:r w:rsidR="004605FC" w:rsidRPr="007264F7">
        <w:rPr>
          <w:sz w:val="24"/>
          <w:szCs w:val="24"/>
          <w:cs/>
        </w:rPr>
        <w:t xml:space="preserve"> न ते गब्भस्स पारगा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२३</w:t>
      </w:r>
      <w:r w:rsidRPr="0069493C">
        <w:rPr>
          <w:color w:val="00B050"/>
          <w:sz w:val="24"/>
          <w:szCs w:val="24"/>
        </w:rPr>
        <w:t>]</w:t>
      </w:r>
      <w:r w:rsidR="00424759">
        <w:rPr>
          <w:rFonts w:hint="cs"/>
          <w:bCs w:val="0"/>
          <w:color w:val="00B050"/>
          <w:sz w:val="24"/>
          <w:szCs w:val="24"/>
          <w:cs/>
        </w:rPr>
        <w:tab/>
      </w:r>
      <w:r w:rsidR="004605FC" w:rsidRPr="007264F7">
        <w:rPr>
          <w:rFonts w:hint="cs"/>
          <w:bCs w:val="0"/>
          <w:sz w:val="24"/>
          <w:szCs w:val="24"/>
          <w:cs/>
          <w:lang w:bidi="sa-IN"/>
        </w:rPr>
        <w:t>ते नावि संधिं नच्चाणं,</w:t>
      </w:r>
      <w:r w:rsidR="004605FC" w:rsidRPr="007264F7">
        <w:rPr>
          <w:bCs w:val="0"/>
          <w:sz w:val="24"/>
          <w:szCs w:val="24"/>
          <w:cs/>
        </w:rPr>
        <w:t xml:space="preserve"> न ते धम्मविऊ जना</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जे ते उ वाइ</w:t>
      </w:r>
      <w:r w:rsidR="004605FC" w:rsidRPr="007264F7">
        <w:rPr>
          <w:rFonts w:hint="cs"/>
          <w:sz w:val="24"/>
          <w:szCs w:val="24"/>
          <w:cs/>
          <w:lang w:bidi="sa-IN"/>
        </w:rPr>
        <w:t>णो</w:t>
      </w:r>
      <w:r w:rsidR="004605FC" w:rsidRPr="007264F7">
        <w:rPr>
          <w:sz w:val="24"/>
          <w:szCs w:val="24"/>
          <w:cs/>
        </w:rPr>
        <w:t xml:space="preserve"> एवं</w:t>
      </w:r>
      <w:r w:rsidR="004605FC" w:rsidRPr="007264F7">
        <w:rPr>
          <w:rFonts w:hint="cs"/>
          <w:sz w:val="24"/>
          <w:szCs w:val="24"/>
          <w:cs/>
          <w:lang w:bidi="sa-IN"/>
        </w:rPr>
        <w:t>,</w:t>
      </w:r>
      <w:r w:rsidR="004605FC" w:rsidRPr="007264F7">
        <w:rPr>
          <w:sz w:val="24"/>
          <w:szCs w:val="24"/>
          <w:cs/>
        </w:rPr>
        <w:t xml:space="preserve"> न ते जम्मस्स पारगा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२४</w:t>
      </w:r>
      <w:r w:rsidRPr="0069493C">
        <w:rPr>
          <w:color w:val="00B050"/>
          <w:sz w:val="24"/>
          <w:szCs w:val="24"/>
        </w:rPr>
        <w:t>]</w:t>
      </w:r>
      <w:r>
        <w:rPr>
          <w:rFonts w:hint="cs"/>
          <w:color w:val="00B050"/>
          <w:sz w:val="24"/>
          <w:szCs w:val="24"/>
          <w:cs/>
        </w:rPr>
        <w:tab/>
      </w:r>
      <w:r w:rsidR="004605FC" w:rsidRPr="007264F7">
        <w:rPr>
          <w:rFonts w:hint="cs"/>
          <w:bCs w:val="0"/>
          <w:sz w:val="24"/>
          <w:szCs w:val="24"/>
          <w:cs/>
          <w:lang w:bidi="sa-IN"/>
        </w:rPr>
        <w:t>ते नावि संधिं नच्चाणं,</w:t>
      </w:r>
      <w:r w:rsidR="004605FC" w:rsidRPr="007264F7">
        <w:rPr>
          <w:bCs w:val="0"/>
          <w:sz w:val="24"/>
          <w:szCs w:val="24"/>
          <w:cs/>
        </w:rPr>
        <w:t xml:space="preserve"> न ते धम्मविऊ जना</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जे ते उ वाइ</w:t>
      </w:r>
      <w:r w:rsidR="004605FC" w:rsidRPr="007264F7">
        <w:rPr>
          <w:rFonts w:hint="cs"/>
          <w:sz w:val="24"/>
          <w:szCs w:val="24"/>
          <w:cs/>
          <w:lang w:bidi="sa-IN"/>
        </w:rPr>
        <w:t>णो</w:t>
      </w:r>
      <w:r w:rsidR="004605FC" w:rsidRPr="007264F7">
        <w:rPr>
          <w:sz w:val="24"/>
          <w:szCs w:val="24"/>
          <w:cs/>
        </w:rPr>
        <w:t xml:space="preserve"> एवं</w:t>
      </w:r>
      <w:r w:rsidR="004605FC" w:rsidRPr="007264F7">
        <w:rPr>
          <w:rFonts w:hint="cs"/>
          <w:sz w:val="24"/>
          <w:szCs w:val="24"/>
          <w:cs/>
          <w:lang w:bidi="sa-IN"/>
        </w:rPr>
        <w:t>,</w:t>
      </w:r>
      <w:r w:rsidR="004605FC" w:rsidRPr="007264F7">
        <w:rPr>
          <w:sz w:val="24"/>
          <w:szCs w:val="24"/>
          <w:cs/>
        </w:rPr>
        <w:t xml:space="preserve"> न ते दुक्खस्स पारगा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२५</w:t>
      </w:r>
      <w:r w:rsidRPr="0069493C">
        <w:rPr>
          <w:color w:val="00B050"/>
          <w:sz w:val="24"/>
          <w:szCs w:val="24"/>
        </w:rPr>
        <w:t>]</w:t>
      </w:r>
      <w:r w:rsidR="00424759">
        <w:rPr>
          <w:rFonts w:hint="cs"/>
          <w:bCs w:val="0"/>
          <w:color w:val="00B050"/>
          <w:sz w:val="24"/>
          <w:szCs w:val="24"/>
          <w:cs/>
        </w:rPr>
        <w:tab/>
      </w:r>
      <w:r w:rsidR="004605FC" w:rsidRPr="007264F7">
        <w:rPr>
          <w:rFonts w:hint="cs"/>
          <w:bCs w:val="0"/>
          <w:sz w:val="24"/>
          <w:szCs w:val="24"/>
          <w:cs/>
          <w:lang w:bidi="sa-IN"/>
        </w:rPr>
        <w:t>ते नावि संधिं नच्चाणं,</w:t>
      </w:r>
      <w:r w:rsidR="004605FC" w:rsidRPr="007264F7">
        <w:rPr>
          <w:bCs w:val="0"/>
          <w:sz w:val="24"/>
          <w:szCs w:val="24"/>
          <w:cs/>
        </w:rPr>
        <w:t xml:space="preserve"> न ते धम्मविऊ जना</w:t>
      </w:r>
      <w:r w:rsidR="004605FC" w:rsidRPr="007264F7">
        <w:rPr>
          <w:rFonts w:hint="cs"/>
          <w:bCs w:val="0"/>
          <w:sz w:val="24"/>
          <w:szCs w:val="24"/>
          <w:cs/>
          <w:lang w:bidi="sa-IN"/>
        </w:rPr>
        <w:t xml:space="preserve"> ।</w:t>
      </w:r>
    </w:p>
    <w:p w:rsidR="004605FC" w:rsidRPr="007264F7" w:rsidRDefault="00424759"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जे ते उ वाइ</w:t>
      </w:r>
      <w:r w:rsidR="004605FC" w:rsidRPr="007264F7">
        <w:rPr>
          <w:rFonts w:hint="cs"/>
          <w:sz w:val="24"/>
          <w:szCs w:val="24"/>
          <w:cs/>
          <w:lang w:bidi="sa-IN"/>
        </w:rPr>
        <w:t>णो</w:t>
      </w:r>
      <w:r w:rsidR="004605FC" w:rsidRPr="007264F7">
        <w:rPr>
          <w:sz w:val="24"/>
          <w:szCs w:val="24"/>
          <w:cs/>
        </w:rPr>
        <w:t xml:space="preserve"> एवं</w:t>
      </w:r>
      <w:r w:rsidR="004605FC" w:rsidRPr="007264F7">
        <w:rPr>
          <w:rFonts w:hint="cs"/>
          <w:sz w:val="24"/>
          <w:szCs w:val="24"/>
          <w:cs/>
          <w:lang w:bidi="sa-IN"/>
        </w:rPr>
        <w:t>,</w:t>
      </w:r>
      <w:r w:rsidR="004605FC" w:rsidRPr="007264F7">
        <w:rPr>
          <w:sz w:val="24"/>
          <w:szCs w:val="24"/>
          <w:cs/>
        </w:rPr>
        <w:t xml:space="preserve"> न ते मारस्स पारगा ।।</w:t>
      </w:r>
    </w:p>
    <w:p w:rsidR="004605FC" w:rsidRPr="007264F7" w:rsidRDefault="0083490C" w:rsidP="0083490C">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२६</w:t>
      </w:r>
      <w:r w:rsidRPr="0069493C">
        <w:rPr>
          <w:color w:val="00B050"/>
          <w:sz w:val="24"/>
          <w:szCs w:val="24"/>
        </w:rPr>
        <w:t>]</w:t>
      </w:r>
      <w:r>
        <w:rPr>
          <w:rFonts w:hint="cs"/>
          <w:color w:val="00B050"/>
          <w:sz w:val="24"/>
          <w:szCs w:val="24"/>
          <w:cs/>
        </w:rPr>
        <w:tab/>
      </w:r>
      <w:r w:rsidR="004605FC" w:rsidRPr="007264F7">
        <w:rPr>
          <w:bCs w:val="0"/>
          <w:sz w:val="24"/>
          <w:szCs w:val="24"/>
          <w:cs/>
        </w:rPr>
        <w:t>नानाविहाइं दुक्खाइं</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w:t>
      </w:r>
      <w:r w:rsidR="004605FC" w:rsidRPr="007264F7">
        <w:rPr>
          <w:bCs w:val="0"/>
          <w:sz w:val="24"/>
          <w:szCs w:val="24"/>
          <w:cs/>
        </w:rPr>
        <w:t>हवंति पु</w:t>
      </w:r>
      <w:r w:rsidR="004605FC" w:rsidRPr="007264F7">
        <w:rPr>
          <w:rFonts w:hint="cs"/>
          <w:bCs w:val="0"/>
          <w:sz w:val="24"/>
          <w:szCs w:val="24"/>
          <w:cs/>
          <w:lang w:bidi="sa-IN"/>
        </w:rPr>
        <w:t>णो</w:t>
      </w:r>
      <w:r w:rsidR="004605FC" w:rsidRPr="007264F7">
        <w:rPr>
          <w:bCs w:val="0"/>
          <w:sz w:val="24"/>
          <w:szCs w:val="24"/>
          <w:cs/>
        </w:rPr>
        <w:t xml:space="preserve"> पु</w:t>
      </w:r>
      <w:r w:rsidR="004605FC" w:rsidRPr="007264F7">
        <w:rPr>
          <w:rFonts w:hint="cs"/>
          <w:bCs w:val="0"/>
          <w:sz w:val="24"/>
          <w:szCs w:val="24"/>
          <w:cs/>
          <w:lang w:bidi="sa-IN"/>
        </w:rPr>
        <w:t>णो ।</w:t>
      </w:r>
    </w:p>
    <w:p w:rsidR="004605FC" w:rsidRPr="007264F7" w:rsidRDefault="0083490C"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संसारचक्कवाल</w:t>
      </w:r>
      <w:r w:rsidR="004605FC" w:rsidRPr="007264F7">
        <w:rPr>
          <w:rFonts w:hint="cs"/>
          <w:sz w:val="24"/>
          <w:szCs w:val="24"/>
          <w:cs/>
        </w:rPr>
        <w:t>ंमि</w:t>
      </w:r>
      <w:r w:rsidR="004605FC" w:rsidRPr="007264F7">
        <w:rPr>
          <w:rFonts w:hint="cs"/>
          <w:sz w:val="24"/>
          <w:szCs w:val="24"/>
          <w:cs/>
          <w:lang w:bidi="sa-IN"/>
        </w:rPr>
        <w:t>,</w:t>
      </w:r>
      <w:r w:rsidR="004605FC" w:rsidRPr="007264F7">
        <w:rPr>
          <w:sz w:val="24"/>
          <w:szCs w:val="24"/>
          <w:cs/>
        </w:rPr>
        <w:t xml:space="preserve"> वाहिमच्चुजराकुले ।।</w:t>
      </w:r>
    </w:p>
    <w:p w:rsidR="004605FC" w:rsidRPr="007264F7" w:rsidRDefault="0083490C" w:rsidP="0083490C">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२</w:t>
      </w:r>
      <w:r w:rsidR="00B426AB">
        <w:rPr>
          <w:rFonts w:hint="cs"/>
          <w:color w:val="00B050"/>
          <w:sz w:val="24"/>
          <w:szCs w:val="24"/>
          <w:cs/>
        </w:rPr>
        <w:t>७</w:t>
      </w:r>
      <w:r w:rsidRPr="0069493C">
        <w:rPr>
          <w:color w:val="00B050"/>
          <w:sz w:val="24"/>
          <w:szCs w:val="24"/>
        </w:rPr>
        <w:t>]</w:t>
      </w:r>
      <w:r>
        <w:rPr>
          <w:rFonts w:hint="cs"/>
          <w:color w:val="00B050"/>
          <w:sz w:val="24"/>
          <w:szCs w:val="24"/>
          <w:cs/>
        </w:rPr>
        <w:tab/>
      </w:r>
      <w:r w:rsidR="004605FC" w:rsidRPr="007264F7">
        <w:rPr>
          <w:bCs w:val="0"/>
          <w:sz w:val="24"/>
          <w:szCs w:val="24"/>
          <w:cs/>
        </w:rPr>
        <w:t>उच्चावयाणि गच्छंता</w:t>
      </w:r>
      <w:r w:rsidR="004605FC" w:rsidRPr="007264F7">
        <w:rPr>
          <w:rFonts w:hint="cs"/>
          <w:bCs w:val="0"/>
          <w:sz w:val="24"/>
          <w:szCs w:val="24"/>
          <w:cs/>
          <w:lang w:bidi="sa-IN"/>
        </w:rPr>
        <w:t>,</w:t>
      </w:r>
      <w:r w:rsidR="004605FC" w:rsidRPr="007264F7">
        <w:rPr>
          <w:bCs w:val="0"/>
          <w:sz w:val="24"/>
          <w:szCs w:val="24"/>
          <w:cs/>
        </w:rPr>
        <w:t xml:space="preserve"> गब्भमेस्सं</w:t>
      </w:r>
      <w:r w:rsidR="004605FC" w:rsidRPr="007264F7">
        <w:rPr>
          <w:rFonts w:hint="cs"/>
          <w:bCs w:val="0"/>
          <w:sz w:val="24"/>
          <w:szCs w:val="24"/>
          <w:cs/>
          <w:lang w:bidi="sa-IN"/>
        </w:rPr>
        <w:t xml:space="preserve"> ति नंतसो ।</w:t>
      </w:r>
    </w:p>
    <w:p w:rsidR="004605FC" w:rsidRPr="007264F7" w:rsidRDefault="0083490C" w:rsidP="0083490C">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नायपुत्ते महावीरे</w:t>
      </w:r>
      <w:r w:rsidR="004605FC" w:rsidRPr="007264F7">
        <w:rPr>
          <w:rFonts w:hint="cs"/>
          <w:sz w:val="24"/>
          <w:szCs w:val="24"/>
          <w:cs/>
          <w:lang w:bidi="sa-IN"/>
        </w:rPr>
        <w:t>,</w:t>
      </w:r>
      <w:r w:rsidR="004605FC" w:rsidRPr="007264F7">
        <w:rPr>
          <w:sz w:val="24"/>
          <w:szCs w:val="24"/>
          <w:cs/>
        </w:rPr>
        <w:t xml:space="preserve"> एवमाह जिनोत्तमे </w:t>
      </w:r>
      <w:r w:rsidR="004605FC" w:rsidRPr="007264F7">
        <w:rPr>
          <w:rFonts w:hint="cs"/>
          <w:sz w:val="24"/>
          <w:szCs w:val="24"/>
          <w:cs/>
          <w:lang w:bidi="sa-IN"/>
        </w:rPr>
        <w:t>।।</w:t>
      </w:r>
      <w:r w:rsidR="004605FC" w:rsidRPr="007264F7">
        <w:rPr>
          <w:sz w:val="24"/>
          <w:szCs w:val="24"/>
          <w:cs/>
        </w:rPr>
        <w:t xml:space="preserve"> त्ति बेमि ।।</w:t>
      </w:r>
    </w:p>
    <w:p w:rsidR="004605FC" w:rsidRPr="00013D65" w:rsidRDefault="002D071D" w:rsidP="00B16BE6">
      <w:pPr>
        <w:pStyle w:val="ShlokHindi"/>
      </w:pPr>
      <w:r w:rsidRPr="00013D65">
        <w:rPr>
          <w:rFonts w:hint="cs"/>
          <w:cs/>
        </w:rPr>
        <w:t>०</w:t>
      </w:r>
      <w:r w:rsidR="004605FC" w:rsidRPr="00013D65">
        <w:rPr>
          <w:rFonts w:hint="cs"/>
          <w:cs/>
        </w:rPr>
        <w:t xml:space="preserve"> पढमे</w:t>
      </w:r>
      <w:r w:rsidR="004605FC" w:rsidRPr="00013D65">
        <w:rPr>
          <w:cs/>
        </w:rPr>
        <w:t xml:space="preserve"> </w:t>
      </w:r>
      <w:r w:rsidR="004605FC" w:rsidRPr="00013D65">
        <w:rPr>
          <w:rFonts w:hint="cs"/>
          <w:cs/>
        </w:rPr>
        <w:t>अज्झयणे</w:t>
      </w:r>
      <w:r w:rsidR="004605FC" w:rsidRPr="00013D65">
        <w:rPr>
          <w:rFonts w:cs="Shruti" w:hint="cs"/>
          <w:cs/>
        </w:rPr>
        <w:t xml:space="preserve"> </w:t>
      </w:r>
      <w:r w:rsidR="004605FC" w:rsidRPr="00013D65">
        <w:rPr>
          <w:rFonts w:hint="cs"/>
          <w:cs/>
        </w:rPr>
        <w:t>पढमो</w:t>
      </w:r>
      <w:r w:rsidR="004605FC" w:rsidRPr="00013D65">
        <w:rPr>
          <w:rFonts w:cs="Shruti" w:hint="cs"/>
          <w:cs/>
        </w:rPr>
        <w:t xml:space="preserve"> </w:t>
      </w:r>
      <w:r w:rsidR="004605FC" w:rsidRPr="00013D65">
        <w:rPr>
          <w:rFonts w:hint="cs"/>
          <w:cs/>
        </w:rPr>
        <w:t>उद्देसो</w:t>
      </w:r>
      <w:r w:rsidR="004605FC" w:rsidRPr="00013D65">
        <w:rPr>
          <w:rFonts w:cs="Shruti" w:hint="cs"/>
          <w:cs/>
        </w:rPr>
        <w:t xml:space="preserve"> </w:t>
      </w:r>
      <w:r w:rsidR="004605FC" w:rsidRPr="00013D65">
        <w:rPr>
          <w:rFonts w:hint="cs"/>
          <w:cs/>
        </w:rPr>
        <w:t xml:space="preserve">समत्तो </w:t>
      </w:r>
      <w:r w:rsidRPr="00013D65">
        <w:rPr>
          <w:rFonts w:hint="cs"/>
          <w:cs/>
        </w:rPr>
        <w:t>०</w:t>
      </w:r>
    </w:p>
    <w:p w:rsidR="004605FC" w:rsidRPr="003C7500" w:rsidRDefault="00013D65" w:rsidP="005F4226">
      <w:pPr>
        <w:pStyle w:val="H3Hindi"/>
        <w:spacing w:after="120"/>
        <w:jc w:val="center"/>
        <w:rPr>
          <w:i w:val="0"/>
          <w:iCs w:val="0"/>
          <w:color w:val="FF0000"/>
          <w:sz w:val="28"/>
          <w:szCs w:val="28"/>
          <w:u w:val="wave"/>
        </w:rPr>
      </w:pPr>
      <w:bookmarkStart w:id="6" w:name="_Toc318398158"/>
      <w:r w:rsidRPr="003C7500">
        <w:rPr>
          <w:rFonts w:hint="cs"/>
          <w:i w:val="0"/>
          <w:iCs w:val="0"/>
          <w:color w:val="FF0000"/>
          <w:sz w:val="28"/>
          <w:szCs w:val="28"/>
          <w:u w:val="wave"/>
          <w:cs/>
        </w:rPr>
        <w:t xml:space="preserve">० </w:t>
      </w:r>
      <w:r w:rsidR="004605FC" w:rsidRPr="003C7500">
        <w:rPr>
          <w:i w:val="0"/>
          <w:iCs w:val="0"/>
          <w:color w:val="FF0000"/>
          <w:sz w:val="28"/>
          <w:szCs w:val="28"/>
          <w:u w:val="wave"/>
          <w:cs/>
        </w:rPr>
        <w:t>बीओ उद्देसो</w:t>
      </w:r>
      <w:bookmarkEnd w:id="6"/>
      <w:r w:rsidRPr="003C7500">
        <w:rPr>
          <w:rFonts w:hint="cs"/>
          <w:i w:val="0"/>
          <w:iCs w:val="0"/>
          <w:color w:val="FF0000"/>
          <w:sz w:val="28"/>
          <w:szCs w:val="28"/>
          <w:u w:val="wave"/>
          <w:cs/>
        </w:rPr>
        <w:t xml:space="preserve"> ०</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२८</w:t>
      </w:r>
      <w:r w:rsidRPr="0069493C">
        <w:rPr>
          <w:color w:val="00B050"/>
          <w:sz w:val="24"/>
          <w:szCs w:val="24"/>
        </w:rPr>
        <w:t>]</w:t>
      </w:r>
      <w:r w:rsidR="00E51107">
        <w:rPr>
          <w:color w:val="00B050"/>
          <w:sz w:val="24"/>
          <w:szCs w:val="24"/>
        </w:rPr>
        <w:tab/>
      </w:r>
      <w:r w:rsidR="004605FC" w:rsidRPr="007264F7">
        <w:rPr>
          <w:bCs w:val="0"/>
          <w:sz w:val="24"/>
          <w:szCs w:val="24"/>
          <w:cs/>
        </w:rPr>
        <w:t>आधायं पुण एगेसिं</w:t>
      </w:r>
      <w:r w:rsidR="004605FC" w:rsidRPr="007264F7">
        <w:rPr>
          <w:rFonts w:hint="cs"/>
          <w:bCs w:val="0"/>
          <w:sz w:val="24"/>
          <w:szCs w:val="24"/>
          <w:cs/>
          <w:lang w:bidi="sa-IN"/>
        </w:rPr>
        <w:t>,</w:t>
      </w:r>
      <w:r w:rsidR="004605FC" w:rsidRPr="007264F7">
        <w:rPr>
          <w:bCs w:val="0"/>
          <w:sz w:val="24"/>
          <w:szCs w:val="24"/>
          <w:cs/>
        </w:rPr>
        <w:t xml:space="preserve"> उवव</w:t>
      </w:r>
      <w:r w:rsidR="004605FC" w:rsidRPr="007264F7">
        <w:rPr>
          <w:rFonts w:hint="cs"/>
          <w:bCs w:val="0"/>
          <w:sz w:val="24"/>
          <w:szCs w:val="24"/>
          <w:cs/>
          <w:lang w:bidi="sa-IN"/>
        </w:rPr>
        <w:t>न्ना</w:t>
      </w:r>
      <w:r w:rsidR="004605FC" w:rsidRPr="007264F7">
        <w:rPr>
          <w:bCs w:val="0"/>
          <w:sz w:val="24"/>
          <w:szCs w:val="24"/>
          <w:cs/>
        </w:rPr>
        <w:t xml:space="preserve"> पुढो जिया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वेदयंति सुहं दुक्खं</w:t>
      </w:r>
      <w:r w:rsidR="004605FC" w:rsidRPr="007264F7">
        <w:rPr>
          <w:rFonts w:hint="cs"/>
          <w:sz w:val="24"/>
          <w:szCs w:val="24"/>
          <w:cs/>
          <w:lang w:bidi="sa-IN"/>
        </w:rPr>
        <w:t>,</w:t>
      </w:r>
      <w:r w:rsidR="004605FC" w:rsidRPr="007264F7">
        <w:rPr>
          <w:sz w:val="24"/>
          <w:szCs w:val="24"/>
          <w:cs/>
        </w:rPr>
        <w:t xml:space="preserve"> अदुवा लुप्पंति ठाणओ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२९</w:t>
      </w:r>
      <w:r w:rsidRPr="0069493C">
        <w:rPr>
          <w:color w:val="00B050"/>
          <w:sz w:val="24"/>
          <w:szCs w:val="24"/>
        </w:rPr>
        <w:t>]</w:t>
      </w:r>
      <w:r w:rsidR="00E51107">
        <w:rPr>
          <w:color w:val="00B050"/>
          <w:sz w:val="24"/>
          <w:szCs w:val="24"/>
        </w:rPr>
        <w:tab/>
      </w:r>
      <w:r w:rsidR="004605FC" w:rsidRPr="007264F7">
        <w:rPr>
          <w:bCs w:val="0"/>
          <w:sz w:val="24"/>
          <w:szCs w:val="24"/>
          <w:cs/>
        </w:rPr>
        <w:t>न तं सयं कडं दुक्खं</w:t>
      </w:r>
      <w:r w:rsidR="004605FC" w:rsidRPr="007264F7">
        <w:rPr>
          <w:rFonts w:hint="cs"/>
          <w:bCs w:val="0"/>
          <w:sz w:val="24"/>
          <w:szCs w:val="24"/>
          <w:cs/>
          <w:lang w:bidi="sa-IN"/>
        </w:rPr>
        <w:t>,</w:t>
      </w:r>
      <w:r w:rsidR="004605FC" w:rsidRPr="007264F7">
        <w:rPr>
          <w:bCs w:val="0"/>
          <w:sz w:val="24"/>
          <w:szCs w:val="24"/>
          <w:cs/>
        </w:rPr>
        <w:t xml:space="preserve"> न य अ</w:t>
      </w:r>
      <w:r w:rsidR="004605FC" w:rsidRPr="007264F7">
        <w:rPr>
          <w:rFonts w:hint="cs"/>
          <w:bCs w:val="0"/>
          <w:sz w:val="24"/>
          <w:szCs w:val="24"/>
          <w:cs/>
          <w:lang w:bidi="sa-IN"/>
        </w:rPr>
        <w:t>न्न</w:t>
      </w:r>
      <w:r w:rsidR="004605FC" w:rsidRPr="007264F7">
        <w:rPr>
          <w:bCs w:val="0"/>
          <w:sz w:val="24"/>
          <w:szCs w:val="24"/>
          <w:cs/>
        </w:rPr>
        <w:t>कडं च णं</w:t>
      </w:r>
      <w:r w:rsidR="004605FC" w:rsidRPr="007264F7">
        <w:rPr>
          <w:rFonts w:hint="cs"/>
          <w:bCs w:val="0"/>
          <w:sz w:val="24"/>
          <w:szCs w:val="24"/>
          <w:cs/>
          <w:lang w:bidi="sa-IN"/>
        </w:rPr>
        <w:t xml:space="preserve"> ।</w:t>
      </w:r>
    </w:p>
    <w:p w:rsidR="0060671A" w:rsidRDefault="0060671A" w:rsidP="0060671A">
      <w:pPr>
        <w:spacing w:after="0" w:line="240" w:lineRule="auto"/>
        <w:ind w:right="1708"/>
        <w:contextualSpacing/>
        <w:rPr>
          <w:rFonts w:cs="Mangal"/>
          <w:sz w:val="24"/>
          <w:szCs w:val="24"/>
        </w:rPr>
      </w:pPr>
      <w:r>
        <w:rPr>
          <w:rFonts w:cs="Mangal" w:hint="cs"/>
          <w:sz w:val="24"/>
          <w:szCs w:val="24"/>
          <w:cs/>
        </w:rPr>
        <w:lastRenderedPageBreak/>
        <w:t>सुयक्खंधो-१, अज्झयणं-१, उद्देसो-२</w:t>
      </w:r>
    </w:p>
    <w:tbl>
      <w:tblPr>
        <w:tblW w:w="10065" w:type="dxa"/>
        <w:tblInd w:w="93" w:type="dxa"/>
        <w:tblBorders>
          <w:top w:val="single" w:sz="4" w:space="0" w:color="auto"/>
        </w:tblBorders>
        <w:tblLook w:val="04A0"/>
      </w:tblPr>
      <w:tblGrid>
        <w:gridCol w:w="10065"/>
      </w:tblGrid>
      <w:tr w:rsidR="0060671A" w:rsidTr="00315C4C">
        <w:trPr>
          <w:trHeight w:val="242"/>
        </w:trPr>
        <w:tc>
          <w:tcPr>
            <w:tcW w:w="10065" w:type="dxa"/>
            <w:tcBorders>
              <w:top w:val="single" w:sz="4" w:space="0" w:color="FF0000"/>
              <w:left w:val="nil"/>
              <w:bottom w:val="nil"/>
              <w:right w:val="nil"/>
            </w:tcBorders>
          </w:tcPr>
          <w:p w:rsidR="0060671A" w:rsidRDefault="0060671A" w:rsidP="00315C4C">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सुहं</w:t>
      </w:r>
      <w:r>
        <w:rPr>
          <w:sz w:val="24"/>
          <w:szCs w:val="24"/>
        </w:rPr>
        <w:t xml:space="preserve"> </w:t>
      </w:r>
      <w:r w:rsidR="004605FC" w:rsidRPr="007264F7">
        <w:rPr>
          <w:sz w:val="24"/>
          <w:szCs w:val="24"/>
          <w:cs/>
        </w:rPr>
        <w:t>वा जइ वा दुक्खं</w:t>
      </w:r>
      <w:r w:rsidR="004605FC" w:rsidRPr="007264F7">
        <w:rPr>
          <w:rFonts w:hint="cs"/>
          <w:sz w:val="24"/>
          <w:szCs w:val="24"/>
          <w:cs/>
          <w:lang w:bidi="sa-IN"/>
        </w:rPr>
        <w:t>,</w:t>
      </w:r>
      <w:r w:rsidR="004605FC" w:rsidRPr="007264F7">
        <w:rPr>
          <w:sz w:val="24"/>
          <w:szCs w:val="24"/>
          <w:cs/>
        </w:rPr>
        <w:t xml:space="preserve"> सेहियं वा असेहियं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३०</w:t>
      </w:r>
      <w:r w:rsidRPr="0069493C">
        <w:rPr>
          <w:color w:val="00B050"/>
          <w:sz w:val="24"/>
          <w:szCs w:val="24"/>
        </w:rPr>
        <w:t>]</w:t>
      </w:r>
      <w:r w:rsidR="00E51107">
        <w:rPr>
          <w:color w:val="00B050"/>
          <w:sz w:val="24"/>
          <w:szCs w:val="24"/>
        </w:rPr>
        <w:tab/>
      </w:r>
      <w:r w:rsidR="004605FC" w:rsidRPr="007264F7">
        <w:rPr>
          <w:bCs w:val="0"/>
          <w:sz w:val="24"/>
          <w:szCs w:val="24"/>
          <w:cs/>
        </w:rPr>
        <w:t>न सयं कडं न अ</w:t>
      </w:r>
      <w:r w:rsidR="004605FC" w:rsidRPr="007264F7">
        <w:rPr>
          <w:rFonts w:hint="cs"/>
          <w:bCs w:val="0"/>
          <w:sz w:val="24"/>
          <w:szCs w:val="24"/>
          <w:cs/>
        </w:rPr>
        <w:t>न्ने</w:t>
      </w:r>
      <w:r w:rsidR="004605FC" w:rsidRPr="007264F7">
        <w:rPr>
          <w:bCs w:val="0"/>
          <w:sz w:val="24"/>
          <w:szCs w:val="24"/>
          <w:cs/>
        </w:rPr>
        <w:t>हिं</w:t>
      </w:r>
      <w:r w:rsidR="004605FC" w:rsidRPr="007264F7">
        <w:rPr>
          <w:rFonts w:hint="cs"/>
          <w:bCs w:val="0"/>
          <w:sz w:val="24"/>
          <w:szCs w:val="24"/>
          <w:cs/>
          <w:lang w:bidi="sa-IN"/>
        </w:rPr>
        <w:t>,</w:t>
      </w:r>
      <w:r w:rsidR="004605FC" w:rsidRPr="007264F7">
        <w:rPr>
          <w:bCs w:val="0"/>
          <w:sz w:val="24"/>
          <w:szCs w:val="24"/>
          <w:cs/>
        </w:rPr>
        <w:t xml:space="preserve"> वेदयंति पुढो जिया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संगइयं तं तहा तेसिं</w:t>
      </w:r>
      <w:r w:rsidR="004605FC" w:rsidRPr="007264F7">
        <w:rPr>
          <w:rFonts w:hint="cs"/>
          <w:sz w:val="24"/>
          <w:szCs w:val="24"/>
          <w:cs/>
          <w:lang w:bidi="sa-IN"/>
        </w:rPr>
        <w:t>,</w:t>
      </w:r>
      <w:r w:rsidR="004605FC" w:rsidRPr="007264F7">
        <w:rPr>
          <w:sz w:val="24"/>
          <w:szCs w:val="24"/>
          <w:cs/>
        </w:rPr>
        <w:t xml:space="preserve"> इहमेगेसि</w:t>
      </w:r>
      <w:r w:rsidR="004605FC" w:rsidRPr="007264F7">
        <w:rPr>
          <w:rFonts w:hint="cs"/>
          <w:sz w:val="24"/>
          <w:szCs w:val="24"/>
          <w:cs/>
        </w:rPr>
        <w:t>ं आ</w:t>
      </w:r>
      <w:r w:rsidR="004605FC" w:rsidRPr="007264F7">
        <w:rPr>
          <w:sz w:val="24"/>
          <w:szCs w:val="24"/>
          <w:cs/>
        </w:rPr>
        <w:t>हियं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३१</w:t>
      </w:r>
      <w:r w:rsidRPr="0069493C">
        <w:rPr>
          <w:color w:val="00B050"/>
          <w:sz w:val="24"/>
          <w:szCs w:val="24"/>
        </w:rPr>
        <w:t>]</w:t>
      </w:r>
      <w:r w:rsidR="00E51107">
        <w:rPr>
          <w:color w:val="00B050"/>
          <w:sz w:val="24"/>
          <w:szCs w:val="24"/>
        </w:rPr>
        <w:tab/>
      </w:r>
      <w:r w:rsidR="004605FC" w:rsidRPr="007264F7">
        <w:rPr>
          <w:bCs w:val="0"/>
          <w:sz w:val="24"/>
          <w:szCs w:val="24"/>
          <w:cs/>
        </w:rPr>
        <w:t>एवमेयाणि जंपंता</w:t>
      </w:r>
      <w:r w:rsidR="004605FC" w:rsidRPr="007264F7">
        <w:rPr>
          <w:rFonts w:hint="cs"/>
          <w:bCs w:val="0"/>
          <w:sz w:val="24"/>
          <w:szCs w:val="24"/>
          <w:cs/>
          <w:lang w:bidi="sa-IN"/>
        </w:rPr>
        <w:t>,</w:t>
      </w:r>
      <w:r w:rsidR="004605FC" w:rsidRPr="007264F7">
        <w:rPr>
          <w:bCs w:val="0"/>
          <w:sz w:val="24"/>
          <w:szCs w:val="24"/>
          <w:cs/>
        </w:rPr>
        <w:t xml:space="preserve"> बाला पंडियमा</w:t>
      </w:r>
      <w:r w:rsidR="004605FC" w:rsidRPr="007264F7">
        <w:rPr>
          <w:rFonts w:hint="cs"/>
          <w:bCs w:val="0"/>
          <w:sz w:val="24"/>
          <w:szCs w:val="24"/>
          <w:cs/>
          <w:lang w:bidi="sa-IN"/>
        </w:rPr>
        <w:t>निनो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निययानिययं संतं</w:t>
      </w:r>
      <w:r w:rsidR="004605FC" w:rsidRPr="007264F7">
        <w:rPr>
          <w:rFonts w:hint="cs"/>
          <w:sz w:val="24"/>
          <w:szCs w:val="24"/>
          <w:cs/>
          <w:lang w:bidi="sa-IN"/>
        </w:rPr>
        <w:t>,</w:t>
      </w:r>
      <w:r w:rsidR="004605FC" w:rsidRPr="007264F7">
        <w:rPr>
          <w:sz w:val="24"/>
          <w:szCs w:val="24"/>
          <w:cs/>
        </w:rPr>
        <w:t xml:space="preserve"> अयाणंता अबुद्धिया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३२</w:t>
      </w:r>
      <w:r w:rsidRPr="0069493C">
        <w:rPr>
          <w:color w:val="00B050"/>
          <w:sz w:val="24"/>
          <w:szCs w:val="24"/>
        </w:rPr>
        <w:t>]</w:t>
      </w:r>
      <w:r w:rsidR="00E51107">
        <w:rPr>
          <w:color w:val="00B050"/>
          <w:sz w:val="24"/>
          <w:szCs w:val="24"/>
        </w:rPr>
        <w:tab/>
      </w:r>
      <w:r w:rsidR="004605FC" w:rsidRPr="007264F7">
        <w:rPr>
          <w:bCs w:val="0"/>
          <w:sz w:val="24"/>
          <w:szCs w:val="24"/>
          <w:cs/>
        </w:rPr>
        <w:t>एवमेगे उ पासत्था</w:t>
      </w:r>
      <w:r w:rsidR="004605FC" w:rsidRPr="007264F7">
        <w:rPr>
          <w:rFonts w:hint="cs"/>
          <w:bCs w:val="0"/>
          <w:sz w:val="24"/>
          <w:szCs w:val="24"/>
          <w:cs/>
          <w:lang w:bidi="sa-IN"/>
        </w:rPr>
        <w:t>,</w:t>
      </w:r>
      <w:r w:rsidR="004605FC" w:rsidRPr="007264F7">
        <w:rPr>
          <w:bCs w:val="0"/>
          <w:sz w:val="24"/>
          <w:szCs w:val="24"/>
          <w:cs/>
        </w:rPr>
        <w:t xml:space="preserve"> ते भुज्जो विप्पगब्भिया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एवं</w:t>
      </w:r>
      <w:r w:rsidR="004605FC" w:rsidRPr="007264F7">
        <w:rPr>
          <w:rFonts w:hint="cs"/>
          <w:sz w:val="24"/>
          <w:szCs w:val="24"/>
          <w:cs/>
        </w:rPr>
        <w:t xml:space="preserve"> उ</w:t>
      </w:r>
      <w:r w:rsidR="004605FC" w:rsidRPr="007264F7">
        <w:rPr>
          <w:sz w:val="24"/>
          <w:szCs w:val="24"/>
          <w:cs/>
        </w:rPr>
        <w:t>वट्ठिया संता</w:t>
      </w:r>
      <w:r w:rsidR="004605FC" w:rsidRPr="007264F7">
        <w:rPr>
          <w:rFonts w:hint="cs"/>
          <w:sz w:val="24"/>
          <w:szCs w:val="24"/>
          <w:cs/>
          <w:lang w:bidi="sa-IN"/>
        </w:rPr>
        <w:t>,</w:t>
      </w:r>
      <w:r w:rsidR="004605FC" w:rsidRPr="007264F7">
        <w:rPr>
          <w:sz w:val="24"/>
          <w:szCs w:val="24"/>
          <w:cs/>
        </w:rPr>
        <w:t xml:space="preserve"> न</w:t>
      </w:r>
      <w:r w:rsidR="004605FC" w:rsidRPr="007264F7">
        <w:rPr>
          <w:rFonts w:hint="cs"/>
          <w:sz w:val="24"/>
          <w:szCs w:val="24"/>
          <w:cs/>
        </w:rPr>
        <w:t xml:space="preserve"> </w:t>
      </w:r>
      <w:r w:rsidR="004605FC" w:rsidRPr="007264F7">
        <w:rPr>
          <w:rFonts w:hint="cs"/>
          <w:sz w:val="24"/>
          <w:szCs w:val="24"/>
          <w:cs/>
          <w:lang w:bidi="sa-IN"/>
        </w:rPr>
        <w:t>ते</w:t>
      </w:r>
      <w:r w:rsidR="004605FC" w:rsidRPr="007264F7">
        <w:rPr>
          <w:rFonts w:hint="cs"/>
          <w:sz w:val="24"/>
          <w:szCs w:val="24"/>
          <w:cs/>
        </w:rPr>
        <w:t xml:space="preserve"> </w:t>
      </w:r>
      <w:r w:rsidR="004605FC" w:rsidRPr="007264F7">
        <w:rPr>
          <w:sz w:val="24"/>
          <w:szCs w:val="24"/>
          <w:cs/>
        </w:rPr>
        <w:t>दुक्खविमो</w:t>
      </w:r>
      <w:r w:rsidR="004605FC" w:rsidRPr="007264F7">
        <w:rPr>
          <w:rFonts w:hint="cs"/>
          <w:sz w:val="24"/>
          <w:szCs w:val="24"/>
          <w:cs/>
          <w:lang w:bidi="sa-IN"/>
        </w:rPr>
        <w:t>क्खया</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३३</w:t>
      </w:r>
      <w:r w:rsidRPr="0069493C">
        <w:rPr>
          <w:color w:val="00B050"/>
          <w:sz w:val="24"/>
          <w:szCs w:val="24"/>
        </w:rPr>
        <w:t>]</w:t>
      </w:r>
      <w:r w:rsidR="00E51107">
        <w:rPr>
          <w:color w:val="00B050"/>
          <w:sz w:val="24"/>
          <w:szCs w:val="24"/>
        </w:rPr>
        <w:tab/>
      </w:r>
      <w:r w:rsidR="004605FC" w:rsidRPr="007264F7">
        <w:rPr>
          <w:bCs w:val="0"/>
          <w:sz w:val="24"/>
          <w:szCs w:val="24"/>
          <w:cs/>
        </w:rPr>
        <w:t>जवि</w:t>
      </w:r>
      <w:r w:rsidR="004605FC" w:rsidRPr="007264F7">
        <w:rPr>
          <w:rFonts w:hint="cs"/>
          <w:bCs w:val="0"/>
          <w:sz w:val="24"/>
          <w:szCs w:val="24"/>
          <w:cs/>
          <w:lang w:bidi="sa-IN"/>
        </w:rPr>
        <w:t>णो</w:t>
      </w:r>
      <w:r w:rsidR="004605FC" w:rsidRPr="007264F7">
        <w:rPr>
          <w:bCs w:val="0"/>
          <w:sz w:val="24"/>
          <w:szCs w:val="24"/>
          <w:cs/>
        </w:rPr>
        <w:t xml:space="preserve"> मिगा जहा संता</w:t>
      </w:r>
      <w:r w:rsidR="004605FC" w:rsidRPr="007264F7">
        <w:rPr>
          <w:rFonts w:hint="cs"/>
          <w:bCs w:val="0"/>
          <w:sz w:val="24"/>
          <w:szCs w:val="24"/>
          <w:cs/>
          <w:lang w:bidi="sa-IN"/>
        </w:rPr>
        <w:t>,</w:t>
      </w:r>
      <w:r w:rsidR="004605FC" w:rsidRPr="007264F7">
        <w:rPr>
          <w:bCs w:val="0"/>
          <w:sz w:val="24"/>
          <w:szCs w:val="24"/>
          <w:cs/>
        </w:rPr>
        <w:t xml:space="preserve"> परिताणेण </w:t>
      </w:r>
      <w:r w:rsidR="004605FC" w:rsidRPr="007264F7">
        <w:rPr>
          <w:rFonts w:hint="cs"/>
          <w:bCs w:val="0"/>
          <w:sz w:val="24"/>
          <w:szCs w:val="24"/>
          <w:cs/>
          <w:lang w:bidi="sa-IN"/>
        </w:rPr>
        <w:t>व</w:t>
      </w:r>
      <w:r w:rsidR="004605FC" w:rsidRPr="007264F7">
        <w:rPr>
          <w:bCs w:val="0"/>
          <w:sz w:val="24"/>
          <w:szCs w:val="24"/>
          <w:cs/>
        </w:rPr>
        <w:t>ज्जिया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असंकियाइं संकंति</w:t>
      </w:r>
      <w:r w:rsidR="004605FC" w:rsidRPr="007264F7">
        <w:rPr>
          <w:rFonts w:hint="cs"/>
          <w:sz w:val="24"/>
          <w:szCs w:val="24"/>
          <w:cs/>
          <w:lang w:bidi="sa-IN"/>
        </w:rPr>
        <w:t>,</w:t>
      </w:r>
      <w:r w:rsidR="004605FC" w:rsidRPr="007264F7">
        <w:rPr>
          <w:sz w:val="24"/>
          <w:szCs w:val="24"/>
          <w:cs/>
        </w:rPr>
        <w:t xml:space="preserve"> संकियाइं असंकि</w:t>
      </w:r>
      <w:r w:rsidR="004605FC" w:rsidRPr="007264F7">
        <w:rPr>
          <w:rFonts w:hint="cs"/>
          <w:sz w:val="24"/>
          <w:szCs w:val="24"/>
          <w:cs/>
          <w:lang w:bidi="sa-IN"/>
        </w:rPr>
        <w:t>णो</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३४</w:t>
      </w:r>
      <w:r w:rsidRPr="0069493C">
        <w:rPr>
          <w:color w:val="00B050"/>
          <w:sz w:val="24"/>
          <w:szCs w:val="24"/>
        </w:rPr>
        <w:t>]</w:t>
      </w:r>
      <w:r w:rsidR="00E51107">
        <w:rPr>
          <w:color w:val="00B050"/>
          <w:sz w:val="24"/>
          <w:szCs w:val="24"/>
        </w:rPr>
        <w:tab/>
      </w:r>
      <w:r w:rsidR="004605FC" w:rsidRPr="007264F7">
        <w:rPr>
          <w:bCs w:val="0"/>
          <w:sz w:val="24"/>
          <w:szCs w:val="24"/>
          <w:cs/>
        </w:rPr>
        <w:t>परिताणियाणि संकंता</w:t>
      </w:r>
      <w:r w:rsidR="004605FC" w:rsidRPr="007264F7">
        <w:rPr>
          <w:rFonts w:hint="cs"/>
          <w:bCs w:val="0"/>
          <w:sz w:val="24"/>
          <w:szCs w:val="24"/>
          <w:cs/>
          <w:lang w:bidi="sa-IN"/>
        </w:rPr>
        <w:t>,</w:t>
      </w:r>
      <w:r w:rsidR="004605FC" w:rsidRPr="007264F7">
        <w:rPr>
          <w:bCs w:val="0"/>
          <w:sz w:val="24"/>
          <w:szCs w:val="24"/>
          <w:cs/>
        </w:rPr>
        <w:t xml:space="preserve"> पासि</w:t>
      </w:r>
      <w:r w:rsidR="004605FC" w:rsidRPr="007264F7">
        <w:rPr>
          <w:rFonts w:hint="cs"/>
          <w:bCs w:val="0"/>
          <w:sz w:val="24"/>
          <w:szCs w:val="24"/>
          <w:cs/>
          <w:lang w:bidi="sa-IN"/>
        </w:rPr>
        <w:t>ताणि</w:t>
      </w:r>
      <w:r w:rsidR="004605FC" w:rsidRPr="007264F7">
        <w:rPr>
          <w:bCs w:val="0"/>
          <w:sz w:val="24"/>
          <w:szCs w:val="24"/>
          <w:cs/>
        </w:rPr>
        <w:t xml:space="preserve"> असंकि</w:t>
      </w:r>
      <w:r w:rsidR="004605FC" w:rsidRPr="007264F7">
        <w:rPr>
          <w:rFonts w:hint="cs"/>
          <w:bCs w:val="0"/>
          <w:sz w:val="24"/>
          <w:szCs w:val="24"/>
          <w:cs/>
          <w:lang w:bidi="sa-IN"/>
        </w:rPr>
        <w:t>णो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अन्नाणभयसंविग्गा</w:t>
      </w:r>
      <w:r w:rsidR="004605FC" w:rsidRPr="007264F7">
        <w:rPr>
          <w:rFonts w:hint="cs"/>
          <w:sz w:val="24"/>
          <w:szCs w:val="24"/>
          <w:cs/>
          <w:lang w:bidi="sa-IN"/>
        </w:rPr>
        <w:t>,</w:t>
      </w:r>
      <w:r w:rsidR="004605FC" w:rsidRPr="007264F7">
        <w:rPr>
          <w:sz w:val="24"/>
          <w:szCs w:val="24"/>
          <w:cs/>
        </w:rPr>
        <w:t xml:space="preserve"> संपलिंति तहिं तहिं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३५</w:t>
      </w:r>
      <w:r w:rsidRPr="0069493C">
        <w:rPr>
          <w:color w:val="00B050"/>
          <w:sz w:val="24"/>
          <w:szCs w:val="24"/>
        </w:rPr>
        <w:t>]</w:t>
      </w:r>
      <w:r w:rsidR="00E51107">
        <w:rPr>
          <w:color w:val="00B050"/>
          <w:sz w:val="24"/>
          <w:szCs w:val="24"/>
        </w:rPr>
        <w:tab/>
      </w:r>
      <w:r w:rsidR="004605FC" w:rsidRPr="007264F7">
        <w:rPr>
          <w:bCs w:val="0"/>
          <w:sz w:val="24"/>
          <w:szCs w:val="24"/>
          <w:cs/>
        </w:rPr>
        <w:t xml:space="preserve">अह तं पवेज्ज </w:t>
      </w:r>
      <w:r w:rsidR="004605FC" w:rsidRPr="007264F7">
        <w:rPr>
          <w:rFonts w:hint="cs"/>
          <w:bCs w:val="0"/>
          <w:sz w:val="24"/>
          <w:szCs w:val="24"/>
          <w:cs/>
          <w:lang w:bidi="sa-IN"/>
        </w:rPr>
        <w:t>ब</w:t>
      </w:r>
      <w:r w:rsidR="004605FC" w:rsidRPr="007264F7">
        <w:rPr>
          <w:bCs w:val="0"/>
          <w:sz w:val="24"/>
          <w:szCs w:val="24"/>
          <w:cs/>
        </w:rPr>
        <w:t xml:space="preserve">ज्झं अहे </w:t>
      </w:r>
      <w:r w:rsidR="004605FC" w:rsidRPr="007264F7">
        <w:rPr>
          <w:rFonts w:hint="cs"/>
          <w:bCs w:val="0"/>
          <w:sz w:val="24"/>
          <w:szCs w:val="24"/>
          <w:cs/>
          <w:lang w:bidi="sa-IN"/>
        </w:rPr>
        <w:t>ब</w:t>
      </w:r>
      <w:r w:rsidR="004605FC" w:rsidRPr="007264F7">
        <w:rPr>
          <w:bCs w:val="0"/>
          <w:sz w:val="24"/>
          <w:szCs w:val="24"/>
          <w:cs/>
        </w:rPr>
        <w:t>ज्झस्स वा वए</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मुच्चेज्ज पयपासाओ</w:t>
      </w:r>
      <w:r w:rsidR="004605FC" w:rsidRPr="007264F7">
        <w:rPr>
          <w:rFonts w:hint="cs"/>
          <w:sz w:val="24"/>
          <w:szCs w:val="24"/>
          <w:cs/>
          <w:lang w:bidi="sa-IN"/>
        </w:rPr>
        <w:t>,</w:t>
      </w:r>
      <w:r w:rsidR="000B3861">
        <w:rPr>
          <w:sz w:val="24"/>
          <w:szCs w:val="24"/>
          <w:cs/>
        </w:rPr>
        <w:t xml:space="preserve"> तं तु मंदे </w:t>
      </w:r>
      <w:r w:rsidR="000B3861">
        <w:rPr>
          <w:rFonts w:hint="cs"/>
          <w:sz w:val="24"/>
          <w:szCs w:val="24"/>
          <w:cs/>
        </w:rPr>
        <w:t>ण</w:t>
      </w:r>
      <w:r w:rsidR="000B3861">
        <w:rPr>
          <w:sz w:val="24"/>
          <w:szCs w:val="24"/>
          <w:cs/>
        </w:rPr>
        <w:t xml:space="preserve"> देह</w:t>
      </w:r>
      <w:r w:rsidR="000B3861">
        <w:rPr>
          <w:rFonts w:hint="cs"/>
          <w:sz w:val="24"/>
          <w:szCs w:val="24"/>
          <w:cs/>
        </w:rPr>
        <w:t>ए</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३६</w:t>
      </w:r>
      <w:r w:rsidRPr="0069493C">
        <w:rPr>
          <w:color w:val="00B050"/>
          <w:sz w:val="24"/>
          <w:szCs w:val="24"/>
        </w:rPr>
        <w:t>]</w:t>
      </w:r>
      <w:r w:rsidR="00E51107">
        <w:rPr>
          <w:color w:val="00B050"/>
          <w:sz w:val="24"/>
          <w:szCs w:val="24"/>
        </w:rPr>
        <w:tab/>
      </w:r>
      <w:r w:rsidR="004605FC" w:rsidRPr="007264F7">
        <w:rPr>
          <w:bCs w:val="0"/>
          <w:sz w:val="24"/>
          <w:szCs w:val="24"/>
          <w:cs/>
        </w:rPr>
        <w:t>अहियप्पाऽहियपण्णाणे</w:t>
      </w:r>
      <w:r w:rsidR="004605FC" w:rsidRPr="007264F7">
        <w:rPr>
          <w:rFonts w:hint="cs"/>
          <w:bCs w:val="0"/>
          <w:sz w:val="24"/>
          <w:szCs w:val="24"/>
          <w:cs/>
          <w:lang w:bidi="sa-IN"/>
        </w:rPr>
        <w:t>,</w:t>
      </w:r>
      <w:r w:rsidR="004605FC" w:rsidRPr="007264F7">
        <w:rPr>
          <w:bCs w:val="0"/>
          <w:sz w:val="24"/>
          <w:szCs w:val="24"/>
          <w:cs/>
        </w:rPr>
        <w:t xml:space="preserve"> </w:t>
      </w:r>
      <w:r w:rsidR="000B3861">
        <w:rPr>
          <w:rFonts w:hint="cs"/>
          <w:bCs w:val="0"/>
          <w:sz w:val="24"/>
          <w:szCs w:val="24"/>
          <w:cs/>
        </w:rPr>
        <w:t xml:space="preserve">  </w:t>
      </w:r>
      <w:r w:rsidR="004605FC" w:rsidRPr="007264F7">
        <w:rPr>
          <w:bCs w:val="0"/>
          <w:sz w:val="24"/>
          <w:szCs w:val="24"/>
          <w:cs/>
        </w:rPr>
        <w:t>विसमंते</w:t>
      </w:r>
      <w:r w:rsidR="004605FC" w:rsidRPr="007264F7">
        <w:rPr>
          <w:rFonts w:hint="cs"/>
          <w:bCs w:val="0"/>
          <w:sz w:val="24"/>
          <w:szCs w:val="24"/>
          <w:cs/>
        </w:rPr>
        <w:t>नु</w:t>
      </w:r>
      <w:r w:rsidR="004605FC" w:rsidRPr="007264F7">
        <w:rPr>
          <w:bCs w:val="0"/>
          <w:sz w:val="24"/>
          <w:szCs w:val="24"/>
          <w:cs/>
        </w:rPr>
        <w:t>वागए</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से बद्धे पयपासाइं</w:t>
      </w:r>
      <w:r w:rsidR="004605FC" w:rsidRPr="007264F7">
        <w:rPr>
          <w:rFonts w:hint="cs"/>
          <w:sz w:val="24"/>
          <w:szCs w:val="24"/>
          <w:cs/>
          <w:lang w:bidi="sa-IN"/>
        </w:rPr>
        <w:t>,</w:t>
      </w:r>
      <w:r w:rsidR="004605FC" w:rsidRPr="007264F7">
        <w:rPr>
          <w:sz w:val="24"/>
          <w:szCs w:val="24"/>
          <w:cs/>
        </w:rPr>
        <w:t xml:space="preserve"> तत्थ </w:t>
      </w:r>
      <w:r w:rsidR="004605FC" w:rsidRPr="007264F7">
        <w:rPr>
          <w:rFonts w:hint="cs"/>
          <w:sz w:val="24"/>
          <w:szCs w:val="24"/>
          <w:cs/>
          <w:lang w:bidi="sa-IN"/>
        </w:rPr>
        <w:t>घा</w:t>
      </w:r>
      <w:r w:rsidR="004605FC" w:rsidRPr="007264F7">
        <w:rPr>
          <w:sz w:val="24"/>
          <w:szCs w:val="24"/>
          <w:cs/>
        </w:rPr>
        <w:t>यं नियच्छइ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३७</w:t>
      </w:r>
      <w:r w:rsidRPr="0069493C">
        <w:rPr>
          <w:color w:val="00B050"/>
          <w:sz w:val="24"/>
          <w:szCs w:val="24"/>
        </w:rPr>
        <w:t>]</w:t>
      </w:r>
      <w:r w:rsidR="00E51107">
        <w:rPr>
          <w:color w:val="00B050"/>
          <w:sz w:val="24"/>
          <w:szCs w:val="24"/>
        </w:rPr>
        <w:tab/>
      </w:r>
      <w:r w:rsidR="004605FC" w:rsidRPr="007264F7">
        <w:rPr>
          <w:bCs w:val="0"/>
          <w:sz w:val="24"/>
          <w:szCs w:val="24"/>
          <w:cs/>
        </w:rPr>
        <w:t>एवं तु समणा एगे</w:t>
      </w:r>
      <w:r w:rsidR="004605FC" w:rsidRPr="007264F7">
        <w:rPr>
          <w:rFonts w:hint="cs"/>
          <w:bCs w:val="0"/>
          <w:sz w:val="24"/>
          <w:szCs w:val="24"/>
          <w:cs/>
          <w:lang w:bidi="sa-IN"/>
        </w:rPr>
        <w:t>,</w:t>
      </w:r>
      <w:r w:rsidR="004605FC" w:rsidRPr="007264F7">
        <w:rPr>
          <w:bCs w:val="0"/>
          <w:sz w:val="24"/>
          <w:szCs w:val="24"/>
          <w:cs/>
        </w:rPr>
        <w:t xml:space="preserve"> मिच्छ</w:t>
      </w:r>
      <w:r w:rsidR="004605FC" w:rsidRPr="007264F7">
        <w:rPr>
          <w:rFonts w:hint="cs"/>
          <w:bCs w:val="0"/>
          <w:sz w:val="24"/>
          <w:szCs w:val="24"/>
          <w:cs/>
        </w:rPr>
        <w:t>ा</w:t>
      </w:r>
      <w:r w:rsidR="004605FC" w:rsidRPr="007264F7">
        <w:rPr>
          <w:bCs w:val="0"/>
          <w:sz w:val="24"/>
          <w:szCs w:val="24"/>
          <w:cs/>
        </w:rPr>
        <w:t>दिट्ठी अ</w:t>
      </w:r>
      <w:r w:rsidR="004605FC" w:rsidRPr="007264F7">
        <w:rPr>
          <w:rFonts w:hint="cs"/>
          <w:bCs w:val="0"/>
          <w:sz w:val="24"/>
          <w:szCs w:val="24"/>
          <w:cs/>
          <w:lang w:bidi="sa-IN"/>
        </w:rPr>
        <w:t>ना</w:t>
      </w:r>
      <w:r w:rsidR="004605FC" w:rsidRPr="007264F7">
        <w:rPr>
          <w:bCs w:val="0"/>
          <w:sz w:val="24"/>
          <w:szCs w:val="24"/>
          <w:cs/>
        </w:rPr>
        <w:t>रिया</w:t>
      </w:r>
      <w:r w:rsidR="004605FC" w:rsidRPr="007264F7">
        <w:rPr>
          <w:rFonts w:hint="cs"/>
          <w:bCs w:val="0"/>
          <w:sz w:val="24"/>
          <w:szCs w:val="24"/>
          <w:cs/>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असंकियाइं संकंति</w:t>
      </w:r>
      <w:r w:rsidR="004605FC" w:rsidRPr="007264F7">
        <w:rPr>
          <w:rFonts w:hint="cs"/>
          <w:sz w:val="24"/>
          <w:szCs w:val="24"/>
          <w:cs/>
          <w:lang w:bidi="sa-IN"/>
        </w:rPr>
        <w:t>,</w:t>
      </w:r>
      <w:r w:rsidR="004605FC" w:rsidRPr="007264F7">
        <w:rPr>
          <w:sz w:val="24"/>
          <w:szCs w:val="24"/>
          <w:cs/>
        </w:rPr>
        <w:t xml:space="preserve"> संकियाइं असंकि</w:t>
      </w:r>
      <w:r w:rsidR="004605FC" w:rsidRPr="007264F7">
        <w:rPr>
          <w:rFonts w:hint="cs"/>
          <w:sz w:val="24"/>
          <w:szCs w:val="24"/>
          <w:cs/>
          <w:lang w:bidi="sa-IN"/>
        </w:rPr>
        <w:t>णो</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३८</w:t>
      </w:r>
      <w:r w:rsidRPr="0069493C">
        <w:rPr>
          <w:color w:val="00B050"/>
          <w:sz w:val="24"/>
          <w:szCs w:val="24"/>
        </w:rPr>
        <w:t>]</w:t>
      </w:r>
      <w:r w:rsidR="00E51107">
        <w:rPr>
          <w:color w:val="00B050"/>
          <w:sz w:val="24"/>
          <w:szCs w:val="24"/>
        </w:rPr>
        <w:tab/>
      </w:r>
      <w:r w:rsidR="004605FC" w:rsidRPr="007264F7">
        <w:rPr>
          <w:bCs w:val="0"/>
          <w:sz w:val="24"/>
          <w:szCs w:val="24"/>
          <w:cs/>
        </w:rPr>
        <w:t>धम्मपन्नवणा जा सा</w:t>
      </w:r>
      <w:r w:rsidR="004605FC" w:rsidRPr="007264F7">
        <w:rPr>
          <w:rFonts w:hint="cs"/>
          <w:bCs w:val="0"/>
          <w:sz w:val="24"/>
          <w:szCs w:val="24"/>
          <w:cs/>
          <w:lang w:bidi="sa-IN"/>
        </w:rPr>
        <w:t>,</w:t>
      </w:r>
      <w:r w:rsidR="004605FC" w:rsidRPr="007264F7">
        <w:rPr>
          <w:bCs w:val="0"/>
          <w:sz w:val="24"/>
          <w:szCs w:val="24"/>
          <w:cs/>
        </w:rPr>
        <w:t xml:space="preserve"> तं तु संकंति मूढगा</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आरंभाइं न संकंति</w:t>
      </w:r>
      <w:r w:rsidR="004605FC" w:rsidRPr="007264F7">
        <w:rPr>
          <w:rFonts w:hint="cs"/>
          <w:sz w:val="24"/>
          <w:szCs w:val="24"/>
          <w:cs/>
          <w:lang w:bidi="sa-IN"/>
        </w:rPr>
        <w:t>,</w:t>
      </w:r>
      <w:r w:rsidR="004605FC" w:rsidRPr="007264F7">
        <w:rPr>
          <w:sz w:val="24"/>
          <w:szCs w:val="24"/>
          <w:cs/>
        </w:rPr>
        <w:t xml:space="preserve"> अवियत्ता अकोविया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३९</w:t>
      </w:r>
      <w:r w:rsidRPr="0069493C">
        <w:rPr>
          <w:color w:val="00B050"/>
          <w:sz w:val="24"/>
          <w:szCs w:val="24"/>
        </w:rPr>
        <w:t>]</w:t>
      </w:r>
      <w:r w:rsidR="00E51107">
        <w:rPr>
          <w:color w:val="00B050"/>
          <w:sz w:val="24"/>
          <w:szCs w:val="24"/>
        </w:rPr>
        <w:tab/>
      </w:r>
      <w:r w:rsidR="004605FC" w:rsidRPr="007264F7">
        <w:rPr>
          <w:bCs w:val="0"/>
          <w:sz w:val="24"/>
          <w:szCs w:val="24"/>
          <w:cs/>
        </w:rPr>
        <w:t>सव्वप्पगं विउक्कस्सं</w:t>
      </w:r>
      <w:r w:rsidR="004605FC" w:rsidRPr="007264F7">
        <w:rPr>
          <w:rFonts w:hint="cs"/>
          <w:bCs w:val="0"/>
          <w:sz w:val="24"/>
          <w:szCs w:val="24"/>
          <w:cs/>
          <w:lang w:bidi="sa-IN"/>
        </w:rPr>
        <w:t>,</w:t>
      </w:r>
      <w:r w:rsidR="004605FC" w:rsidRPr="007264F7">
        <w:rPr>
          <w:bCs w:val="0"/>
          <w:sz w:val="24"/>
          <w:szCs w:val="24"/>
          <w:cs/>
        </w:rPr>
        <w:t xml:space="preserve"> सव्वं नूमं विहूणिया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अप्पत्तियं अकम्मंसे</w:t>
      </w:r>
      <w:r w:rsidR="004605FC" w:rsidRPr="007264F7">
        <w:rPr>
          <w:rFonts w:hint="cs"/>
          <w:sz w:val="24"/>
          <w:szCs w:val="24"/>
          <w:cs/>
          <w:lang w:bidi="sa-IN"/>
        </w:rPr>
        <w:t>,</w:t>
      </w:r>
      <w:r w:rsidR="004605FC" w:rsidRPr="007264F7">
        <w:rPr>
          <w:sz w:val="24"/>
          <w:szCs w:val="24"/>
          <w:cs/>
        </w:rPr>
        <w:t xml:space="preserve"> एयमट्ठं </w:t>
      </w:r>
      <w:r w:rsidR="004605FC" w:rsidRPr="007264F7">
        <w:rPr>
          <w:rFonts w:hint="cs"/>
          <w:sz w:val="24"/>
          <w:szCs w:val="24"/>
          <w:cs/>
        </w:rPr>
        <w:t>मि</w:t>
      </w:r>
      <w:r w:rsidR="004605FC" w:rsidRPr="007264F7">
        <w:rPr>
          <w:sz w:val="24"/>
          <w:szCs w:val="24"/>
          <w:cs/>
        </w:rPr>
        <w:t>गे चुए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४०</w:t>
      </w:r>
      <w:r w:rsidRPr="0069493C">
        <w:rPr>
          <w:color w:val="00B050"/>
          <w:sz w:val="24"/>
          <w:szCs w:val="24"/>
        </w:rPr>
        <w:t>]</w:t>
      </w:r>
      <w:r w:rsidR="00E51107">
        <w:rPr>
          <w:color w:val="00B050"/>
          <w:sz w:val="24"/>
          <w:szCs w:val="24"/>
        </w:rPr>
        <w:tab/>
      </w:r>
      <w:r w:rsidR="004605FC" w:rsidRPr="007264F7">
        <w:rPr>
          <w:bCs w:val="0"/>
          <w:sz w:val="24"/>
          <w:szCs w:val="24"/>
          <w:cs/>
        </w:rPr>
        <w:t>जे एयं नाभिजाणंति</w:t>
      </w:r>
      <w:r w:rsidR="004605FC" w:rsidRPr="007264F7">
        <w:rPr>
          <w:rFonts w:hint="cs"/>
          <w:bCs w:val="0"/>
          <w:sz w:val="24"/>
          <w:szCs w:val="24"/>
          <w:cs/>
          <w:lang w:bidi="sa-IN"/>
        </w:rPr>
        <w:t>,</w:t>
      </w:r>
      <w:r w:rsidR="004605FC" w:rsidRPr="007264F7">
        <w:rPr>
          <w:bCs w:val="0"/>
          <w:sz w:val="24"/>
          <w:szCs w:val="24"/>
          <w:cs/>
        </w:rPr>
        <w:t xml:space="preserve"> मिच्छ</w:t>
      </w:r>
      <w:r w:rsidR="004605FC" w:rsidRPr="007264F7">
        <w:rPr>
          <w:rFonts w:hint="cs"/>
          <w:bCs w:val="0"/>
          <w:sz w:val="24"/>
          <w:szCs w:val="24"/>
          <w:cs/>
          <w:lang w:bidi="sa-IN"/>
        </w:rPr>
        <w:t>ा</w:t>
      </w:r>
      <w:r w:rsidR="004605FC" w:rsidRPr="007264F7">
        <w:rPr>
          <w:bCs w:val="0"/>
          <w:sz w:val="24"/>
          <w:szCs w:val="24"/>
          <w:cs/>
        </w:rPr>
        <w:t>दिट्ठी अ</w:t>
      </w:r>
      <w:r w:rsidR="004605FC" w:rsidRPr="007264F7">
        <w:rPr>
          <w:rFonts w:hint="cs"/>
          <w:bCs w:val="0"/>
          <w:sz w:val="24"/>
          <w:szCs w:val="24"/>
          <w:cs/>
          <w:lang w:bidi="sa-IN"/>
        </w:rPr>
        <w:t>ना</w:t>
      </w:r>
      <w:r w:rsidR="004605FC" w:rsidRPr="007264F7">
        <w:rPr>
          <w:bCs w:val="0"/>
          <w:sz w:val="24"/>
          <w:szCs w:val="24"/>
          <w:cs/>
        </w:rPr>
        <w:t>रिया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lang w:bidi="sa-IN"/>
        </w:rPr>
        <w:tab/>
      </w:r>
      <w:r w:rsidR="004605FC" w:rsidRPr="007264F7">
        <w:rPr>
          <w:rFonts w:hint="cs"/>
          <w:sz w:val="24"/>
          <w:szCs w:val="24"/>
          <w:cs/>
          <w:lang w:bidi="sa-IN"/>
        </w:rPr>
        <w:t>मि</w:t>
      </w:r>
      <w:r w:rsidR="004605FC" w:rsidRPr="007264F7">
        <w:rPr>
          <w:sz w:val="24"/>
          <w:szCs w:val="24"/>
          <w:cs/>
        </w:rPr>
        <w:t>गा वा पासबद्धा ते घायमेसंत</w:t>
      </w:r>
      <w:r w:rsidR="004605FC" w:rsidRPr="007264F7">
        <w:rPr>
          <w:rFonts w:hint="cs"/>
          <w:sz w:val="24"/>
          <w:szCs w:val="24"/>
          <w:cs/>
        </w:rPr>
        <w:t xml:space="preserve">ि </w:t>
      </w:r>
      <w:r w:rsidR="004605FC" w:rsidRPr="007264F7">
        <w:rPr>
          <w:rFonts w:hint="cs"/>
          <w:sz w:val="24"/>
          <w:szCs w:val="24"/>
          <w:cs/>
          <w:lang w:bidi="sa-IN"/>
        </w:rPr>
        <w:t>नं</w:t>
      </w:r>
      <w:r w:rsidR="004605FC" w:rsidRPr="007264F7">
        <w:rPr>
          <w:sz w:val="24"/>
          <w:szCs w:val="24"/>
          <w:cs/>
        </w:rPr>
        <w:t>तसो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४१</w:t>
      </w:r>
      <w:r w:rsidRPr="0069493C">
        <w:rPr>
          <w:color w:val="00B050"/>
          <w:sz w:val="24"/>
          <w:szCs w:val="24"/>
        </w:rPr>
        <w:t>]</w:t>
      </w:r>
      <w:r w:rsidR="00E51107">
        <w:rPr>
          <w:color w:val="00B050"/>
          <w:sz w:val="24"/>
          <w:szCs w:val="24"/>
        </w:rPr>
        <w:tab/>
      </w:r>
      <w:r w:rsidR="004605FC" w:rsidRPr="007264F7">
        <w:rPr>
          <w:bCs w:val="0"/>
          <w:sz w:val="24"/>
          <w:szCs w:val="24"/>
          <w:cs/>
        </w:rPr>
        <w:t>माहणा समणा एगे</w:t>
      </w:r>
      <w:r w:rsidR="004605FC" w:rsidRPr="007264F7">
        <w:rPr>
          <w:rFonts w:hint="cs"/>
          <w:bCs w:val="0"/>
          <w:sz w:val="24"/>
          <w:szCs w:val="24"/>
          <w:cs/>
          <w:lang w:bidi="sa-IN"/>
        </w:rPr>
        <w:t>,</w:t>
      </w:r>
      <w:r w:rsidR="004605FC" w:rsidRPr="007264F7">
        <w:rPr>
          <w:bCs w:val="0"/>
          <w:sz w:val="24"/>
          <w:szCs w:val="24"/>
          <w:cs/>
        </w:rPr>
        <w:t xml:space="preserve"> सव्वे नाणं सयं वए</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सव्वलोगे</w:t>
      </w:r>
      <w:r w:rsidR="004605FC" w:rsidRPr="007264F7">
        <w:rPr>
          <w:rFonts w:hint="cs"/>
          <w:sz w:val="24"/>
          <w:szCs w:val="24"/>
          <w:cs/>
          <w:lang w:bidi="sa-IN"/>
        </w:rPr>
        <w:t>ऽ</w:t>
      </w:r>
      <w:r w:rsidR="004605FC" w:rsidRPr="007264F7">
        <w:rPr>
          <w:sz w:val="24"/>
          <w:szCs w:val="24"/>
          <w:cs/>
        </w:rPr>
        <w:t>वि जे पाणा</w:t>
      </w:r>
      <w:r w:rsidR="004605FC" w:rsidRPr="007264F7">
        <w:rPr>
          <w:rFonts w:hint="cs"/>
          <w:sz w:val="24"/>
          <w:szCs w:val="24"/>
          <w:cs/>
          <w:lang w:bidi="sa-IN"/>
        </w:rPr>
        <w:t>,</w:t>
      </w:r>
      <w:r w:rsidR="004605FC" w:rsidRPr="007264F7">
        <w:rPr>
          <w:sz w:val="24"/>
          <w:szCs w:val="24"/>
          <w:cs/>
        </w:rPr>
        <w:t xml:space="preserve"> न ते जा</w:t>
      </w:r>
      <w:r w:rsidR="004605FC" w:rsidRPr="007264F7">
        <w:rPr>
          <w:rFonts w:hint="cs"/>
          <w:sz w:val="24"/>
          <w:szCs w:val="24"/>
          <w:cs/>
          <w:lang w:bidi="sa-IN"/>
        </w:rPr>
        <w:t>णं</w:t>
      </w:r>
      <w:r w:rsidR="004605FC" w:rsidRPr="007264F7">
        <w:rPr>
          <w:sz w:val="24"/>
          <w:szCs w:val="24"/>
          <w:cs/>
        </w:rPr>
        <w:t>ति किंच</w:t>
      </w:r>
      <w:r w:rsidR="004605FC" w:rsidRPr="007264F7">
        <w:rPr>
          <w:rFonts w:hint="cs"/>
          <w:sz w:val="24"/>
          <w:szCs w:val="24"/>
          <w:cs/>
          <w:lang w:bidi="sa-IN"/>
        </w:rPr>
        <w:t>ण</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४२</w:t>
      </w:r>
      <w:r w:rsidRPr="0069493C">
        <w:rPr>
          <w:color w:val="00B050"/>
          <w:sz w:val="24"/>
          <w:szCs w:val="24"/>
        </w:rPr>
        <w:t>]</w:t>
      </w:r>
      <w:r w:rsidR="00E51107">
        <w:rPr>
          <w:color w:val="00B050"/>
          <w:sz w:val="24"/>
          <w:szCs w:val="24"/>
        </w:rPr>
        <w:tab/>
      </w:r>
      <w:r w:rsidR="004605FC" w:rsidRPr="007264F7">
        <w:rPr>
          <w:bCs w:val="0"/>
          <w:sz w:val="24"/>
          <w:szCs w:val="24"/>
          <w:cs/>
        </w:rPr>
        <w:t>मिलक्खू अमिलक्खुस्स</w:t>
      </w:r>
      <w:r w:rsidR="004605FC" w:rsidRPr="007264F7">
        <w:rPr>
          <w:rFonts w:hint="cs"/>
          <w:bCs w:val="0"/>
          <w:sz w:val="24"/>
          <w:szCs w:val="24"/>
          <w:cs/>
          <w:lang w:bidi="sa-IN"/>
        </w:rPr>
        <w:t>,</w:t>
      </w:r>
      <w:r w:rsidR="004605FC" w:rsidRPr="007264F7">
        <w:rPr>
          <w:bCs w:val="0"/>
          <w:sz w:val="24"/>
          <w:szCs w:val="24"/>
          <w:cs/>
        </w:rPr>
        <w:t xml:space="preserve"> जहा वुत्ताणुभासए</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न हेउं से वियाणाइ</w:t>
      </w:r>
      <w:r w:rsidR="004605FC" w:rsidRPr="007264F7">
        <w:rPr>
          <w:rFonts w:hint="cs"/>
          <w:sz w:val="24"/>
          <w:szCs w:val="24"/>
          <w:cs/>
          <w:lang w:bidi="sa-IN"/>
        </w:rPr>
        <w:t>,</w:t>
      </w:r>
      <w:r w:rsidR="004605FC" w:rsidRPr="007264F7">
        <w:rPr>
          <w:sz w:val="24"/>
          <w:szCs w:val="24"/>
          <w:cs/>
        </w:rPr>
        <w:t xml:space="preserve"> भासियं तऽ</w:t>
      </w:r>
      <w:r w:rsidR="004605FC" w:rsidRPr="007264F7">
        <w:rPr>
          <w:rFonts w:hint="cs"/>
          <w:sz w:val="24"/>
          <w:szCs w:val="24"/>
          <w:cs/>
          <w:lang w:bidi="sa-IN"/>
        </w:rPr>
        <w:t>नु</w:t>
      </w:r>
      <w:r w:rsidR="004605FC" w:rsidRPr="007264F7">
        <w:rPr>
          <w:sz w:val="24"/>
          <w:szCs w:val="24"/>
          <w:cs/>
        </w:rPr>
        <w:t>भासए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४३</w:t>
      </w:r>
      <w:r w:rsidRPr="0069493C">
        <w:rPr>
          <w:color w:val="00B050"/>
          <w:sz w:val="24"/>
          <w:szCs w:val="24"/>
        </w:rPr>
        <w:t>]</w:t>
      </w:r>
      <w:r w:rsidR="00E51107">
        <w:rPr>
          <w:color w:val="00B050"/>
          <w:sz w:val="24"/>
          <w:szCs w:val="24"/>
        </w:rPr>
        <w:tab/>
      </w:r>
      <w:r w:rsidR="004605FC" w:rsidRPr="007264F7">
        <w:rPr>
          <w:bCs w:val="0"/>
          <w:sz w:val="24"/>
          <w:szCs w:val="24"/>
          <w:cs/>
        </w:rPr>
        <w:t>एवम</w:t>
      </w:r>
      <w:r w:rsidR="004605FC" w:rsidRPr="007264F7">
        <w:rPr>
          <w:rFonts w:hint="cs"/>
          <w:bCs w:val="0"/>
          <w:sz w:val="24"/>
          <w:szCs w:val="24"/>
          <w:cs/>
          <w:lang w:bidi="sa-IN"/>
        </w:rPr>
        <w:t>न्ना</w:t>
      </w:r>
      <w:r w:rsidR="004605FC" w:rsidRPr="007264F7">
        <w:rPr>
          <w:bCs w:val="0"/>
          <w:sz w:val="24"/>
          <w:szCs w:val="24"/>
          <w:cs/>
        </w:rPr>
        <w:t>णिया नाणं</w:t>
      </w:r>
      <w:r w:rsidR="004605FC" w:rsidRPr="007264F7">
        <w:rPr>
          <w:rFonts w:hint="cs"/>
          <w:bCs w:val="0"/>
          <w:sz w:val="24"/>
          <w:szCs w:val="24"/>
          <w:cs/>
          <w:lang w:bidi="sa-IN"/>
        </w:rPr>
        <w:t>,</w:t>
      </w:r>
      <w:r w:rsidR="004605FC" w:rsidRPr="007264F7">
        <w:rPr>
          <w:bCs w:val="0"/>
          <w:sz w:val="24"/>
          <w:szCs w:val="24"/>
          <w:cs/>
        </w:rPr>
        <w:t xml:space="preserve"> वयंता वि सयं सयं</w:t>
      </w:r>
      <w:r w:rsidR="004605FC" w:rsidRPr="007264F7">
        <w:rPr>
          <w:rFonts w:hint="cs"/>
          <w:bCs w:val="0"/>
          <w:sz w:val="24"/>
          <w:szCs w:val="24"/>
          <w:cs/>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निच्छयत्थं न जाणंति</w:t>
      </w:r>
      <w:r w:rsidR="004605FC" w:rsidRPr="007264F7">
        <w:rPr>
          <w:rFonts w:hint="cs"/>
          <w:sz w:val="24"/>
          <w:szCs w:val="24"/>
          <w:cs/>
          <w:lang w:bidi="sa-IN"/>
        </w:rPr>
        <w:t>,</w:t>
      </w:r>
      <w:r w:rsidR="004605FC" w:rsidRPr="007264F7">
        <w:rPr>
          <w:sz w:val="24"/>
          <w:szCs w:val="24"/>
          <w:cs/>
        </w:rPr>
        <w:t xml:space="preserve"> मिलक्खूव्व अबोहिया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४४</w:t>
      </w:r>
      <w:r w:rsidRPr="0069493C">
        <w:rPr>
          <w:color w:val="00B050"/>
          <w:sz w:val="24"/>
          <w:szCs w:val="24"/>
        </w:rPr>
        <w:t>]</w:t>
      </w:r>
      <w:r w:rsidR="00E51107">
        <w:rPr>
          <w:color w:val="00B050"/>
          <w:sz w:val="24"/>
          <w:szCs w:val="24"/>
        </w:rPr>
        <w:tab/>
      </w:r>
      <w:r w:rsidR="004605FC" w:rsidRPr="007264F7">
        <w:rPr>
          <w:bCs w:val="0"/>
          <w:sz w:val="24"/>
          <w:szCs w:val="24"/>
          <w:cs/>
        </w:rPr>
        <w:t>अ</w:t>
      </w:r>
      <w:r w:rsidR="004605FC" w:rsidRPr="007264F7">
        <w:rPr>
          <w:rFonts w:hint="cs"/>
          <w:bCs w:val="0"/>
          <w:sz w:val="24"/>
          <w:szCs w:val="24"/>
          <w:cs/>
          <w:lang w:bidi="sa-IN"/>
        </w:rPr>
        <w:t>न्नाणि</w:t>
      </w:r>
      <w:r w:rsidR="004605FC" w:rsidRPr="007264F7">
        <w:rPr>
          <w:bCs w:val="0"/>
          <w:sz w:val="24"/>
          <w:szCs w:val="24"/>
          <w:cs/>
        </w:rPr>
        <w:t>याण</w:t>
      </w:r>
      <w:r w:rsidR="004605FC" w:rsidRPr="007264F7">
        <w:rPr>
          <w:rFonts w:hint="cs"/>
          <w:bCs w:val="0"/>
          <w:sz w:val="24"/>
          <w:szCs w:val="24"/>
          <w:cs/>
          <w:lang w:bidi="sa-IN"/>
        </w:rPr>
        <w:t>ं</w:t>
      </w:r>
      <w:r w:rsidR="004605FC" w:rsidRPr="007264F7">
        <w:rPr>
          <w:bCs w:val="0"/>
          <w:sz w:val="24"/>
          <w:szCs w:val="24"/>
          <w:cs/>
        </w:rPr>
        <w:t xml:space="preserve"> वीमंसा</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न्ना</w:t>
      </w:r>
      <w:r w:rsidR="004605FC" w:rsidRPr="007264F7">
        <w:rPr>
          <w:bCs w:val="0"/>
          <w:sz w:val="24"/>
          <w:szCs w:val="24"/>
          <w:cs/>
        </w:rPr>
        <w:t>णे</w:t>
      </w:r>
      <w:r w:rsidR="004605FC" w:rsidRPr="007264F7">
        <w:rPr>
          <w:rFonts w:hint="cs"/>
          <w:bCs w:val="0"/>
          <w:sz w:val="24"/>
          <w:szCs w:val="24"/>
          <w:cs/>
        </w:rPr>
        <w:t>ण</w:t>
      </w:r>
      <w:r w:rsidR="004605FC" w:rsidRPr="007264F7">
        <w:rPr>
          <w:bCs w:val="0"/>
          <w:sz w:val="24"/>
          <w:szCs w:val="24"/>
          <w:cs/>
        </w:rPr>
        <w:t xml:space="preserve"> नियच्छइ</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अप्प</w:t>
      </w:r>
      <w:r w:rsidR="004605FC" w:rsidRPr="007264F7">
        <w:rPr>
          <w:rFonts w:hint="cs"/>
          <w:sz w:val="24"/>
          <w:szCs w:val="24"/>
          <w:cs/>
          <w:lang w:bidi="sa-IN"/>
        </w:rPr>
        <w:t>णो</w:t>
      </w:r>
      <w:r w:rsidR="004605FC" w:rsidRPr="007264F7">
        <w:rPr>
          <w:sz w:val="24"/>
          <w:szCs w:val="24"/>
          <w:cs/>
        </w:rPr>
        <w:t xml:space="preserve"> य परं नालं</w:t>
      </w:r>
      <w:r w:rsidR="004605FC" w:rsidRPr="007264F7">
        <w:rPr>
          <w:rFonts w:hint="cs"/>
          <w:sz w:val="24"/>
          <w:szCs w:val="24"/>
          <w:cs/>
          <w:lang w:bidi="sa-IN"/>
        </w:rPr>
        <w:t>,</w:t>
      </w:r>
      <w:r w:rsidR="004605FC" w:rsidRPr="007264F7">
        <w:rPr>
          <w:sz w:val="24"/>
          <w:szCs w:val="24"/>
          <w:cs/>
        </w:rPr>
        <w:t xml:space="preserve"> क</w:t>
      </w:r>
      <w:r w:rsidR="004605FC" w:rsidRPr="007264F7">
        <w:rPr>
          <w:rFonts w:hint="cs"/>
          <w:sz w:val="24"/>
          <w:szCs w:val="24"/>
          <w:cs/>
          <w:lang w:bidi="sa-IN"/>
        </w:rPr>
        <w:t>ु</w:t>
      </w:r>
      <w:r w:rsidR="004605FC" w:rsidRPr="007264F7">
        <w:rPr>
          <w:sz w:val="24"/>
          <w:szCs w:val="24"/>
          <w:cs/>
        </w:rPr>
        <w:t>तो अ</w:t>
      </w:r>
      <w:r w:rsidR="004605FC" w:rsidRPr="007264F7">
        <w:rPr>
          <w:rFonts w:hint="cs"/>
          <w:sz w:val="24"/>
          <w:szCs w:val="24"/>
          <w:cs/>
          <w:lang w:bidi="sa-IN"/>
        </w:rPr>
        <w:t>न्ना</w:t>
      </w:r>
      <w:r w:rsidR="004605FC" w:rsidRPr="007264F7">
        <w:rPr>
          <w:sz w:val="24"/>
          <w:szCs w:val="24"/>
          <w:cs/>
        </w:rPr>
        <w:t>णुसासिउं</w:t>
      </w:r>
      <w:r w:rsidR="004605FC" w:rsidRPr="007264F7">
        <w:rPr>
          <w:sz w:val="24"/>
          <w:szCs w:val="24"/>
        </w:rPr>
        <w:t>?</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४५</w:t>
      </w:r>
      <w:r w:rsidRPr="0069493C">
        <w:rPr>
          <w:color w:val="00B050"/>
          <w:sz w:val="24"/>
          <w:szCs w:val="24"/>
        </w:rPr>
        <w:t>]</w:t>
      </w:r>
      <w:r w:rsidR="00E51107">
        <w:rPr>
          <w:color w:val="00B050"/>
          <w:sz w:val="24"/>
          <w:szCs w:val="24"/>
        </w:rPr>
        <w:tab/>
      </w:r>
      <w:r w:rsidR="004605FC" w:rsidRPr="007264F7">
        <w:rPr>
          <w:bCs w:val="0"/>
          <w:sz w:val="24"/>
          <w:szCs w:val="24"/>
          <w:cs/>
        </w:rPr>
        <w:t>व</w:t>
      </w:r>
      <w:r w:rsidR="004605FC" w:rsidRPr="007264F7">
        <w:rPr>
          <w:rFonts w:hint="cs"/>
          <w:bCs w:val="0"/>
          <w:sz w:val="24"/>
          <w:szCs w:val="24"/>
          <w:cs/>
          <w:lang w:bidi="sa-IN"/>
        </w:rPr>
        <w:t>ने</w:t>
      </w:r>
      <w:r w:rsidR="004605FC" w:rsidRPr="007264F7">
        <w:rPr>
          <w:bCs w:val="0"/>
          <w:sz w:val="24"/>
          <w:szCs w:val="24"/>
          <w:cs/>
        </w:rPr>
        <w:t xml:space="preserve"> मूढे जहा जंतू</w:t>
      </w:r>
      <w:r w:rsidR="004605FC" w:rsidRPr="007264F7">
        <w:rPr>
          <w:rFonts w:hint="cs"/>
          <w:bCs w:val="0"/>
          <w:sz w:val="24"/>
          <w:szCs w:val="24"/>
          <w:cs/>
          <w:lang w:bidi="sa-IN"/>
        </w:rPr>
        <w:t>,</w:t>
      </w:r>
      <w:r w:rsidR="004605FC" w:rsidRPr="007264F7">
        <w:rPr>
          <w:bCs w:val="0"/>
          <w:sz w:val="24"/>
          <w:szCs w:val="24"/>
          <w:cs/>
        </w:rPr>
        <w:t xml:space="preserve"> मूढ</w:t>
      </w:r>
      <w:r w:rsidR="004605FC" w:rsidRPr="007264F7">
        <w:rPr>
          <w:rFonts w:hint="cs"/>
          <w:bCs w:val="0"/>
          <w:sz w:val="24"/>
          <w:szCs w:val="24"/>
          <w:cs/>
          <w:lang w:bidi="sa-IN"/>
        </w:rPr>
        <w:t>े ने</w:t>
      </w:r>
      <w:r w:rsidR="004605FC" w:rsidRPr="007264F7">
        <w:rPr>
          <w:bCs w:val="0"/>
          <w:sz w:val="24"/>
          <w:szCs w:val="24"/>
          <w:cs/>
        </w:rPr>
        <w:t>या</w:t>
      </w:r>
      <w:r w:rsidR="004605FC" w:rsidRPr="007264F7">
        <w:rPr>
          <w:rFonts w:hint="cs"/>
          <w:bCs w:val="0"/>
          <w:sz w:val="24"/>
          <w:szCs w:val="24"/>
          <w:cs/>
          <w:lang w:bidi="sa-IN"/>
        </w:rPr>
        <w:t>नु</w:t>
      </w:r>
      <w:r w:rsidR="004605FC" w:rsidRPr="007264F7">
        <w:rPr>
          <w:bCs w:val="0"/>
          <w:sz w:val="24"/>
          <w:szCs w:val="24"/>
          <w:cs/>
        </w:rPr>
        <w:t>गामिए</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दो वि एए अकोविया</w:t>
      </w:r>
      <w:r w:rsidR="004605FC" w:rsidRPr="007264F7">
        <w:rPr>
          <w:rFonts w:hint="cs"/>
          <w:sz w:val="24"/>
          <w:szCs w:val="24"/>
          <w:cs/>
          <w:lang w:bidi="sa-IN"/>
        </w:rPr>
        <w:t>,</w:t>
      </w:r>
      <w:r w:rsidR="004605FC" w:rsidRPr="007264F7">
        <w:rPr>
          <w:sz w:val="24"/>
          <w:szCs w:val="24"/>
          <w:cs/>
        </w:rPr>
        <w:t xml:space="preserve"> तिव्वं सोयं नियच्छई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४६</w:t>
      </w:r>
      <w:r w:rsidRPr="0069493C">
        <w:rPr>
          <w:color w:val="00B050"/>
          <w:sz w:val="24"/>
          <w:szCs w:val="24"/>
        </w:rPr>
        <w:t>]</w:t>
      </w:r>
      <w:r w:rsidR="00E51107">
        <w:rPr>
          <w:color w:val="00B050"/>
          <w:sz w:val="24"/>
          <w:szCs w:val="24"/>
        </w:rPr>
        <w:tab/>
      </w:r>
      <w:r w:rsidR="004605FC" w:rsidRPr="007264F7">
        <w:rPr>
          <w:bCs w:val="0"/>
          <w:sz w:val="24"/>
          <w:szCs w:val="24"/>
          <w:cs/>
        </w:rPr>
        <w:t xml:space="preserve">अंधो अंधं पहं </w:t>
      </w:r>
      <w:r w:rsidR="004605FC" w:rsidRPr="007264F7">
        <w:rPr>
          <w:rFonts w:hint="cs"/>
          <w:bCs w:val="0"/>
          <w:sz w:val="24"/>
          <w:szCs w:val="24"/>
          <w:cs/>
          <w:lang w:bidi="sa-IN"/>
        </w:rPr>
        <w:t>निं</w:t>
      </w:r>
      <w:r w:rsidR="004605FC" w:rsidRPr="007264F7">
        <w:rPr>
          <w:bCs w:val="0"/>
          <w:sz w:val="24"/>
          <w:szCs w:val="24"/>
          <w:cs/>
        </w:rPr>
        <w:t>तो दूरमद्धा</w:t>
      </w:r>
      <w:r w:rsidR="004605FC" w:rsidRPr="007264F7">
        <w:rPr>
          <w:rFonts w:hint="cs"/>
          <w:bCs w:val="0"/>
          <w:sz w:val="24"/>
          <w:szCs w:val="24"/>
          <w:cs/>
          <w:lang w:bidi="sa-IN"/>
        </w:rPr>
        <w:t>नु</w:t>
      </w:r>
      <w:r w:rsidR="004605FC" w:rsidRPr="007264F7">
        <w:rPr>
          <w:bCs w:val="0"/>
          <w:sz w:val="24"/>
          <w:szCs w:val="24"/>
          <w:cs/>
        </w:rPr>
        <w:t>गच्छई</w:t>
      </w:r>
      <w:r w:rsidR="004605FC" w:rsidRPr="007264F7">
        <w:rPr>
          <w:rFonts w:hint="cs"/>
          <w:bCs w:val="0"/>
          <w:sz w:val="24"/>
          <w:szCs w:val="24"/>
          <w:cs/>
          <w:lang w:bidi="sa-IN"/>
        </w:rPr>
        <w:t xml:space="preserve"> ।</w:t>
      </w:r>
    </w:p>
    <w:p w:rsidR="002543CA" w:rsidRDefault="002543CA" w:rsidP="002543CA">
      <w:pPr>
        <w:spacing w:after="0" w:line="240" w:lineRule="auto"/>
        <w:ind w:right="1708"/>
        <w:contextualSpacing/>
        <w:rPr>
          <w:rFonts w:cs="Mangal"/>
          <w:sz w:val="24"/>
          <w:szCs w:val="24"/>
        </w:rPr>
      </w:pPr>
      <w:r>
        <w:rPr>
          <w:rFonts w:cs="Mangal" w:hint="cs"/>
          <w:sz w:val="24"/>
          <w:szCs w:val="24"/>
          <w:cs/>
        </w:rPr>
        <w:lastRenderedPageBreak/>
        <w:t>सुयक्खंधो-१, अज्झयणं-१, उद्देसो-२</w:t>
      </w:r>
    </w:p>
    <w:tbl>
      <w:tblPr>
        <w:tblW w:w="10065" w:type="dxa"/>
        <w:tblInd w:w="93" w:type="dxa"/>
        <w:tblBorders>
          <w:top w:val="single" w:sz="4" w:space="0" w:color="auto"/>
        </w:tblBorders>
        <w:tblLook w:val="04A0"/>
      </w:tblPr>
      <w:tblGrid>
        <w:gridCol w:w="10065"/>
      </w:tblGrid>
      <w:tr w:rsidR="002543CA" w:rsidTr="00315C4C">
        <w:trPr>
          <w:trHeight w:val="242"/>
        </w:trPr>
        <w:tc>
          <w:tcPr>
            <w:tcW w:w="10065" w:type="dxa"/>
            <w:tcBorders>
              <w:top w:val="single" w:sz="4" w:space="0" w:color="FF0000"/>
              <w:left w:val="nil"/>
              <w:bottom w:val="nil"/>
              <w:right w:val="nil"/>
            </w:tcBorders>
          </w:tcPr>
          <w:p w:rsidR="002543CA" w:rsidRDefault="002543CA" w:rsidP="00315C4C">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आवज्जे उप्पहं जंतू</w:t>
      </w:r>
      <w:r w:rsidR="004605FC" w:rsidRPr="007264F7">
        <w:rPr>
          <w:rFonts w:hint="cs"/>
          <w:sz w:val="24"/>
          <w:szCs w:val="24"/>
          <w:cs/>
          <w:lang w:bidi="sa-IN"/>
        </w:rPr>
        <w:t>,</w:t>
      </w:r>
      <w:r w:rsidR="004605FC" w:rsidRPr="007264F7">
        <w:rPr>
          <w:sz w:val="24"/>
          <w:szCs w:val="24"/>
          <w:cs/>
        </w:rPr>
        <w:t xml:space="preserve"> अदुवा पंथा</w:t>
      </w:r>
      <w:r w:rsidR="004605FC" w:rsidRPr="007264F7">
        <w:rPr>
          <w:rFonts w:hint="cs"/>
          <w:sz w:val="24"/>
          <w:szCs w:val="24"/>
          <w:cs/>
          <w:lang w:bidi="sa-IN"/>
        </w:rPr>
        <w:t>नु</w:t>
      </w:r>
      <w:r w:rsidR="004605FC" w:rsidRPr="007264F7">
        <w:rPr>
          <w:sz w:val="24"/>
          <w:szCs w:val="24"/>
          <w:cs/>
        </w:rPr>
        <w:t>गामिए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४७</w:t>
      </w:r>
      <w:r w:rsidRPr="0069493C">
        <w:rPr>
          <w:color w:val="00B050"/>
          <w:sz w:val="24"/>
          <w:szCs w:val="24"/>
        </w:rPr>
        <w:t>]</w:t>
      </w:r>
      <w:r w:rsidR="00E51107">
        <w:rPr>
          <w:color w:val="00B050"/>
          <w:sz w:val="24"/>
          <w:szCs w:val="24"/>
        </w:rPr>
        <w:tab/>
      </w:r>
      <w:r w:rsidR="004605FC" w:rsidRPr="007264F7">
        <w:rPr>
          <w:bCs w:val="0"/>
          <w:sz w:val="24"/>
          <w:szCs w:val="24"/>
          <w:cs/>
        </w:rPr>
        <w:t>एवमेगे नियागट्ठी</w:t>
      </w:r>
      <w:r w:rsidR="004605FC" w:rsidRPr="007264F7">
        <w:rPr>
          <w:rFonts w:hint="cs"/>
          <w:bCs w:val="0"/>
          <w:sz w:val="24"/>
          <w:szCs w:val="24"/>
          <w:cs/>
          <w:lang w:bidi="sa-IN"/>
        </w:rPr>
        <w:t>,</w:t>
      </w:r>
      <w:r w:rsidR="004605FC" w:rsidRPr="007264F7">
        <w:rPr>
          <w:bCs w:val="0"/>
          <w:sz w:val="24"/>
          <w:szCs w:val="24"/>
          <w:cs/>
        </w:rPr>
        <w:t xml:space="preserve"> धम्ममाराहगा वयं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अदुवा अहम्ममावज्जे</w:t>
      </w:r>
      <w:r w:rsidR="004605FC" w:rsidRPr="007264F7">
        <w:rPr>
          <w:rFonts w:hint="cs"/>
          <w:sz w:val="24"/>
          <w:szCs w:val="24"/>
          <w:cs/>
          <w:lang w:bidi="sa-IN"/>
        </w:rPr>
        <w:t>,</w:t>
      </w:r>
      <w:r w:rsidR="004605FC" w:rsidRPr="007264F7">
        <w:rPr>
          <w:sz w:val="24"/>
          <w:szCs w:val="24"/>
          <w:cs/>
        </w:rPr>
        <w:t xml:space="preserve"> न ते सव्वज्जुयं वए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४८</w:t>
      </w:r>
      <w:r w:rsidRPr="0069493C">
        <w:rPr>
          <w:color w:val="00B050"/>
          <w:sz w:val="24"/>
          <w:szCs w:val="24"/>
        </w:rPr>
        <w:t>]</w:t>
      </w:r>
      <w:r w:rsidR="00E51107">
        <w:rPr>
          <w:color w:val="00B050"/>
          <w:sz w:val="24"/>
          <w:szCs w:val="24"/>
        </w:rPr>
        <w:tab/>
      </w:r>
      <w:r w:rsidR="004605FC" w:rsidRPr="007264F7">
        <w:rPr>
          <w:bCs w:val="0"/>
          <w:sz w:val="24"/>
          <w:szCs w:val="24"/>
          <w:cs/>
        </w:rPr>
        <w:t>एवमेगे वियक्काहिं नो अ</w:t>
      </w:r>
      <w:r w:rsidR="004605FC" w:rsidRPr="007264F7">
        <w:rPr>
          <w:rFonts w:hint="cs"/>
          <w:bCs w:val="0"/>
          <w:sz w:val="24"/>
          <w:szCs w:val="24"/>
          <w:cs/>
          <w:lang w:bidi="sa-IN"/>
        </w:rPr>
        <w:t>न्नं</w:t>
      </w:r>
      <w:r w:rsidR="004605FC" w:rsidRPr="007264F7">
        <w:rPr>
          <w:bCs w:val="0"/>
          <w:sz w:val="24"/>
          <w:szCs w:val="24"/>
          <w:cs/>
        </w:rPr>
        <w:t xml:space="preserve"> पज्जुवासिया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अप्प</w:t>
      </w:r>
      <w:r w:rsidR="004605FC" w:rsidRPr="007264F7">
        <w:rPr>
          <w:rFonts w:hint="cs"/>
          <w:sz w:val="24"/>
          <w:szCs w:val="24"/>
          <w:cs/>
          <w:lang w:bidi="sa-IN"/>
        </w:rPr>
        <w:t>णो</w:t>
      </w:r>
      <w:r w:rsidR="004605FC" w:rsidRPr="007264F7">
        <w:rPr>
          <w:sz w:val="24"/>
          <w:szCs w:val="24"/>
          <w:cs/>
        </w:rPr>
        <w:t xml:space="preserve"> य वियक्काहिं</w:t>
      </w:r>
      <w:r w:rsidR="004605FC" w:rsidRPr="007264F7">
        <w:rPr>
          <w:rFonts w:hint="cs"/>
          <w:sz w:val="24"/>
          <w:szCs w:val="24"/>
          <w:cs/>
          <w:lang w:bidi="sa-IN"/>
        </w:rPr>
        <w:t>,</w:t>
      </w:r>
      <w:r w:rsidR="004605FC" w:rsidRPr="007264F7">
        <w:rPr>
          <w:sz w:val="24"/>
          <w:szCs w:val="24"/>
          <w:cs/>
        </w:rPr>
        <w:t xml:space="preserve"> अयमंजूहि</w:t>
      </w:r>
      <w:r w:rsidR="004605FC" w:rsidRPr="007264F7">
        <w:rPr>
          <w:rFonts w:hint="cs"/>
          <w:sz w:val="24"/>
          <w:szCs w:val="24"/>
          <w:cs/>
        </w:rPr>
        <w:t>ं</w:t>
      </w:r>
      <w:r w:rsidR="004605FC" w:rsidRPr="007264F7">
        <w:rPr>
          <w:sz w:val="24"/>
          <w:szCs w:val="24"/>
          <w:cs/>
        </w:rPr>
        <w:t xml:space="preserve"> दुम्मई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४९</w:t>
      </w:r>
      <w:r w:rsidRPr="0069493C">
        <w:rPr>
          <w:color w:val="00B050"/>
          <w:sz w:val="24"/>
          <w:szCs w:val="24"/>
        </w:rPr>
        <w:t>]</w:t>
      </w:r>
      <w:r w:rsidR="00E51107">
        <w:rPr>
          <w:color w:val="00B050"/>
          <w:sz w:val="24"/>
          <w:szCs w:val="24"/>
        </w:rPr>
        <w:tab/>
      </w:r>
      <w:r w:rsidR="004605FC" w:rsidRPr="007264F7">
        <w:rPr>
          <w:bCs w:val="0"/>
          <w:sz w:val="24"/>
          <w:szCs w:val="24"/>
          <w:cs/>
        </w:rPr>
        <w:t>एवं तक्काए साहेंता</w:t>
      </w:r>
      <w:r w:rsidR="004605FC" w:rsidRPr="007264F7">
        <w:rPr>
          <w:rFonts w:hint="cs"/>
          <w:bCs w:val="0"/>
          <w:sz w:val="24"/>
          <w:szCs w:val="24"/>
          <w:cs/>
          <w:lang w:bidi="sa-IN"/>
        </w:rPr>
        <w:t>,</w:t>
      </w:r>
      <w:r w:rsidR="004605FC" w:rsidRPr="007264F7">
        <w:rPr>
          <w:bCs w:val="0"/>
          <w:sz w:val="24"/>
          <w:szCs w:val="24"/>
          <w:cs/>
        </w:rPr>
        <w:t xml:space="preserve"> धम्माधम्मे अकोविया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दुक्खं ते ना</w:t>
      </w:r>
      <w:r w:rsidR="004605FC" w:rsidRPr="007264F7">
        <w:rPr>
          <w:rFonts w:hint="cs"/>
          <w:sz w:val="24"/>
          <w:szCs w:val="24"/>
          <w:cs/>
        </w:rPr>
        <w:t>इतु</w:t>
      </w:r>
      <w:r w:rsidR="004605FC" w:rsidRPr="007264F7">
        <w:rPr>
          <w:sz w:val="24"/>
          <w:szCs w:val="24"/>
          <w:cs/>
        </w:rPr>
        <w:t>ट्टंति</w:t>
      </w:r>
      <w:r w:rsidR="004605FC" w:rsidRPr="007264F7">
        <w:rPr>
          <w:rFonts w:hint="cs"/>
          <w:sz w:val="24"/>
          <w:szCs w:val="24"/>
          <w:cs/>
          <w:lang w:bidi="sa-IN"/>
        </w:rPr>
        <w:t>,</w:t>
      </w:r>
      <w:r w:rsidR="004605FC" w:rsidRPr="007264F7">
        <w:rPr>
          <w:sz w:val="24"/>
          <w:szCs w:val="24"/>
          <w:cs/>
        </w:rPr>
        <w:t xml:space="preserve"> सउणी पंजरं जहा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५०</w:t>
      </w:r>
      <w:r w:rsidRPr="0069493C">
        <w:rPr>
          <w:color w:val="00B050"/>
          <w:sz w:val="24"/>
          <w:szCs w:val="24"/>
        </w:rPr>
        <w:t>]</w:t>
      </w:r>
      <w:r w:rsidR="00E51107">
        <w:rPr>
          <w:color w:val="00B050"/>
          <w:sz w:val="24"/>
          <w:szCs w:val="24"/>
        </w:rPr>
        <w:tab/>
      </w:r>
      <w:r w:rsidR="004605FC" w:rsidRPr="007264F7">
        <w:rPr>
          <w:bCs w:val="0"/>
          <w:sz w:val="24"/>
          <w:szCs w:val="24"/>
          <w:cs/>
        </w:rPr>
        <w:t>सयं सयं पसं</w:t>
      </w:r>
      <w:r w:rsidR="004605FC" w:rsidRPr="007264F7">
        <w:rPr>
          <w:rFonts w:hint="cs"/>
          <w:bCs w:val="0"/>
          <w:sz w:val="24"/>
          <w:szCs w:val="24"/>
          <w:cs/>
          <w:lang w:bidi="sa-IN"/>
        </w:rPr>
        <w:t>सं</w:t>
      </w:r>
      <w:r w:rsidR="004605FC" w:rsidRPr="007264F7">
        <w:rPr>
          <w:bCs w:val="0"/>
          <w:sz w:val="24"/>
          <w:szCs w:val="24"/>
          <w:cs/>
        </w:rPr>
        <w:t>ता</w:t>
      </w:r>
      <w:r w:rsidR="004605FC" w:rsidRPr="007264F7">
        <w:rPr>
          <w:rFonts w:hint="cs"/>
          <w:bCs w:val="0"/>
          <w:sz w:val="24"/>
          <w:szCs w:val="24"/>
          <w:cs/>
          <w:lang w:bidi="sa-IN"/>
        </w:rPr>
        <w:t>,</w:t>
      </w:r>
      <w:r w:rsidR="004605FC" w:rsidRPr="007264F7">
        <w:rPr>
          <w:bCs w:val="0"/>
          <w:sz w:val="24"/>
          <w:szCs w:val="24"/>
          <w:cs/>
        </w:rPr>
        <w:t xml:space="preserve"> गरहंता परं वयं</w:t>
      </w:r>
      <w:r w:rsidR="004605FC" w:rsidRPr="007264F7">
        <w:rPr>
          <w:rFonts w:hint="cs"/>
          <w:bCs w:val="0"/>
          <w:sz w:val="24"/>
          <w:szCs w:val="24"/>
          <w:cs/>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जे उ तत्थ विउस्संति</w:t>
      </w:r>
      <w:r w:rsidR="004605FC" w:rsidRPr="007264F7">
        <w:rPr>
          <w:rFonts w:hint="cs"/>
          <w:sz w:val="24"/>
          <w:szCs w:val="24"/>
          <w:cs/>
          <w:lang w:bidi="sa-IN"/>
        </w:rPr>
        <w:t>,</w:t>
      </w:r>
      <w:r w:rsidR="004605FC" w:rsidRPr="007264F7">
        <w:rPr>
          <w:sz w:val="24"/>
          <w:szCs w:val="24"/>
          <w:cs/>
        </w:rPr>
        <w:t xml:space="preserve"> संसारं ते विउस्सिया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५१</w:t>
      </w:r>
      <w:r w:rsidRPr="0069493C">
        <w:rPr>
          <w:color w:val="00B050"/>
          <w:sz w:val="24"/>
          <w:szCs w:val="24"/>
        </w:rPr>
        <w:t>]</w:t>
      </w:r>
      <w:r w:rsidR="00E51107">
        <w:rPr>
          <w:color w:val="00B050"/>
          <w:sz w:val="24"/>
          <w:szCs w:val="24"/>
        </w:rPr>
        <w:tab/>
      </w:r>
      <w:r w:rsidR="004605FC" w:rsidRPr="007264F7">
        <w:rPr>
          <w:bCs w:val="0"/>
          <w:sz w:val="24"/>
          <w:szCs w:val="24"/>
          <w:cs/>
        </w:rPr>
        <w:t>अहावरं पुरक्खायं</w:t>
      </w:r>
      <w:r w:rsidR="004605FC" w:rsidRPr="007264F7">
        <w:rPr>
          <w:rFonts w:hint="cs"/>
          <w:bCs w:val="0"/>
          <w:sz w:val="24"/>
          <w:szCs w:val="24"/>
          <w:cs/>
          <w:lang w:bidi="sa-IN"/>
        </w:rPr>
        <w:t>,</w:t>
      </w:r>
      <w:r w:rsidR="004605FC" w:rsidRPr="007264F7">
        <w:rPr>
          <w:bCs w:val="0"/>
          <w:sz w:val="24"/>
          <w:szCs w:val="24"/>
          <w:cs/>
        </w:rPr>
        <w:t xml:space="preserve"> किरियावाइदरिसणं</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कम्मचिंतापणट्ठाणं</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 xml:space="preserve">संसारस्स पवड्ढणं </w:t>
      </w:r>
      <w:r w:rsidR="004605FC" w:rsidRPr="007264F7">
        <w:rPr>
          <w:sz w:val="24"/>
          <w:szCs w:val="24"/>
          <w:cs/>
        </w:rPr>
        <w:t>।।</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५२</w:t>
      </w:r>
      <w:r w:rsidRPr="0069493C">
        <w:rPr>
          <w:color w:val="00B050"/>
          <w:sz w:val="24"/>
          <w:szCs w:val="24"/>
        </w:rPr>
        <w:t>]</w:t>
      </w:r>
      <w:r w:rsidR="00E51107">
        <w:rPr>
          <w:color w:val="00B050"/>
          <w:sz w:val="24"/>
          <w:szCs w:val="24"/>
        </w:rPr>
        <w:tab/>
      </w:r>
      <w:r w:rsidR="004605FC" w:rsidRPr="007264F7">
        <w:rPr>
          <w:bCs w:val="0"/>
          <w:sz w:val="24"/>
          <w:szCs w:val="24"/>
          <w:cs/>
        </w:rPr>
        <w:t>जाणं काएणऽ</w:t>
      </w:r>
      <w:r w:rsidR="004605FC" w:rsidRPr="007264F7">
        <w:rPr>
          <w:rFonts w:hint="cs"/>
          <w:bCs w:val="0"/>
          <w:sz w:val="24"/>
          <w:szCs w:val="24"/>
          <w:cs/>
        </w:rPr>
        <w:t>ना</w:t>
      </w:r>
      <w:r w:rsidR="004605FC" w:rsidRPr="007264F7">
        <w:rPr>
          <w:bCs w:val="0"/>
          <w:sz w:val="24"/>
          <w:szCs w:val="24"/>
          <w:cs/>
        </w:rPr>
        <w:t>उट्टी</w:t>
      </w:r>
      <w:r w:rsidR="004605FC" w:rsidRPr="007264F7">
        <w:rPr>
          <w:rFonts w:hint="cs"/>
          <w:bCs w:val="0"/>
          <w:sz w:val="24"/>
          <w:szCs w:val="24"/>
          <w:cs/>
          <w:lang w:bidi="sa-IN"/>
        </w:rPr>
        <w:t>,</w:t>
      </w:r>
      <w:r w:rsidR="004605FC" w:rsidRPr="007264F7">
        <w:rPr>
          <w:bCs w:val="0"/>
          <w:sz w:val="24"/>
          <w:szCs w:val="24"/>
          <w:cs/>
        </w:rPr>
        <w:t xml:space="preserve"> अबुहो जं च हिंसइ</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 xml:space="preserve">पुट्ठो </w:t>
      </w:r>
      <w:r w:rsidR="004605FC" w:rsidRPr="007264F7">
        <w:rPr>
          <w:rFonts w:hint="cs"/>
          <w:sz w:val="24"/>
          <w:szCs w:val="24"/>
          <w:cs/>
          <w:lang w:bidi="sa-IN"/>
        </w:rPr>
        <w:t>सं</w:t>
      </w:r>
      <w:r w:rsidR="004605FC" w:rsidRPr="007264F7">
        <w:rPr>
          <w:sz w:val="24"/>
          <w:szCs w:val="24"/>
          <w:cs/>
        </w:rPr>
        <w:t>वेदेइ परं</w:t>
      </w:r>
      <w:r w:rsidR="004605FC" w:rsidRPr="007264F7">
        <w:rPr>
          <w:rFonts w:hint="cs"/>
          <w:sz w:val="24"/>
          <w:szCs w:val="24"/>
          <w:cs/>
          <w:lang w:bidi="sa-IN"/>
        </w:rPr>
        <w:t>,</w:t>
      </w:r>
      <w:r w:rsidR="004605FC" w:rsidRPr="007264F7">
        <w:rPr>
          <w:sz w:val="24"/>
          <w:szCs w:val="24"/>
          <w:cs/>
        </w:rPr>
        <w:t xml:space="preserve"> अवियत्तं खु सावज्जं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५३</w:t>
      </w:r>
      <w:r w:rsidRPr="0069493C">
        <w:rPr>
          <w:color w:val="00B050"/>
          <w:sz w:val="24"/>
          <w:szCs w:val="24"/>
        </w:rPr>
        <w:t>]</w:t>
      </w:r>
      <w:r w:rsidR="00E51107">
        <w:rPr>
          <w:color w:val="00B050"/>
          <w:sz w:val="24"/>
          <w:szCs w:val="24"/>
        </w:rPr>
        <w:tab/>
      </w:r>
      <w:r w:rsidR="004605FC" w:rsidRPr="007264F7">
        <w:rPr>
          <w:bCs w:val="0"/>
          <w:sz w:val="24"/>
          <w:szCs w:val="24"/>
          <w:cs/>
        </w:rPr>
        <w:t>संतिमे तओ आयाणा</w:t>
      </w:r>
      <w:r w:rsidR="004605FC" w:rsidRPr="007264F7">
        <w:rPr>
          <w:rFonts w:hint="cs"/>
          <w:bCs w:val="0"/>
          <w:sz w:val="24"/>
          <w:szCs w:val="24"/>
          <w:cs/>
          <w:lang w:bidi="sa-IN"/>
        </w:rPr>
        <w:t>,</w:t>
      </w:r>
      <w:r w:rsidR="004605FC" w:rsidRPr="007264F7">
        <w:rPr>
          <w:bCs w:val="0"/>
          <w:sz w:val="24"/>
          <w:szCs w:val="24"/>
          <w:cs/>
        </w:rPr>
        <w:t xml:space="preserve"> जेहिं कीरइ पावगं</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अभिकम्मा य पेसा य</w:t>
      </w:r>
      <w:r w:rsidR="004605FC" w:rsidRPr="007264F7">
        <w:rPr>
          <w:rFonts w:hint="cs"/>
          <w:sz w:val="24"/>
          <w:szCs w:val="24"/>
          <w:cs/>
          <w:lang w:bidi="sa-IN"/>
        </w:rPr>
        <w:t>,</w:t>
      </w:r>
      <w:r w:rsidR="004605FC" w:rsidRPr="007264F7">
        <w:rPr>
          <w:sz w:val="24"/>
          <w:szCs w:val="24"/>
          <w:cs/>
        </w:rPr>
        <w:t xml:space="preserve"> म</w:t>
      </w:r>
      <w:r w:rsidR="004605FC" w:rsidRPr="007264F7">
        <w:rPr>
          <w:rFonts w:hint="cs"/>
          <w:sz w:val="24"/>
          <w:szCs w:val="24"/>
          <w:cs/>
          <w:lang w:bidi="sa-IN"/>
        </w:rPr>
        <w:t>न</w:t>
      </w:r>
      <w:r w:rsidR="004605FC" w:rsidRPr="007264F7">
        <w:rPr>
          <w:sz w:val="24"/>
          <w:szCs w:val="24"/>
          <w:cs/>
        </w:rPr>
        <w:t>सा अ</w:t>
      </w:r>
      <w:r w:rsidR="004605FC" w:rsidRPr="007264F7">
        <w:rPr>
          <w:rFonts w:hint="cs"/>
          <w:sz w:val="24"/>
          <w:szCs w:val="24"/>
          <w:cs/>
          <w:lang w:bidi="sa-IN"/>
        </w:rPr>
        <w:t>नु</w:t>
      </w:r>
      <w:r w:rsidR="004605FC" w:rsidRPr="007264F7">
        <w:rPr>
          <w:sz w:val="24"/>
          <w:szCs w:val="24"/>
          <w:cs/>
        </w:rPr>
        <w:t>जाणिया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५४</w:t>
      </w:r>
      <w:r w:rsidRPr="0069493C">
        <w:rPr>
          <w:color w:val="00B050"/>
          <w:sz w:val="24"/>
          <w:szCs w:val="24"/>
        </w:rPr>
        <w:t>]</w:t>
      </w:r>
      <w:r w:rsidR="00E51107">
        <w:rPr>
          <w:color w:val="00B050"/>
          <w:sz w:val="24"/>
          <w:szCs w:val="24"/>
        </w:rPr>
        <w:tab/>
      </w:r>
      <w:r w:rsidR="004605FC" w:rsidRPr="007264F7">
        <w:rPr>
          <w:bCs w:val="0"/>
          <w:sz w:val="24"/>
          <w:szCs w:val="24"/>
          <w:cs/>
        </w:rPr>
        <w:t>एए उ तओ आयाणा</w:t>
      </w:r>
      <w:r w:rsidR="004605FC" w:rsidRPr="007264F7">
        <w:rPr>
          <w:rFonts w:hint="cs"/>
          <w:bCs w:val="0"/>
          <w:sz w:val="24"/>
          <w:szCs w:val="24"/>
          <w:cs/>
          <w:lang w:bidi="sa-IN"/>
        </w:rPr>
        <w:t>,</w:t>
      </w:r>
      <w:r w:rsidR="004605FC" w:rsidRPr="007264F7">
        <w:rPr>
          <w:bCs w:val="0"/>
          <w:sz w:val="24"/>
          <w:szCs w:val="24"/>
          <w:cs/>
        </w:rPr>
        <w:t xml:space="preserve"> जेहिं कीरइ पावगं</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एवं भावविसोहीए</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नि</w:t>
      </w:r>
      <w:r w:rsidR="004605FC" w:rsidRPr="007264F7">
        <w:rPr>
          <w:sz w:val="24"/>
          <w:szCs w:val="24"/>
          <w:cs/>
        </w:rPr>
        <w:t>व्वाणमभिगच्छइ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५५</w:t>
      </w:r>
      <w:r w:rsidRPr="0069493C">
        <w:rPr>
          <w:color w:val="00B050"/>
          <w:sz w:val="24"/>
          <w:szCs w:val="24"/>
        </w:rPr>
        <w:t>]</w:t>
      </w:r>
      <w:r w:rsidR="00E51107">
        <w:rPr>
          <w:color w:val="00B050"/>
          <w:sz w:val="24"/>
          <w:szCs w:val="24"/>
        </w:rPr>
        <w:tab/>
      </w:r>
      <w:r w:rsidR="004605FC" w:rsidRPr="007264F7">
        <w:rPr>
          <w:bCs w:val="0"/>
          <w:sz w:val="24"/>
          <w:szCs w:val="24"/>
          <w:cs/>
        </w:rPr>
        <w:t>पुत्तं पिता समारंभ</w:t>
      </w:r>
      <w:r w:rsidR="004605FC" w:rsidRPr="007264F7">
        <w:rPr>
          <w:rFonts w:hint="cs"/>
          <w:bCs w:val="0"/>
          <w:sz w:val="24"/>
          <w:szCs w:val="24"/>
          <w:cs/>
          <w:lang w:bidi="sa-IN"/>
        </w:rPr>
        <w:t>,</w:t>
      </w:r>
      <w:r w:rsidR="004605FC" w:rsidRPr="007264F7">
        <w:rPr>
          <w:bCs w:val="0"/>
          <w:sz w:val="24"/>
          <w:szCs w:val="24"/>
          <w:cs/>
        </w:rPr>
        <w:t xml:space="preserve"> आहार</w:t>
      </w:r>
      <w:r w:rsidR="004605FC" w:rsidRPr="007264F7">
        <w:rPr>
          <w:rFonts w:hint="cs"/>
          <w:bCs w:val="0"/>
          <w:sz w:val="24"/>
          <w:szCs w:val="24"/>
          <w:cs/>
          <w:lang w:bidi="sa-IN"/>
        </w:rPr>
        <w:t>ज्जे</w:t>
      </w:r>
      <w:r w:rsidR="004605FC" w:rsidRPr="007264F7">
        <w:rPr>
          <w:bCs w:val="0"/>
          <w:sz w:val="24"/>
          <w:szCs w:val="24"/>
          <w:cs/>
        </w:rPr>
        <w:t xml:space="preserve"> असंजए</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भुंजमा</w:t>
      </w:r>
      <w:r w:rsidR="004605FC" w:rsidRPr="007264F7">
        <w:rPr>
          <w:rFonts w:hint="cs"/>
          <w:sz w:val="24"/>
          <w:szCs w:val="24"/>
          <w:cs/>
          <w:lang w:bidi="sa-IN"/>
        </w:rPr>
        <w:t>णो</w:t>
      </w:r>
      <w:r w:rsidR="004605FC" w:rsidRPr="007264F7">
        <w:rPr>
          <w:sz w:val="24"/>
          <w:szCs w:val="24"/>
          <w:cs/>
        </w:rPr>
        <w:t xml:space="preserve"> वि मेहावी</w:t>
      </w:r>
      <w:r w:rsidR="004605FC" w:rsidRPr="007264F7">
        <w:rPr>
          <w:rFonts w:hint="cs"/>
          <w:sz w:val="24"/>
          <w:szCs w:val="24"/>
          <w:cs/>
          <w:lang w:bidi="sa-IN"/>
        </w:rPr>
        <w:t>,</w:t>
      </w:r>
      <w:r w:rsidR="004605FC" w:rsidRPr="007264F7">
        <w:rPr>
          <w:sz w:val="24"/>
          <w:szCs w:val="24"/>
          <w:cs/>
        </w:rPr>
        <w:t xml:space="preserve"> कम्मुणा नोवलिप्पते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५६</w:t>
      </w:r>
      <w:r w:rsidRPr="0069493C">
        <w:rPr>
          <w:color w:val="00B050"/>
          <w:sz w:val="24"/>
          <w:szCs w:val="24"/>
        </w:rPr>
        <w:t>]</w:t>
      </w:r>
      <w:r w:rsidR="00E51107">
        <w:rPr>
          <w:color w:val="00B050"/>
          <w:sz w:val="24"/>
          <w:szCs w:val="24"/>
        </w:rPr>
        <w:tab/>
      </w:r>
      <w:r w:rsidR="004605FC" w:rsidRPr="007264F7">
        <w:rPr>
          <w:bCs w:val="0"/>
          <w:sz w:val="24"/>
          <w:szCs w:val="24"/>
          <w:cs/>
        </w:rPr>
        <w:t>म</w:t>
      </w:r>
      <w:r w:rsidR="004605FC" w:rsidRPr="007264F7">
        <w:rPr>
          <w:rFonts w:hint="cs"/>
          <w:bCs w:val="0"/>
          <w:sz w:val="24"/>
          <w:szCs w:val="24"/>
          <w:cs/>
          <w:lang w:bidi="sa-IN"/>
        </w:rPr>
        <w:t>न</w:t>
      </w:r>
      <w:r w:rsidR="004605FC" w:rsidRPr="007264F7">
        <w:rPr>
          <w:bCs w:val="0"/>
          <w:sz w:val="24"/>
          <w:szCs w:val="24"/>
          <w:cs/>
        </w:rPr>
        <w:t>सा जे पउस्संति</w:t>
      </w:r>
      <w:r w:rsidR="004605FC" w:rsidRPr="007264F7">
        <w:rPr>
          <w:rFonts w:hint="cs"/>
          <w:bCs w:val="0"/>
          <w:sz w:val="24"/>
          <w:szCs w:val="24"/>
          <w:cs/>
          <w:lang w:bidi="sa-IN"/>
        </w:rPr>
        <w:t>,</w:t>
      </w:r>
      <w:r w:rsidR="004605FC" w:rsidRPr="007264F7">
        <w:rPr>
          <w:bCs w:val="0"/>
          <w:sz w:val="24"/>
          <w:szCs w:val="24"/>
          <w:cs/>
        </w:rPr>
        <w:t xml:space="preserve"> चित्तं तेसिं न विज्जइ</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अ</w:t>
      </w:r>
      <w:r w:rsidR="004605FC" w:rsidRPr="007264F7">
        <w:rPr>
          <w:rFonts w:hint="cs"/>
          <w:sz w:val="24"/>
          <w:szCs w:val="24"/>
          <w:cs/>
          <w:lang w:bidi="sa-IN"/>
        </w:rPr>
        <w:t>न</w:t>
      </w:r>
      <w:r w:rsidR="004605FC" w:rsidRPr="007264F7">
        <w:rPr>
          <w:sz w:val="24"/>
          <w:szCs w:val="24"/>
          <w:cs/>
        </w:rPr>
        <w:t>वज्जं अतहं तेसिं</w:t>
      </w:r>
      <w:r w:rsidR="004605FC" w:rsidRPr="007264F7">
        <w:rPr>
          <w:rFonts w:hint="cs"/>
          <w:sz w:val="24"/>
          <w:szCs w:val="24"/>
          <w:cs/>
          <w:lang w:bidi="sa-IN"/>
        </w:rPr>
        <w:t>,</w:t>
      </w:r>
      <w:r w:rsidR="004605FC" w:rsidRPr="007264F7">
        <w:rPr>
          <w:sz w:val="24"/>
          <w:szCs w:val="24"/>
          <w:cs/>
        </w:rPr>
        <w:t xml:space="preserve"> न ते संवुडचारि</w:t>
      </w:r>
      <w:r w:rsidR="004605FC" w:rsidRPr="007264F7">
        <w:rPr>
          <w:rFonts w:hint="cs"/>
          <w:sz w:val="24"/>
          <w:szCs w:val="24"/>
          <w:cs/>
          <w:lang w:bidi="sa-IN"/>
        </w:rPr>
        <w:t>णो</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५७</w:t>
      </w:r>
      <w:r w:rsidRPr="0069493C">
        <w:rPr>
          <w:color w:val="00B050"/>
          <w:sz w:val="24"/>
          <w:szCs w:val="24"/>
        </w:rPr>
        <w:t>]</w:t>
      </w:r>
      <w:r w:rsidR="00E51107">
        <w:rPr>
          <w:color w:val="00B050"/>
          <w:sz w:val="24"/>
          <w:szCs w:val="24"/>
        </w:rPr>
        <w:tab/>
      </w:r>
      <w:r w:rsidR="004605FC" w:rsidRPr="007264F7">
        <w:rPr>
          <w:bCs w:val="0"/>
          <w:sz w:val="24"/>
          <w:szCs w:val="24"/>
          <w:cs/>
        </w:rPr>
        <w:t>इच्चेया</w:t>
      </w:r>
      <w:r w:rsidR="004605FC" w:rsidRPr="007264F7">
        <w:rPr>
          <w:rFonts w:hint="cs"/>
          <w:bCs w:val="0"/>
          <w:sz w:val="24"/>
          <w:szCs w:val="24"/>
          <w:cs/>
          <w:lang w:bidi="sa-IN"/>
        </w:rPr>
        <w:t>हि</w:t>
      </w:r>
      <w:r w:rsidR="004605FC" w:rsidRPr="007264F7">
        <w:rPr>
          <w:bCs w:val="0"/>
          <w:sz w:val="24"/>
          <w:szCs w:val="24"/>
          <w:cs/>
        </w:rPr>
        <w:t xml:space="preserve"> </w:t>
      </w:r>
      <w:r w:rsidR="004605FC" w:rsidRPr="007264F7">
        <w:rPr>
          <w:rFonts w:hint="cs"/>
          <w:bCs w:val="0"/>
          <w:sz w:val="24"/>
          <w:szCs w:val="24"/>
          <w:cs/>
        </w:rPr>
        <w:t xml:space="preserve">य </w:t>
      </w:r>
      <w:r w:rsidR="004605FC" w:rsidRPr="007264F7">
        <w:rPr>
          <w:bCs w:val="0"/>
          <w:sz w:val="24"/>
          <w:szCs w:val="24"/>
          <w:cs/>
        </w:rPr>
        <w:t>दिट्ठीहिं</w:t>
      </w:r>
      <w:r w:rsidR="004605FC" w:rsidRPr="007264F7">
        <w:rPr>
          <w:rFonts w:hint="cs"/>
          <w:bCs w:val="0"/>
          <w:sz w:val="24"/>
          <w:szCs w:val="24"/>
          <w:cs/>
          <w:lang w:bidi="sa-IN"/>
        </w:rPr>
        <w:t>,</w:t>
      </w:r>
      <w:r w:rsidR="004605FC" w:rsidRPr="007264F7">
        <w:rPr>
          <w:bCs w:val="0"/>
          <w:sz w:val="24"/>
          <w:szCs w:val="24"/>
          <w:cs/>
        </w:rPr>
        <w:t xml:space="preserve"> सायागारव</w:t>
      </w:r>
      <w:r w:rsidR="004605FC" w:rsidRPr="007264F7">
        <w:rPr>
          <w:rFonts w:hint="cs"/>
          <w:bCs w:val="0"/>
          <w:sz w:val="24"/>
          <w:szCs w:val="24"/>
          <w:cs/>
          <w:lang w:bidi="sa-IN"/>
        </w:rPr>
        <w:t>नि</w:t>
      </w:r>
      <w:r w:rsidR="004605FC" w:rsidRPr="007264F7">
        <w:rPr>
          <w:bCs w:val="0"/>
          <w:sz w:val="24"/>
          <w:szCs w:val="24"/>
          <w:cs/>
        </w:rPr>
        <w:t>स्सिया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सरणं ति म</w:t>
      </w:r>
      <w:r w:rsidR="004605FC" w:rsidRPr="007264F7">
        <w:rPr>
          <w:rFonts w:hint="cs"/>
          <w:sz w:val="24"/>
          <w:szCs w:val="24"/>
          <w:cs/>
          <w:lang w:bidi="sa-IN"/>
        </w:rPr>
        <w:t>न्न</w:t>
      </w:r>
      <w:r w:rsidR="004605FC" w:rsidRPr="007264F7">
        <w:rPr>
          <w:sz w:val="24"/>
          <w:szCs w:val="24"/>
          <w:cs/>
        </w:rPr>
        <w:t>माणा</w:t>
      </w:r>
      <w:r w:rsidR="004605FC" w:rsidRPr="007264F7">
        <w:rPr>
          <w:rFonts w:hint="cs"/>
          <w:sz w:val="24"/>
          <w:szCs w:val="24"/>
          <w:cs/>
          <w:lang w:bidi="sa-IN"/>
        </w:rPr>
        <w:t>,</w:t>
      </w:r>
      <w:r w:rsidR="004605FC" w:rsidRPr="007264F7">
        <w:rPr>
          <w:sz w:val="24"/>
          <w:szCs w:val="24"/>
          <w:cs/>
        </w:rPr>
        <w:t xml:space="preserve"> सेवंती पावगं ज</w:t>
      </w:r>
      <w:r w:rsidR="004605FC" w:rsidRPr="007264F7">
        <w:rPr>
          <w:rFonts w:hint="cs"/>
          <w:sz w:val="24"/>
          <w:szCs w:val="24"/>
          <w:cs/>
          <w:lang w:bidi="sa-IN"/>
        </w:rPr>
        <w:t>ना</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५८</w:t>
      </w:r>
      <w:r w:rsidRPr="0069493C">
        <w:rPr>
          <w:color w:val="00B050"/>
          <w:sz w:val="24"/>
          <w:szCs w:val="24"/>
        </w:rPr>
        <w:t>]</w:t>
      </w:r>
      <w:r w:rsidR="00E51107">
        <w:rPr>
          <w:color w:val="00B050"/>
          <w:sz w:val="24"/>
          <w:szCs w:val="24"/>
        </w:rPr>
        <w:tab/>
      </w:r>
      <w:r w:rsidR="004605FC" w:rsidRPr="007264F7">
        <w:rPr>
          <w:bCs w:val="0"/>
          <w:sz w:val="24"/>
          <w:szCs w:val="24"/>
          <w:cs/>
        </w:rPr>
        <w:t xml:space="preserve">जहा </w:t>
      </w:r>
      <w:r w:rsidR="004605FC" w:rsidRPr="007264F7">
        <w:rPr>
          <w:rFonts w:hint="cs"/>
          <w:bCs w:val="0"/>
          <w:sz w:val="24"/>
          <w:szCs w:val="24"/>
          <w:cs/>
          <w:lang w:bidi="sa-IN"/>
        </w:rPr>
        <w:t>अस्सा</w:t>
      </w:r>
      <w:r w:rsidR="004605FC" w:rsidRPr="007264F7">
        <w:rPr>
          <w:bCs w:val="0"/>
          <w:sz w:val="24"/>
          <w:szCs w:val="24"/>
          <w:cs/>
        </w:rPr>
        <w:t>विणिं नावं</w:t>
      </w:r>
      <w:r w:rsidR="004605FC" w:rsidRPr="007264F7">
        <w:rPr>
          <w:rFonts w:hint="cs"/>
          <w:bCs w:val="0"/>
          <w:sz w:val="24"/>
          <w:szCs w:val="24"/>
          <w:cs/>
          <w:lang w:bidi="sa-IN"/>
        </w:rPr>
        <w:t>,</w:t>
      </w:r>
      <w:r w:rsidR="004605FC" w:rsidRPr="007264F7">
        <w:rPr>
          <w:bCs w:val="0"/>
          <w:sz w:val="24"/>
          <w:szCs w:val="24"/>
          <w:cs/>
        </w:rPr>
        <w:t xml:space="preserve"> जाइअंधो दुरूहिया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2338" w:firstLine="2340"/>
        <w:jc w:val="distribute"/>
        <w:rPr>
          <w:sz w:val="24"/>
          <w:szCs w:val="24"/>
        </w:rPr>
      </w:pPr>
      <w:r>
        <w:rPr>
          <w:sz w:val="24"/>
          <w:szCs w:val="24"/>
        </w:rPr>
        <w:tab/>
      </w:r>
      <w:r w:rsidR="004605FC" w:rsidRPr="007264F7">
        <w:rPr>
          <w:sz w:val="24"/>
          <w:szCs w:val="24"/>
          <w:cs/>
        </w:rPr>
        <w:t>इच्छई पारमागंतुं</w:t>
      </w:r>
      <w:r w:rsidR="004605FC" w:rsidRPr="007264F7">
        <w:rPr>
          <w:rFonts w:hint="cs"/>
          <w:sz w:val="24"/>
          <w:szCs w:val="24"/>
          <w:cs/>
          <w:lang w:bidi="sa-IN"/>
        </w:rPr>
        <w:t>,</w:t>
      </w:r>
      <w:r w:rsidR="004605FC" w:rsidRPr="007264F7">
        <w:rPr>
          <w:sz w:val="24"/>
          <w:szCs w:val="24"/>
          <w:cs/>
        </w:rPr>
        <w:t xml:space="preserve"> अंतरा</w:t>
      </w:r>
      <w:r w:rsidR="004605FC" w:rsidRPr="007264F7">
        <w:rPr>
          <w:rFonts w:hint="cs"/>
          <w:sz w:val="24"/>
          <w:szCs w:val="24"/>
          <w:cs/>
          <w:lang w:bidi="sa-IN"/>
        </w:rPr>
        <w:t xml:space="preserve"> य</w:t>
      </w:r>
      <w:r w:rsidR="004605FC" w:rsidRPr="007264F7">
        <w:rPr>
          <w:sz w:val="24"/>
          <w:szCs w:val="24"/>
          <w:cs/>
        </w:rPr>
        <w:t xml:space="preserve"> विसीयई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५९</w:t>
      </w:r>
      <w:r w:rsidRPr="0069493C">
        <w:rPr>
          <w:color w:val="00B050"/>
          <w:sz w:val="24"/>
          <w:szCs w:val="24"/>
        </w:rPr>
        <w:t>]</w:t>
      </w:r>
      <w:r w:rsidR="00E51107">
        <w:rPr>
          <w:color w:val="00B050"/>
          <w:sz w:val="24"/>
          <w:szCs w:val="24"/>
        </w:rPr>
        <w:tab/>
      </w:r>
      <w:r w:rsidR="004605FC" w:rsidRPr="007264F7">
        <w:rPr>
          <w:bCs w:val="0"/>
          <w:sz w:val="24"/>
          <w:szCs w:val="24"/>
          <w:cs/>
        </w:rPr>
        <w:t>एवं तु समणा एगे</w:t>
      </w:r>
      <w:r w:rsidR="004605FC" w:rsidRPr="007264F7">
        <w:rPr>
          <w:rFonts w:hint="cs"/>
          <w:bCs w:val="0"/>
          <w:sz w:val="24"/>
          <w:szCs w:val="24"/>
          <w:cs/>
          <w:lang w:bidi="sa-IN"/>
        </w:rPr>
        <w:t>,</w:t>
      </w:r>
      <w:r w:rsidR="004605FC" w:rsidRPr="007264F7">
        <w:rPr>
          <w:bCs w:val="0"/>
          <w:sz w:val="24"/>
          <w:szCs w:val="24"/>
          <w:cs/>
        </w:rPr>
        <w:t xml:space="preserve"> मिच्छ</w:t>
      </w:r>
      <w:r w:rsidR="004605FC" w:rsidRPr="007264F7">
        <w:rPr>
          <w:rFonts w:hint="cs"/>
          <w:bCs w:val="0"/>
          <w:sz w:val="24"/>
          <w:szCs w:val="24"/>
          <w:cs/>
        </w:rPr>
        <w:t>ा</w:t>
      </w:r>
      <w:r w:rsidR="004605FC" w:rsidRPr="007264F7">
        <w:rPr>
          <w:bCs w:val="0"/>
          <w:sz w:val="24"/>
          <w:szCs w:val="24"/>
          <w:cs/>
        </w:rPr>
        <w:t>दिट्ठी अ</w:t>
      </w:r>
      <w:r w:rsidR="004605FC" w:rsidRPr="007264F7">
        <w:rPr>
          <w:rFonts w:hint="cs"/>
          <w:bCs w:val="0"/>
          <w:sz w:val="24"/>
          <w:szCs w:val="24"/>
          <w:cs/>
          <w:lang w:bidi="sa-IN"/>
        </w:rPr>
        <w:t>ना</w:t>
      </w:r>
      <w:r w:rsidR="004605FC" w:rsidRPr="007264F7">
        <w:rPr>
          <w:bCs w:val="0"/>
          <w:sz w:val="24"/>
          <w:szCs w:val="24"/>
          <w:cs/>
        </w:rPr>
        <w:t>रिया</w:t>
      </w:r>
      <w:r w:rsidR="004605FC" w:rsidRPr="007264F7">
        <w:rPr>
          <w:rFonts w:hint="cs"/>
          <w:bCs w:val="0"/>
          <w:sz w:val="24"/>
          <w:szCs w:val="24"/>
          <w:cs/>
          <w:lang w:bidi="sa-IN"/>
        </w:rPr>
        <w:t xml:space="preserve"> ।</w:t>
      </w:r>
    </w:p>
    <w:p w:rsidR="004605FC" w:rsidRPr="007264F7" w:rsidRDefault="00E51107" w:rsidP="00E51107">
      <w:pPr>
        <w:pStyle w:val="PlainHindi"/>
        <w:tabs>
          <w:tab w:val="left" w:pos="2880"/>
        </w:tabs>
        <w:spacing w:after="0"/>
        <w:ind w:right="538" w:firstLine="2340"/>
        <w:jc w:val="distribute"/>
        <w:rPr>
          <w:sz w:val="24"/>
          <w:szCs w:val="24"/>
        </w:rPr>
      </w:pPr>
      <w:r>
        <w:rPr>
          <w:sz w:val="24"/>
          <w:szCs w:val="24"/>
        </w:rPr>
        <w:tab/>
      </w:r>
      <w:r w:rsidR="004605FC" w:rsidRPr="007264F7">
        <w:rPr>
          <w:sz w:val="24"/>
          <w:szCs w:val="24"/>
          <w:cs/>
        </w:rPr>
        <w:t>संसारपारकंखी ते</w:t>
      </w:r>
      <w:r w:rsidR="004605FC" w:rsidRPr="007264F7">
        <w:rPr>
          <w:rFonts w:hint="cs"/>
          <w:sz w:val="24"/>
          <w:szCs w:val="24"/>
          <w:cs/>
          <w:lang w:bidi="sa-IN"/>
        </w:rPr>
        <w:t>,</w:t>
      </w:r>
      <w:r w:rsidR="004605FC" w:rsidRPr="007264F7">
        <w:rPr>
          <w:sz w:val="24"/>
          <w:szCs w:val="24"/>
          <w:cs/>
        </w:rPr>
        <w:t xml:space="preserve"> संसारं अ</w:t>
      </w:r>
      <w:r w:rsidR="004605FC" w:rsidRPr="007264F7">
        <w:rPr>
          <w:rFonts w:hint="cs"/>
          <w:sz w:val="24"/>
          <w:szCs w:val="24"/>
          <w:cs/>
          <w:lang w:bidi="sa-IN"/>
        </w:rPr>
        <w:t>नु</w:t>
      </w:r>
      <w:r w:rsidR="004605FC" w:rsidRPr="007264F7">
        <w:rPr>
          <w:sz w:val="24"/>
          <w:szCs w:val="24"/>
          <w:cs/>
        </w:rPr>
        <w:t xml:space="preserve">परियट्टंति </w:t>
      </w:r>
      <w:r w:rsidR="004605FC" w:rsidRPr="007264F7">
        <w:rPr>
          <w:rFonts w:hint="cs"/>
          <w:sz w:val="24"/>
          <w:szCs w:val="24"/>
          <w:cs/>
          <w:lang w:bidi="sa-IN"/>
        </w:rPr>
        <w:t>।।</w:t>
      </w:r>
      <w:r w:rsidR="004605FC" w:rsidRPr="007264F7">
        <w:rPr>
          <w:sz w:val="24"/>
          <w:szCs w:val="24"/>
          <w:cs/>
        </w:rPr>
        <w:t xml:space="preserve"> त्ति बेमि ।।</w:t>
      </w:r>
    </w:p>
    <w:p w:rsidR="004605FC" w:rsidRPr="00E51107" w:rsidRDefault="002D071D" w:rsidP="00B16BE6">
      <w:pPr>
        <w:pStyle w:val="ShlokHindi"/>
      </w:pPr>
      <w:r w:rsidRPr="00E51107">
        <w:rPr>
          <w:rFonts w:hint="cs"/>
          <w:cs/>
        </w:rPr>
        <w:t>०</w:t>
      </w:r>
      <w:r w:rsidR="004605FC" w:rsidRPr="00E51107">
        <w:rPr>
          <w:rFonts w:hint="cs"/>
          <w:cs/>
        </w:rPr>
        <w:t xml:space="preserve"> </w:t>
      </w:r>
      <w:r w:rsidR="004605FC" w:rsidRPr="00E51107">
        <w:rPr>
          <w:cs/>
        </w:rPr>
        <w:t>पढमे अज्झयणे बीओ उद्देसो समत्तो</w:t>
      </w:r>
      <w:r w:rsidR="004605FC" w:rsidRPr="00E51107">
        <w:rPr>
          <w:rFonts w:hint="cs"/>
          <w:cs/>
        </w:rPr>
        <w:t xml:space="preserve"> </w:t>
      </w:r>
      <w:r w:rsidRPr="00E51107">
        <w:rPr>
          <w:rFonts w:hint="cs"/>
          <w:cs/>
        </w:rPr>
        <w:t>०</w:t>
      </w:r>
    </w:p>
    <w:p w:rsidR="004605FC" w:rsidRPr="003C7500" w:rsidRDefault="002D071D" w:rsidP="00E51107">
      <w:pPr>
        <w:pStyle w:val="H3Hindi"/>
        <w:tabs>
          <w:tab w:val="left" w:pos="2880"/>
        </w:tabs>
        <w:spacing w:after="120"/>
        <w:ind w:right="2333" w:firstLine="2347"/>
        <w:jc w:val="center"/>
        <w:rPr>
          <w:i w:val="0"/>
          <w:iCs w:val="0"/>
          <w:color w:val="FF0000"/>
          <w:sz w:val="28"/>
          <w:szCs w:val="28"/>
          <w:u w:val="wave"/>
          <w:cs/>
        </w:rPr>
      </w:pPr>
      <w:bookmarkStart w:id="7" w:name="_Toc318398159"/>
      <w:r w:rsidRPr="003C7500">
        <w:rPr>
          <w:rFonts w:hint="cs"/>
          <w:i w:val="0"/>
          <w:iCs w:val="0"/>
          <w:color w:val="FF0000"/>
          <w:sz w:val="28"/>
          <w:szCs w:val="28"/>
          <w:u w:val="wave"/>
          <w:cs/>
        </w:rPr>
        <w:t>०</w:t>
      </w:r>
      <w:r w:rsidR="004605FC" w:rsidRPr="003C7500">
        <w:rPr>
          <w:rFonts w:hint="cs"/>
          <w:i w:val="0"/>
          <w:iCs w:val="0"/>
          <w:color w:val="FF0000"/>
          <w:sz w:val="28"/>
          <w:szCs w:val="28"/>
          <w:u w:val="wave"/>
          <w:cs/>
        </w:rPr>
        <w:t xml:space="preserve"> </w:t>
      </w:r>
      <w:r w:rsidR="004605FC" w:rsidRPr="003C7500">
        <w:rPr>
          <w:i w:val="0"/>
          <w:iCs w:val="0"/>
          <w:color w:val="FF0000"/>
          <w:sz w:val="28"/>
          <w:szCs w:val="28"/>
          <w:u w:val="wave"/>
          <w:cs/>
        </w:rPr>
        <w:t>तइओ उद्देसो</w:t>
      </w:r>
      <w:bookmarkEnd w:id="7"/>
      <w:r w:rsidR="00E51107" w:rsidRPr="003C7500">
        <w:rPr>
          <w:i w:val="0"/>
          <w:iCs w:val="0"/>
          <w:color w:val="FF0000"/>
          <w:sz w:val="28"/>
          <w:szCs w:val="28"/>
          <w:u w:val="wave"/>
        </w:rPr>
        <w:t xml:space="preserve"> </w:t>
      </w:r>
      <w:r w:rsidR="006A2066" w:rsidRPr="003C7500">
        <w:rPr>
          <w:rFonts w:hint="cs"/>
          <w:i w:val="0"/>
          <w:iCs w:val="0"/>
          <w:color w:val="FF0000"/>
          <w:sz w:val="28"/>
          <w:szCs w:val="28"/>
          <w:u w:val="wave"/>
          <w:cs/>
        </w:rPr>
        <w:t>०</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६०</w:t>
      </w:r>
      <w:r w:rsidRPr="0069493C">
        <w:rPr>
          <w:color w:val="00B050"/>
          <w:sz w:val="24"/>
          <w:szCs w:val="24"/>
        </w:rPr>
        <w:t>]</w:t>
      </w:r>
      <w:r w:rsidR="006A2066">
        <w:rPr>
          <w:rFonts w:hint="cs"/>
          <w:color w:val="00B050"/>
          <w:sz w:val="24"/>
          <w:szCs w:val="24"/>
          <w:cs/>
        </w:rPr>
        <w:tab/>
      </w:r>
      <w:r w:rsidR="004605FC" w:rsidRPr="007264F7">
        <w:rPr>
          <w:bCs w:val="0"/>
          <w:sz w:val="24"/>
          <w:szCs w:val="24"/>
          <w:cs/>
        </w:rPr>
        <w:t>जं किंचि वि पूइकडं</w:t>
      </w:r>
      <w:r w:rsidR="004605FC" w:rsidRPr="007264F7">
        <w:rPr>
          <w:rFonts w:hint="cs"/>
          <w:bCs w:val="0"/>
          <w:sz w:val="24"/>
          <w:szCs w:val="24"/>
          <w:cs/>
          <w:lang w:bidi="sa-IN"/>
        </w:rPr>
        <w:t>,</w:t>
      </w:r>
      <w:r w:rsidR="004605FC" w:rsidRPr="007264F7">
        <w:rPr>
          <w:bCs w:val="0"/>
          <w:sz w:val="24"/>
          <w:szCs w:val="24"/>
          <w:cs/>
        </w:rPr>
        <w:t xml:space="preserve"> सड्ढी </w:t>
      </w:r>
      <w:r w:rsidR="004605FC" w:rsidRPr="007264F7">
        <w:rPr>
          <w:rFonts w:hint="cs"/>
          <w:bCs w:val="0"/>
          <w:sz w:val="24"/>
          <w:szCs w:val="24"/>
          <w:cs/>
          <w:lang w:bidi="sa-IN"/>
        </w:rPr>
        <w:t>मा</w:t>
      </w:r>
      <w:r w:rsidR="004605FC" w:rsidRPr="007264F7">
        <w:rPr>
          <w:bCs w:val="0"/>
          <w:sz w:val="24"/>
          <w:szCs w:val="24"/>
          <w:cs/>
        </w:rPr>
        <w:t xml:space="preserve">गंतु </w:t>
      </w:r>
      <w:r w:rsidR="004605FC" w:rsidRPr="007264F7">
        <w:rPr>
          <w:rFonts w:hint="cs"/>
          <w:bCs w:val="0"/>
          <w:sz w:val="24"/>
          <w:szCs w:val="24"/>
          <w:cs/>
          <w:lang w:bidi="sa-IN"/>
        </w:rPr>
        <w:t>मी</w:t>
      </w:r>
      <w:r w:rsidR="004605FC" w:rsidRPr="007264F7">
        <w:rPr>
          <w:bCs w:val="0"/>
          <w:sz w:val="24"/>
          <w:szCs w:val="24"/>
          <w:cs/>
        </w:rPr>
        <w:t>हियं</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सहस्संतरियं भुंजे</w:t>
      </w:r>
      <w:r w:rsidR="004605FC" w:rsidRPr="007264F7">
        <w:rPr>
          <w:rFonts w:hint="cs"/>
          <w:sz w:val="24"/>
          <w:szCs w:val="24"/>
          <w:cs/>
          <w:lang w:bidi="sa-IN"/>
        </w:rPr>
        <w:t>,</w:t>
      </w:r>
      <w:r w:rsidR="004605FC" w:rsidRPr="007264F7">
        <w:rPr>
          <w:sz w:val="24"/>
          <w:szCs w:val="24"/>
          <w:cs/>
        </w:rPr>
        <w:t xml:space="preserve"> दुपक्खं चेव सेवई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६१</w:t>
      </w:r>
      <w:r w:rsidRPr="0069493C">
        <w:rPr>
          <w:color w:val="00B050"/>
          <w:sz w:val="24"/>
          <w:szCs w:val="24"/>
        </w:rPr>
        <w:t>]</w:t>
      </w:r>
      <w:r w:rsidR="006A2066">
        <w:rPr>
          <w:rFonts w:hint="cs"/>
          <w:color w:val="00B050"/>
          <w:sz w:val="24"/>
          <w:szCs w:val="24"/>
          <w:cs/>
        </w:rPr>
        <w:tab/>
      </w:r>
      <w:r w:rsidR="004605FC" w:rsidRPr="007264F7">
        <w:rPr>
          <w:bCs w:val="0"/>
          <w:sz w:val="24"/>
          <w:szCs w:val="24"/>
          <w:cs/>
        </w:rPr>
        <w:t>तमेव अवियाणंता</w:t>
      </w:r>
      <w:r w:rsidR="004605FC" w:rsidRPr="007264F7">
        <w:rPr>
          <w:rFonts w:hint="cs"/>
          <w:bCs w:val="0"/>
          <w:sz w:val="24"/>
          <w:szCs w:val="24"/>
          <w:cs/>
          <w:lang w:bidi="sa-IN"/>
        </w:rPr>
        <w:t>,</w:t>
      </w:r>
      <w:r w:rsidR="004605FC" w:rsidRPr="007264F7">
        <w:rPr>
          <w:bCs w:val="0"/>
          <w:sz w:val="24"/>
          <w:szCs w:val="24"/>
          <w:cs/>
        </w:rPr>
        <w:t xml:space="preserve"> विसमंसि अकोविया</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मच्छा वेसालिया चेव</w:t>
      </w:r>
      <w:r w:rsidR="004605FC" w:rsidRPr="007264F7">
        <w:rPr>
          <w:rFonts w:hint="cs"/>
          <w:sz w:val="24"/>
          <w:szCs w:val="24"/>
          <w:cs/>
          <w:lang w:bidi="sa-IN"/>
        </w:rPr>
        <w:t>,</w:t>
      </w:r>
      <w:r w:rsidR="004605FC" w:rsidRPr="007264F7">
        <w:rPr>
          <w:sz w:val="24"/>
          <w:szCs w:val="24"/>
          <w:cs/>
        </w:rPr>
        <w:t xml:space="preserve"> उदगस्सऽभियागमे ।।</w:t>
      </w:r>
    </w:p>
    <w:p w:rsidR="00E70506" w:rsidRDefault="00A43EF4" w:rsidP="00E70506">
      <w:pPr>
        <w:spacing w:after="0" w:line="240" w:lineRule="auto"/>
        <w:ind w:right="1708"/>
        <w:contextualSpacing/>
        <w:rPr>
          <w:rFonts w:cs="Mangal"/>
          <w:sz w:val="24"/>
          <w:szCs w:val="24"/>
        </w:rPr>
      </w:pPr>
      <w:r>
        <w:rPr>
          <w:rFonts w:cs="Mangal" w:hint="cs"/>
          <w:sz w:val="24"/>
          <w:szCs w:val="24"/>
          <w:cs/>
        </w:rPr>
        <w:lastRenderedPageBreak/>
        <w:t>सुयक्खंधो-१, अज्झयणं-१</w:t>
      </w:r>
      <w:r w:rsidR="00E70506">
        <w:rPr>
          <w:rFonts w:cs="Mangal" w:hint="cs"/>
          <w:sz w:val="24"/>
          <w:szCs w:val="24"/>
          <w:cs/>
        </w:rPr>
        <w:t>, उद्देसो-३</w:t>
      </w:r>
    </w:p>
    <w:tbl>
      <w:tblPr>
        <w:tblW w:w="10065" w:type="dxa"/>
        <w:tblInd w:w="93" w:type="dxa"/>
        <w:tblBorders>
          <w:top w:val="single" w:sz="4" w:space="0" w:color="auto"/>
        </w:tblBorders>
        <w:tblLook w:val="04A0"/>
      </w:tblPr>
      <w:tblGrid>
        <w:gridCol w:w="10065"/>
      </w:tblGrid>
      <w:tr w:rsidR="00E70506" w:rsidTr="00315C4C">
        <w:trPr>
          <w:trHeight w:val="242"/>
        </w:trPr>
        <w:tc>
          <w:tcPr>
            <w:tcW w:w="10065" w:type="dxa"/>
            <w:tcBorders>
              <w:top w:val="single" w:sz="4" w:space="0" w:color="FF0000"/>
              <w:left w:val="nil"/>
              <w:bottom w:val="nil"/>
              <w:right w:val="nil"/>
            </w:tcBorders>
          </w:tcPr>
          <w:p w:rsidR="00E70506" w:rsidRDefault="00E70506" w:rsidP="00315C4C">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६२</w:t>
      </w:r>
      <w:r w:rsidRPr="0069493C">
        <w:rPr>
          <w:color w:val="00B050"/>
          <w:sz w:val="24"/>
          <w:szCs w:val="24"/>
        </w:rPr>
        <w:t>]</w:t>
      </w:r>
      <w:r w:rsidR="006A2066">
        <w:rPr>
          <w:rFonts w:hint="cs"/>
          <w:color w:val="00B050"/>
          <w:sz w:val="24"/>
          <w:szCs w:val="24"/>
          <w:cs/>
        </w:rPr>
        <w:tab/>
      </w:r>
      <w:r w:rsidR="004605FC" w:rsidRPr="007264F7">
        <w:rPr>
          <w:bCs w:val="0"/>
          <w:sz w:val="24"/>
          <w:szCs w:val="24"/>
          <w:cs/>
        </w:rPr>
        <w:t xml:space="preserve">उदगस्स </w:t>
      </w:r>
      <w:r w:rsidR="004605FC" w:rsidRPr="007264F7">
        <w:rPr>
          <w:rFonts w:hint="cs"/>
          <w:bCs w:val="0"/>
          <w:sz w:val="24"/>
          <w:szCs w:val="24"/>
          <w:cs/>
          <w:lang w:bidi="sa-IN"/>
        </w:rPr>
        <w:t>प</w:t>
      </w:r>
      <w:r w:rsidR="004605FC" w:rsidRPr="007264F7">
        <w:rPr>
          <w:bCs w:val="0"/>
          <w:sz w:val="24"/>
          <w:szCs w:val="24"/>
          <w:cs/>
        </w:rPr>
        <w:t>भावेणं</w:t>
      </w:r>
      <w:r w:rsidR="004605FC" w:rsidRPr="007264F7">
        <w:rPr>
          <w:rFonts w:hint="cs"/>
          <w:bCs w:val="0"/>
          <w:sz w:val="24"/>
          <w:szCs w:val="24"/>
          <w:cs/>
          <w:lang w:bidi="sa-IN"/>
        </w:rPr>
        <w:t>,</w:t>
      </w:r>
      <w:r w:rsidR="004605FC" w:rsidRPr="007264F7">
        <w:rPr>
          <w:bCs w:val="0"/>
          <w:sz w:val="24"/>
          <w:szCs w:val="24"/>
          <w:cs/>
        </w:rPr>
        <w:t xml:space="preserve"> सुक्क</w:t>
      </w:r>
      <w:r w:rsidR="004605FC" w:rsidRPr="007264F7">
        <w:rPr>
          <w:rFonts w:hint="cs"/>
          <w:bCs w:val="0"/>
          <w:sz w:val="24"/>
          <w:szCs w:val="24"/>
          <w:cs/>
        </w:rPr>
        <w:t>ंमि</w:t>
      </w:r>
      <w:r w:rsidR="004605FC" w:rsidRPr="007264F7">
        <w:rPr>
          <w:bCs w:val="0"/>
          <w:sz w:val="24"/>
          <w:szCs w:val="24"/>
          <w:cs/>
        </w:rPr>
        <w:t xml:space="preserve"> घातमेंति उ</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ढंकेहि य कंकेहि य</w:t>
      </w:r>
      <w:r w:rsidR="004605FC" w:rsidRPr="007264F7">
        <w:rPr>
          <w:rFonts w:hint="cs"/>
          <w:sz w:val="24"/>
          <w:szCs w:val="24"/>
          <w:cs/>
          <w:lang w:bidi="sa-IN"/>
        </w:rPr>
        <w:t>,</w:t>
      </w:r>
      <w:r w:rsidR="004605FC" w:rsidRPr="007264F7">
        <w:rPr>
          <w:sz w:val="24"/>
          <w:szCs w:val="24"/>
          <w:cs/>
        </w:rPr>
        <w:t xml:space="preserve"> आमिसत्थेहिं ते दुही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६३</w:t>
      </w:r>
      <w:r w:rsidRPr="0069493C">
        <w:rPr>
          <w:color w:val="00B050"/>
          <w:sz w:val="24"/>
          <w:szCs w:val="24"/>
        </w:rPr>
        <w:t>]</w:t>
      </w:r>
      <w:r w:rsidR="006A2066">
        <w:rPr>
          <w:rFonts w:hint="cs"/>
          <w:color w:val="00B050"/>
          <w:sz w:val="24"/>
          <w:szCs w:val="24"/>
          <w:cs/>
        </w:rPr>
        <w:tab/>
      </w:r>
      <w:r w:rsidR="004605FC" w:rsidRPr="007264F7">
        <w:rPr>
          <w:bCs w:val="0"/>
          <w:sz w:val="24"/>
          <w:szCs w:val="24"/>
          <w:cs/>
        </w:rPr>
        <w:t>एवं तु समणा एगे</w:t>
      </w:r>
      <w:r w:rsidR="004605FC" w:rsidRPr="007264F7">
        <w:rPr>
          <w:rFonts w:hint="cs"/>
          <w:bCs w:val="0"/>
          <w:sz w:val="24"/>
          <w:szCs w:val="24"/>
          <w:cs/>
          <w:lang w:bidi="sa-IN"/>
        </w:rPr>
        <w:t>,</w:t>
      </w:r>
      <w:r w:rsidR="004605FC" w:rsidRPr="007264F7">
        <w:rPr>
          <w:bCs w:val="0"/>
          <w:sz w:val="24"/>
          <w:szCs w:val="24"/>
          <w:cs/>
        </w:rPr>
        <w:t xml:space="preserve"> वट्टमाण</w:t>
      </w:r>
      <w:r w:rsidR="004605FC" w:rsidRPr="007264F7">
        <w:rPr>
          <w:rFonts w:hint="cs"/>
          <w:bCs w:val="0"/>
          <w:sz w:val="24"/>
          <w:szCs w:val="24"/>
          <w:cs/>
        </w:rPr>
        <w:t xml:space="preserve"> </w:t>
      </w:r>
      <w:r w:rsidR="004605FC" w:rsidRPr="007264F7">
        <w:rPr>
          <w:bCs w:val="0"/>
          <w:sz w:val="24"/>
          <w:szCs w:val="24"/>
          <w:cs/>
        </w:rPr>
        <w:t>सुहेसि</w:t>
      </w:r>
      <w:r w:rsidR="004605FC" w:rsidRPr="007264F7">
        <w:rPr>
          <w:rFonts w:hint="cs"/>
          <w:bCs w:val="0"/>
          <w:sz w:val="24"/>
          <w:szCs w:val="24"/>
          <w:cs/>
          <w:lang w:bidi="sa-IN"/>
        </w:rPr>
        <w:t>णो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मच्छा वेसालिया चेव</w:t>
      </w:r>
      <w:r w:rsidR="004605FC" w:rsidRPr="007264F7">
        <w:rPr>
          <w:rFonts w:hint="cs"/>
          <w:sz w:val="24"/>
          <w:szCs w:val="24"/>
          <w:cs/>
          <w:lang w:bidi="sa-IN"/>
        </w:rPr>
        <w:t>,</w:t>
      </w:r>
      <w:r w:rsidR="004605FC" w:rsidRPr="007264F7">
        <w:rPr>
          <w:sz w:val="24"/>
          <w:szCs w:val="24"/>
          <w:cs/>
        </w:rPr>
        <w:t xml:space="preserve"> घायमे</w:t>
      </w:r>
      <w:r w:rsidR="004605FC" w:rsidRPr="007264F7">
        <w:rPr>
          <w:rFonts w:hint="cs"/>
          <w:sz w:val="24"/>
          <w:szCs w:val="24"/>
          <w:cs/>
          <w:lang w:bidi="sa-IN"/>
        </w:rPr>
        <w:t>स्संति</w:t>
      </w:r>
      <w:r w:rsidR="004605FC" w:rsidRPr="007264F7">
        <w:rPr>
          <w:rFonts w:hint="cs"/>
          <w:sz w:val="24"/>
          <w:szCs w:val="24"/>
          <w:cs/>
        </w:rPr>
        <w:t xml:space="preserve"> </w:t>
      </w:r>
      <w:r w:rsidR="004605FC" w:rsidRPr="007264F7">
        <w:rPr>
          <w:rFonts w:hint="cs"/>
          <w:sz w:val="24"/>
          <w:szCs w:val="24"/>
          <w:cs/>
          <w:lang w:bidi="sa-IN"/>
        </w:rPr>
        <w:t>नं</w:t>
      </w:r>
      <w:r w:rsidR="004605FC" w:rsidRPr="007264F7">
        <w:rPr>
          <w:sz w:val="24"/>
          <w:szCs w:val="24"/>
          <w:cs/>
        </w:rPr>
        <w:t>तसो ।।</w:t>
      </w:r>
    </w:p>
    <w:p w:rsidR="004605FC" w:rsidRPr="007264F7" w:rsidRDefault="004A48EE" w:rsidP="00E51107">
      <w:pPr>
        <w:pStyle w:val="H4Hindi"/>
        <w:tabs>
          <w:tab w:val="left" w:pos="2880"/>
        </w:tabs>
        <w:spacing w:before="0" w:after="0"/>
        <w:ind w:right="2338" w:firstLine="2340"/>
        <w:jc w:val="distribute"/>
        <w:rPr>
          <w:bCs w:val="0"/>
          <w:sz w:val="24"/>
          <w:szCs w:val="24"/>
          <w:lang w:bidi="sa-IN"/>
        </w:rPr>
      </w:pPr>
      <w:r w:rsidRPr="0069493C">
        <w:rPr>
          <w:color w:val="00B050"/>
          <w:sz w:val="24"/>
          <w:szCs w:val="24"/>
        </w:rPr>
        <w:t>[</w:t>
      </w:r>
      <w:r>
        <w:rPr>
          <w:rFonts w:hint="cs"/>
          <w:color w:val="00B050"/>
          <w:sz w:val="24"/>
          <w:szCs w:val="24"/>
          <w:cs/>
        </w:rPr>
        <w:t>६४</w:t>
      </w:r>
      <w:r w:rsidRPr="0069493C">
        <w:rPr>
          <w:color w:val="00B050"/>
          <w:sz w:val="24"/>
          <w:szCs w:val="24"/>
        </w:rPr>
        <w:t>]</w:t>
      </w:r>
      <w:r w:rsidR="006A2066">
        <w:rPr>
          <w:rFonts w:hint="cs"/>
          <w:color w:val="00B050"/>
          <w:sz w:val="24"/>
          <w:szCs w:val="24"/>
          <w:cs/>
        </w:rPr>
        <w:tab/>
      </w:r>
      <w:r w:rsidR="004605FC" w:rsidRPr="007264F7">
        <w:rPr>
          <w:bCs w:val="0"/>
          <w:sz w:val="24"/>
          <w:szCs w:val="24"/>
          <w:cs/>
        </w:rPr>
        <w:t>इणम</w:t>
      </w:r>
      <w:r w:rsidR="004605FC" w:rsidRPr="007264F7">
        <w:rPr>
          <w:rFonts w:hint="cs"/>
          <w:bCs w:val="0"/>
          <w:sz w:val="24"/>
          <w:szCs w:val="24"/>
          <w:cs/>
        </w:rPr>
        <w:t>न्नं</w:t>
      </w:r>
      <w:r w:rsidR="004605FC" w:rsidRPr="007264F7">
        <w:rPr>
          <w:bCs w:val="0"/>
          <w:sz w:val="24"/>
          <w:szCs w:val="24"/>
          <w:cs/>
        </w:rPr>
        <w:t xml:space="preserve"> तु अन्नाणं</w:t>
      </w:r>
      <w:r w:rsidR="004605FC" w:rsidRPr="007264F7">
        <w:rPr>
          <w:rFonts w:hint="cs"/>
          <w:bCs w:val="0"/>
          <w:sz w:val="24"/>
          <w:szCs w:val="24"/>
          <w:cs/>
          <w:lang w:bidi="sa-IN"/>
        </w:rPr>
        <w:t>,</w:t>
      </w:r>
      <w:r w:rsidR="004605FC" w:rsidRPr="007264F7">
        <w:rPr>
          <w:bCs w:val="0"/>
          <w:sz w:val="24"/>
          <w:szCs w:val="24"/>
          <w:cs/>
        </w:rPr>
        <w:t xml:space="preserve"> इहमेगेसि</w:t>
      </w:r>
      <w:r w:rsidR="004605FC" w:rsidRPr="007264F7">
        <w:rPr>
          <w:rFonts w:hint="cs"/>
          <w:bCs w:val="0"/>
          <w:sz w:val="24"/>
          <w:szCs w:val="24"/>
          <w:cs/>
        </w:rPr>
        <w:t>ं आ</w:t>
      </w:r>
      <w:r w:rsidR="004605FC" w:rsidRPr="007264F7">
        <w:rPr>
          <w:bCs w:val="0"/>
          <w:sz w:val="24"/>
          <w:szCs w:val="24"/>
          <w:cs/>
        </w:rPr>
        <w:t>हियं</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देवउत्ते अयं लोए</w:t>
      </w:r>
      <w:r w:rsidR="004605FC" w:rsidRPr="007264F7">
        <w:rPr>
          <w:rFonts w:hint="cs"/>
          <w:sz w:val="24"/>
          <w:szCs w:val="24"/>
          <w:cs/>
          <w:lang w:bidi="sa-IN"/>
        </w:rPr>
        <w:t>,</w:t>
      </w:r>
      <w:r w:rsidR="004605FC" w:rsidRPr="007264F7">
        <w:rPr>
          <w:sz w:val="24"/>
          <w:szCs w:val="24"/>
          <w:cs/>
        </w:rPr>
        <w:t xml:space="preserve"> बंभउत्ते त्ति आवरे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६५</w:t>
      </w:r>
      <w:r w:rsidRPr="0069493C">
        <w:rPr>
          <w:color w:val="00B050"/>
          <w:sz w:val="24"/>
          <w:szCs w:val="24"/>
        </w:rPr>
        <w:t>]</w:t>
      </w:r>
      <w:r w:rsidR="006A2066">
        <w:rPr>
          <w:rFonts w:hint="cs"/>
          <w:color w:val="00B050"/>
          <w:sz w:val="24"/>
          <w:szCs w:val="24"/>
          <w:cs/>
        </w:rPr>
        <w:tab/>
      </w:r>
      <w:r w:rsidR="004605FC" w:rsidRPr="007264F7">
        <w:rPr>
          <w:bCs w:val="0"/>
          <w:sz w:val="24"/>
          <w:szCs w:val="24"/>
          <w:cs/>
        </w:rPr>
        <w:t>ईसरेण कडे लोए</w:t>
      </w:r>
      <w:r w:rsidR="004605FC" w:rsidRPr="007264F7">
        <w:rPr>
          <w:rFonts w:hint="cs"/>
          <w:bCs w:val="0"/>
          <w:sz w:val="24"/>
          <w:szCs w:val="24"/>
          <w:cs/>
          <w:lang w:bidi="sa-IN"/>
        </w:rPr>
        <w:t>,</w:t>
      </w:r>
      <w:r w:rsidR="004605FC" w:rsidRPr="007264F7">
        <w:rPr>
          <w:bCs w:val="0"/>
          <w:sz w:val="24"/>
          <w:szCs w:val="24"/>
          <w:cs/>
        </w:rPr>
        <w:t xml:space="preserve"> पहाणाइ तहावरे</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जीवाजीवसमाउत्ते</w:t>
      </w:r>
      <w:r w:rsidR="004605FC" w:rsidRPr="007264F7">
        <w:rPr>
          <w:rFonts w:hint="cs"/>
          <w:sz w:val="24"/>
          <w:szCs w:val="24"/>
          <w:cs/>
          <w:lang w:bidi="sa-IN"/>
        </w:rPr>
        <w:t>,</w:t>
      </w:r>
      <w:r w:rsidR="004605FC" w:rsidRPr="007264F7">
        <w:rPr>
          <w:sz w:val="24"/>
          <w:szCs w:val="24"/>
          <w:cs/>
        </w:rPr>
        <w:t xml:space="preserve"> सुहदुक्खसम</w:t>
      </w:r>
      <w:r w:rsidR="004605FC" w:rsidRPr="007264F7">
        <w:rPr>
          <w:rFonts w:hint="cs"/>
          <w:sz w:val="24"/>
          <w:szCs w:val="24"/>
          <w:cs/>
        </w:rPr>
        <w:t>न्नि</w:t>
      </w:r>
      <w:r w:rsidR="004605FC" w:rsidRPr="007264F7">
        <w:rPr>
          <w:sz w:val="24"/>
          <w:szCs w:val="24"/>
          <w:cs/>
        </w:rPr>
        <w:t>ए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६६</w:t>
      </w:r>
      <w:r w:rsidRPr="0069493C">
        <w:rPr>
          <w:color w:val="00B050"/>
          <w:sz w:val="24"/>
          <w:szCs w:val="24"/>
        </w:rPr>
        <w:t>]</w:t>
      </w:r>
      <w:r w:rsidR="006A2066">
        <w:rPr>
          <w:rFonts w:hint="cs"/>
          <w:color w:val="00B050"/>
          <w:sz w:val="24"/>
          <w:szCs w:val="24"/>
          <w:cs/>
        </w:rPr>
        <w:tab/>
      </w:r>
      <w:r w:rsidR="004605FC" w:rsidRPr="007264F7">
        <w:rPr>
          <w:bCs w:val="0"/>
          <w:sz w:val="24"/>
          <w:szCs w:val="24"/>
          <w:cs/>
        </w:rPr>
        <w:t xml:space="preserve">सयंभुणा कडे </w:t>
      </w:r>
      <w:r w:rsidR="004605FC" w:rsidRPr="007264F7">
        <w:rPr>
          <w:rFonts w:hint="cs"/>
          <w:bCs w:val="0"/>
          <w:sz w:val="24"/>
          <w:szCs w:val="24"/>
          <w:cs/>
          <w:lang w:bidi="sa-IN"/>
        </w:rPr>
        <w:t>लो</w:t>
      </w:r>
      <w:r w:rsidR="004605FC" w:rsidRPr="007264F7">
        <w:rPr>
          <w:bCs w:val="0"/>
          <w:sz w:val="24"/>
          <w:szCs w:val="24"/>
          <w:cs/>
        </w:rPr>
        <w:t>ए</w:t>
      </w:r>
      <w:r w:rsidR="004605FC" w:rsidRPr="007264F7">
        <w:rPr>
          <w:rFonts w:hint="cs"/>
          <w:bCs w:val="0"/>
          <w:sz w:val="24"/>
          <w:szCs w:val="24"/>
          <w:cs/>
          <w:lang w:bidi="sa-IN"/>
        </w:rPr>
        <w:t>,</w:t>
      </w:r>
      <w:r w:rsidR="004605FC" w:rsidRPr="007264F7">
        <w:rPr>
          <w:bCs w:val="0"/>
          <w:sz w:val="24"/>
          <w:szCs w:val="24"/>
          <w:cs/>
        </w:rPr>
        <w:t xml:space="preserve"> इति वुत्तं महेसिणा</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मारेण संथुया माया</w:t>
      </w:r>
      <w:r w:rsidR="004605FC" w:rsidRPr="007264F7">
        <w:rPr>
          <w:rFonts w:hint="cs"/>
          <w:sz w:val="24"/>
          <w:szCs w:val="24"/>
          <w:cs/>
          <w:lang w:bidi="sa-IN"/>
        </w:rPr>
        <w:t>,</w:t>
      </w:r>
      <w:r w:rsidR="004605FC" w:rsidRPr="007264F7">
        <w:rPr>
          <w:sz w:val="24"/>
          <w:szCs w:val="24"/>
          <w:cs/>
        </w:rPr>
        <w:t xml:space="preserve"> तेण लोए असासए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६७</w:t>
      </w:r>
      <w:r w:rsidRPr="0069493C">
        <w:rPr>
          <w:color w:val="00B050"/>
          <w:sz w:val="24"/>
          <w:szCs w:val="24"/>
        </w:rPr>
        <w:t>]</w:t>
      </w:r>
      <w:r w:rsidR="006A2066">
        <w:rPr>
          <w:rFonts w:hint="cs"/>
          <w:color w:val="00B050"/>
          <w:sz w:val="24"/>
          <w:szCs w:val="24"/>
          <w:cs/>
        </w:rPr>
        <w:tab/>
      </w:r>
      <w:r w:rsidR="004605FC" w:rsidRPr="007264F7">
        <w:rPr>
          <w:bCs w:val="0"/>
          <w:sz w:val="24"/>
          <w:szCs w:val="24"/>
          <w:cs/>
        </w:rPr>
        <w:t>माहणा समणा</w:t>
      </w:r>
      <w:r w:rsidR="004605FC" w:rsidRPr="007264F7">
        <w:rPr>
          <w:rFonts w:hint="cs"/>
          <w:bCs w:val="0"/>
          <w:sz w:val="24"/>
          <w:szCs w:val="24"/>
          <w:cs/>
          <w:lang w:bidi="sa-IN"/>
        </w:rPr>
        <w:t xml:space="preserve"> </w:t>
      </w:r>
      <w:r w:rsidR="004605FC" w:rsidRPr="007264F7">
        <w:rPr>
          <w:bCs w:val="0"/>
          <w:sz w:val="24"/>
          <w:szCs w:val="24"/>
          <w:cs/>
        </w:rPr>
        <w:t>एगे</w:t>
      </w:r>
      <w:r w:rsidR="004605FC" w:rsidRPr="007264F7">
        <w:rPr>
          <w:rFonts w:hint="cs"/>
          <w:bCs w:val="0"/>
          <w:sz w:val="24"/>
          <w:szCs w:val="24"/>
          <w:cs/>
          <w:lang w:bidi="sa-IN"/>
        </w:rPr>
        <w:t>,</w:t>
      </w:r>
      <w:r w:rsidR="004605FC" w:rsidRPr="007264F7">
        <w:rPr>
          <w:bCs w:val="0"/>
          <w:sz w:val="24"/>
          <w:szCs w:val="24"/>
          <w:cs/>
        </w:rPr>
        <w:t xml:space="preserve"> आह अंडकडे जगे</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असो तत्तमकासी य</w:t>
      </w:r>
      <w:r w:rsidR="004605FC" w:rsidRPr="007264F7">
        <w:rPr>
          <w:rFonts w:hint="cs"/>
          <w:sz w:val="24"/>
          <w:szCs w:val="24"/>
          <w:cs/>
          <w:lang w:bidi="sa-IN"/>
        </w:rPr>
        <w:t>,</w:t>
      </w:r>
      <w:r w:rsidR="004605FC" w:rsidRPr="007264F7">
        <w:rPr>
          <w:sz w:val="24"/>
          <w:szCs w:val="24"/>
          <w:cs/>
        </w:rPr>
        <w:t xml:space="preserve"> अयाणंता मुसं वए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६८</w:t>
      </w:r>
      <w:r w:rsidRPr="0069493C">
        <w:rPr>
          <w:color w:val="00B050"/>
          <w:sz w:val="24"/>
          <w:szCs w:val="24"/>
        </w:rPr>
        <w:t>]</w:t>
      </w:r>
      <w:r w:rsidR="006A2066">
        <w:rPr>
          <w:rFonts w:hint="cs"/>
          <w:color w:val="00B050"/>
          <w:sz w:val="24"/>
          <w:szCs w:val="24"/>
          <w:cs/>
        </w:rPr>
        <w:tab/>
      </w:r>
      <w:r w:rsidR="004605FC" w:rsidRPr="007264F7">
        <w:rPr>
          <w:bCs w:val="0"/>
          <w:sz w:val="24"/>
          <w:szCs w:val="24"/>
          <w:cs/>
        </w:rPr>
        <w:t>सएहिं परियाएहिं</w:t>
      </w:r>
      <w:r w:rsidR="004605FC" w:rsidRPr="007264F7">
        <w:rPr>
          <w:rFonts w:hint="cs"/>
          <w:bCs w:val="0"/>
          <w:sz w:val="24"/>
          <w:szCs w:val="24"/>
          <w:cs/>
          <w:lang w:bidi="sa-IN"/>
        </w:rPr>
        <w:t>,</w:t>
      </w:r>
      <w:r w:rsidR="004605FC" w:rsidRPr="007264F7">
        <w:rPr>
          <w:bCs w:val="0"/>
          <w:sz w:val="24"/>
          <w:szCs w:val="24"/>
          <w:cs/>
        </w:rPr>
        <w:t xml:space="preserve"> लोगं बूया कडे त्ति य</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तत्तं ते न वियाणंति</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न विनासी</w:t>
      </w:r>
      <w:r w:rsidR="004605FC" w:rsidRPr="007264F7">
        <w:rPr>
          <w:sz w:val="24"/>
          <w:szCs w:val="24"/>
          <w:cs/>
        </w:rPr>
        <w:t xml:space="preserve"> कयाइ वि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६९</w:t>
      </w:r>
      <w:r w:rsidRPr="0069493C">
        <w:rPr>
          <w:color w:val="00B050"/>
          <w:sz w:val="24"/>
          <w:szCs w:val="24"/>
        </w:rPr>
        <w:t>]</w:t>
      </w:r>
      <w:r w:rsidR="006A2066">
        <w:rPr>
          <w:rFonts w:hint="cs"/>
          <w:color w:val="00B050"/>
          <w:sz w:val="24"/>
          <w:szCs w:val="24"/>
          <w:cs/>
        </w:rPr>
        <w:tab/>
      </w:r>
      <w:r w:rsidR="004605FC" w:rsidRPr="007264F7">
        <w:rPr>
          <w:bCs w:val="0"/>
          <w:sz w:val="24"/>
          <w:szCs w:val="24"/>
          <w:cs/>
        </w:rPr>
        <w:t>अमणु</w:t>
      </w:r>
      <w:r w:rsidR="004605FC" w:rsidRPr="007264F7">
        <w:rPr>
          <w:rFonts w:hint="cs"/>
          <w:bCs w:val="0"/>
          <w:sz w:val="24"/>
          <w:szCs w:val="24"/>
          <w:cs/>
          <w:lang w:bidi="sa-IN"/>
        </w:rPr>
        <w:t>न्न</w:t>
      </w:r>
      <w:r w:rsidR="004605FC" w:rsidRPr="007264F7">
        <w:rPr>
          <w:rFonts w:hint="cs"/>
          <w:bCs w:val="0"/>
          <w:sz w:val="24"/>
          <w:szCs w:val="24"/>
          <w:cs/>
        </w:rPr>
        <w:t xml:space="preserve"> </w:t>
      </w:r>
      <w:r w:rsidR="004605FC" w:rsidRPr="007264F7">
        <w:rPr>
          <w:bCs w:val="0"/>
          <w:sz w:val="24"/>
          <w:szCs w:val="24"/>
          <w:cs/>
        </w:rPr>
        <w:t>समुप्पायं</w:t>
      </w:r>
      <w:r w:rsidR="004605FC" w:rsidRPr="007264F7">
        <w:rPr>
          <w:rFonts w:hint="cs"/>
          <w:bCs w:val="0"/>
          <w:sz w:val="24"/>
          <w:szCs w:val="24"/>
          <w:cs/>
          <w:lang w:bidi="sa-IN"/>
        </w:rPr>
        <w:t>,</w:t>
      </w:r>
      <w:r w:rsidR="004605FC" w:rsidRPr="007264F7">
        <w:rPr>
          <w:bCs w:val="0"/>
          <w:sz w:val="24"/>
          <w:szCs w:val="24"/>
          <w:cs/>
        </w:rPr>
        <w:t xml:space="preserve"> दुक्खमेव विजाणिया</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समुप्पायमजाणंता</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क</w:t>
      </w:r>
      <w:r w:rsidR="004605FC" w:rsidRPr="007264F7">
        <w:rPr>
          <w:sz w:val="24"/>
          <w:szCs w:val="24"/>
          <w:cs/>
        </w:rPr>
        <w:t>ह</w:t>
      </w:r>
      <w:r w:rsidR="004605FC" w:rsidRPr="007264F7">
        <w:rPr>
          <w:rFonts w:hint="cs"/>
          <w:sz w:val="24"/>
          <w:szCs w:val="24"/>
          <w:cs/>
          <w:lang w:bidi="sa-IN"/>
        </w:rPr>
        <w:t>ं</w:t>
      </w:r>
      <w:r w:rsidR="004605FC" w:rsidRPr="007264F7">
        <w:rPr>
          <w:sz w:val="24"/>
          <w:szCs w:val="24"/>
          <w:cs/>
        </w:rPr>
        <w:t xml:space="preserve"> नाहिंति संवरं</w:t>
      </w:r>
      <w:r w:rsidR="004605FC" w:rsidRPr="007264F7">
        <w:rPr>
          <w:sz w:val="24"/>
          <w:szCs w:val="24"/>
        </w:rPr>
        <w:t>?</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७०</w:t>
      </w:r>
      <w:r w:rsidRPr="0069493C">
        <w:rPr>
          <w:color w:val="00B050"/>
          <w:sz w:val="24"/>
          <w:szCs w:val="24"/>
        </w:rPr>
        <w:t>]</w:t>
      </w:r>
      <w:r w:rsidR="006A2066">
        <w:rPr>
          <w:rFonts w:hint="cs"/>
          <w:color w:val="00B050"/>
          <w:sz w:val="24"/>
          <w:szCs w:val="24"/>
          <w:cs/>
        </w:rPr>
        <w:tab/>
      </w:r>
      <w:r w:rsidR="004605FC" w:rsidRPr="007264F7">
        <w:rPr>
          <w:bCs w:val="0"/>
          <w:sz w:val="24"/>
          <w:szCs w:val="24"/>
          <w:cs/>
        </w:rPr>
        <w:t>सुद्धे अपावए आया</w:t>
      </w:r>
      <w:r w:rsidR="004605FC" w:rsidRPr="007264F7">
        <w:rPr>
          <w:rFonts w:hint="cs"/>
          <w:bCs w:val="0"/>
          <w:sz w:val="24"/>
          <w:szCs w:val="24"/>
          <w:cs/>
          <w:lang w:bidi="sa-IN"/>
        </w:rPr>
        <w:t>,</w:t>
      </w:r>
      <w:r w:rsidR="004605FC" w:rsidRPr="007264F7">
        <w:rPr>
          <w:bCs w:val="0"/>
          <w:sz w:val="24"/>
          <w:szCs w:val="24"/>
          <w:cs/>
        </w:rPr>
        <w:t xml:space="preserve"> इहमेगेसि</w:t>
      </w:r>
      <w:r w:rsidR="004605FC" w:rsidRPr="007264F7">
        <w:rPr>
          <w:rFonts w:hint="cs"/>
          <w:bCs w:val="0"/>
          <w:sz w:val="24"/>
          <w:szCs w:val="24"/>
          <w:cs/>
        </w:rPr>
        <w:t>ं आ</w:t>
      </w:r>
      <w:r w:rsidR="004605FC" w:rsidRPr="007264F7">
        <w:rPr>
          <w:bCs w:val="0"/>
          <w:sz w:val="24"/>
          <w:szCs w:val="24"/>
          <w:cs/>
        </w:rPr>
        <w:t>हियं</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पु</w:t>
      </w:r>
      <w:r w:rsidR="004605FC" w:rsidRPr="007264F7">
        <w:rPr>
          <w:rFonts w:hint="cs"/>
          <w:sz w:val="24"/>
          <w:szCs w:val="24"/>
          <w:cs/>
          <w:lang w:bidi="sa-IN"/>
        </w:rPr>
        <w:t>णो</w:t>
      </w:r>
      <w:r w:rsidR="004605FC" w:rsidRPr="007264F7">
        <w:rPr>
          <w:sz w:val="24"/>
          <w:szCs w:val="24"/>
          <w:cs/>
        </w:rPr>
        <w:t xml:space="preserve"> की</w:t>
      </w:r>
      <w:r w:rsidR="004605FC" w:rsidRPr="007264F7">
        <w:rPr>
          <w:rFonts w:hint="cs"/>
          <w:sz w:val="24"/>
          <w:szCs w:val="24"/>
          <w:cs/>
          <w:lang w:bidi="sa-IN"/>
        </w:rPr>
        <w:t>ड्डा</w:t>
      </w:r>
      <w:r w:rsidR="004605FC" w:rsidRPr="007264F7">
        <w:rPr>
          <w:sz w:val="24"/>
          <w:szCs w:val="24"/>
          <w:cs/>
        </w:rPr>
        <w:t>पदोसेणं</w:t>
      </w:r>
      <w:r w:rsidR="004605FC" w:rsidRPr="007264F7">
        <w:rPr>
          <w:rFonts w:hint="cs"/>
          <w:sz w:val="24"/>
          <w:szCs w:val="24"/>
          <w:cs/>
          <w:lang w:bidi="sa-IN"/>
        </w:rPr>
        <w:t>,</w:t>
      </w:r>
      <w:r w:rsidR="004605FC" w:rsidRPr="007264F7">
        <w:rPr>
          <w:sz w:val="24"/>
          <w:szCs w:val="24"/>
          <w:cs/>
        </w:rPr>
        <w:t xml:space="preserve"> से तत्थ अवरज्झई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७१</w:t>
      </w:r>
      <w:r w:rsidRPr="0069493C">
        <w:rPr>
          <w:color w:val="00B050"/>
          <w:sz w:val="24"/>
          <w:szCs w:val="24"/>
        </w:rPr>
        <w:t>]</w:t>
      </w:r>
      <w:r w:rsidR="006A2066">
        <w:rPr>
          <w:rFonts w:hint="cs"/>
          <w:color w:val="00B050"/>
          <w:sz w:val="24"/>
          <w:szCs w:val="24"/>
          <w:cs/>
        </w:rPr>
        <w:tab/>
      </w:r>
      <w:r w:rsidR="004605FC" w:rsidRPr="007264F7">
        <w:rPr>
          <w:bCs w:val="0"/>
          <w:sz w:val="24"/>
          <w:szCs w:val="24"/>
          <w:cs/>
        </w:rPr>
        <w:t>इह संवुडे मु</w:t>
      </w:r>
      <w:r w:rsidR="004605FC" w:rsidRPr="007264F7">
        <w:rPr>
          <w:rFonts w:hint="cs"/>
          <w:bCs w:val="0"/>
          <w:sz w:val="24"/>
          <w:szCs w:val="24"/>
          <w:cs/>
          <w:lang w:bidi="sa-IN"/>
        </w:rPr>
        <w:t>नी</w:t>
      </w:r>
      <w:r w:rsidR="004605FC" w:rsidRPr="007264F7">
        <w:rPr>
          <w:bCs w:val="0"/>
          <w:sz w:val="24"/>
          <w:szCs w:val="24"/>
          <w:cs/>
        </w:rPr>
        <w:t xml:space="preserve"> जाए</w:t>
      </w:r>
      <w:r w:rsidR="004605FC" w:rsidRPr="007264F7">
        <w:rPr>
          <w:rFonts w:hint="cs"/>
          <w:bCs w:val="0"/>
          <w:sz w:val="24"/>
          <w:szCs w:val="24"/>
          <w:cs/>
          <w:lang w:bidi="sa-IN"/>
        </w:rPr>
        <w:t>,</w:t>
      </w:r>
      <w:r w:rsidR="004605FC" w:rsidRPr="007264F7">
        <w:rPr>
          <w:bCs w:val="0"/>
          <w:sz w:val="24"/>
          <w:szCs w:val="24"/>
          <w:cs/>
        </w:rPr>
        <w:t xml:space="preserve"> पच्छा होइ अपावए</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वियडं</w:t>
      </w:r>
      <w:r w:rsidR="004605FC" w:rsidRPr="007264F7">
        <w:rPr>
          <w:rFonts w:hint="cs"/>
          <w:sz w:val="24"/>
          <w:szCs w:val="24"/>
          <w:cs/>
          <w:lang w:bidi="sa-IN"/>
        </w:rPr>
        <w:t>बु</w:t>
      </w:r>
      <w:r w:rsidR="004605FC" w:rsidRPr="007264F7">
        <w:rPr>
          <w:sz w:val="24"/>
          <w:szCs w:val="24"/>
          <w:cs/>
        </w:rPr>
        <w:t xml:space="preserve"> जहा भुज्जो</w:t>
      </w:r>
      <w:r w:rsidR="004605FC" w:rsidRPr="007264F7">
        <w:rPr>
          <w:rFonts w:hint="cs"/>
          <w:sz w:val="24"/>
          <w:szCs w:val="24"/>
          <w:cs/>
          <w:lang w:bidi="sa-IN"/>
        </w:rPr>
        <w:t>,</w:t>
      </w:r>
      <w:r w:rsidR="004605FC" w:rsidRPr="007264F7">
        <w:rPr>
          <w:sz w:val="24"/>
          <w:szCs w:val="24"/>
          <w:cs/>
        </w:rPr>
        <w:t xml:space="preserve"> नीरयं सरयं तहा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७२</w:t>
      </w:r>
      <w:r w:rsidRPr="0069493C">
        <w:rPr>
          <w:color w:val="00B050"/>
          <w:sz w:val="24"/>
          <w:szCs w:val="24"/>
        </w:rPr>
        <w:t>]</w:t>
      </w:r>
      <w:r w:rsidR="006A2066">
        <w:rPr>
          <w:rFonts w:hint="cs"/>
          <w:color w:val="00B050"/>
          <w:sz w:val="24"/>
          <w:szCs w:val="24"/>
          <w:cs/>
        </w:rPr>
        <w:tab/>
      </w:r>
      <w:r w:rsidR="004605FC" w:rsidRPr="007264F7">
        <w:rPr>
          <w:bCs w:val="0"/>
          <w:sz w:val="24"/>
          <w:szCs w:val="24"/>
          <w:cs/>
        </w:rPr>
        <w:t>एयाणुवीइ मेहावी</w:t>
      </w:r>
      <w:r w:rsidR="004605FC" w:rsidRPr="007264F7">
        <w:rPr>
          <w:rFonts w:hint="cs"/>
          <w:bCs w:val="0"/>
          <w:sz w:val="24"/>
          <w:szCs w:val="24"/>
          <w:cs/>
          <w:lang w:bidi="sa-IN"/>
        </w:rPr>
        <w:t>,</w:t>
      </w:r>
      <w:r w:rsidR="004605FC" w:rsidRPr="007264F7">
        <w:rPr>
          <w:bCs w:val="0"/>
          <w:sz w:val="24"/>
          <w:szCs w:val="24"/>
          <w:cs/>
        </w:rPr>
        <w:t xml:space="preserve"> बंभचे</w:t>
      </w:r>
      <w:r w:rsidR="004605FC" w:rsidRPr="007264F7">
        <w:rPr>
          <w:rFonts w:hint="cs"/>
          <w:bCs w:val="0"/>
          <w:sz w:val="24"/>
          <w:szCs w:val="24"/>
          <w:cs/>
          <w:lang w:bidi="sa-IN"/>
        </w:rPr>
        <w:t>रे</w:t>
      </w:r>
      <w:r w:rsidR="004605FC" w:rsidRPr="007264F7">
        <w:rPr>
          <w:bCs w:val="0"/>
          <w:sz w:val="24"/>
          <w:szCs w:val="24"/>
          <w:cs/>
        </w:rPr>
        <w:t xml:space="preserve">ण </w:t>
      </w:r>
      <w:r w:rsidR="004605FC" w:rsidRPr="007264F7">
        <w:rPr>
          <w:rFonts w:hint="cs"/>
          <w:bCs w:val="0"/>
          <w:sz w:val="24"/>
          <w:szCs w:val="24"/>
          <w:cs/>
          <w:lang w:bidi="sa-IN"/>
        </w:rPr>
        <w:t>ते</w:t>
      </w:r>
      <w:r w:rsidR="004605FC" w:rsidRPr="007264F7">
        <w:rPr>
          <w:bCs w:val="0"/>
          <w:sz w:val="24"/>
          <w:szCs w:val="24"/>
          <w:cs/>
        </w:rPr>
        <w:t xml:space="preserve"> वसे</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पुढो पावाउया सव्वे</w:t>
      </w:r>
      <w:r w:rsidR="004605FC" w:rsidRPr="007264F7">
        <w:rPr>
          <w:rFonts w:hint="cs"/>
          <w:sz w:val="24"/>
          <w:szCs w:val="24"/>
          <w:cs/>
          <w:lang w:bidi="sa-IN"/>
        </w:rPr>
        <w:t>,</w:t>
      </w:r>
      <w:r w:rsidR="004605FC" w:rsidRPr="007264F7">
        <w:rPr>
          <w:sz w:val="24"/>
          <w:szCs w:val="24"/>
          <w:cs/>
        </w:rPr>
        <w:t xml:space="preserve"> अक्खायारो सयं सयं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७३</w:t>
      </w:r>
      <w:r w:rsidRPr="0069493C">
        <w:rPr>
          <w:color w:val="00B050"/>
          <w:sz w:val="24"/>
          <w:szCs w:val="24"/>
        </w:rPr>
        <w:t>]</w:t>
      </w:r>
      <w:r w:rsidR="006A2066">
        <w:rPr>
          <w:rFonts w:hint="cs"/>
          <w:color w:val="00B050"/>
          <w:sz w:val="24"/>
          <w:szCs w:val="24"/>
          <w:cs/>
        </w:rPr>
        <w:tab/>
      </w:r>
      <w:r w:rsidR="004605FC" w:rsidRPr="007264F7">
        <w:rPr>
          <w:bCs w:val="0"/>
          <w:sz w:val="24"/>
          <w:szCs w:val="24"/>
          <w:cs/>
        </w:rPr>
        <w:t>सए सए उवट्ठाणे</w:t>
      </w:r>
      <w:r w:rsidR="004605FC" w:rsidRPr="007264F7">
        <w:rPr>
          <w:rFonts w:hint="cs"/>
          <w:bCs w:val="0"/>
          <w:sz w:val="24"/>
          <w:szCs w:val="24"/>
          <w:cs/>
          <w:lang w:bidi="sa-IN"/>
        </w:rPr>
        <w:t>,</w:t>
      </w:r>
      <w:r w:rsidR="004605FC" w:rsidRPr="007264F7">
        <w:rPr>
          <w:bCs w:val="0"/>
          <w:sz w:val="24"/>
          <w:szCs w:val="24"/>
          <w:cs/>
        </w:rPr>
        <w:t xml:space="preserve"> सिद्धिमेव न अ</w:t>
      </w:r>
      <w:r w:rsidR="004605FC" w:rsidRPr="007264F7">
        <w:rPr>
          <w:rFonts w:hint="cs"/>
          <w:bCs w:val="0"/>
          <w:sz w:val="24"/>
          <w:szCs w:val="24"/>
          <w:cs/>
          <w:lang w:bidi="sa-IN"/>
        </w:rPr>
        <w:t>न्न</w:t>
      </w:r>
      <w:r w:rsidR="004605FC" w:rsidRPr="007264F7">
        <w:rPr>
          <w:bCs w:val="0"/>
          <w:sz w:val="24"/>
          <w:szCs w:val="24"/>
          <w:cs/>
        </w:rPr>
        <w:t>हा</w:t>
      </w:r>
      <w:r w:rsidR="004605FC" w:rsidRPr="007264F7">
        <w:rPr>
          <w:rFonts w:hint="cs"/>
          <w:bCs w:val="0"/>
          <w:sz w:val="24"/>
          <w:szCs w:val="24"/>
          <w:cs/>
          <w:lang w:bidi="sa-IN"/>
        </w:rPr>
        <w:t xml:space="preserve"> ।</w:t>
      </w:r>
    </w:p>
    <w:p w:rsidR="004605FC" w:rsidRPr="007264F7" w:rsidRDefault="006A2066"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w:t>
      </w:r>
      <w:r w:rsidR="004605FC" w:rsidRPr="007264F7">
        <w:rPr>
          <w:rFonts w:hint="cs"/>
          <w:sz w:val="24"/>
          <w:szCs w:val="24"/>
          <w:cs/>
          <w:lang w:bidi="sa-IN"/>
        </w:rPr>
        <w:t>हो</w:t>
      </w:r>
      <w:r w:rsidR="004605FC" w:rsidRPr="007264F7">
        <w:rPr>
          <w:sz w:val="24"/>
          <w:szCs w:val="24"/>
          <w:cs/>
        </w:rPr>
        <w:t xml:space="preserve"> </w:t>
      </w:r>
      <w:r w:rsidR="004605FC" w:rsidRPr="007264F7">
        <w:rPr>
          <w:rFonts w:hint="cs"/>
          <w:sz w:val="24"/>
          <w:szCs w:val="24"/>
          <w:cs/>
          <w:lang w:bidi="sa-IN"/>
        </w:rPr>
        <w:t>इहेव</w:t>
      </w:r>
      <w:r w:rsidR="004605FC" w:rsidRPr="007264F7">
        <w:rPr>
          <w:sz w:val="24"/>
          <w:szCs w:val="24"/>
          <w:cs/>
        </w:rPr>
        <w:t xml:space="preserve"> </w:t>
      </w:r>
      <w:r w:rsidR="004605FC" w:rsidRPr="007264F7">
        <w:rPr>
          <w:rFonts w:hint="cs"/>
          <w:sz w:val="24"/>
          <w:szCs w:val="24"/>
          <w:cs/>
          <w:lang w:bidi="sa-IN"/>
        </w:rPr>
        <w:t xml:space="preserve"> </w:t>
      </w:r>
      <w:r w:rsidR="004605FC" w:rsidRPr="007264F7">
        <w:rPr>
          <w:sz w:val="24"/>
          <w:szCs w:val="24"/>
          <w:cs/>
        </w:rPr>
        <w:t>वसवत्ती</w:t>
      </w:r>
      <w:r w:rsidR="004605FC" w:rsidRPr="007264F7">
        <w:rPr>
          <w:rFonts w:hint="cs"/>
          <w:sz w:val="24"/>
          <w:szCs w:val="24"/>
          <w:cs/>
          <w:lang w:bidi="sa-IN"/>
        </w:rPr>
        <w:t>,</w:t>
      </w:r>
      <w:r w:rsidR="004605FC" w:rsidRPr="007264F7">
        <w:rPr>
          <w:sz w:val="24"/>
          <w:szCs w:val="24"/>
          <w:cs/>
        </w:rPr>
        <w:t xml:space="preserve"> सव्वकामसमप्पिए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७४</w:t>
      </w:r>
      <w:r w:rsidRPr="0069493C">
        <w:rPr>
          <w:color w:val="00B050"/>
          <w:sz w:val="24"/>
          <w:szCs w:val="24"/>
        </w:rPr>
        <w:t>]</w:t>
      </w:r>
      <w:r w:rsidR="00581E79">
        <w:rPr>
          <w:rFonts w:hint="cs"/>
          <w:color w:val="00B050"/>
          <w:sz w:val="24"/>
          <w:szCs w:val="24"/>
          <w:cs/>
        </w:rPr>
        <w:tab/>
      </w:r>
      <w:r w:rsidR="004605FC" w:rsidRPr="007264F7">
        <w:rPr>
          <w:bCs w:val="0"/>
          <w:sz w:val="24"/>
          <w:szCs w:val="24"/>
          <w:cs/>
        </w:rPr>
        <w:t>सिद्धा य ते अरोगा य</w:t>
      </w:r>
      <w:r w:rsidR="004605FC" w:rsidRPr="007264F7">
        <w:rPr>
          <w:rFonts w:hint="cs"/>
          <w:bCs w:val="0"/>
          <w:sz w:val="24"/>
          <w:szCs w:val="24"/>
          <w:cs/>
          <w:lang w:bidi="sa-IN"/>
        </w:rPr>
        <w:t>,</w:t>
      </w:r>
      <w:r w:rsidR="004605FC" w:rsidRPr="007264F7">
        <w:rPr>
          <w:bCs w:val="0"/>
          <w:sz w:val="24"/>
          <w:szCs w:val="24"/>
          <w:cs/>
        </w:rPr>
        <w:t xml:space="preserve"> इहमेगेसि</w:t>
      </w:r>
      <w:r w:rsidR="004605FC" w:rsidRPr="007264F7">
        <w:rPr>
          <w:rFonts w:hint="cs"/>
          <w:bCs w:val="0"/>
          <w:sz w:val="24"/>
          <w:szCs w:val="24"/>
          <w:cs/>
        </w:rPr>
        <w:t>ं आ</w:t>
      </w:r>
      <w:r w:rsidR="004605FC" w:rsidRPr="007264F7">
        <w:rPr>
          <w:bCs w:val="0"/>
          <w:sz w:val="24"/>
          <w:szCs w:val="24"/>
          <w:cs/>
        </w:rPr>
        <w:t>हियं</w:t>
      </w:r>
      <w:r w:rsidR="004605FC" w:rsidRPr="007264F7">
        <w:rPr>
          <w:rFonts w:hint="cs"/>
          <w:bCs w:val="0"/>
          <w:sz w:val="24"/>
          <w:szCs w:val="24"/>
          <w:cs/>
          <w:lang w:bidi="sa-IN"/>
        </w:rPr>
        <w:t xml:space="preserve"> ।</w:t>
      </w:r>
    </w:p>
    <w:p w:rsidR="004605FC" w:rsidRPr="007264F7" w:rsidRDefault="00581E79"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सिद्धिमेव</w:t>
      </w:r>
      <w:r w:rsidR="004605FC" w:rsidRPr="007264F7">
        <w:rPr>
          <w:rFonts w:hint="cs"/>
          <w:sz w:val="24"/>
          <w:szCs w:val="24"/>
          <w:cs/>
          <w:lang w:bidi="sa-IN"/>
        </w:rPr>
        <w:t xml:space="preserve"> </w:t>
      </w:r>
      <w:r w:rsidR="004605FC" w:rsidRPr="007264F7">
        <w:rPr>
          <w:sz w:val="24"/>
          <w:szCs w:val="24"/>
          <w:cs/>
        </w:rPr>
        <w:t>पुरो</w:t>
      </w:r>
      <w:r w:rsidR="004605FC" w:rsidRPr="007264F7">
        <w:rPr>
          <w:rFonts w:hint="cs"/>
          <w:sz w:val="24"/>
          <w:szCs w:val="24"/>
          <w:cs/>
          <w:lang w:bidi="sa-IN"/>
        </w:rPr>
        <w:t xml:space="preserve"> </w:t>
      </w:r>
      <w:r w:rsidR="004605FC" w:rsidRPr="007264F7">
        <w:rPr>
          <w:sz w:val="24"/>
          <w:szCs w:val="24"/>
          <w:cs/>
        </w:rPr>
        <w:t>काउं सा</w:t>
      </w:r>
      <w:r w:rsidR="004605FC" w:rsidRPr="007264F7">
        <w:rPr>
          <w:rFonts w:hint="cs"/>
          <w:sz w:val="24"/>
          <w:szCs w:val="24"/>
          <w:cs/>
          <w:lang w:bidi="sa-IN"/>
        </w:rPr>
        <w:t>स</w:t>
      </w:r>
      <w:r w:rsidR="004605FC" w:rsidRPr="007264F7">
        <w:rPr>
          <w:sz w:val="24"/>
          <w:szCs w:val="24"/>
          <w:cs/>
        </w:rPr>
        <w:t>ए गढिया नरा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७५</w:t>
      </w:r>
      <w:r w:rsidRPr="0069493C">
        <w:rPr>
          <w:color w:val="00B050"/>
          <w:sz w:val="24"/>
          <w:szCs w:val="24"/>
        </w:rPr>
        <w:t>]</w:t>
      </w:r>
      <w:r w:rsidR="00581E79">
        <w:rPr>
          <w:rFonts w:hint="cs"/>
          <w:color w:val="00B050"/>
          <w:sz w:val="24"/>
          <w:szCs w:val="24"/>
          <w:cs/>
        </w:rPr>
        <w:tab/>
      </w:r>
      <w:r w:rsidR="004605FC" w:rsidRPr="007264F7">
        <w:rPr>
          <w:bCs w:val="0"/>
          <w:sz w:val="24"/>
          <w:szCs w:val="24"/>
          <w:cs/>
        </w:rPr>
        <w:t>असंवुडा अ</w:t>
      </w:r>
      <w:r w:rsidR="004605FC" w:rsidRPr="007264F7">
        <w:rPr>
          <w:rFonts w:hint="cs"/>
          <w:bCs w:val="0"/>
          <w:sz w:val="24"/>
          <w:szCs w:val="24"/>
          <w:cs/>
          <w:lang w:bidi="sa-IN"/>
        </w:rPr>
        <w:t>ना</w:t>
      </w:r>
      <w:r w:rsidR="004605FC" w:rsidRPr="007264F7">
        <w:rPr>
          <w:bCs w:val="0"/>
          <w:sz w:val="24"/>
          <w:szCs w:val="24"/>
          <w:cs/>
        </w:rPr>
        <w:t>दीयं भमिहिंति पु</w:t>
      </w:r>
      <w:r w:rsidR="004605FC" w:rsidRPr="007264F7">
        <w:rPr>
          <w:rFonts w:hint="cs"/>
          <w:bCs w:val="0"/>
          <w:sz w:val="24"/>
          <w:szCs w:val="24"/>
          <w:cs/>
          <w:lang w:bidi="sa-IN"/>
        </w:rPr>
        <w:t>णो</w:t>
      </w:r>
      <w:r w:rsidR="004605FC" w:rsidRPr="007264F7">
        <w:rPr>
          <w:bCs w:val="0"/>
          <w:sz w:val="24"/>
          <w:szCs w:val="24"/>
          <w:cs/>
        </w:rPr>
        <w:t>-पु</w:t>
      </w:r>
      <w:r w:rsidR="004605FC" w:rsidRPr="007264F7">
        <w:rPr>
          <w:rFonts w:hint="cs"/>
          <w:bCs w:val="0"/>
          <w:sz w:val="24"/>
          <w:szCs w:val="24"/>
          <w:cs/>
          <w:lang w:bidi="sa-IN"/>
        </w:rPr>
        <w:t>णो ।</w:t>
      </w:r>
    </w:p>
    <w:p w:rsidR="004605FC" w:rsidRPr="007264F7" w:rsidRDefault="00581E79" w:rsidP="00581E79">
      <w:pPr>
        <w:pStyle w:val="PlainHindi"/>
        <w:tabs>
          <w:tab w:val="left" w:pos="2880"/>
        </w:tabs>
        <w:spacing w:after="0"/>
        <w:ind w:right="718" w:firstLine="2340"/>
        <w:jc w:val="distribute"/>
        <w:rPr>
          <w:sz w:val="24"/>
          <w:szCs w:val="24"/>
        </w:rPr>
      </w:pPr>
      <w:r>
        <w:rPr>
          <w:rFonts w:hint="cs"/>
          <w:sz w:val="24"/>
          <w:szCs w:val="24"/>
          <w:cs/>
        </w:rPr>
        <w:tab/>
      </w:r>
      <w:r w:rsidR="004605FC" w:rsidRPr="007264F7">
        <w:rPr>
          <w:sz w:val="24"/>
          <w:szCs w:val="24"/>
          <w:cs/>
        </w:rPr>
        <w:t>कप्पकालमुवज्जंति</w:t>
      </w:r>
      <w:r w:rsidR="004605FC" w:rsidRPr="007264F7">
        <w:rPr>
          <w:rFonts w:hint="cs"/>
          <w:sz w:val="24"/>
          <w:szCs w:val="24"/>
          <w:cs/>
          <w:lang w:bidi="sa-IN"/>
        </w:rPr>
        <w:t>,</w:t>
      </w:r>
      <w:r w:rsidR="004605FC" w:rsidRPr="007264F7">
        <w:rPr>
          <w:sz w:val="24"/>
          <w:szCs w:val="24"/>
          <w:cs/>
        </w:rPr>
        <w:t xml:space="preserve"> ठाणा आसुरकिब्बिसि</w:t>
      </w:r>
      <w:r w:rsidR="004605FC" w:rsidRPr="007264F7">
        <w:rPr>
          <w:rFonts w:hint="cs"/>
          <w:sz w:val="24"/>
          <w:szCs w:val="24"/>
          <w:cs/>
          <w:lang w:bidi="sa-IN"/>
        </w:rPr>
        <w:t>या</w:t>
      </w:r>
      <w:r w:rsidR="004605FC" w:rsidRPr="007264F7">
        <w:rPr>
          <w:sz w:val="24"/>
          <w:szCs w:val="24"/>
          <w:cs/>
        </w:rPr>
        <w:t xml:space="preserve"> </w:t>
      </w:r>
      <w:r w:rsidR="004605FC" w:rsidRPr="007264F7">
        <w:rPr>
          <w:rFonts w:hint="cs"/>
          <w:sz w:val="24"/>
          <w:szCs w:val="24"/>
          <w:cs/>
          <w:lang w:bidi="sa-IN"/>
        </w:rPr>
        <w:t>।।</w:t>
      </w:r>
      <w:r w:rsidR="004605FC" w:rsidRPr="007264F7">
        <w:rPr>
          <w:sz w:val="24"/>
          <w:szCs w:val="24"/>
          <w:cs/>
        </w:rPr>
        <w:t xml:space="preserve"> त्ति बेमि ।।</w:t>
      </w:r>
    </w:p>
    <w:p w:rsidR="004605FC" w:rsidRPr="00581E79" w:rsidRDefault="002D071D" w:rsidP="00B16BE6">
      <w:pPr>
        <w:pStyle w:val="ShlokHindi"/>
      </w:pPr>
      <w:r w:rsidRPr="00581E79">
        <w:rPr>
          <w:rFonts w:hint="cs"/>
          <w:cs/>
        </w:rPr>
        <w:t>०</w:t>
      </w:r>
      <w:r w:rsidR="004605FC" w:rsidRPr="00581E79">
        <w:rPr>
          <w:rFonts w:hint="cs"/>
          <w:cs/>
        </w:rPr>
        <w:t xml:space="preserve"> </w:t>
      </w:r>
      <w:r w:rsidR="004605FC" w:rsidRPr="00581E79">
        <w:rPr>
          <w:cs/>
        </w:rPr>
        <w:t>पढमे अज्झयणे तइओ उद्देसो समत्तो</w:t>
      </w:r>
      <w:r w:rsidR="004605FC" w:rsidRPr="00581E79">
        <w:rPr>
          <w:rFonts w:hint="cs"/>
          <w:cs/>
        </w:rPr>
        <w:t xml:space="preserve"> </w:t>
      </w:r>
      <w:r w:rsidRPr="00581E79">
        <w:rPr>
          <w:rFonts w:hint="cs"/>
          <w:cs/>
        </w:rPr>
        <w:t>०</w:t>
      </w:r>
    </w:p>
    <w:p w:rsidR="004605FC" w:rsidRPr="00A43EF4" w:rsidRDefault="00581E79" w:rsidP="00581E79">
      <w:pPr>
        <w:pStyle w:val="H3Hindi"/>
        <w:tabs>
          <w:tab w:val="left" w:pos="2880"/>
        </w:tabs>
        <w:spacing w:after="120"/>
        <w:ind w:right="2333" w:firstLine="2347"/>
        <w:jc w:val="center"/>
        <w:rPr>
          <w:i w:val="0"/>
          <w:iCs w:val="0"/>
          <w:color w:val="FF0000"/>
          <w:sz w:val="28"/>
          <w:szCs w:val="28"/>
          <w:u w:val="wave"/>
        </w:rPr>
      </w:pPr>
      <w:bookmarkStart w:id="8" w:name="_Toc318398160"/>
      <w:r w:rsidRPr="00A43EF4">
        <w:rPr>
          <w:rFonts w:hint="cs"/>
          <w:i w:val="0"/>
          <w:iCs w:val="0"/>
          <w:color w:val="FF0000"/>
          <w:sz w:val="28"/>
          <w:szCs w:val="28"/>
          <w:u w:val="wave"/>
          <w:cs/>
        </w:rPr>
        <w:t xml:space="preserve">० </w:t>
      </w:r>
      <w:r w:rsidR="004605FC" w:rsidRPr="00A43EF4">
        <w:rPr>
          <w:i w:val="0"/>
          <w:iCs w:val="0"/>
          <w:color w:val="FF0000"/>
          <w:sz w:val="28"/>
          <w:szCs w:val="28"/>
          <w:u w:val="wave"/>
          <w:cs/>
        </w:rPr>
        <w:t>चउत्थो उद्देसो</w:t>
      </w:r>
      <w:bookmarkEnd w:id="8"/>
      <w:r w:rsidRPr="00A43EF4">
        <w:rPr>
          <w:rFonts w:hint="cs"/>
          <w:i w:val="0"/>
          <w:iCs w:val="0"/>
          <w:color w:val="FF0000"/>
          <w:sz w:val="28"/>
          <w:szCs w:val="28"/>
          <w:u w:val="wave"/>
          <w:cs/>
        </w:rPr>
        <w:t xml:space="preserve"> ०</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७६</w:t>
      </w:r>
      <w:r w:rsidRPr="0069493C">
        <w:rPr>
          <w:color w:val="00B050"/>
          <w:sz w:val="24"/>
          <w:szCs w:val="24"/>
        </w:rPr>
        <w:t>]</w:t>
      </w:r>
      <w:r w:rsidR="00235DC2">
        <w:rPr>
          <w:rFonts w:hint="cs"/>
          <w:color w:val="00B050"/>
          <w:sz w:val="24"/>
          <w:szCs w:val="24"/>
          <w:cs/>
        </w:rPr>
        <w:tab/>
      </w:r>
      <w:r w:rsidR="004605FC" w:rsidRPr="007264F7">
        <w:rPr>
          <w:bCs w:val="0"/>
          <w:sz w:val="24"/>
          <w:szCs w:val="24"/>
          <w:cs/>
        </w:rPr>
        <w:t xml:space="preserve">एते जिया भो </w:t>
      </w:r>
      <w:r w:rsidR="004605FC" w:rsidRPr="007264F7">
        <w:rPr>
          <w:bCs w:val="0"/>
          <w:sz w:val="24"/>
          <w:szCs w:val="24"/>
        </w:rPr>
        <w:t>!</w:t>
      </w:r>
      <w:r w:rsidR="004605FC" w:rsidRPr="007264F7">
        <w:rPr>
          <w:rFonts w:hint="cs"/>
          <w:bCs w:val="0"/>
          <w:sz w:val="24"/>
          <w:szCs w:val="24"/>
          <w:cs/>
          <w:lang w:bidi="sa-IN"/>
        </w:rPr>
        <w:t xml:space="preserve"> </w:t>
      </w:r>
      <w:r w:rsidR="004605FC" w:rsidRPr="007264F7">
        <w:rPr>
          <w:bCs w:val="0"/>
          <w:sz w:val="24"/>
          <w:szCs w:val="24"/>
          <w:cs/>
        </w:rPr>
        <w:t>न सरणं</w:t>
      </w:r>
      <w:r w:rsidR="004605FC" w:rsidRPr="007264F7">
        <w:rPr>
          <w:rFonts w:hint="cs"/>
          <w:bCs w:val="0"/>
          <w:sz w:val="24"/>
          <w:szCs w:val="24"/>
          <w:cs/>
          <w:lang w:bidi="sa-IN"/>
        </w:rPr>
        <w:t>,</w:t>
      </w:r>
      <w:r w:rsidR="004605FC" w:rsidRPr="007264F7">
        <w:rPr>
          <w:bCs w:val="0"/>
          <w:sz w:val="24"/>
          <w:szCs w:val="24"/>
          <w:cs/>
        </w:rPr>
        <w:t xml:space="preserve"> बाला पंडियमा</w:t>
      </w:r>
      <w:r w:rsidR="004605FC" w:rsidRPr="007264F7">
        <w:rPr>
          <w:rFonts w:hint="cs"/>
          <w:bCs w:val="0"/>
          <w:sz w:val="24"/>
          <w:szCs w:val="24"/>
          <w:cs/>
          <w:lang w:bidi="sa-IN"/>
        </w:rPr>
        <w:t>निनो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हिच्चा णं पुव्वसंजोगं</w:t>
      </w:r>
      <w:r w:rsidR="004605FC" w:rsidRPr="007264F7">
        <w:rPr>
          <w:rFonts w:hint="cs"/>
          <w:sz w:val="24"/>
          <w:szCs w:val="24"/>
          <w:cs/>
          <w:lang w:bidi="sa-IN"/>
        </w:rPr>
        <w:t>,</w:t>
      </w:r>
      <w:r w:rsidR="004605FC" w:rsidRPr="007264F7">
        <w:rPr>
          <w:sz w:val="24"/>
          <w:szCs w:val="24"/>
          <w:cs/>
        </w:rPr>
        <w:t xml:space="preserve"> सि</w:t>
      </w:r>
      <w:r w:rsidR="004605FC" w:rsidRPr="007264F7">
        <w:rPr>
          <w:rFonts w:hint="cs"/>
          <w:sz w:val="24"/>
          <w:szCs w:val="24"/>
          <w:cs/>
        </w:rPr>
        <w:t xml:space="preserve">या </w:t>
      </w:r>
      <w:r w:rsidR="004605FC" w:rsidRPr="007264F7">
        <w:rPr>
          <w:sz w:val="24"/>
          <w:szCs w:val="24"/>
          <w:cs/>
        </w:rPr>
        <w:t>किच्चोवएसगा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७७</w:t>
      </w:r>
      <w:r w:rsidRPr="0069493C">
        <w:rPr>
          <w:color w:val="00B050"/>
          <w:sz w:val="24"/>
          <w:szCs w:val="24"/>
        </w:rPr>
        <w:t>]</w:t>
      </w:r>
      <w:r w:rsidR="00235DC2">
        <w:rPr>
          <w:rFonts w:hint="cs"/>
          <w:color w:val="00B050"/>
          <w:sz w:val="24"/>
          <w:szCs w:val="24"/>
          <w:cs/>
        </w:rPr>
        <w:tab/>
      </w:r>
      <w:r w:rsidR="004605FC" w:rsidRPr="007264F7">
        <w:rPr>
          <w:bCs w:val="0"/>
          <w:sz w:val="24"/>
          <w:szCs w:val="24"/>
          <w:cs/>
        </w:rPr>
        <w:t xml:space="preserve">तं </w:t>
      </w:r>
      <w:r w:rsidR="00A43EF4">
        <w:rPr>
          <w:bCs w:val="0"/>
          <w:sz w:val="24"/>
          <w:szCs w:val="24"/>
          <w:cs/>
        </w:rPr>
        <w:t xml:space="preserve">च भिक्खू परिण्णाय विज्जं तेसु </w:t>
      </w:r>
      <w:r w:rsidR="00A43EF4">
        <w:rPr>
          <w:rFonts w:hint="cs"/>
          <w:bCs w:val="0"/>
          <w:sz w:val="24"/>
          <w:szCs w:val="24"/>
          <w:cs/>
        </w:rPr>
        <w:t>णं</w:t>
      </w:r>
      <w:r w:rsidR="004605FC" w:rsidRPr="007264F7">
        <w:rPr>
          <w:bCs w:val="0"/>
          <w:sz w:val="24"/>
          <w:szCs w:val="24"/>
          <w:cs/>
        </w:rPr>
        <w:t xml:space="preserve"> मुच्छए</w:t>
      </w:r>
      <w:r w:rsidR="004605FC" w:rsidRPr="007264F7">
        <w:rPr>
          <w:rFonts w:hint="cs"/>
          <w:bCs w:val="0"/>
          <w:sz w:val="24"/>
          <w:szCs w:val="24"/>
          <w:cs/>
          <w:lang w:bidi="sa-IN"/>
        </w:rPr>
        <w:t xml:space="preserve"> ।</w:t>
      </w:r>
    </w:p>
    <w:p w:rsidR="00315C4C" w:rsidRDefault="00A43EF4" w:rsidP="00315C4C">
      <w:pPr>
        <w:spacing w:after="0" w:line="240" w:lineRule="auto"/>
        <w:ind w:right="1708"/>
        <w:contextualSpacing/>
        <w:rPr>
          <w:rFonts w:cs="Mangal"/>
          <w:sz w:val="24"/>
          <w:szCs w:val="24"/>
        </w:rPr>
      </w:pPr>
      <w:r>
        <w:rPr>
          <w:rFonts w:cs="Mangal" w:hint="cs"/>
          <w:sz w:val="24"/>
          <w:szCs w:val="24"/>
          <w:cs/>
        </w:rPr>
        <w:lastRenderedPageBreak/>
        <w:t>सुयक्खंधो-१, अज्झयणं-१</w:t>
      </w:r>
      <w:r w:rsidR="00315C4C">
        <w:rPr>
          <w:rFonts w:cs="Mangal" w:hint="cs"/>
          <w:sz w:val="24"/>
          <w:szCs w:val="24"/>
          <w:cs/>
        </w:rPr>
        <w:t>, उद्देसो-४</w:t>
      </w:r>
    </w:p>
    <w:tbl>
      <w:tblPr>
        <w:tblW w:w="10065" w:type="dxa"/>
        <w:tblInd w:w="93" w:type="dxa"/>
        <w:tblBorders>
          <w:top w:val="single" w:sz="4" w:space="0" w:color="auto"/>
        </w:tblBorders>
        <w:tblLook w:val="04A0"/>
      </w:tblPr>
      <w:tblGrid>
        <w:gridCol w:w="10065"/>
      </w:tblGrid>
      <w:tr w:rsidR="00315C4C" w:rsidTr="00315C4C">
        <w:trPr>
          <w:trHeight w:val="242"/>
        </w:trPr>
        <w:tc>
          <w:tcPr>
            <w:tcW w:w="10065" w:type="dxa"/>
            <w:tcBorders>
              <w:top w:val="single" w:sz="4" w:space="0" w:color="FF0000"/>
              <w:left w:val="nil"/>
              <w:bottom w:val="nil"/>
              <w:right w:val="nil"/>
            </w:tcBorders>
          </w:tcPr>
          <w:p w:rsidR="00315C4C" w:rsidRDefault="00315C4C" w:rsidP="00315C4C">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अणुक्कस्से अ</w:t>
      </w:r>
      <w:r w:rsidR="004605FC" w:rsidRPr="007264F7">
        <w:rPr>
          <w:rFonts w:hint="cs"/>
          <w:sz w:val="24"/>
          <w:szCs w:val="24"/>
          <w:cs/>
          <w:lang w:bidi="sa-IN"/>
        </w:rPr>
        <w:t>प्प</w:t>
      </w:r>
      <w:r w:rsidR="004605FC" w:rsidRPr="007264F7">
        <w:rPr>
          <w:sz w:val="24"/>
          <w:szCs w:val="24"/>
          <w:cs/>
        </w:rPr>
        <w:t>लीणे</w:t>
      </w:r>
      <w:r w:rsidR="004605FC" w:rsidRPr="007264F7">
        <w:rPr>
          <w:rFonts w:hint="cs"/>
          <w:sz w:val="24"/>
          <w:szCs w:val="24"/>
          <w:cs/>
          <w:lang w:bidi="sa-IN"/>
        </w:rPr>
        <w:t>,</w:t>
      </w:r>
      <w:r w:rsidR="004605FC" w:rsidRPr="007264F7">
        <w:rPr>
          <w:sz w:val="24"/>
          <w:szCs w:val="24"/>
          <w:cs/>
        </w:rPr>
        <w:t xml:space="preserve"> मज्झेण मु</w:t>
      </w:r>
      <w:r w:rsidR="004605FC" w:rsidRPr="007264F7">
        <w:rPr>
          <w:rFonts w:hint="cs"/>
          <w:sz w:val="24"/>
          <w:szCs w:val="24"/>
          <w:cs/>
          <w:lang w:bidi="sa-IN"/>
        </w:rPr>
        <w:t>नि</w:t>
      </w:r>
      <w:r w:rsidR="004605FC" w:rsidRPr="007264F7">
        <w:rPr>
          <w:sz w:val="24"/>
          <w:szCs w:val="24"/>
          <w:cs/>
        </w:rPr>
        <w:t xml:space="preserve"> जावए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७८</w:t>
      </w:r>
      <w:r w:rsidRPr="0069493C">
        <w:rPr>
          <w:color w:val="00B050"/>
          <w:sz w:val="24"/>
          <w:szCs w:val="24"/>
        </w:rPr>
        <w:t>]</w:t>
      </w:r>
      <w:r w:rsidR="00235DC2">
        <w:rPr>
          <w:rFonts w:hint="cs"/>
          <w:color w:val="00B050"/>
          <w:sz w:val="24"/>
          <w:szCs w:val="24"/>
          <w:cs/>
        </w:rPr>
        <w:tab/>
      </w:r>
      <w:r w:rsidR="004605FC" w:rsidRPr="007264F7">
        <w:rPr>
          <w:bCs w:val="0"/>
          <w:sz w:val="24"/>
          <w:szCs w:val="24"/>
          <w:cs/>
        </w:rPr>
        <w:t>सपरिग्गहा य सारंभा</w:t>
      </w:r>
      <w:r w:rsidR="004605FC" w:rsidRPr="007264F7">
        <w:rPr>
          <w:rFonts w:hint="cs"/>
          <w:bCs w:val="0"/>
          <w:sz w:val="24"/>
          <w:szCs w:val="24"/>
          <w:cs/>
          <w:lang w:bidi="sa-IN"/>
        </w:rPr>
        <w:t>,</w:t>
      </w:r>
      <w:r w:rsidR="004605FC" w:rsidRPr="007264F7">
        <w:rPr>
          <w:bCs w:val="0"/>
          <w:sz w:val="24"/>
          <w:szCs w:val="24"/>
          <w:cs/>
        </w:rPr>
        <w:t xml:space="preserve"> इहमेगेसि</w:t>
      </w:r>
      <w:r w:rsidR="004605FC" w:rsidRPr="007264F7">
        <w:rPr>
          <w:rFonts w:hint="cs"/>
          <w:bCs w:val="0"/>
          <w:sz w:val="24"/>
          <w:szCs w:val="24"/>
          <w:cs/>
        </w:rPr>
        <w:t>ं आ</w:t>
      </w:r>
      <w:r w:rsidR="004605FC" w:rsidRPr="007264F7">
        <w:rPr>
          <w:bCs w:val="0"/>
          <w:sz w:val="24"/>
          <w:szCs w:val="24"/>
          <w:cs/>
        </w:rPr>
        <w:t>हियं</w:t>
      </w:r>
      <w:r w:rsidR="004605FC" w:rsidRPr="007264F7">
        <w:rPr>
          <w:rFonts w:hint="cs"/>
          <w:bCs w:val="0"/>
          <w:sz w:val="24"/>
          <w:szCs w:val="24"/>
          <w:cs/>
          <w:lang w:bidi="sa-IN"/>
        </w:rPr>
        <w:t xml:space="preserve">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अपरिग्गहे अ</w:t>
      </w:r>
      <w:r w:rsidR="004605FC" w:rsidRPr="007264F7">
        <w:rPr>
          <w:rFonts w:hint="cs"/>
          <w:sz w:val="24"/>
          <w:szCs w:val="24"/>
          <w:cs/>
          <w:lang w:bidi="sa-IN"/>
        </w:rPr>
        <w:t>ना</w:t>
      </w:r>
      <w:r w:rsidR="004605FC" w:rsidRPr="007264F7">
        <w:rPr>
          <w:sz w:val="24"/>
          <w:szCs w:val="24"/>
          <w:cs/>
        </w:rPr>
        <w:t>रं</w:t>
      </w:r>
      <w:r w:rsidR="004605FC" w:rsidRPr="007264F7">
        <w:rPr>
          <w:rFonts w:hint="cs"/>
          <w:sz w:val="24"/>
          <w:szCs w:val="24"/>
          <w:cs/>
          <w:lang w:bidi="sa-IN"/>
        </w:rPr>
        <w:t>भा,</w:t>
      </w:r>
      <w:r w:rsidR="004605FC" w:rsidRPr="007264F7">
        <w:rPr>
          <w:sz w:val="24"/>
          <w:szCs w:val="24"/>
          <w:cs/>
        </w:rPr>
        <w:t xml:space="preserve"> भिक्खू </w:t>
      </w:r>
      <w:r w:rsidR="004605FC" w:rsidRPr="007264F7">
        <w:rPr>
          <w:rFonts w:hint="cs"/>
          <w:sz w:val="24"/>
          <w:szCs w:val="24"/>
          <w:cs/>
          <w:lang w:bidi="sa-IN"/>
        </w:rPr>
        <w:t>ता</w:t>
      </w:r>
      <w:r w:rsidR="004605FC" w:rsidRPr="007264F7">
        <w:rPr>
          <w:sz w:val="24"/>
          <w:szCs w:val="24"/>
          <w:cs/>
        </w:rPr>
        <w:t>णं परिव्वए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७९</w:t>
      </w:r>
      <w:r w:rsidRPr="0069493C">
        <w:rPr>
          <w:color w:val="00B050"/>
          <w:sz w:val="24"/>
          <w:szCs w:val="24"/>
        </w:rPr>
        <w:t>]</w:t>
      </w:r>
      <w:r w:rsidR="00235DC2">
        <w:rPr>
          <w:rFonts w:hint="cs"/>
          <w:color w:val="00B050"/>
          <w:sz w:val="24"/>
          <w:szCs w:val="24"/>
          <w:cs/>
        </w:rPr>
        <w:tab/>
      </w:r>
      <w:r w:rsidR="004605FC" w:rsidRPr="007264F7">
        <w:rPr>
          <w:bCs w:val="0"/>
          <w:sz w:val="24"/>
          <w:szCs w:val="24"/>
          <w:cs/>
        </w:rPr>
        <w:t>कडेसु घासमेसेज्जा</w:t>
      </w:r>
      <w:r w:rsidR="004605FC" w:rsidRPr="007264F7">
        <w:rPr>
          <w:rFonts w:hint="cs"/>
          <w:bCs w:val="0"/>
          <w:sz w:val="24"/>
          <w:szCs w:val="24"/>
          <w:cs/>
          <w:lang w:bidi="sa-IN"/>
        </w:rPr>
        <w:t>,</w:t>
      </w:r>
      <w:r w:rsidR="004605FC" w:rsidRPr="007264F7">
        <w:rPr>
          <w:bCs w:val="0"/>
          <w:sz w:val="24"/>
          <w:szCs w:val="24"/>
          <w:cs/>
        </w:rPr>
        <w:t xml:space="preserve"> विऊ दत्तेसणं चरे</w:t>
      </w:r>
      <w:r w:rsidR="004605FC" w:rsidRPr="007264F7">
        <w:rPr>
          <w:rFonts w:hint="cs"/>
          <w:bCs w:val="0"/>
          <w:sz w:val="24"/>
          <w:szCs w:val="24"/>
          <w:cs/>
          <w:lang w:bidi="sa-IN"/>
        </w:rPr>
        <w:t xml:space="preserve">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अगिद्धो विप्पमुक्को य</w:t>
      </w:r>
      <w:r w:rsidR="004605FC" w:rsidRPr="007264F7">
        <w:rPr>
          <w:rFonts w:hint="cs"/>
          <w:sz w:val="24"/>
          <w:szCs w:val="24"/>
          <w:cs/>
          <w:lang w:bidi="sa-IN"/>
        </w:rPr>
        <w:t>,</w:t>
      </w:r>
      <w:r w:rsidR="004605FC" w:rsidRPr="007264F7">
        <w:rPr>
          <w:sz w:val="24"/>
          <w:szCs w:val="24"/>
          <w:cs/>
        </w:rPr>
        <w:t xml:space="preserve"> ओमाणं परिवज्जए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८०</w:t>
      </w:r>
      <w:r w:rsidRPr="0069493C">
        <w:rPr>
          <w:color w:val="00B050"/>
          <w:sz w:val="24"/>
          <w:szCs w:val="24"/>
        </w:rPr>
        <w:t>]</w:t>
      </w:r>
      <w:r w:rsidR="00235DC2">
        <w:rPr>
          <w:rFonts w:hint="cs"/>
          <w:color w:val="00B050"/>
          <w:sz w:val="24"/>
          <w:szCs w:val="24"/>
          <w:cs/>
        </w:rPr>
        <w:tab/>
      </w:r>
      <w:r w:rsidR="004605FC" w:rsidRPr="007264F7">
        <w:rPr>
          <w:bCs w:val="0"/>
          <w:sz w:val="24"/>
          <w:szCs w:val="24"/>
          <w:cs/>
        </w:rPr>
        <w:t>लोगवायं निसामेज्जा</w:t>
      </w:r>
      <w:r w:rsidR="004605FC" w:rsidRPr="007264F7">
        <w:rPr>
          <w:rFonts w:hint="cs"/>
          <w:bCs w:val="0"/>
          <w:sz w:val="24"/>
          <w:szCs w:val="24"/>
          <w:cs/>
          <w:lang w:bidi="sa-IN"/>
        </w:rPr>
        <w:t>,</w:t>
      </w:r>
      <w:r w:rsidR="004605FC" w:rsidRPr="007264F7">
        <w:rPr>
          <w:bCs w:val="0"/>
          <w:sz w:val="24"/>
          <w:szCs w:val="24"/>
          <w:cs/>
        </w:rPr>
        <w:t xml:space="preserve"> इहमेगेसि</w:t>
      </w:r>
      <w:r w:rsidR="004605FC" w:rsidRPr="007264F7">
        <w:rPr>
          <w:rFonts w:hint="cs"/>
          <w:bCs w:val="0"/>
          <w:sz w:val="24"/>
          <w:szCs w:val="24"/>
          <w:cs/>
        </w:rPr>
        <w:t>ं आ</w:t>
      </w:r>
      <w:r w:rsidR="004605FC" w:rsidRPr="007264F7">
        <w:rPr>
          <w:bCs w:val="0"/>
          <w:sz w:val="24"/>
          <w:szCs w:val="24"/>
          <w:cs/>
        </w:rPr>
        <w:t>हियं</w:t>
      </w:r>
      <w:r w:rsidR="004605FC" w:rsidRPr="007264F7">
        <w:rPr>
          <w:rFonts w:hint="cs"/>
          <w:bCs w:val="0"/>
          <w:sz w:val="24"/>
          <w:szCs w:val="24"/>
          <w:cs/>
          <w:lang w:bidi="sa-IN"/>
        </w:rPr>
        <w:t xml:space="preserve">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विवरीयप</w:t>
      </w:r>
      <w:r w:rsidR="004605FC" w:rsidRPr="007264F7">
        <w:rPr>
          <w:rFonts w:hint="cs"/>
          <w:sz w:val="24"/>
          <w:szCs w:val="24"/>
          <w:cs/>
          <w:lang w:bidi="sa-IN"/>
        </w:rPr>
        <w:t>न्न</w:t>
      </w:r>
      <w:r w:rsidR="004605FC" w:rsidRPr="007264F7">
        <w:rPr>
          <w:sz w:val="24"/>
          <w:szCs w:val="24"/>
          <w:cs/>
        </w:rPr>
        <w:t>संभूयं</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rPr>
        <w:t>न्न</w:t>
      </w:r>
      <w:r w:rsidR="004605FC" w:rsidRPr="007264F7">
        <w:rPr>
          <w:sz w:val="24"/>
          <w:szCs w:val="24"/>
          <w:cs/>
        </w:rPr>
        <w:t>वुत्त</w:t>
      </w:r>
      <w:r w:rsidR="004605FC" w:rsidRPr="007264F7">
        <w:rPr>
          <w:rFonts w:hint="cs"/>
          <w:sz w:val="24"/>
          <w:szCs w:val="24"/>
          <w:cs/>
          <w:lang w:bidi="sa-IN"/>
        </w:rPr>
        <w:t>ं</w:t>
      </w:r>
      <w:r w:rsidR="004605FC" w:rsidRPr="007264F7">
        <w:rPr>
          <w:rFonts w:hint="cs"/>
          <w:sz w:val="24"/>
          <w:szCs w:val="24"/>
          <w:cs/>
        </w:rPr>
        <w:t xml:space="preserve"> </w:t>
      </w:r>
      <w:r w:rsidR="004605FC" w:rsidRPr="007264F7">
        <w:rPr>
          <w:sz w:val="24"/>
          <w:szCs w:val="24"/>
          <w:cs/>
        </w:rPr>
        <w:t>तयाणु</w:t>
      </w:r>
      <w:r w:rsidR="004605FC" w:rsidRPr="007264F7">
        <w:rPr>
          <w:rFonts w:hint="cs"/>
          <w:sz w:val="24"/>
          <w:szCs w:val="24"/>
          <w:cs/>
          <w:lang w:bidi="sa-IN"/>
        </w:rPr>
        <w:t>यं</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८१</w:t>
      </w:r>
      <w:r w:rsidRPr="0069493C">
        <w:rPr>
          <w:color w:val="00B050"/>
          <w:sz w:val="24"/>
          <w:szCs w:val="24"/>
        </w:rPr>
        <w:t>]</w:t>
      </w:r>
      <w:r w:rsidR="00235DC2">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ते नितिए लोए</w:t>
      </w:r>
      <w:r w:rsidR="004605FC" w:rsidRPr="007264F7">
        <w:rPr>
          <w:rFonts w:hint="cs"/>
          <w:bCs w:val="0"/>
          <w:sz w:val="24"/>
          <w:szCs w:val="24"/>
          <w:cs/>
          <w:lang w:bidi="sa-IN"/>
        </w:rPr>
        <w:t>,</w:t>
      </w:r>
      <w:r w:rsidR="004605FC" w:rsidRPr="007264F7">
        <w:rPr>
          <w:bCs w:val="0"/>
          <w:sz w:val="24"/>
          <w:szCs w:val="24"/>
          <w:cs/>
        </w:rPr>
        <w:t xml:space="preserve"> सासए न वि</w:t>
      </w:r>
      <w:r w:rsidR="004605FC" w:rsidRPr="007264F7">
        <w:rPr>
          <w:rFonts w:hint="cs"/>
          <w:bCs w:val="0"/>
          <w:sz w:val="24"/>
          <w:szCs w:val="24"/>
          <w:cs/>
          <w:lang w:bidi="sa-IN"/>
        </w:rPr>
        <w:t>न</w:t>
      </w:r>
      <w:r w:rsidR="004605FC" w:rsidRPr="007264F7">
        <w:rPr>
          <w:bCs w:val="0"/>
          <w:sz w:val="24"/>
          <w:szCs w:val="24"/>
          <w:cs/>
        </w:rPr>
        <w:t>स्स</w:t>
      </w:r>
      <w:r w:rsidR="004605FC" w:rsidRPr="007264F7">
        <w:rPr>
          <w:rFonts w:hint="cs"/>
          <w:bCs w:val="0"/>
          <w:sz w:val="24"/>
          <w:szCs w:val="24"/>
          <w:cs/>
          <w:lang w:bidi="sa-IN"/>
        </w:rPr>
        <w:t>ती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अंतवं नितिए लोए</w:t>
      </w:r>
      <w:r w:rsidR="004605FC" w:rsidRPr="007264F7">
        <w:rPr>
          <w:rFonts w:hint="cs"/>
          <w:sz w:val="24"/>
          <w:szCs w:val="24"/>
          <w:cs/>
          <w:lang w:bidi="sa-IN"/>
        </w:rPr>
        <w:t>,</w:t>
      </w:r>
      <w:r w:rsidR="004605FC" w:rsidRPr="007264F7">
        <w:rPr>
          <w:sz w:val="24"/>
          <w:szCs w:val="24"/>
          <w:cs/>
        </w:rPr>
        <w:t xml:space="preserve"> इइ धीरोऽतिपासई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८२</w:t>
      </w:r>
      <w:r w:rsidRPr="0069493C">
        <w:rPr>
          <w:color w:val="00B050"/>
          <w:sz w:val="24"/>
          <w:szCs w:val="24"/>
        </w:rPr>
        <w:t>]</w:t>
      </w:r>
      <w:r w:rsidR="00235DC2">
        <w:rPr>
          <w:rFonts w:hint="cs"/>
          <w:color w:val="00B050"/>
          <w:sz w:val="24"/>
          <w:szCs w:val="24"/>
          <w:cs/>
        </w:rPr>
        <w:tab/>
      </w:r>
      <w:r w:rsidR="004605FC" w:rsidRPr="007264F7">
        <w:rPr>
          <w:bCs w:val="0"/>
          <w:sz w:val="24"/>
          <w:szCs w:val="24"/>
          <w:cs/>
        </w:rPr>
        <w:t>अपरिमाणं वियाणाइ</w:t>
      </w:r>
      <w:r w:rsidR="004605FC" w:rsidRPr="007264F7">
        <w:rPr>
          <w:rFonts w:hint="cs"/>
          <w:bCs w:val="0"/>
          <w:sz w:val="24"/>
          <w:szCs w:val="24"/>
          <w:cs/>
          <w:lang w:bidi="sa-IN"/>
        </w:rPr>
        <w:t>,</w:t>
      </w:r>
      <w:r w:rsidR="004605FC" w:rsidRPr="007264F7">
        <w:rPr>
          <w:bCs w:val="0"/>
          <w:sz w:val="24"/>
          <w:szCs w:val="24"/>
          <w:cs/>
        </w:rPr>
        <w:t xml:space="preserve"> इहमेगेसि</w:t>
      </w:r>
      <w:r w:rsidR="004605FC" w:rsidRPr="007264F7">
        <w:rPr>
          <w:rFonts w:hint="cs"/>
          <w:bCs w:val="0"/>
          <w:sz w:val="24"/>
          <w:szCs w:val="24"/>
          <w:cs/>
        </w:rPr>
        <w:t>ं आ</w:t>
      </w:r>
      <w:r w:rsidR="004605FC" w:rsidRPr="007264F7">
        <w:rPr>
          <w:bCs w:val="0"/>
          <w:sz w:val="24"/>
          <w:szCs w:val="24"/>
          <w:cs/>
        </w:rPr>
        <w:t>हियं</w:t>
      </w:r>
      <w:r w:rsidR="004605FC" w:rsidRPr="007264F7">
        <w:rPr>
          <w:rFonts w:hint="cs"/>
          <w:bCs w:val="0"/>
          <w:sz w:val="24"/>
          <w:szCs w:val="24"/>
          <w:cs/>
          <w:lang w:bidi="sa-IN"/>
        </w:rPr>
        <w:t xml:space="preserve">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सव्वत्थ सपरिमाणं</w:t>
      </w:r>
      <w:r w:rsidR="004605FC" w:rsidRPr="007264F7">
        <w:rPr>
          <w:rFonts w:hint="cs"/>
          <w:sz w:val="24"/>
          <w:szCs w:val="24"/>
          <w:cs/>
          <w:lang w:bidi="sa-IN"/>
        </w:rPr>
        <w:t>,</w:t>
      </w:r>
      <w:r w:rsidR="004605FC" w:rsidRPr="007264F7">
        <w:rPr>
          <w:sz w:val="24"/>
          <w:szCs w:val="24"/>
          <w:cs/>
        </w:rPr>
        <w:t xml:space="preserve"> इ</w:t>
      </w:r>
      <w:r w:rsidR="004605FC" w:rsidRPr="007264F7">
        <w:rPr>
          <w:rFonts w:hint="cs"/>
          <w:sz w:val="24"/>
          <w:szCs w:val="24"/>
          <w:cs/>
        </w:rPr>
        <w:t>इ</w:t>
      </w:r>
      <w:r w:rsidR="004605FC" w:rsidRPr="007264F7">
        <w:rPr>
          <w:sz w:val="24"/>
          <w:szCs w:val="24"/>
          <w:cs/>
        </w:rPr>
        <w:t xml:space="preserve"> धीरोऽतिपासई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८3</w:t>
      </w:r>
      <w:r w:rsidRPr="0069493C">
        <w:rPr>
          <w:color w:val="00B050"/>
          <w:sz w:val="24"/>
          <w:szCs w:val="24"/>
        </w:rPr>
        <w:t>]</w:t>
      </w:r>
      <w:r w:rsidR="00235DC2">
        <w:rPr>
          <w:rFonts w:hint="cs"/>
          <w:color w:val="00B050"/>
          <w:sz w:val="24"/>
          <w:szCs w:val="24"/>
          <w:cs/>
        </w:rPr>
        <w:tab/>
      </w:r>
      <w:r w:rsidR="004605FC" w:rsidRPr="007264F7">
        <w:rPr>
          <w:bCs w:val="0"/>
          <w:sz w:val="24"/>
          <w:szCs w:val="24"/>
          <w:cs/>
        </w:rPr>
        <w:t>जे केइ तसा पाणा</w:t>
      </w:r>
      <w:r w:rsidR="004605FC" w:rsidRPr="007264F7">
        <w:rPr>
          <w:rFonts w:hint="cs"/>
          <w:bCs w:val="0"/>
          <w:sz w:val="24"/>
          <w:szCs w:val="24"/>
          <w:cs/>
        </w:rPr>
        <w:t>,</w:t>
      </w:r>
      <w:r w:rsidR="004605FC" w:rsidRPr="007264F7">
        <w:rPr>
          <w:bCs w:val="0"/>
          <w:sz w:val="24"/>
          <w:szCs w:val="24"/>
          <w:cs/>
        </w:rPr>
        <w:t xml:space="preserve"> चिट्ठं</w:t>
      </w:r>
      <w:r w:rsidR="004605FC" w:rsidRPr="007264F7">
        <w:rPr>
          <w:rFonts w:hint="cs"/>
          <w:bCs w:val="0"/>
          <w:sz w:val="24"/>
          <w:szCs w:val="24"/>
          <w:cs/>
          <w:lang w:bidi="sa-IN"/>
        </w:rPr>
        <w:t>ति अदु</w:t>
      </w:r>
      <w:r w:rsidR="004605FC" w:rsidRPr="007264F7">
        <w:rPr>
          <w:bCs w:val="0"/>
          <w:sz w:val="24"/>
          <w:szCs w:val="24"/>
          <w:cs/>
        </w:rPr>
        <w:t xml:space="preserve"> थावरा</w:t>
      </w:r>
      <w:r w:rsidR="004605FC" w:rsidRPr="007264F7">
        <w:rPr>
          <w:rFonts w:hint="cs"/>
          <w:bCs w:val="0"/>
          <w:sz w:val="24"/>
          <w:szCs w:val="24"/>
          <w:cs/>
          <w:lang w:bidi="sa-IN"/>
        </w:rPr>
        <w:t xml:space="preserve">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परियाए अत्थि से अंजू</w:t>
      </w:r>
      <w:r w:rsidR="004605FC" w:rsidRPr="007264F7">
        <w:rPr>
          <w:rFonts w:hint="cs"/>
          <w:sz w:val="24"/>
          <w:szCs w:val="24"/>
          <w:cs/>
          <w:lang w:bidi="sa-IN"/>
        </w:rPr>
        <w:t>,</w:t>
      </w:r>
      <w:r w:rsidR="004605FC" w:rsidRPr="007264F7">
        <w:rPr>
          <w:sz w:val="24"/>
          <w:szCs w:val="24"/>
          <w:cs/>
        </w:rPr>
        <w:t xml:space="preserve"> जेण ते तसथावरा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८४</w:t>
      </w:r>
      <w:r w:rsidRPr="0069493C">
        <w:rPr>
          <w:color w:val="00B050"/>
          <w:sz w:val="24"/>
          <w:szCs w:val="24"/>
        </w:rPr>
        <w:t>]</w:t>
      </w:r>
      <w:r w:rsidR="00235DC2">
        <w:rPr>
          <w:rFonts w:hint="cs"/>
          <w:color w:val="00B050"/>
          <w:sz w:val="24"/>
          <w:szCs w:val="24"/>
          <w:cs/>
        </w:rPr>
        <w:tab/>
      </w:r>
      <w:r w:rsidR="004605FC" w:rsidRPr="007264F7">
        <w:rPr>
          <w:bCs w:val="0"/>
          <w:sz w:val="24"/>
          <w:szCs w:val="24"/>
          <w:cs/>
        </w:rPr>
        <w:t>उरालं जगतो जोगं</w:t>
      </w:r>
      <w:r w:rsidR="004605FC" w:rsidRPr="007264F7">
        <w:rPr>
          <w:rFonts w:hint="cs"/>
          <w:bCs w:val="0"/>
          <w:sz w:val="24"/>
          <w:szCs w:val="24"/>
          <w:cs/>
          <w:lang w:bidi="sa-IN"/>
        </w:rPr>
        <w:t>,</w:t>
      </w:r>
      <w:r w:rsidR="004605FC" w:rsidRPr="007264F7">
        <w:rPr>
          <w:bCs w:val="0"/>
          <w:sz w:val="24"/>
          <w:szCs w:val="24"/>
          <w:cs/>
        </w:rPr>
        <w:t xml:space="preserve"> विवज्जासं पलेंति य</w:t>
      </w:r>
      <w:r w:rsidR="004605FC" w:rsidRPr="007264F7">
        <w:rPr>
          <w:rFonts w:hint="cs"/>
          <w:bCs w:val="0"/>
          <w:sz w:val="24"/>
          <w:szCs w:val="24"/>
          <w:cs/>
          <w:lang w:bidi="sa-IN"/>
        </w:rPr>
        <w:t xml:space="preserve">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सव्वे अकंतदुक्खा य</w:t>
      </w:r>
      <w:r w:rsidR="004605FC" w:rsidRPr="007264F7">
        <w:rPr>
          <w:rFonts w:hint="cs"/>
          <w:sz w:val="24"/>
          <w:szCs w:val="24"/>
          <w:cs/>
          <w:lang w:bidi="sa-IN"/>
        </w:rPr>
        <w:t>,</w:t>
      </w:r>
      <w:r w:rsidR="004605FC" w:rsidRPr="007264F7">
        <w:rPr>
          <w:sz w:val="24"/>
          <w:szCs w:val="24"/>
          <w:cs/>
        </w:rPr>
        <w:t xml:space="preserve"> अओ सव्वे अहिं</w:t>
      </w:r>
      <w:r w:rsidR="004605FC" w:rsidRPr="007264F7">
        <w:rPr>
          <w:rFonts w:hint="cs"/>
          <w:sz w:val="24"/>
          <w:szCs w:val="24"/>
          <w:cs/>
          <w:lang w:bidi="sa-IN"/>
        </w:rPr>
        <w:t>सिता</w:t>
      </w:r>
      <w:r w:rsidR="004605FC" w:rsidRPr="007264F7">
        <w:rPr>
          <w:sz w:val="24"/>
          <w:szCs w:val="24"/>
          <w:cs/>
        </w:rPr>
        <w:t xml:space="preserve">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८५</w:t>
      </w:r>
      <w:r w:rsidRPr="0069493C">
        <w:rPr>
          <w:color w:val="00B050"/>
          <w:sz w:val="24"/>
          <w:szCs w:val="24"/>
        </w:rPr>
        <w:t>]</w:t>
      </w:r>
      <w:r w:rsidR="00235DC2">
        <w:rPr>
          <w:rFonts w:hint="cs"/>
          <w:color w:val="00B050"/>
          <w:sz w:val="24"/>
          <w:szCs w:val="24"/>
          <w:cs/>
        </w:rPr>
        <w:tab/>
      </w:r>
      <w:r w:rsidR="004605FC" w:rsidRPr="007264F7">
        <w:rPr>
          <w:bCs w:val="0"/>
          <w:sz w:val="24"/>
          <w:szCs w:val="24"/>
          <w:cs/>
        </w:rPr>
        <w:t>एयं खु नाणिणो सारं</w:t>
      </w:r>
      <w:r w:rsidR="004605FC" w:rsidRPr="007264F7">
        <w:rPr>
          <w:rFonts w:hint="cs"/>
          <w:bCs w:val="0"/>
          <w:sz w:val="24"/>
          <w:szCs w:val="24"/>
          <w:cs/>
          <w:lang w:bidi="sa-IN"/>
        </w:rPr>
        <w:t>,</w:t>
      </w:r>
      <w:r w:rsidR="004605FC" w:rsidRPr="007264F7">
        <w:rPr>
          <w:bCs w:val="0"/>
          <w:sz w:val="24"/>
          <w:szCs w:val="24"/>
          <w:cs/>
        </w:rPr>
        <w:t xml:space="preserve"> जं न हिंसइ कंच</w:t>
      </w:r>
      <w:r w:rsidR="004605FC" w:rsidRPr="007264F7">
        <w:rPr>
          <w:rFonts w:hint="cs"/>
          <w:bCs w:val="0"/>
          <w:sz w:val="24"/>
          <w:szCs w:val="24"/>
          <w:cs/>
        </w:rPr>
        <w:t>न</w:t>
      </w:r>
      <w:r w:rsidR="004605FC" w:rsidRPr="007264F7">
        <w:rPr>
          <w:rFonts w:hint="cs"/>
          <w:bCs w:val="0"/>
          <w:sz w:val="24"/>
          <w:szCs w:val="24"/>
          <w:cs/>
          <w:lang w:bidi="sa-IN"/>
        </w:rPr>
        <w:t xml:space="preserve">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अहिंसा समयं चेव</w:t>
      </w:r>
      <w:r w:rsidR="004605FC" w:rsidRPr="007264F7">
        <w:rPr>
          <w:rFonts w:hint="cs"/>
          <w:sz w:val="24"/>
          <w:szCs w:val="24"/>
          <w:cs/>
          <w:lang w:bidi="sa-IN"/>
        </w:rPr>
        <w:t>,</w:t>
      </w:r>
      <w:r w:rsidR="004605FC" w:rsidRPr="007264F7">
        <w:rPr>
          <w:sz w:val="24"/>
          <w:szCs w:val="24"/>
          <w:cs/>
        </w:rPr>
        <w:t xml:space="preserve"> एयावंतं वियाणिया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८६</w:t>
      </w:r>
      <w:r w:rsidRPr="0069493C">
        <w:rPr>
          <w:color w:val="00B050"/>
          <w:sz w:val="24"/>
          <w:szCs w:val="24"/>
        </w:rPr>
        <w:t>]</w:t>
      </w:r>
      <w:r w:rsidR="00235DC2">
        <w:rPr>
          <w:rFonts w:hint="cs"/>
          <w:color w:val="00B050"/>
          <w:sz w:val="24"/>
          <w:szCs w:val="24"/>
          <w:cs/>
        </w:rPr>
        <w:tab/>
      </w:r>
      <w:r w:rsidR="004605FC" w:rsidRPr="007264F7">
        <w:rPr>
          <w:bCs w:val="0"/>
          <w:sz w:val="24"/>
          <w:szCs w:val="24"/>
          <w:cs/>
        </w:rPr>
        <w:t>वुसिते विगय</w:t>
      </w:r>
      <w:r w:rsidR="004605FC" w:rsidRPr="007264F7">
        <w:rPr>
          <w:rFonts w:hint="cs"/>
          <w:bCs w:val="0"/>
          <w:sz w:val="24"/>
          <w:szCs w:val="24"/>
          <w:cs/>
          <w:lang w:bidi="sa-IN"/>
        </w:rPr>
        <w:t>गेहि</w:t>
      </w:r>
      <w:r w:rsidR="004605FC" w:rsidRPr="007264F7">
        <w:rPr>
          <w:bCs w:val="0"/>
          <w:sz w:val="24"/>
          <w:szCs w:val="24"/>
          <w:cs/>
        </w:rPr>
        <w:t xml:space="preserve"> य</w:t>
      </w:r>
      <w:r w:rsidR="004605FC" w:rsidRPr="007264F7">
        <w:rPr>
          <w:rFonts w:hint="cs"/>
          <w:bCs w:val="0"/>
          <w:sz w:val="24"/>
          <w:szCs w:val="24"/>
          <w:cs/>
          <w:lang w:bidi="sa-IN"/>
        </w:rPr>
        <w:t>,</w:t>
      </w:r>
      <w:r w:rsidR="004605FC" w:rsidRPr="007264F7">
        <w:rPr>
          <w:bCs w:val="0"/>
          <w:sz w:val="24"/>
          <w:szCs w:val="24"/>
          <w:cs/>
        </w:rPr>
        <w:t xml:space="preserve"> आयाणं </w:t>
      </w:r>
      <w:r w:rsidR="004605FC" w:rsidRPr="007264F7">
        <w:rPr>
          <w:rFonts w:hint="cs"/>
          <w:bCs w:val="0"/>
          <w:sz w:val="24"/>
          <w:szCs w:val="24"/>
          <w:cs/>
          <w:lang w:bidi="sa-IN"/>
        </w:rPr>
        <w:t>संप</w:t>
      </w:r>
      <w:r w:rsidR="004605FC" w:rsidRPr="007264F7">
        <w:rPr>
          <w:bCs w:val="0"/>
          <w:sz w:val="24"/>
          <w:szCs w:val="24"/>
          <w:cs/>
        </w:rPr>
        <w:t>रक्खए</w:t>
      </w:r>
      <w:r w:rsidR="004605FC" w:rsidRPr="007264F7">
        <w:rPr>
          <w:rFonts w:hint="cs"/>
          <w:bCs w:val="0"/>
          <w:sz w:val="24"/>
          <w:szCs w:val="24"/>
          <w:cs/>
          <w:lang w:bidi="sa-IN"/>
        </w:rPr>
        <w:t xml:space="preserve">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चरियासण</w:t>
      </w:r>
      <w:r w:rsidR="004605FC" w:rsidRPr="007264F7">
        <w:rPr>
          <w:rFonts w:hint="cs"/>
          <w:sz w:val="24"/>
          <w:szCs w:val="24"/>
          <w:cs/>
        </w:rPr>
        <w:t xml:space="preserve"> </w:t>
      </w:r>
      <w:r w:rsidR="004605FC" w:rsidRPr="007264F7">
        <w:rPr>
          <w:sz w:val="24"/>
          <w:szCs w:val="24"/>
          <w:cs/>
        </w:rPr>
        <w:t>सेज्जासु</w:t>
      </w:r>
      <w:r w:rsidR="004605FC" w:rsidRPr="007264F7">
        <w:rPr>
          <w:rFonts w:hint="cs"/>
          <w:sz w:val="24"/>
          <w:szCs w:val="24"/>
          <w:cs/>
          <w:lang w:bidi="sa-IN"/>
        </w:rPr>
        <w:t>,</w:t>
      </w:r>
      <w:r w:rsidR="004605FC" w:rsidRPr="007264F7">
        <w:rPr>
          <w:sz w:val="24"/>
          <w:szCs w:val="24"/>
          <w:cs/>
        </w:rPr>
        <w:t xml:space="preserve"> भत्तपा</w:t>
      </w:r>
      <w:r w:rsidR="004605FC" w:rsidRPr="007264F7">
        <w:rPr>
          <w:rFonts w:hint="cs"/>
          <w:sz w:val="24"/>
          <w:szCs w:val="24"/>
          <w:cs/>
        </w:rPr>
        <w:t>ने</w:t>
      </w:r>
      <w:r w:rsidR="004605FC" w:rsidRPr="007264F7">
        <w:rPr>
          <w:sz w:val="24"/>
          <w:szCs w:val="24"/>
          <w:cs/>
        </w:rPr>
        <w:t xml:space="preserve"> य अंतसो ।।</w:t>
      </w:r>
    </w:p>
    <w:p w:rsidR="004605FC" w:rsidRPr="007264F7" w:rsidRDefault="004A48EE" w:rsidP="00E51107">
      <w:pPr>
        <w:pStyle w:val="H4Hindi"/>
        <w:tabs>
          <w:tab w:val="left" w:pos="2880"/>
        </w:tabs>
        <w:spacing w:before="0" w:after="0"/>
        <w:ind w:right="2338" w:firstLine="2340"/>
        <w:jc w:val="distribute"/>
        <w:rPr>
          <w:bCs w:val="0"/>
          <w:sz w:val="24"/>
          <w:szCs w:val="24"/>
        </w:rPr>
      </w:pPr>
      <w:r w:rsidRPr="0069493C">
        <w:rPr>
          <w:color w:val="00B050"/>
          <w:sz w:val="24"/>
          <w:szCs w:val="24"/>
        </w:rPr>
        <w:t>[</w:t>
      </w:r>
      <w:r>
        <w:rPr>
          <w:rFonts w:hint="cs"/>
          <w:color w:val="00B050"/>
          <w:sz w:val="24"/>
          <w:szCs w:val="24"/>
          <w:cs/>
        </w:rPr>
        <w:t>८७</w:t>
      </w:r>
      <w:r w:rsidRPr="0069493C">
        <w:rPr>
          <w:color w:val="00B050"/>
          <w:sz w:val="24"/>
          <w:szCs w:val="24"/>
        </w:rPr>
        <w:t>]</w:t>
      </w:r>
      <w:r w:rsidR="00235DC2">
        <w:rPr>
          <w:rFonts w:hint="cs"/>
          <w:color w:val="00B050"/>
          <w:sz w:val="24"/>
          <w:szCs w:val="24"/>
          <w:cs/>
        </w:rPr>
        <w:tab/>
      </w:r>
      <w:r w:rsidR="004605FC" w:rsidRPr="007264F7">
        <w:rPr>
          <w:bCs w:val="0"/>
          <w:sz w:val="24"/>
          <w:szCs w:val="24"/>
          <w:cs/>
        </w:rPr>
        <w:t>एतेहिं तिहिं ठाणेहिं</w:t>
      </w:r>
      <w:r w:rsidR="004605FC" w:rsidRPr="007264F7">
        <w:rPr>
          <w:rFonts w:hint="cs"/>
          <w:bCs w:val="0"/>
          <w:sz w:val="24"/>
          <w:szCs w:val="24"/>
          <w:cs/>
          <w:lang w:bidi="sa-IN"/>
        </w:rPr>
        <w:t>,</w:t>
      </w:r>
      <w:r w:rsidR="004605FC" w:rsidRPr="007264F7">
        <w:rPr>
          <w:bCs w:val="0"/>
          <w:sz w:val="24"/>
          <w:szCs w:val="24"/>
          <w:cs/>
        </w:rPr>
        <w:t xml:space="preserve"> संजए सययं मु</w:t>
      </w:r>
      <w:r w:rsidR="004605FC" w:rsidRPr="007264F7">
        <w:rPr>
          <w:rFonts w:hint="cs"/>
          <w:bCs w:val="0"/>
          <w:sz w:val="24"/>
          <w:szCs w:val="24"/>
          <w:cs/>
          <w:lang w:bidi="sa-IN"/>
        </w:rPr>
        <w:t>नी ।</w:t>
      </w:r>
    </w:p>
    <w:p w:rsidR="004605FC" w:rsidRPr="007264F7" w:rsidRDefault="00235DC2" w:rsidP="00E51107">
      <w:pPr>
        <w:pStyle w:val="PlainHindi"/>
        <w:tabs>
          <w:tab w:val="left" w:pos="2880"/>
        </w:tabs>
        <w:spacing w:after="0"/>
        <w:ind w:right="2338" w:firstLine="2340"/>
        <w:jc w:val="distribute"/>
        <w:rPr>
          <w:sz w:val="24"/>
          <w:szCs w:val="24"/>
        </w:rPr>
      </w:pPr>
      <w:r>
        <w:rPr>
          <w:rFonts w:hint="cs"/>
          <w:sz w:val="24"/>
          <w:szCs w:val="24"/>
          <w:cs/>
        </w:rPr>
        <w:tab/>
      </w:r>
      <w:r w:rsidR="004605FC" w:rsidRPr="007264F7">
        <w:rPr>
          <w:sz w:val="24"/>
          <w:szCs w:val="24"/>
          <w:cs/>
        </w:rPr>
        <w:t>उक्कसं जलणं नूम</w:t>
      </w:r>
      <w:r w:rsidR="004605FC" w:rsidRPr="007264F7">
        <w:rPr>
          <w:rFonts w:hint="cs"/>
          <w:sz w:val="24"/>
          <w:szCs w:val="24"/>
          <w:cs/>
          <w:lang w:bidi="sa-IN"/>
        </w:rPr>
        <w:t>ं</w:t>
      </w:r>
      <w:r w:rsidR="004605FC" w:rsidRPr="007264F7">
        <w:rPr>
          <w:rFonts w:hint="cs"/>
          <w:sz w:val="24"/>
          <w:szCs w:val="24"/>
          <w:cs/>
        </w:rPr>
        <w:t>,</w:t>
      </w:r>
      <w:r w:rsidR="004605FC" w:rsidRPr="007264F7">
        <w:rPr>
          <w:rFonts w:hint="cs"/>
          <w:sz w:val="24"/>
          <w:szCs w:val="24"/>
          <w:cs/>
          <w:lang w:bidi="sa-IN"/>
        </w:rPr>
        <w:t xml:space="preserve"> </w:t>
      </w:r>
      <w:r w:rsidR="004605FC" w:rsidRPr="007264F7">
        <w:rPr>
          <w:sz w:val="24"/>
          <w:szCs w:val="24"/>
          <w:cs/>
        </w:rPr>
        <w:t>मज्झत्थं च विगिंचए ।।</w:t>
      </w:r>
    </w:p>
    <w:p w:rsidR="004605FC" w:rsidRPr="007264F7" w:rsidRDefault="004A48EE" w:rsidP="00235DC2">
      <w:pPr>
        <w:pStyle w:val="H4Hindi"/>
        <w:tabs>
          <w:tab w:val="left" w:pos="2700"/>
        </w:tabs>
        <w:spacing w:before="0" w:after="0"/>
        <w:ind w:right="2158" w:firstLine="2160"/>
        <w:jc w:val="distribute"/>
        <w:rPr>
          <w:bCs w:val="0"/>
          <w:sz w:val="24"/>
          <w:szCs w:val="24"/>
        </w:rPr>
      </w:pPr>
      <w:r w:rsidRPr="0069493C">
        <w:rPr>
          <w:color w:val="00B050"/>
          <w:sz w:val="24"/>
          <w:szCs w:val="24"/>
        </w:rPr>
        <w:t>[</w:t>
      </w:r>
      <w:r>
        <w:rPr>
          <w:rFonts w:hint="cs"/>
          <w:color w:val="00B050"/>
          <w:sz w:val="24"/>
          <w:szCs w:val="24"/>
          <w:cs/>
        </w:rPr>
        <w:t>८८</w:t>
      </w:r>
      <w:r w:rsidRPr="0069493C">
        <w:rPr>
          <w:color w:val="00B050"/>
          <w:sz w:val="24"/>
          <w:szCs w:val="24"/>
        </w:rPr>
        <w:t>]</w:t>
      </w:r>
      <w:r w:rsidR="00235DC2">
        <w:rPr>
          <w:rFonts w:hint="cs"/>
          <w:color w:val="00B050"/>
          <w:sz w:val="24"/>
          <w:szCs w:val="24"/>
          <w:cs/>
        </w:rPr>
        <w:tab/>
      </w:r>
      <w:r w:rsidR="004605FC" w:rsidRPr="007264F7">
        <w:rPr>
          <w:bCs w:val="0"/>
          <w:sz w:val="24"/>
          <w:szCs w:val="24"/>
          <w:cs/>
        </w:rPr>
        <w:t>समिए तु सया साहू</w:t>
      </w:r>
      <w:r w:rsidR="004605FC" w:rsidRPr="007264F7">
        <w:rPr>
          <w:rFonts w:hint="cs"/>
          <w:bCs w:val="0"/>
          <w:sz w:val="24"/>
          <w:szCs w:val="24"/>
          <w:cs/>
          <w:lang w:bidi="sa-IN"/>
        </w:rPr>
        <w:t>,</w:t>
      </w:r>
      <w:r w:rsidR="004605FC" w:rsidRPr="007264F7">
        <w:rPr>
          <w:bCs w:val="0"/>
          <w:sz w:val="24"/>
          <w:szCs w:val="24"/>
          <w:cs/>
        </w:rPr>
        <w:t xml:space="preserve"> पंचसवंर</w:t>
      </w:r>
      <w:r w:rsidR="004605FC" w:rsidRPr="007264F7">
        <w:rPr>
          <w:rFonts w:hint="cs"/>
          <w:bCs w:val="0"/>
          <w:sz w:val="24"/>
          <w:szCs w:val="24"/>
          <w:cs/>
        </w:rPr>
        <w:t xml:space="preserve"> </w:t>
      </w:r>
      <w:r w:rsidR="004605FC" w:rsidRPr="007264F7">
        <w:rPr>
          <w:bCs w:val="0"/>
          <w:sz w:val="24"/>
          <w:szCs w:val="24"/>
          <w:cs/>
        </w:rPr>
        <w:t>संवुडे</w:t>
      </w:r>
      <w:r w:rsidR="004605FC" w:rsidRPr="007264F7">
        <w:rPr>
          <w:rFonts w:hint="cs"/>
          <w:bCs w:val="0"/>
          <w:sz w:val="24"/>
          <w:szCs w:val="24"/>
          <w:cs/>
          <w:lang w:bidi="sa-IN"/>
        </w:rPr>
        <w:t xml:space="preserve"> ।</w:t>
      </w:r>
    </w:p>
    <w:p w:rsidR="004605FC" w:rsidRPr="007264F7" w:rsidRDefault="00235DC2" w:rsidP="00235DC2">
      <w:pPr>
        <w:pStyle w:val="PlainHindi"/>
        <w:tabs>
          <w:tab w:val="left" w:pos="2700"/>
        </w:tabs>
        <w:spacing w:after="0"/>
        <w:ind w:right="898" w:firstLine="2160"/>
        <w:jc w:val="distribute"/>
        <w:rPr>
          <w:sz w:val="24"/>
          <w:szCs w:val="24"/>
        </w:rPr>
      </w:pPr>
      <w:r>
        <w:rPr>
          <w:rFonts w:hint="cs"/>
          <w:sz w:val="24"/>
          <w:szCs w:val="24"/>
          <w:cs/>
        </w:rPr>
        <w:tab/>
      </w:r>
      <w:r w:rsidR="004605FC" w:rsidRPr="007264F7">
        <w:rPr>
          <w:sz w:val="24"/>
          <w:szCs w:val="24"/>
          <w:cs/>
        </w:rPr>
        <w:t>सितेहिं असिते भिक्खू</w:t>
      </w:r>
      <w:r w:rsidR="004605FC" w:rsidRPr="007264F7">
        <w:rPr>
          <w:rFonts w:hint="cs"/>
          <w:sz w:val="24"/>
          <w:szCs w:val="24"/>
          <w:cs/>
          <w:lang w:bidi="sa-IN"/>
        </w:rPr>
        <w:t>,</w:t>
      </w:r>
      <w:r w:rsidR="004605FC" w:rsidRPr="007264F7">
        <w:rPr>
          <w:sz w:val="24"/>
          <w:szCs w:val="24"/>
          <w:cs/>
        </w:rPr>
        <w:t xml:space="preserve"> आमोक्खाए परिव्वएज्जासि </w:t>
      </w:r>
      <w:r w:rsidR="004605FC" w:rsidRPr="007264F7">
        <w:rPr>
          <w:rFonts w:hint="cs"/>
          <w:sz w:val="24"/>
          <w:szCs w:val="24"/>
          <w:cs/>
          <w:lang w:bidi="sa-IN"/>
        </w:rPr>
        <w:t>।।</w:t>
      </w:r>
      <w:r w:rsidR="004605FC" w:rsidRPr="007264F7">
        <w:rPr>
          <w:sz w:val="24"/>
          <w:szCs w:val="24"/>
          <w:cs/>
        </w:rPr>
        <w:t xml:space="preserve"> त्ति बेमि ।।</w:t>
      </w:r>
    </w:p>
    <w:p w:rsidR="004605FC" w:rsidRPr="00235DC2" w:rsidRDefault="002D071D" w:rsidP="00B16BE6">
      <w:pPr>
        <w:pStyle w:val="ShlokHindi"/>
        <w:rPr>
          <w:lang w:bidi="sa-IN"/>
        </w:rPr>
      </w:pPr>
      <w:r w:rsidRPr="00235DC2">
        <w:rPr>
          <w:rFonts w:hint="cs"/>
          <w:cs/>
        </w:rPr>
        <w:t>०</w:t>
      </w:r>
      <w:r w:rsidR="004605FC" w:rsidRPr="00235DC2">
        <w:rPr>
          <w:rFonts w:hint="cs"/>
          <w:cs/>
        </w:rPr>
        <w:t xml:space="preserve"> </w:t>
      </w:r>
      <w:r w:rsidR="004605FC" w:rsidRPr="00235DC2">
        <w:rPr>
          <w:cs/>
        </w:rPr>
        <w:t xml:space="preserve">पढमे अज्झयणे चउत्थो उद्देसो समत्तो </w:t>
      </w:r>
      <w:r w:rsidRPr="00235DC2">
        <w:rPr>
          <w:rFonts w:hint="cs"/>
          <w:cs/>
        </w:rPr>
        <w:t>०</w:t>
      </w:r>
    </w:p>
    <w:p w:rsidR="004605FC" w:rsidRPr="005E3319" w:rsidRDefault="004605FC" w:rsidP="00235DC2">
      <w:pPr>
        <w:spacing w:after="0" w:line="240" w:lineRule="auto"/>
        <w:ind w:right="-2"/>
        <w:jc w:val="center"/>
        <w:rPr>
          <w:b/>
          <w:bCs/>
          <w:color w:val="0BA51A"/>
          <w:sz w:val="24"/>
          <w:szCs w:val="24"/>
        </w:rPr>
      </w:pPr>
      <w:r w:rsidRPr="005E3319">
        <w:rPr>
          <w:rFonts w:cs="Mangal" w:hint="cs"/>
          <w:b/>
          <w:bCs/>
          <w:color w:val="0BA51A"/>
          <w:sz w:val="24"/>
          <w:szCs w:val="24"/>
          <w:cs/>
        </w:rPr>
        <w:t>मुनि</w:t>
      </w:r>
      <w:r w:rsidRPr="005E3319">
        <w:rPr>
          <w:rFonts w:hint="cs"/>
          <w:b/>
          <w:bCs/>
          <w:color w:val="0BA51A"/>
          <w:sz w:val="24"/>
          <w:szCs w:val="24"/>
          <w:cs/>
        </w:rPr>
        <w:t xml:space="preserve"> </w:t>
      </w:r>
      <w:r w:rsidRPr="005E3319">
        <w:rPr>
          <w:rFonts w:cs="Mangal" w:hint="cs"/>
          <w:b/>
          <w:bCs/>
          <w:color w:val="0BA51A"/>
          <w:sz w:val="24"/>
          <w:szCs w:val="24"/>
          <w:cs/>
        </w:rPr>
        <w:t>दीपरत्नसागरेण</w:t>
      </w:r>
      <w:r w:rsidRPr="005E3319">
        <w:rPr>
          <w:rFonts w:hint="cs"/>
          <w:b/>
          <w:bCs/>
          <w:color w:val="0BA51A"/>
          <w:sz w:val="24"/>
          <w:szCs w:val="24"/>
          <w:cs/>
        </w:rPr>
        <w:t xml:space="preserve"> </w:t>
      </w:r>
      <w:r w:rsidRPr="005E3319">
        <w:rPr>
          <w:rFonts w:cs="Mangal" w:hint="cs"/>
          <w:b/>
          <w:bCs/>
          <w:color w:val="0BA51A"/>
          <w:sz w:val="24"/>
          <w:szCs w:val="24"/>
          <w:cs/>
        </w:rPr>
        <w:t>संशोधितः</w:t>
      </w:r>
      <w:r w:rsidRPr="005E3319">
        <w:rPr>
          <w:rFonts w:hint="cs"/>
          <w:b/>
          <w:bCs/>
          <w:color w:val="0BA51A"/>
          <w:sz w:val="24"/>
          <w:szCs w:val="24"/>
          <w:cs/>
        </w:rPr>
        <w:t xml:space="preserve"> </w:t>
      </w:r>
      <w:r w:rsidRPr="005E3319">
        <w:rPr>
          <w:rFonts w:cs="Mangal" w:hint="cs"/>
          <w:b/>
          <w:bCs/>
          <w:color w:val="0BA51A"/>
          <w:sz w:val="24"/>
          <w:szCs w:val="24"/>
          <w:cs/>
        </w:rPr>
        <w:t>सम्पादितश्च</w:t>
      </w:r>
      <w:r w:rsidRPr="005E3319">
        <w:rPr>
          <w:rFonts w:hint="cs"/>
          <w:b/>
          <w:bCs/>
          <w:color w:val="0BA51A"/>
          <w:sz w:val="24"/>
          <w:szCs w:val="24"/>
          <w:cs/>
        </w:rPr>
        <w:t xml:space="preserve"> </w:t>
      </w:r>
      <w:r w:rsidRPr="005E3319">
        <w:rPr>
          <w:b/>
          <w:bCs/>
          <w:color w:val="0BA51A"/>
          <w:sz w:val="24"/>
          <w:szCs w:val="24"/>
        </w:rPr>
        <w:t>“</w:t>
      </w:r>
      <w:r w:rsidRPr="005E3319">
        <w:rPr>
          <w:rFonts w:cs="Mangal" w:hint="cs"/>
          <w:b/>
          <w:bCs/>
          <w:color w:val="0BA51A"/>
          <w:sz w:val="24"/>
          <w:szCs w:val="24"/>
          <w:cs/>
        </w:rPr>
        <w:t>पढमं</w:t>
      </w:r>
      <w:r w:rsidRPr="005E3319">
        <w:rPr>
          <w:rFonts w:hint="cs"/>
          <w:b/>
          <w:bCs/>
          <w:color w:val="0BA51A"/>
          <w:sz w:val="24"/>
          <w:szCs w:val="24"/>
          <w:cs/>
        </w:rPr>
        <w:t xml:space="preserve"> </w:t>
      </w:r>
      <w:r w:rsidRPr="005E3319">
        <w:rPr>
          <w:rFonts w:cs="Mangal" w:hint="cs"/>
          <w:b/>
          <w:bCs/>
          <w:color w:val="0BA51A"/>
          <w:sz w:val="24"/>
          <w:szCs w:val="24"/>
          <w:cs/>
        </w:rPr>
        <w:t>अज्झयणं</w:t>
      </w:r>
      <w:r w:rsidRPr="005E3319">
        <w:rPr>
          <w:rFonts w:hint="cs"/>
          <w:b/>
          <w:bCs/>
          <w:color w:val="0BA51A"/>
          <w:sz w:val="24"/>
          <w:szCs w:val="24"/>
          <w:cs/>
        </w:rPr>
        <w:t xml:space="preserve"> </w:t>
      </w:r>
      <w:r w:rsidRPr="005E3319">
        <w:rPr>
          <w:rFonts w:cs="Mangal" w:hint="cs"/>
          <w:b/>
          <w:bCs/>
          <w:color w:val="0BA51A"/>
          <w:sz w:val="24"/>
          <w:szCs w:val="24"/>
          <w:cs/>
        </w:rPr>
        <w:t>सम्मत्तं</w:t>
      </w:r>
      <w:r w:rsidRPr="005E3319">
        <w:rPr>
          <w:b/>
          <w:bCs/>
          <w:color w:val="0BA51A"/>
          <w:sz w:val="24"/>
          <w:szCs w:val="24"/>
        </w:rPr>
        <w:t>”</w:t>
      </w:r>
    </w:p>
    <w:p w:rsidR="004605FC" w:rsidRPr="00A43EF4" w:rsidRDefault="001B3F6A" w:rsidP="00235DC2">
      <w:pPr>
        <w:pStyle w:val="H2Hindi"/>
        <w:spacing w:before="0" w:after="0"/>
        <w:ind w:right="2338" w:firstLine="2160"/>
        <w:rPr>
          <w:color w:val="C00000"/>
          <w:sz w:val="32"/>
          <w:szCs w:val="32"/>
          <w:u w:val="dotDash"/>
        </w:rPr>
      </w:pPr>
      <w:bookmarkStart w:id="9" w:name="_Toc318398161"/>
      <w:r>
        <w:rPr>
          <w:color w:val="C00000"/>
          <w:sz w:val="32"/>
          <w:szCs w:val="32"/>
          <w:u w:val="dotDash"/>
        </w:rPr>
        <w:t xml:space="preserve">0 </w:t>
      </w:r>
      <w:r w:rsidR="004605FC" w:rsidRPr="00A43EF4">
        <w:rPr>
          <w:color w:val="C00000"/>
          <w:sz w:val="32"/>
          <w:szCs w:val="32"/>
          <w:u w:val="dotDash"/>
          <w:cs/>
        </w:rPr>
        <w:t>बीअं अज्झयणं – वेयालिए</w:t>
      </w:r>
      <w:bookmarkEnd w:id="9"/>
      <w:r>
        <w:rPr>
          <w:color w:val="C00000"/>
          <w:sz w:val="32"/>
          <w:szCs w:val="32"/>
          <w:u w:val="dotDash"/>
        </w:rPr>
        <w:t xml:space="preserve"> 0</w:t>
      </w:r>
    </w:p>
    <w:p w:rsidR="004605FC" w:rsidRPr="00A43EF4" w:rsidRDefault="00235DC2" w:rsidP="00235DC2">
      <w:pPr>
        <w:pStyle w:val="H3Hindi"/>
        <w:spacing w:after="120"/>
        <w:ind w:right="2333" w:firstLine="2160"/>
        <w:jc w:val="center"/>
        <w:rPr>
          <w:i w:val="0"/>
          <w:iCs w:val="0"/>
          <w:color w:val="FF0000"/>
          <w:sz w:val="28"/>
          <w:szCs w:val="28"/>
          <w:u w:val="wave"/>
        </w:rPr>
      </w:pPr>
      <w:bookmarkStart w:id="10" w:name="_Toc318398162"/>
      <w:r w:rsidRPr="00A43EF4">
        <w:rPr>
          <w:rFonts w:hint="cs"/>
          <w:i w:val="0"/>
          <w:iCs w:val="0"/>
          <w:color w:val="FF0000"/>
          <w:sz w:val="28"/>
          <w:szCs w:val="28"/>
          <w:u w:val="wave"/>
          <w:cs/>
        </w:rPr>
        <w:t xml:space="preserve">० </w:t>
      </w:r>
      <w:r w:rsidR="004605FC" w:rsidRPr="00A43EF4">
        <w:rPr>
          <w:i w:val="0"/>
          <w:iCs w:val="0"/>
          <w:color w:val="FF0000"/>
          <w:sz w:val="28"/>
          <w:szCs w:val="28"/>
          <w:u w:val="wave"/>
          <w:cs/>
        </w:rPr>
        <w:t>पढमो उद्देसो</w:t>
      </w:r>
      <w:bookmarkEnd w:id="10"/>
      <w:r w:rsidRPr="00A43EF4">
        <w:rPr>
          <w:rFonts w:hint="cs"/>
          <w:i w:val="0"/>
          <w:iCs w:val="0"/>
          <w:color w:val="FF0000"/>
          <w:sz w:val="28"/>
          <w:szCs w:val="28"/>
          <w:u w:val="wave"/>
          <w:cs/>
        </w:rPr>
        <w:t xml:space="preserve"> ०</w:t>
      </w:r>
    </w:p>
    <w:p w:rsidR="004605FC" w:rsidRPr="007264F7" w:rsidRDefault="004A48EE"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८९</w:t>
      </w:r>
      <w:r w:rsidRPr="0069493C">
        <w:rPr>
          <w:color w:val="00B050"/>
          <w:sz w:val="24"/>
          <w:szCs w:val="24"/>
        </w:rPr>
        <w:t>]</w:t>
      </w:r>
      <w:r w:rsidR="00A14F65">
        <w:rPr>
          <w:rFonts w:hint="cs"/>
          <w:color w:val="00B050"/>
          <w:sz w:val="24"/>
          <w:szCs w:val="24"/>
          <w:cs/>
        </w:rPr>
        <w:tab/>
      </w:r>
      <w:r w:rsidR="004605FC" w:rsidRPr="007264F7">
        <w:rPr>
          <w:bCs w:val="0"/>
          <w:sz w:val="24"/>
          <w:szCs w:val="24"/>
          <w:cs/>
        </w:rPr>
        <w:t>संबुज्झह कि</w:t>
      </w:r>
      <w:r w:rsidR="004605FC" w:rsidRPr="007264F7">
        <w:rPr>
          <w:rFonts w:hint="cs"/>
          <w:bCs w:val="0"/>
          <w:sz w:val="24"/>
          <w:szCs w:val="24"/>
          <w:cs/>
        </w:rPr>
        <w:t>ं न</w:t>
      </w:r>
      <w:r w:rsidR="004605FC" w:rsidRPr="007264F7">
        <w:rPr>
          <w:bCs w:val="0"/>
          <w:sz w:val="24"/>
          <w:szCs w:val="24"/>
          <w:cs/>
        </w:rPr>
        <w:t xml:space="preserve"> बुज्झहा</w:t>
      </w:r>
      <w:r w:rsidR="004605FC" w:rsidRPr="007264F7">
        <w:rPr>
          <w:bCs w:val="0"/>
          <w:sz w:val="24"/>
          <w:szCs w:val="24"/>
        </w:rPr>
        <w:t xml:space="preserve"> ?</w:t>
      </w:r>
      <w:r w:rsidR="004605FC" w:rsidRPr="007264F7">
        <w:rPr>
          <w:rFonts w:hint="cs"/>
          <w:bCs w:val="0"/>
          <w:sz w:val="24"/>
          <w:szCs w:val="24"/>
          <w:cs/>
          <w:lang w:bidi="sa-IN"/>
        </w:rPr>
        <w:t>,</w:t>
      </w:r>
      <w:r w:rsidR="004605FC" w:rsidRPr="007264F7">
        <w:rPr>
          <w:bCs w:val="0"/>
          <w:sz w:val="24"/>
          <w:szCs w:val="24"/>
          <w:cs/>
        </w:rPr>
        <w:t xml:space="preserve"> संबोही खलु पेच्च दुल्लहा</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नो हूवणमंति राइओ</w:t>
      </w:r>
      <w:r w:rsidR="004605FC" w:rsidRPr="007264F7">
        <w:rPr>
          <w:rFonts w:hint="cs"/>
          <w:sz w:val="24"/>
          <w:szCs w:val="24"/>
          <w:cs/>
          <w:lang w:bidi="sa-IN"/>
        </w:rPr>
        <w:t>,</w:t>
      </w:r>
      <w:r w:rsidR="004605FC" w:rsidRPr="007264F7">
        <w:rPr>
          <w:sz w:val="24"/>
          <w:szCs w:val="24"/>
          <w:cs/>
        </w:rPr>
        <w:t xml:space="preserve"> नो सुलभं पु</w:t>
      </w:r>
      <w:r w:rsidR="004605FC" w:rsidRPr="007264F7">
        <w:rPr>
          <w:rFonts w:hint="cs"/>
          <w:sz w:val="24"/>
          <w:szCs w:val="24"/>
          <w:cs/>
          <w:lang w:bidi="sa-IN"/>
        </w:rPr>
        <w:t>न</w:t>
      </w:r>
      <w:r w:rsidR="004605FC" w:rsidRPr="007264F7">
        <w:rPr>
          <w:sz w:val="24"/>
          <w:szCs w:val="24"/>
          <w:cs/>
        </w:rPr>
        <w:t>रावि जीवियं ।।</w:t>
      </w:r>
    </w:p>
    <w:p w:rsidR="004605FC" w:rsidRPr="007264F7" w:rsidRDefault="004A48EE"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९०</w:t>
      </w:r>
      <w:r w:rsidRPr="0069493C">
        <w:rPr>
          <w:color w:val="00B050"/>
          <w:sz w:val="24"/>
          <w:szCs w:val="24"/>
        </w:rPr>
        <w:t>]</w:t>
      </w:r>
      <w:r w:rsidR="00A14F65">
        <w:rPr>
          <w:rFonts w:hint="cs"/>
          <w:color w:val="00B050"/>
          <w:sz w:val="24"/>
          <w:szCs w:val="24"/>
          <w:cs/>
        </w:rPr>
        <w:tab/>
      </w:r>
      <w:r w:rsidR="004605FC" w:rsidRPr="007264F7">
        <w:rPr>
          <w:bCs w:val="0"/>
          <w:sz w:val="24"/>
          <w:szCs w:val="24"/>
          <w:cs/>
        </w:rPr>
        <w:t xml:space="preserve">डहरा </w:t>
      </w:r>
      <w:r w:rsidR="004605FC" w:rsidRPr="007264F7">
        <w:rPr>
          <w:rFonts w:hint="cs"/>
          <w:bCs w:val="0"/>
          <w:sz w:val="24"/>
          <w:szCs w:val="24"/>
          <w:cs/>
          <w:lang w:bidi="sa-IN"/>
        </w:rPr>
        <w:t>वु</w:t>
      </w:r>
      <w:r w:rsidR="004605FC" w:rsidRPr="007264F7">
        <w:rPr>
          <w:bCs w:val="0"/>
          <w:sz w:val="24"/>
          <w:szCs w:val="24"/>
          <w:cs/>
        </w:rPr>
        <w:t>ड्ढा य पास</w:t>
      </w:r>
      <w:r w:rsidR="004605FC" w:rsidRPr="007264F7">
        <w:rPr>
          <w:rFonts w:hint="cs"/>
          <w:bCs w:val="0"/>
          <w:sz w:val="24"/>
          <w:szCs w:val="24"/>
          <w:cs/>
          <w:lang w:bidi="sa-IN"/>
        </w:rPr>
        <w:t>ह,</w:t>
      </w:r>
      <w:r w:rsidR="004605FC" w:rsidRPr="007264F7">
        <w:rPr>
          <w:bCs w:val="0"/>
          <w:sz w:val="24"/>
          <w:szCs w:val="24"/>
          <w:cs/>
        </w:rPr>
        <w:t xml:space="preserve"> गब्भ</w:t>
      </w:r>
      <w:r w:rsidR="004605FC" w:rsidRPr="007264F7">
        <w:rPr>
          <w:rFonts w:hint="cs"/>
          <w:bCs w:val="0"/>
          <w:sz w:val="24"/>
          <w:szCs w:val="24"/>
          <w:cs/>
          <w:lang w:bidi="sa-IN"/>
        </w:rPr>
        <w:t>त्था</w:t>
      </w:r>
      <w:r w:rsidR="004605FC" w:rsidRPr="007264F7">
        <w:rPr>
          <w:bCs w:val="0"/>
          <w:sz w:val="24"/>
          <w:szCs w:val="24"/>
          <w:cs/>
        </w:rPr>
        <w:t xml:space="preserve"> वि चयंति मा</w:t>
      </w:r>
      <w:r w:rsidR="004605FC" w:rsidRPr="007264F7">
        <w:rPr>
          <w:rFonts w:hint="cs"/>
          <w:bCs w:val="0"/>
          <w:sz w:val="24"/>
          <w:szCs w:val="24"/>
          <w:cs/>
        </w:rPr>
        <w:t>न</w:t>
      </w:r>
      <w:r w:rsidR="004605FC" w:rsidRPr="007264F7">
        <w:rPr>
          <w:bCs w:val="0"/>
          <w:sz w:val="24"/>
          <w:szCs w:val="24"/>
          <w:cs/>
        </w:rPr>
        <w:t>वा</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सेणे जह वट्टयं हरे</w:t>
      </w:r>
      <w:r w:rsidR="004605FC" w:rsidRPr="007264F7">
        <w:rPr>
          <w:rFonts w:hint="cs"/>
          <w:sz w:val="24"/>
          <w:szCs w:val="24"/>
          <w:cs/>
          <w:lang w:bidi="sa-IN"/>
        </w:rPr>
        <w:t>,</w:t>
      </w:r>
      <w:r w:rsidR="004605FC" w:rsidRPr="007264F7">
        <w:rPr>
          <w:sz w:val="24"/>
          <w:szCs w:val="24"/>
          <w:cs/>
        </w:rPr>
        <w:t xml:space="preserve"> एवं आउखयंमि तुट्टई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९१</w:t>
      </w:r>
      <w:r w:rsidRPr="0069493C">
        <w:rPr>
          <w:color w:val="00B050"/>
          <w:sz w:val="24"/>
          <w:szCs w:val="24"/>
        </w:rPr>
        <w:t>]</w:t>
      </w:r>
      <w:r w:rsidR="004605FC" w:rsidRPr="007264F7">
        <w:rPr>
          <w:rFonts w:hint="cs"/>
          <w:bCs w:val="0"/>
          <w:sz w:val="24"/>
          <w:szCs w:val="24"/>
          <w:cs/>
          <w:lang w:bidi="sa-IN"/>
        </w:rPr>
        <w:t xml:space="preserve"> </w:t>
      </w:r>
      <w:r w:rsidR="004605FC" w:rsidRPr="007264F7">
        <w:rPr>
          <w:bCs w:val="0"/>
          <w:sz w:val="24"/>
          <w:szCs w:val="24"/>
          <w:cs/>
        </w:rPr>
        <w:t>मायाहि</w:t>
      </w:r>
      <w:r w:rsidR="004605FC" w:rsidRPr="007264F7">
        <w:rPr>
          <w:rFonts w:hint="cs"/>
          <w:bCs w:val="0"/>
          <w:sz w:val="24"/>
          <w:szCs w:val="24"/>
          <w:cs/>
        </w:rPr>
        <w:t>ं</w:t>
      </w:r>
      <w:r w:rsidR="004605FC" w:rsidRPr="007264F7">
        <w:rPr>
          <w:bCs w:val="0"/>
          <w:sz w:val="24"/>
          <w:szCs w:val="24"/>
          <w:cs/>
        </w:rPr>
        <w:t xml:space="preserve"> पिया</w:t>
      </w:r>
      <w:r w:rsidR="004605FC" w:rsidRPr="007264F7">
        <w:rPr>
          <w:rFonts w:hint="cs"/>
          <w:bCs w:val="0"/>
          <w:sz w:val="24"/>
          <w:szCs w:val="24"/>
          <w:cs/>
        </w:rPr>
        <w:t>हिं</w:t>
      </w:r>
      <w:r w:rsidR="004605FC" w:rsidRPr="007264F7">
        <w:rPr>
          <w:bCs w:val="0"/>
          <w:sz w:val="24"/>
          <w:szCs w:val="24"/>
          <w:cs/>
        </w:rPr>
        <w:t xml:space="preserve"> लुप्पई</w:t>
      </w:r>
      <w:r w:rsidR="004605FC" w:rsidRPr="007264F7">
        <w:rPr>
          <w:rFonts w:hint="cs"/>
          <w:bCs w:val="0"/>
          <w:sz w:val="24"/>
          <w:szCs w:val="24"/>
          <w:cs/>
          <w:lang w:bidi="sa-IN"/>
        </w:rPr>
        <w:t>,</w:t>
      </w:r>
      <w:r w:rsidR="004605FC" w:rsidRPr="007264F7">
        <w:rPr>
          <w:bCs w:val="0"/>
          <w:sz w:val="24"/>
          <w:szCs w:val="24"/>
          <w:cs/>
        </w:rPr>
        <w:t xml:space="preserve"> नो सुलहा सुगई य पेच्चओ</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एयाइ</w:t>
      </w:r>
      <w:r w:rsidR="004605FC" w:rsidRPr="007264F7">
        <w:rPr>
          <w:rFonts w:hint="cs"/>
          <w:sz w:val="24"/>
          <w:szCs w:val="24"/>
          <w:cs/>
          <w:lang w:bidi="sa-IN"/>
        </w:rPr>
        <w:t>ं</w:t>
      </w:r>
      <w:r w:rsidR="004605FC" w:rsidRPr="007264F7">
        <w:rPr>
          <w:sz w:val="24"/>
          <w:szCs w:val="24"/>
          <w:cs/>
        </w:rPr>
        <w:t xml:space="preserve"> भयाइ</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पे</w:t>
      </w:r>
      <w:r w:rsidR="004605FC" w:rsidRPr="007264F7">
        <w:rPr>
          <w:sz w:val="24"/>
          <w:szCs w:val="24"/>
          <w:cs/>
        </w:rPr>
        <w:t>हिया</w:t>
      </w:r>
      <w:r w:rsidR="004605FC" w:rsidRPr="007264F7">
        <w:rPr>
          <w:rFonts w:hint="cs"/>
          <w:sz w:val="24"/>
          <w:szCs w:val="24"/>
          <w:cs/>
          <w:lang w:bidi="sa-IN"/>
        </w:rPr>
        <w:t>,</w:t>
      </w:r>
      <w:r w:rsidR="004605FC" w:rsidRPr="007264F7">
        <w:rPr>
          <w:sz w:val="24"/>
          <w:szCs w:val="24"/>
          <w:cs/>
        </w:rPr>
        <w:t xml:space="preserve"> आरंभा विरमेज्ज सुव्वए ।।</w:t>
      </w:r>
    </w:p>
    <w:p w:rsidR="00315C4C" w:rsidRDefault="00315C4C" w:rsidP="00315C4C">
      <w:pPr>
        <w:spacing w:after="0" w:line="240" w:lineRule="auto"/>
        <w:ind w:right="1708"/>
        <w:contextualSpacing/>
        <w:rPr>
          <w:rFonts w:cs="Mangal"/>
          <w:sz w:val="24"/>
          <w:szCs w:val="24"/>
        </w:rPr>
      </w:pPr>
      <w:r>
        <w:rPr>
          <w:rFonts w:cs="Mangal" w:hint="cs"/>
          <w:sz w:val="24"/>
          <w:szCs w:val="24"/>
          <w:cs/>
        </w:rPr>
        <w:lastRenderedPageBreak/>
        <w:t>स</w:t>
      </w:r>
      <w:r w:rsidR="005E3319">
        <w:rPr>
          <w:rFonts w:cs="Mangal" w:hint="cs"/>
          <w:sz w:val="24"/>
          <w:szCs w:val="24"/>
          <w:cs/>
        </w:rPr>
        <w:t xml:space="preserve">ुयक्खंधो-१, अज्झयणं-२, उद्देसो-१ </w:t>
      </w:r>
    </w:p>
    <w:tbl>
      <w:tblPr>
        <w:tblW w:w="10065" w:type="dxa"/>
        <w:tblInd w:w="93" w:type="dxa"/>
        <w:tblBorders>
          <w:top w:val="single" w:sz="4" w:space="0" w:color="auto"/>
        </w:tblBorders>
        <w:tblLook w:val="04A0"/>
      </w:tblPr>
      <w:tblGrid>
        <w:gridCol w:w="10065"/>
      </w:tblGrid>
      <w:tr w:rsidR="00315C4C" w:rsidTr="00315C4C">
        <w:trPr>
          <w:trHeight w:val="242"/>
        </w:trPr>
        <w:tc>
          <w:tcPr>
            <w:tcW w:w="10065" w:type="dxa"/>
            <w:tcBorders>
              <w:top w:val="single" w:sz="4" w:space="0" w:color="FF0000"/>
              <w:left w:val="nil"/>
              <w:bottom w:val="nil"/>
              <w:right w:val="nil"/>
            </w:tcBorders>
          </w:tcPr>
          <w:p w:rsidR="00315C4C" w:rsidRDefault="00315C4C" w:rsidP="00315C4C">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९२</w:t>
      </w:r>
      <w:r w:rsidRPr="0069493C">
        <w:rPr>
          <w:color w:val="00B050"/>
          <w:sz w:val="24"/>
          <w:szCs w:val="24"/>
        </w:rPr>
        <w:t>]</w:t>
      </w:r>
      <w:r w:rsidR="004605FC" w:rsidRPr="007264F7">
        <w:rPr>
          <w:rFonts w:hint="cs"/>
          <w:bCs w:val="0"/>
          <w:sz w:val="24"/>
          <w:szCs w:val="24"/>
          <w:cs/>
          <w:lang w:bidi="sa-IN"/>
        </w:rPr>
        <w:t xml:space="preserve"> </w:t>
      </w:r>
      <w:r w:rsidR="004605FC" w:rsidRPr="007264F7">
        <w:rPr>
          <w:bCs w:val="0"/>
          <w:sz w:val="24"/>
          <w:szCs w:val="24"/>
          <w:cs/>
        </w:rPr>
        <w:t>जमिणं जगई पुढो जगा</w:t>
      </w:r>
      <w:r w:rsidR="004605FC" w:rsidRPr="007264F7">
        <w:rPr>
          <w:rFonts w:hint="cs"/>
          <w:bCs w:val="0"/>
          <w:sz w:val="24"/>
          <w:szCs w:val="24"/>
          <w:cs/>
          <w:lang w:bidi="sa-IN"/>
        </w:rPr>
        <w:t>,</w:t>
      </w:r>
      <w:r w:rsidR="004605FC" w:rsidRPr="007264F7">
        <w:rPr>
          <w:bCs w:val="0"/>
          <w:sz w:val="24"/>
          <w:szCs w:val="24"/>
          <w:cs/>
        </w:rPr>
        <w:t xml:space="preserve"> कम्म</w:t>
      </w:r>
      <w:r w:rsidR="004605FC" w:rsidRPr="007264F7">
        <w:rPr>
          <w:rFonts w:hint="cs"/>
          <w:bCs w:val="0"/>
          <w:sz w:val="24"/>
          <w:szCs w:val="24"/>
          <w:cs/>
          <w:lang w:bidi="sa-IN"/>
        </w:rPr>
        <w:t>े</w:t>
      </w:r>
      <w:r w:rsidR="004605FC" w:rsidRPr="007264F7">
        <w:rPr>
          <w:bCs w:val="0"/>
          <w:sz w:val="24"/>
          <w:szCs w:val="24"/>
          <w:cs/>
        </w:rPr>
        <w:t>हिं लुप्पंति पाणिणो</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सयमेव कडेहि</w:t>
      </w:r>
      <w:r w:rsidR="004605FC" w:rsidRPr="007264F7">
        <w:rPr>
          <w:rFonts w:hint="cs"/>
          <w:sz w:val="24"/>
          <w:szCs w:val="24"/>
          <w:cs/>
          <w:lang w:bidi="sa-IN"/>
        </w:rPr>
        <w:t>ं</w:t>
      </w:r>
      <w:r w:rsidR="004605FC" w:rsidRPr="007264F7">
        <w:rPr>
          <w:sz w:val="24"/>
          <w:szCs w:val="24"/>
          <w:cs/>
        </w:rPr>
        <w:t xml:space="preserve"> गाहई</w:t>
      </w:r>
      <w:r w:rsidR="004605FC" w:rsidRPr="007264F7">
        <w:rPr>
          <w:rFonts w:hint="cs"/>
          <w:sz w:val="24"/>
          <w:szCs w:val="24"/>
          <w:cs/>
          <w:lang w:bidi="sa-IN"/>
        </w:rPr>
        <w:t>,</w:t>
      </w:r>
      <w:r w:rsidR="004605FC" w:rsidRPr="007264F7">
        <w:rPr>
          <w:sz w:val="24"/>
          <w:szCs w:val="24"/>
          <w:cs/>
        </w:rPr>
        <w:t xml:space="preserve"> नो तस्स मुच्चे</w:t>
      </w:r>
      <w:r w:rsidR="004605FC" w:rsidRPr="007264F7">
        <w:rPr>
          <w:rFonts w:hint="cs"/>
          <w:sz w:val="24"/>
          <w:szCs w:val="24"/>
          <w:cs/>
          <w:lang w:bidi="sa-IN"/>
        </w:rPr>
        <w:t>ज्जऽ</w:t>
      </w:r>
      <w:r w:rsidR="004605FC" w:rsidRPr="007264F7">
        <w:rPr>
          <w:sz w:val="24"/>
          <w:szCs w:val="24"/>
          <w:cs/>
        </w:rPr>
        <w:t>पुट्ठवं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९३</w:t>
      </w:r>
      <w:r w:rsidRPr="0069493C">
        <w:rPr>
          <w:color w:val="00B050"/>
          <w:sz w:val="24"/>
          <w:szCs w:val="24"/>
        </w:rPr>
        <w:t>]</w:t>
      </w:r>
      <w:r w:rsidR="00A14F65">
        <w:rPr>
          <w:rFonts w:hint="cs"/>
          <w:color w:val="00B050"/>
          <w:sz w:val="24"/>
          <w:szCs w:val="24"/>
          <w:cs/>
        </w:rPr>
        <w:tab/>
      </w:r>
      <w:r w:rsidR="004605FC" w:rsidRPr="007264F7">
        <w:rPr>
          <w:bCs w:val="0"/>
          <w:sz w:val="24"/>
          <w:szCs w:val="24"/>
          <w:cs/>
        </w:rPr>
        <w:t>देवा गंधव्वरक्खसा</w:t>
      </w:r>
      <w:r w:rsidR="004605FC" w:rsidRPr="007264F7">
        <w:rPr>
          <w:rFonts w:hint="cs"/>
          <w:bCs w:val="0"/>
          <w:sz w:val="24"/>
          <w:szCs w:val="24"/>
          <w:cs/>
          <w:lang w:bidi="sa-IN"/>
        </w:rPr>
        <w:t>,</w:t>
      </w:r>
      <w:r w:rsidR="004605FC" w:rsidRPr="007264F7">
        <w:rPr>
          <w:bCs w:val="0"/>
          <w:sz w:val="24"/>
          <w:szCs w:val="24"/>
          <w:cs/>
        </w:rPr>
        <w:t xml:space="preserve"> असुरा भूमिचरा </w:t>
      </w:r>
      <w:r w:rsidR="004605FC" w:rsidRPr="007264F7">
        <w:rPr>
          <w:rFonts w:hint="cs"/>
          <w:bCs w:val="0"/>
          <w:sz w:val="24"/>
          <w:szCs w:val="24"/>
          <w:cs/>
          <w:lang w:bidi="sa-IN"/>
        </w:rPr>
        <w:t>स</w:t>
      </w:r>
      <w:r w:rsidR="004605FC" w:rsidRPr="007264F7">
        <w:rPr>
          <w:bCs w:val="0"/>
          <w:sz w:val="24"/>
          <w:szCs w:val="24"/>
          <w:cs/>
        </w:rPr>
        <w:t>रीसिवा</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रा</w:t>
      </w:r>
      <w:r w:rsidR="004605FC" w:rsidRPr="007264F7">
        <w:rPr>
          <w:rFonts w:hint="cs"/>
          <w:sz w:val="24"/>
          <w:szCs w:val="24"/>
          <w:cs/>
          <w:lang w:bidi="sa-IN"/>
        </w:rPr>
        <w:t>यन</w:t>
      </w:r>
      <w:r w:rsidR="004605FC" w:rsidRPr="007264F7">
        <w:rPr>
          <w:sz w:val="24"/>
          <w:szCs w:val="24"/>
          <w:cs/>
        </w:rPr>
        <w:t>र</w:t>
      </w:r>
      <w:r w:rsidR="004605FC" w:rsidRPr="007264F7">
        <w:rPr>
          <w:rFonts w:hint="cs"/>
          <w:sz w:val="24"/>
          <w:szCs w:val="24"/>
          <w:cs/>
          <w:lang w:bidi="sa-IN"/>
        </w:rPr>
        <w:t xml:space="preserve"> </w:t>
      </w:r>
      <w:r w:rsidR="004605FC" w:rsidRPr="007264F7">
        <w:rPr>
          <w:sz w:val="24"/>
          <w:szCs w:val="24"/>
          <w:cs/>
        </w:rPr>
        <w:t>सेट्ठि</w:t>
      </w:r>
      <w:r w:rsidR="004605FC" w:rsidRPr="007264F7">
        <w:rPr>
          <w:rFonts w:hint="cs"/>
          <w:sz w:val="24"/>
          <w:szCs w:val="24"/>
          <w:cs/>
        </w:rPr>
        <w:t xml:space="preserve"> </w:t>
      </w:r>
      <w:r w:rsidR="004605FC" w:rsidRPr="007264F7">
        <w:rPr>
          <w:sz w:val="24"/>
          <w:szCs w:val="24"/>
          <w:cs/>
        </w:rPr>
        <w:t>माहणा</w:t>
      </w:r>
      <w:r w:rsidR="004605FC" w:rsidRPr="007264F7">
        <w:rPr>
          <w:rFonts w:hint="cs"/>
          <w:sz w:val="24"/>
          <w:szCs w:val="24"/>
          <w:cs/>
          <w:lang w:bidi="sa-IN"/>
        </w:rPr>
        <w:t>,</w:t>
      </w:r>
      <w:r w:rsidR="004605FC" w:rsidRPr="007264F7">
        <w:rPr>
          <w:sz w:val="24"/>
          <w:szCs w:val="24"/>
          <w:cs/>
        </w:rPr>
        <w:t xml:space="preserve"> ठाणा ते</w:t>
      </w:r>
      <w:r w:rsidR="004605FC" w:rsidRPr="007264F7">
        <w:rPr>
          <w:rFonts w:hint="cs"/>
          <w:sz w:val="24"/>
          <w:szCs w:val="24"/>
          <w:cs/>
          <w:lang w:bidi="sa-IN"/>
        </w:rPr>
        <w:t>ऽ</w:t>
      </w:r>
      <w:r w:rsidR="004605FC" w:rsidRPr="007264F7">
        <w:rPr>
          <w:sz w:val="24"/>
          <w:szCs w:val="24"/>
          <w:cs/>
        </w:rPr>
        <w:t>वि चयंति दुक्खिया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९४</w:t>
      </w:r>
      <w:r w:rsidRPr="0069493C">
        <w:rPr>
          <w:color w:val="00B050"/>
          <w:sz w:val="24"/>
          <w:szCs w:val="24"/>
        </w:rPr>
        <w:t>]</w:t>
      </w:r>
      <w:r w:rsidR="00A14F65">
        <w:rPr>
          <w:rFonts w:hint="cs"/>
          <w:color w:val="00B050"/>
          <w:sz w:val="24"/>
          <w:szCs w:val="24"/>
          <w:cs/>
        </w:rPr>
        <w:tab/>
      </w:r>
      <w:r w:rsidR="004605FC" w:rsidRPr="007264F7">
        <w:rPr>
          <w:bCs w:val="0"/>
          <w:sz w:val="24"/>
          <w:szCs w:val="24"/>
          <w:cs/>
        </w:rPr>
        <w:t>कामेहि</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न</w:t>
      </w:r>
      <w:r w:rsidR="004605FC" w:rsidRPr="007264F7">
        <w:rPr>
          <w:bCs w:val="0"/>
          <w:sz w:val="24"/>
          <w:szCs w:val="24"/>
          <w:cs/>
        </w:rPr>
        <w:t xml:space="preserve"> सं</w:t>
      </w:r>
      <w:r w:rsidR="004605FC" w:rsidRPr="007264F7">
        <w:rPr>
          <w:rFonts w:hint="cs"/>
          <w:bCs w:val="0"/>
          <w:sz w:val="24"/>
          <w:szCs w:val="24"/>
          <w:cs/>
          <w:lang w:bidi="sa-IN"/>
        </w:rPr>
        <w:t>थवे</w:t>
      </w:r>
      <w:r w:rsidR="004605FC" w:rsidRPr="007264F7">
        <w:rPr>
          <w:bCs w:val="0"/>
          <w:sz w:val="24"/>
          <w:szCs w:val="24"/>
          <w:cs/>
        </w:rPr>
        <w:t xml:space="preserve">हि </w:t>
      </w:r>
      <w:r w:rsidR="004605FC" w:rsidRPr="007264F7">
        <w:rPr>
          <w:rFonts w:hint="cs"/>
          <w:bCs w:val="0"/>
          <w:sz w:val="24"/>
          <w:szCs w:val="24"/>
          <w:cs/>
          <w:lang w:bidi="sa-IN"/>
        </w:rPr>
        <w:t>गिद्धा,</w:t>
      </w:r>
      <w:r w:rsidR="004605FC" w:rsidRPr="007264F7">
        <w:rPr>
          <w:bCs w:val="0"/>
          <w:sz w:val="24"/>
          <w:szCs w:val="24"/>
          <w:cs/>
        </w:rPr>
        <w:t xml:space="preserve"> कम्मसहा कालेण जंतवो</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ताले जह बंध</w:t>
      </w:r>
      <w:r w:rsidR="004605FC" w:rsidRPr="007264F7">
        <w:rPr>
          <w:rFonts w:hint="cs"/>
          <w:sz w:val="24"/>
          <w:szCs w:val="24"/>
          <w:cs/>
          <w:lang w:bidi="sa-IN"/>
        </w:rPr>
        <w:t>न</w:t>
      </w:r>
      <w:r w:rsidR="004605FC" w:rsidRPr="007264F7">
        <w:rPr>
          <w:sz w:val="24"/>
          <w:szCs w:val="24"/>
          <w:cs/>
        </w:rPr>
        <w:t>च्चुए</w:t>
      </w:r>
      <w:r w:rsidR="004605FC" w:rsidRPr="007264F7">
        <w:rPr>
          <w:rFonts w:hint="cs"/>
          <w:sz w:val="24"/>
          <w:szCs w:val="24"/>
          <w:cs/>
        </w:rPr>
        <w:t>,</w:t>
      </w:r>
      <w:r w:rsidR="004605FC" w:rsidRPr="007264F7">
        <w:rPr>
          <w:sz w:val="24"/>
          <w:szCs w:val="24"/>
          <w:cs/>
        </w:rPr>
        <w:t xml:space="preserve"> एवं आउक्खय</w:t>
      </w:r>
      <w:r w:rsidR="004605FC" w:rsidRPr="007264F7">
        <w:rPr>
          <w:rFonts w:hint="cs"/>
          <w:sz w:val="24"/>
          <w:szCs w:val="24"/>
          <w:cs/>
        </w:rPr>
        <w:t>ंमि</w:t>
      </w:r>
      <w:r w:rsidR="004605FC" w:rsidRPr="007264F7">
        <w:rPr>
          <w:sz w:val="24"/>
          <w:szCs w:val="24"/>
          <w:cs/>
        </w:rPr>
        <w:t xml:space="preserve"> तुट्टई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९५</w:t>
      </w:r>
      <w:r w:rsidRPr="0069493C">
        <w:rPr>
          <w:color w:val="00B050"/>
          <w:sz w:val="24"/>
          <w:szCs w:val="24"/>
        </w:rPr>
        <w:t>]</w:t>
      </w:r>
      <w:r w:rsidR="00A14F65">
        <w:rPr>
          <w:rFonts w:hint="cs"/>
          <w:color w:val="00B050"/>
          <w:sz w:val="24"/>
          <w:szCs w:val="24"/>
          <w:cs/>
        </w:rPr>
        <w:tab/>
      </w:r>
      <w:r w:rsidR="004605FC" w:rsidRPr="007264F7">
        <w:rPr>
          <w:bCs w:val="0"/>
          <w:sz w:val="24"/>
          <w:szCs w:val="24"/>
          <w:cs/>
        </w:rPr>
        <w:t>जे यावि बहुस्सुए सिया</w:t>
      </w:r>
      <w:r w:rsidR="004605FC" w:rsidRPr="007264F7">
        <w:rPr>
          <w:rFonts w:hint="cs"/>
          <w:bCs w:val="0"/>
          <w:sz w:val="24"/>
          <w:szCs w:val="24"/>
          <w:cs/>
          <w:lang w:bidi="sa-IN"/>
        </w:rPr>
        <w:t>,</w:t>
      </w:r>
      <w:r w:rsidR="004605FC" w:rsidRPr="007264F7">
        <w:rPr>
          <w:bCs w:val="0"/>
          <w:sz w:val="24"/>
          <w:szCs w:val="24"/>
          <w:cs/>
        </w:rPr>
        <w:t xml:space="preserve"> धम्मिए माहणे भिक्खुए सिया</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अभि</w:t>
      </w:r>
      <w:r w:rsidR="004605FC" w:rsidRPr="007264F7">
        <w:rPr>
          <w:rFonts w:hint="cs"/>
          <w:sz w:val="24"/>
          <w:szCs w:val="24"/>
          <w:cs/>
          <w:lang w:bidi="sa-IN"/>
        </w:rPr>
        <w:t>नू</w:t>
      </w:r>
      <w:r w:rsidR="004605FC" w:rsidRPr="007264F7">
        <w:rPr>
          <w:sz w:val="24"/>
          <w:szCs w:val="24"/>
          <w:cs/>
        </w:rPr>
        <w:t>मकडेहिं मुच्छिए</w:t>
      </w:r>
      <w:r w:rsidR="004605FC" w:rsidRPr="007264F7">
        <w:rPr>
          <w:rFonts w:hint="cs"/>
          <w:sz w:val="24"/>
          <w:szCs w:val="24"/>
          <w:cs/>
          <w:lang w:bidi="sa-IN"/>
        </w:rPr>
        <w:t>,</w:t>
      </w:r>
      <w:r w:rsidR="004605FC" w:rsidRPr="007264F7">
        <w:rPr>
          <w:sz w:val="24"/>
          <w:szCs w:val="24"/>
          <w:cs/>
        </w:rPr>
        <w:t xml:space="preserve"> तिव्वं से कम्मेहिं किच्चती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९६</w:t>
      </w:r>
      <w:r w:rsidRPr="0069493C">
        <w:rPr>
          <w:color w:val="00B050"/>
          <w:sz w:val="24"/>
          <w:szCs w:val="24"/>
        </w:rPr>
        <w:t>]</w:t>
      </w:r>
      <w:r w:rsidR="004605FC" w:rsidRPr="007264F7">
        <w:rPr>
          <w:rFonts w:hint="cs"/>
          <w:bCs w:val="0"/>
          <w:sz w:val="24"/>
          <w:szCs w:val="24"/>
          <w:cs/>
          <w:lang w:bidi="sa-IN"/>
        </w:rPr>
        <w:t xml:space="preserve"> </w:t>
      </w:r>
      <w:r w:rsidR="004605FC" w:rsidRPr="007264F7">
        <w:rPr>
          <w:bCs w:val="0"/>
          <w:sz w:val="24"/>
          <w:szCs w:val="24"/>
          <w:cs/>
        </w:rPr>
        <w:t>अह पास विवेगमुट्ठिए</w:t>
      </w:r>
      <w:r w:rsidR="004605FC" w:rsidRPr="007264F7">
        <w:rPr>
          <w:rFonts w:hint="cs"/>
          <w:bCs w:val="0"/>
          <w:sz w:val="24"/>
          <w:szCs w:val="24"/>
          <w:cs/>
          <w:lang w:bidi="sa-IN"/>
        </w:rPr>
        <w:t>,</w:t>
      </w:r>
      <w:r w:rsidR="004605FC" w:rsidRPr="007264F7">
        <w:rPr>
          <w:bCs w:val="0"/>
          <w:sz w:val="24"/>
          <w:szCs w:val="24"/>
          <w:cs/>
        </w:rPr>
        <w:t xml:space="preserve"> अवितिण्णे इह भासई धु</w:t>
      </w:r>
      <w:r w:rsidR="004605FC" w:rsidRPr="007264F7">
        <w:rPr>
          <w:rFonts w:hint="cs"/>
          <w:bCs w:val="0"/>
          <w:sz w:val="24"/>
          <w:szCs w:val="24"/>
          <w:cs/>
          <w:lang w:bidi="sa-IN"/>
        </w:rPr>
        <w:t>वं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नाहिसि आरं कओ परं</w:t>
      </w:r>
      <w:r w:rsidR="004605FC" w:rsidRPr="007264F7">
        <w:rPr>
          <w:rFonts w:hint="cs"/>
          <w:sz w:val="24"/>
          <w:szCs w:val="24"/>
          <w:cs/>
        </w:rPr>
        <w:t xml:space="preserve"> ?</w:t>
      </w:r>
      <w:r w:rsidR="004605FC" w:rsidRPr="007264F7">
        <w:rPr>
          <w:rFonts w:hint="cs"/>
          <w:sz w:val="24"/>
          <w:szCs w:val="24"/>
          <w:cs/>
          <w:lang w:bidi="sa-IN"/>
        </w:rPr>
        <w:t>,</w:t>
      </w:r>
      <w:r w:rsidR="004605FC" w:rsidRPr="007264F7">
        <w:rPr>
          <w:sz w:val="24"/>
          <w:szCs w:val="24"/>
          <w:cs/>
        </w:rPr>
        <w:t xml:space="preserve"> वेहासे कम्मेहिं किच्चई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९७</w:t>
      </w:r>
      <w:r w:rsidRPr="0069493C">
        <w:rPr>
          <w:color w:val="00B050"/>
          <w:sz w:val="24"/>
          <w:szCs w:val="24"/>
        </w:rPr>
        <w:t>]</w:t>
      </w:r>
      <w:r w:rsidR="00A14F65">
        <w:rPr>
          <w:rFonts w:hint="cs"/>
          <w:color w:val="00B050"/>
          <w:sz w:val="24"/>
          <w:szCs w:val="24"/>
          <w:cs/>
        </w:rPr>
        <w:tab/>
      </w:r>
      <w:r w:rsidR="004605FC" w:rsidRPr="007264F7">
        <w:rPr>
          <w:bCs w:val="0"/>
          <w:sz w:val="24"/>
          <w:szCs w:val="24"/>
          <w:cs/>
        </w:rPr>
        <w:t>जइ वि य निगिणे किसे चरे</w:t>
      </w:r>
      <w:r w:rsidR="004605FC" w:rsidRPr="007264F7">
        <w:rPr>
          <w:rFonts w:hint="cs"/>
          <w:bCs w:val="0"/>
          <w:sz w:val="24"/>
          <w:szCs w:val="24"/>
          <w:cs/>
          <w:lang w:bidi="sa-IN"/>
        </w:rPr>
        <w:t>,</w:t>
      </w:r>
      <w:r w:rsidR="004605FC" w:rsidRPr="007264F7">
        <w:rPr>
          <w:bCs w:val="0"/>
          <w:sz w:val="24"/>
          <w:szCs w:val="24"/>
          <w:cs/>
        </w:rPr>
        <w:t xml:space="preserve"> जइ वि य भुंजिय मासमंतसो</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जे इह मायादि मिज्जई</w:t>
      </w:r>
      <w:r w:rsidR="004605FC" w:rsidRPr="007264F7">
        <w:rPr>
          <w:rFonts w:hint="cs"/>
          <w:sz w:val="24"/>
          <w:szCs w:val="24"/>
          <w:cs/>
          <w:lang w:bidi="sa-IN"/>
        </w:rPr>
        <w:t>,</w:t>
      </w:r>
      <w:r w:rsidR="004605FC" w:rsidRPr="007264F7">
        <w:rPr>
          <w:sz w:val="24"/>
          <w:szCs w:val="24"/>
          <w:cs/>
        </w:rPr>
        <w:t xml:space="preserve"> आगंता गब्भा</w:t>
      </w:r>
      <w:r w:rsidR="004605FC" w:rsidRPr="007264F7">
        <w:rPr>
          <w:rFonts w:hint="cs"/>
          <w:sz w:val="24"/>
          <w:szCs w:val="24"/>
          <w:cs/>
          <w:lang w:bidi="sa-IN"/>
        </w:rPr>
        <w:t>य नं</w:t>
      </w:r>
      <w:r w:rsidR="004605FC" w:rsidRPr="007264F7">
        <w:rPr>
          <w:sz w:val="24"/>
          <w:szCs w:val="24"/>
          <w:cs/>
        </w:rPr>
        <w:t>तसो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९८</w:t>
      </w:r>
      <w:r w:rsidRPr="0069493C">
        <w:rPr>
          <w:color w:val="00B050"/>
          <w:sz w:val="24"/>
          <w:szCs w:val="24"/>
        </w:rPr>
        <w:t>]</w:t>
      </w:r>
      <w:r w:rsidR="00A14F65">
        <w:rPr>
          <w:rFonts w:hint="cs"/>
          <w:color w:val="00B050"/>
          <w:sz w:val="24"/>
          <w:szCs w:val="24"/>
          <w:cs/>
        </w:rPr>
        <w:tab/>
      </w:r>
      <w:r w:rsidR="004605FC" w:rsidRPr="007264F7">
        <w:rPr>
          <w:bCs w:val="0"/>
          <w:sz w:val="24"/>
          <w:szCs w:val="24"/>
          <w:cs/>
        </w:rPr>
        <w:t>पुरिसोरम पावकम्मुणा</w:t>
      </w:r>
      <w:r w:rsidR="004605FC" w:rsidRPr="007264F7">
        <w:rPr>
          <w:rFonts w:hint="cs"/>
          <w:bCs w:val="0"/>
          <w:sz w:val="24"/>
          <w:szCs w:val="24"/>
          <w:cs/>
          <w:lang w:bidi="sa-IN"/>
        </w:rPr>
        <w:t>,</w:t>
      </w:r>
      <w:r w:rsidR="004605FC" w:rsidRPr="007264F7">
        <w:rPr>
          <w:bCs w:val="0"/>
          <w:sz w:val="24"/>
          <w:szCs w:val="24"/>
          <w:cs/>
        </w:rPr>
        <w:t xml:space="preserve"> पलियंतं म</w:t>
      </w:r>
      <w:r w:rsidR="004605FC" w:rsidRPr="007264F7">
        <w:rPr>
          <w:rFonts w:hint="cs"/>
          <w:bCs w:val="0"/>
          <w:sz w:val="24"/>
          <w:szCs w:val="24"/>
          <w:cs/>
        </w:rPr>
        <w:t>नु</w:t>
      </w:r>
      <w:r w:rsidR="004605FC" w:rsidRPr="007264F7">
        <w:rPr>
          <w:bCs w:val="0"/>
          <w:sz w:val="24"/>
          <w:szCs w:val="24"/>
          <w:cs/>
        </w:rPr>
        <w:t>याण जीवियं</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सण्णा इह काममुच्छिया</w:t>
      </w:r>
      <w:r w:rsidR="004605FC" w:rsidRPr="007264F7">
        <w:rPr>
          <w:rFonts w:hint="cs"/>
          <w:sz w:val="24"/>
          <w:szCs w:val="24"/>
          <w:cs/>
          <w:lang w:bidi="sa-IN"/>
        </w:rPr>
        <w:t>,</w:t>
      </w:r>
      <w:r w:rsidR="004605FC" w:rsidRPr="007264F7">
        <w:rPr>
          <w:sz w:val="24"/>
          <w:szCs w:val="24"/>
          <w:cs/>
        </w:rPr>
        <w:t xml:space="preserve"> मोहं जंति नरा असंवुडा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९९</w:t>
      </w:r>
      <w:r w:rsidRPr="0069493C">
        <w:rPr>
          <w:color w:val="00B050"/>
          <w:sz w:val="24"/>
          <w:szCs w:val="24"/>
        </w:rPr>
        <w:t>]</w:t>
      </w:r>
      <w:r w:rsidR="00A14F65">
        <w:rPr>
          <w:rFonts w:hint="cs"/>
          <w:color w:val="00B050"/>
          <w:sz w:val="24"/>
          <w:szCs w:val="24"/>
          <w:cs/>
        </w:rPr>
        <w:tab/>
      </w:r>
      <w:r w:rsidR="004605FC" w:rsidRPr="007264F7">
        <w:rPr>
          <w:bCs w:val="0"/>
          <w:sz w:val="24"/>
          <w:szCs w:val="24"/>
          <w:cs/>
        </w:rPr>
        <w:t>जययं विहरा</w:t>
      </w:r>
      <w:r w:rsidR="004605FC" w:rsidRPr="007264F7">
        <w:rPr>
          <w:rFonts w:hint="cs"/>
          <w:bCs w:val="0"/>
          <w:sz w:val="24"/>
          <w:szCs w:val="24"/>
          <w:cs/>
        </w:rPr>
        <w:t>हि</w:t>
      </w:r>
      <w:r w:rsidR="004605FC" w:rsidRPr="007264F7">
        <w:rPr>
          <w:bCs w:val="0"/>
          <w:sz w:val="24"/>
          <w:szCs w:val="24"/>
          <w:cs/>
        </w:rPr>
        <w:t xml:space="preserve"> जोगवं</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w:t>
      </w:r>
      <w:r w:rsidR="004605FC" w:rsidRPr="007264F7">
        <w:rPr>
          <w:bCs w:val="0"/>
          <w:sz w:val="24"/>
          <w:szCs w:val="24"/>
          <w:cs/>
        </w:rPr>
        <w:t>पाणा पंथा दुरुत्तरा</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अ</w:t>
      </w:r>
      <w:r w:rsidR="004605FC" w:rsidRPr="007264F7">
        <w:rPr>
          <w:rFonts w:hint="cs"/>
          <w:sz w:val="24"/>
          <w:szCs w:val="24"/>
          <w:cs/>
          <w:lang w:bidi="sa-IN"/>
        </w:rPr>
        <w:t>नु</w:t>
      </w:r>
      <w:r w:rsidR="004605FC" w:rsidRPr="007264F7">
        <w:rPr>
          <w:sz w:val="24"/>
          <w:szCs w:val="24"/>
          <w:cs/>
        </w:rPr>
        <w:t>सासणमेव पक्कमे</w:t>
      </w:r>
      <w:r w:rsidR="004605FC" w:rsidRPr="007264F7">
        <w:rPr>
          <w:rFonts w:hint="cs"/>
          <w:sz w:val="24"/>
          <w:szCs w:val="24"/>
          <w:cs/>
          <w:lang w:bidi="sa-IN"/>
        </w:rPr>
        <w:t>,</w:t>
      </w:r>
      <w:r w:rsidR="004605FC" w:rsidRPr="007264F7">
        <w:rPr>
          <w:sz w:val="24"/>
          <w:szCs w:val="24"/>
          <w:cs/>
        </w:rPr>
        <w:t xml:space="preserve"> वीरेहिं सम्मं पवेइयं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१००</w:t>
      </w:r>
      <w:r w:rsidRPr="0069493C">
        <w:rPr>
          <w:color w:val="00B050"/>
          <w:sz w:val="24"/>
          <w:szCs w:val="24"/>
        </w:rPr>
        <w:t>]</w:t>
      </w:r>
      <w:r w:rsidR="00A14F65">
        <w:rPr>
          <w:rFonts w:hint="cs"/>
          <w:color w:val="00B050"/>
          <w:sz w:val="24"/>
          <w:szCs w:val="24"/>
          <w:cs/>
        </w:rPr>
        <w:tab/>
      </w:r>
      <w:r w:rsidR="004605FC" w:rsidRPr="007264F7">
        <w:rPr>
          <w:bCs w:val="0"/>
          <w:sz w:val="24"/>
          <w:szCs w:val="24"/>
          <w:cs/>
        </w:rPr>
        <w:t>विरया वीरा समुट्ठिया</w:t>
      </w:r>
      <w:r w:rsidR="004605FC" w:rsidRPr="007264F7">
        <w:rPr>
          <w:rFonts w:hint="cs"/>
          <w:bCs w:val="0"/>
          <w:sz w:val="24"/>
          <w:szCs w:val="24"/>
          <w:cs/>
          <w:lang w:bidi="sa-IN"/>
        </w:rPr>
        <w:t>,</w:t>
      </w:r>
      <w:r w:rsidR="004605FC" w:rsidRPr="007264F7">
        <w:rPr>
          <w:bCs w:val="0"/>
          <w:sz w:val="24"/>
          <w:szCs w:val="24"/>
          <w:cs/>
        </w:rPr>
        <w:t xml:space="preserve"> कोहकायरियाइ</w:t>
      </w:r>
      <w:r w:rsidR="004605FC" w:rsidRPr="007264F7">
        <w:rPr>
          <w:rFonts w:hint="cs"/>
          <w:bCs w:val="0"/>
          <w:sz w:val="24"/>
          <w:szCs w:val="24"/>
          <w:cs/>
        </w:rPr>
        <w:t xml:space="preserve"> </w:t>
      </w:r>
      <w:r w:rsidR="004605FC" w:rsidRPr="007264F7">
        <w:rPr>
          <w:bCs w:val="0"/>
          <w:sz w:val="24"/>
          <w:szCs w:val="24"/>
          <w:cs/>
        </w:rPr>
        <w:t>पीसणा</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पा</w:t>
      </w:r>
      <w:r w:rsidR="004605FC" w:rsidRPr="007264F7">
        <w:rPr>
          <w:rFonts w:hint="cs"/>
          <w:sz w:val="24"/>
          <w:szCs w:val="24"/>
          <w:cs/>
          <w:lang w:bidi="sa-IN"/>
        </w:rPr>
        <w:t>णे</w:t>
      </w:r>
      <w:r w:rsidR="004605FC" w:rsidRPr="007264F7">
        <w:rPr>
          <w:sz w:val="24"/>
          <w:szCs w:val="24"/>
          <w:cs/>
        </w:rPr>
        <w:t xml:space="preserve"> न हणंति सव्वसो</w:t>
      </w:r>
      <w:r w:rsidR="004605FC" w:rsidRPr="007264F7">
        <w:rPr>
          <w:rFonts w:hint="cs"/>
          <w:sz w:val="24"/>
          <w:szCs w:val="24"/>
          <w:cs/>
          <w:lang w:bidi="sa-IN"/>
        </w:rPr>
        <w:t>,</w:t>
      </w:r>
      <w:r w:rsidR="004605FC" w:rsidRPr="007264F7">
        <w:rPr>
          <w:sz w:val="24"/>
          <w:szCs w:val="24"/>
          <w:cs/>
        </w:rPr>
        <w:t xml:space="preserve"> पावाओ विरयाऽभिनिव्वुडा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१०१</w:t>
      </w:r>
      <w:r w:rsidRPr="0069493C">
        <w:rPr>
          <w:color w:val="00B050"/>
          <w:sz w:val="24"/>
          <w:szCs w:val="24"/>
        </w:rPr>
        <w:t>]</w:t>
      </w:r>
      <w:r w:rsidR="00A14F65">
        <w:rPr>
          <w:rFonts w:hint="cs"/>
          <w:color w:val="00B050"/>
          <w:sz w:val="24"/>
          <w:szCs w:val="24"/>
          <w:cs/>
        </w:rPr>
        <w:tab/>
      </w:r>
      <w:r w:rsidR="004605FC" w:rsidRPr="007264F7">
        <w:rPr>
          <w:bCs w:val="0"/>
          <w:sz w:val="24"/>
          <w:szCs w:val="24"/>
          <w:cs/>
        </w:rPr>
        <w:t>न वि ता अहमेव लुप्पए</w:t>
      </w:r>
      <w:r w:rsidR="004605FC" w:rsidRPr="007264F7">
        <w:rPr>
          <w:rFonts w:hint="cs"/>
          <w:bCs w:val="0"/>
          <w:sz w:val="24"/>
          <w:szCs w:val="24"/>
          <w:cs/>
          <w:lang w:bidi="sa-IN"/>
        </w:rPr>
        <w:t>,</w:t>
      </w:r>
      <w:r w:rsidR="004605FC" w:rsidRPr="007264F7">
        <w:rPr>
          <w:bCs w:val="0"/>
          <w:sz w:val="24"/>
          <w:szCs w:val="24"/>
          <w:cs/>
        </w:rPr>
        <w:t xml:space="preserve"> लुप्पंती लोगंसि पाणिणो</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एवं सहिएहि</w:t>
      </w:r>
      <w:r w:rsidR="004605FC" w:rsidRPr="007264F7">
        <w:rPr>
          <w:rFonts w:hint="cs"/>
          <w:sz w:val="24"/>
          <w:szCs w:val="24"/>
          <w:cs/>
          <w:lang w:bidi="sa-IN"/>
        </w:rPr>
        <w:t xml:space="preserve">ं </w:t>
      </w:r>
      <w:r w:rsidR="004605FC" w:rsidRPr="007264F7">
        <w:rPr>
          <w:sz w:val="24"/>
          <w:szCs w:val="24"/>
          <w:cs/>
        </w:rPr>
        <w:t>पासए</w:t>
      </w:r>
      <w:r w:rsidR="004605FC" w:rsidRPr="007264F7">
        <w:rPr>
          <w:rFonts w:hint="cs"/>
          <w:sz w:val="24"/>
          <w:szCs w:val="24"/>
          <w:cs/>
          <w:lang w:bidi="sa-IN"/>
        </w:rPr>
        <w:t>,</w:t>
      </w:r>
      <w:r w:rsidR="004605FC" w:rsidRPr="007264F7">
        <w:rPr>
          <w:sz w:val="24"/>
          <w:szCs w:val="24"/>
          <w:cs/>
        </w:rPr>
        <w:t xml:space="preserve"> अनिहे से पुट्ठे</w:t>
      </w:r>
      <w:r w:rsidR="005E3319">
        <w:rPr>
          <w:rFonts w:hint="cs"/>
          <w:sz w:val="24"/>
          <w:szCs w:val="24"/>
          <w:cs/>
        </w:rPr>
        <w:t xml:space="preserve"> अ</w:t>
      </w:r>
      <w:r w:rsidR="004605FC" w:rsidRPr="007264F7">
        <w:rPr>
          <w:sz w:val="24"/>
          <w:szCs w:val="24"/>
          <w:cs/>
        </w:rPr>
        <w:t>हियासए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१०२</w:t>
      </w:r>
      <w:r w:rsidRPr="0069493C">
        <w:rPr>
          <w:color w:val="00B050"/>
          <w:sz w:val="24"/>
          <w:szCs w:val="24"/>
        </w:rPr>
        <w:t>]</w:t>
      </w:r>
      <w:r w:rsidR="00A14F65">
        <w:rPr>
          <w:rFonts w:hint="cs"/>
          <w:color w:val="00B050"/>
          <w:sz w:val="24"/>
          <w:szCs w:val="24"/>
          <w:cs/>
        </w:rPr>
        <w:tab/>
      </w:r>
      <w:r w:rsidR="004605FC" w:rsidRPr="007264F7">
        <w:rPr>
          <w:bCs w:val="0"/>
          <w:sz w:val="24"/>
          <w:szCs w:val="24"/>
          <w:cs/>
        </w:rPr>
        <w:t>धुणिया कुलियं व लेववं</w:t>
      </w:r>
      <w:r w:rsidR="004605FC" w:rsidRPr="007264F7">
        <w:rPr>
          <w:rFonts w:hint="cs"/>
          <w:bCs w:val="0"/>
          <w:sz w:val="24"/>
          <w:szCs w:val="24"/>
          <w:cs/>
          <w:lang w:bidi="sa-IN"/>
        </w:rPr>
        <w:t>,</w:t>
      </w:r>
      <w:r w:rsidR="004605FC" w:rsidRPr="007264F7">
        <w:rPr>
          <w:bCs w:val="0"/>
          <w:sz w:val="24"/>
          <w:szCs w:val="24"/>
          <w:cs/>
        </w:rPr>
        <w:t xml:space="preserve"> क</w:t>
      </w:r>
      <w:r w:rsidR="004605FC" w:rsidRPr="007264F7">
        <w:rPr>
          <w:rFonts w:hint="cs"/>
          <w:bCs w:val="0"/>
          <w:sz w:val="24"/>
          <w:szCs w:val="24"/>
          <w:cs/>
        </w:rPr>
        <w:t>ि</w:t>
      </w:r>
      <w:r w:rsidR="004605FC" w:rsidRPr="007264F7">
        <w:rPr>
          <w:bCs w:val="0"/>
          <w:sz w:val="24"/>
          <w:szCs w:val="24"/>
          <w:cs/>
        </w:rPr>
        <w:t>सए देहम</w:t>
      </w:r>
      <w:r w:rsidR="004605FC" w:rsidRPr="007264F7">
        <w:rPr>
          <w:rFonts w:hint="cs"/>
          <w:bCs w:val="0"/>
          <w:sz w:val="24"/>
          <w:szCs w:val="24"/>
          <w:cs/>
        </w:rPr>
        <w:t>ना</w:t>
      </w:r>
      <w:r w:rsidR="004605FC" w:rsidRPr="007264F7">
        <w:rPr>
          <w:bCs w:val="0"/>
          <w:sz w:val="24"/>
          <w:szCs w:val="24"/>
          <w:cs/>
        </w:rPr>
        <w:t>स</w:t>
      </w:r>
      <w:r w:rsidR="004605FC" w:rsidRPr="007264F7">
        <w:rPr>
          <w:rFonts w:hint="cs"/>
          <w:bCs w:val="0"/>
          <w:sz w:val="24"/>
          <w:szCs w:val="24"/>
          <w:cs/>
        </w:rPr>
        <w:t>ना</w:t>
      </w:r>
      <w:r w:rsidR="004605FC" w:rsidRPr="007264F7">
        <w:rPr>
          <w:rFonts w:hint="cs"/>
          <w:bCs w:val="0"/>
          <w:sz w:val="24"/>
          <w:szCs w:val="24"/>
          <w:cs/>
          <w:lang w:bidi="sa-IN"/>
        </w:rPr>
        <w:t xml:space="preserve"> इह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अविहिंसामेव पव्वए</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w:t>
      </w:r>
      <w:r w:rsidR="004605FC" w:rsidRPr="007264F7">
        <w:rPr>
          <w:sz w:val="24"/>
          <w:szCs w:val="24"/>
          <w:cs/>
        </w:rPr>
        <w:t>धम्मे मुणिणा पवेइओ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१०३</w:t>
      </w:r>
      <w:r w:rsidRPr="0069493C">
        <w:rPr>
          <w:color w:val="00B050"/>
          <w:sz w:val="24"/>
          <w:szCs w:val="24"/>
        </w:rPr>
        <w:t>]</w:t>
      </w:r>
      <w:r w:rsidR="00A14F65">
        <w:rPr>
          <w:rFonts w:hint="cs"/>
          <w:color w:val="00B050"/>
          <w:sz w:val="24"/>
          <w:szCs w:val="24"/>
          <w:cs/>
        </w:rPr>
        <w:tab/>
      </w:r>
      <w:r w:rsidR="004605FC" w:rsidRPr="007264F7">
        <w:rPr>
          <w:bCs w:val="0"/>
          <w:sz w:val="24"/>
          <w:szCs w:val="24"/>
          <w:cs/>
        </w:rPr>
        <w:t>सउणी जह पंसुगुंडिया</w:t>
      </w:r>
      <w:r w:rsidR="004605FC" w:rsidRPr="007264F7">
        <w:rPr>
          <w:rFonts w:hint="cs"/>
          <w:bCs w:val="0"/>
          <w:sz w:val="24"/>
          <w:szCs w:val="24"/>
          <w:cs/>
          <w:lang w:bidi="sa-IN"/>
        </w:rPr>
        <w:t>,</w:t>
      </w:r>
      <w:r w:rsidR="004605FC" w:rsidRPr="007264F7">
        <w:rPr>
          <w:bCs w:val="0"/>
          <w:sz w:val="24"/>
          <w:szCs w:val="24"/>
          <w:cs/>
        </w:rPr>
        <w:t xml:space="preserve"> विहुणिय </w:t>
      </w:r>
      <w:r w:rsidR="004605FC" w:rsidRPr="007264F7">
        <w:rPr>
          <w:rFonts w:hint="cs"/>
          <w:bCs w:val="0"/>
          <w:sz w:val="24"/>
          <w:szCs w:val="24"/>
          <w:cs/>
          <w:lang w:bidi="sa-IN"/>
        </w:rPr>
        <w:t>धं</w:t>
      </w:r>
      <w:r w:rsidR="004605FC" w:rsidRPr="007264F7">
        <w:rPr>
          <w:bCs w:val="0"/>
          <w:sz w:val="24"/>
          <w:szCs w:val="24"/>
          <w:cs/>
        </w:rPr>
        <w:t>सयई सियं रयं</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एवं दविओवहाणवं कम्मं</w:t>
      </w:r>
      <w:r w:rsidR="004605FC" w:rsidRPr="007264F7">
        <w:rPr>
          <w:rFonts w:hint="cs"/>
          <w:sz w:val="24"/>
          <w:szCs w:val="24"/>
          <w:cs/>
          <w:lang w:bidi="sa-IN"/>
        </w:rPr>
        <w:t>,</w:t>
      </w:r>
      <w:r w:rsidR="004605FC" w:rsidRPr="007264F7">
        <w:rPr>
          <w:sz w:val="24"/>
          <w:szCs w:val="24"/>
          <w:cs/>
        </w:rPr>
        <w:t xml:space="preserve"> खवइ तवस्सि माहणे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१०४</w:t>
      </w:r>
      <w:r w:rsidRPr="0069493C">
        <w:rPr>
          <w:color w:val="00B050"/>
          <w:sz w:val="24"/>
          <w:szCs w:val="24"/>
        </w:rPr>
        <w:t>]</w:t>
      </w:r>
      <w:r w:rsidR="00A14F65">
        <w:rPr>
          <w:rFonts w:hint="cs"/>
          <w:color w:val="00B050"/>
          <w:sz w:val="24"/>
          <w:szCs w:val="24"/>
          <w:cs/>
        </w:rPr>
        <w:tab/>
      </w:r>
      <w:r w:rsidR="004605FC" w:rsidRPr="007264F7">
        <w:rPr>
          <w:bCs w:val="0"/>
          <w:sz w:val="24"/>
          <w:szCs w:val="24"/>
          <w:cs/>
        </w:rPr>
        <w:t>उट्ठियम</w:t>
      </w:r>
      <w:r w:rsidR="004605FC" w:rsidRPr="007264F7">
        <w:rPr>
          <w:rFonts w:hint="cs"/>
          <w:bCs w:val="0"/>
          <w:sz w:val="24"/>
          <w:szCs w:val="24"/>
          <w:cs/>
        </w:rPr>
        <w:t>न</w:t>
      </w:r>
      <w:r w:rsidR="004605FC" w:rsidRPr="007264F7">
        <w:rPr>
          <w:bCs w:val="0"/>
          <w:sz w:val="24"/>
          <w:szCs w:val="24"/>
          <w:cs/>
        </w:rPr>
        <w:t>गारमेसणं</w:t>
      </w:r>
      <w:r w:rsidR="004605FC" w:rsidRPr="007264F7">
        <w:rPr>
          <w:rFonts w:hint="cs"/>
          <w:bCs w:val="0"/>
          <w:sz w:val="24"/>
          <w:szCs w:val="24"/>
          <w:cs/>
          <w:lang w:bidi="sa-IN"/>
        </w:rPr>
        <w:t>,</w:t>
      </w:r>
      <w:r w:rsidR="004605FC" w:rsidRPr="007264F7">
        <w:rPr>
          <w:bCs w:val="0"/>
          <w:sz w:val="24"/>
          <w:szCs w:val="24"/>
          <w:cs/>
        </w:rPr>
        <w:t xml:space="preserve"> समणं ठाणठियं तवस्सिणं</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डहरा वुड्ढा य पत्थए</w:t>
      </w:r>
      <w:r w:rsidR="004605FC" w:rsidRPr="007264F7">
        <w:rPr>
          <w:rFonts w:hint="cs"/>
          <w:sz w:val="24"/>
          <w:szCs w:val="24"/>
          <w:cs/>
          <w:lang w:bidi="sa-IN"/>
        </w:rPr>
        <w:t>,</w:t>
      </w:r>
      <w:r w:rsidR="004605FC" w:rsidRPr="007264F7">
        <w:rPr>
          <w:sz w:val="24"/>
          <w:szCs w:val="24"/>
          <w:cs/>
        </w:rPr>
        <w:t xml:space="preserve"> अवि सुस्से न य तं लभे ज</w:t>
      </w:r>
      <w:r w:rsidR="004605FC" w:rsidRPr="007264F7">
        <w:rPr>
          <w:rFonts w:hint="cs"/>
          <w:sz w:val="24"/>
          <w:szCs w:val="24"/>
          <w:cs/>
          <w:lang w:bidi="sa-IN"/>
        </w:rPr>
        <w:t>ना</w:t>
      </w:r>
      <w:r w:rsidR="004605FC" w:rsidRPr="007264F7">
        <w:rPr>
          <w:sz w:val="24"/>
          <w:szCs w:val="24"/>
          <w:cs/>
        </w:rPr>
        <w:t xml:space="preserve">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१०५</w:t>
      </w:r>
      <w:r w:rsidRPr="0069493C">
        <w:rPr>
          <w:color w:val="00B050"/>
          <w:sz w:val="24"/>
          <w:szCs w:val="24"/>
        </w:rPr>
        <w:t>]</w:t>
      </w:r>
      <w:r w:rsidR="00A14F65">
        <w:rPr>
          <w:rFonts w:hint="cs"/>
          <w:color w:val="00B050"/>
          <w:sz w:val="24"/>
          <w:szCs w:val="24"/>
          <w:cs/>
        </w:rPr>
        <w:tab/>
      </w:r>
      <w:r w:rsidR="004605FC" w:rsidRPr="007264F7">
        <w:rPr>
          <w:bCs w:val="0"/>
          <w:sz w:val="24"/>
          <w:szCs w:val="24"/>
          <w:cs/>
        </w:rPr>
        <w:t>जइ कालुणियाणि कासिया</w:t>
      </w:r>
      <w:r w:rsidR="004605FC" w:rsidRPr="007264F7">
        <w:rPr>
          <w:rFonts w:hint="cs"/>
          <w:bCs w:val="0"/>
          <w:sz w:val="24"/>
          <w:szCs w:val="24"/>
          <w:cs/>
          <w:lang w:bidi="sa-IN"/>
        </w:rPr>
        <w:t>,</w:t>
      </w:r>
      <w:r w:rsidR="004605FC" w:rsidRPr="007264F7">
        <w:rPr>
          <w:bCs w:val="0"/>
          <w:sz w:val="24"/>
          <w:szCs w:val="24"/>
          <w:cs/>
        </w:rPr>
        <w:t xml:space="preserve"> जइ रोयंति य पुत्तकारणा</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दवियं भिक्खुं समुट्ठियं</w:t>
      </w:r>
      <w:r w:rsidR="004605FC" w:rsidRPr="007264F7">
        <w:rPr>
          <w:rFonts w:hint="cs"/>
          <w:sz w:val="24"/>
          <w:szCs w:val="24"/>
          <w:cs/>
          <w:lang w:bidi="sa-IN"/>
        </w:rPr>
        <w:t>,</w:t>
      </w:r>
      <w:r w:rsidR="004605FC" w:rsidRPr="007264F7">
        <w:rPr>
          <w:sz w:val="24"/>
          <w:szCs w:val="24"/>
          <w:cs/>
        </w:rPr>
        <w:t xml:space="preserve"> नो लब्भंति णं स</w:t>
      </w:r>
      <w:r w:rsidR="004605FC" w:rsidRPr="007264F7">
        <w:rPr>
          <w:rFonts w:hint="cs"/>
          <w:sz w:val="24"/>
          <w:szCs w:val="24"/>
          <w:cs/>
        </w:rPr>
        <w:t>ंठ</w:t>
      </w:r>
      <w:r w:rsidR="004605FC" w:rsidRPr="007264F7">
        <w:rPr>
          <w:sz w:val="24"/>
          <w:szCs w:val="24"/>
          <w:cs/>
        </w:rPr>
        <w:t>वेत्तए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१०६</w:t>
      </w:r>
      <w:r w:rsidRPr="0069493C">
        <w:rPr>
          <w:color w:val="00B050"/>
          <w:sz w:val="24"/>
          <w:szCs w:val="24"/>
        </w:rPr>
        <w:t>]</w:t>
      </w:r>
      <w:r w:rsidR="00A14F65">
        <w:rPr>
          <w:rFonts w:hint="cs"/>
          <w:color w:val="00B050"/>
          <w:sz w:val="24"/>
          <w:szCs w:val="24"/>
          <w:cs/>
        </w:rPr>
        <w:tab/>
      </w:r>
      <w:r w:rsidR="004605FC" w:rsidRPr="007264F7">
        <w:rPr>
          <w:bCs w:val="0"/>
          <w:sz w:val="24"/>
          <w:szCs w:val="24"/>
          <w:cs/>
        </w:rPr>
        <w:t>जइ</w:t>
      </w:r>
      <w:r w:rsidR="004605FC" w:rsidRPr="007264F7">
        <w:rPr>
          <w:rFonts w:hint="cs"/>
          <w:bCs w:val="0"/>
          <w:sz w:val="24"/>
          <w:szCs w:val="24"/>
          <w:cs/>
          <w:lang w:bidi="sa-IN"/>
        </w:rPr>
        <w:t>विय</w:t>
      </w:r>
      <w:r w:rsidR="004605FC" w:rsidRPr="007264F7">
        <w:rPr>
          <w:bCs w:val="0"/>
          <w:sz w:val="24"/>
          <w:szCs w:val="24"/>
          <w:cs/>
        </w:rPr>
        <w:t xml:space="preserve"> कामेहि</w:t>
      </w:r>
      <w:r w:rsidR="004605FC" w:rsidRPr="007264F7">
        <w:rPr>
          <w:rFonts w:hint="cs"/>
          <w:bCs w:val="0"/>
          <w:sz w:val="24"/>
          <w:szCs w:val="24"/>
          <w:cs/>
          <w:lang w:bidi="sa-IN"/>
        </w:rPr>
        <w:t>ं</w:t>
      </w:r>
      <w:r w:rsidR="004605FC" w:rsidRPr="007264F7">
        <w:rPr>
          <w:bCs w:val="0"/>
          <w:sz w:val="24"/>
          <w:szCs w:val="24"/>
          <w:cs/>
        </w:rPr>
        <w:t xml:space="preserve"> लाविया</w:t>
      </w:r>
      <w:r w:rsidR="004605FC" w:rsidRPr="007264F7">
        <w:rPr>
          <w:rFonts w:hint="cs"/>
          <w:bCs w:val="0"/>
          <w:sz w:val="24"/>
          <w:szCs w:val="24"/>
          <w:cs/>
          <w:lang w:bidi="sa-IN"/>
        </w:rPr>
        <w:t>,</w:t>
      </w:r>
      <w:r w:rsidR="004605FC" w:rsidRPr="007264F7">
        <w:rPr>
          <w:bCs w:val="0"/>
          <w:sz w:val="24"/>
          <w:szCs w:val="24"/>
          <w:cs/>
        </w:rPr>
        <w:t xml:space="preserve"> जइ </w:t>
      </w:r>
      <w:r w:rsidR="004605FC" w:rsidRPr="007264F7">
        <w:rPr>
          <w:rFonts w:hint="cs"/>
          <w:bCs w:val="0"/>
          <w:sz w:val="24"/>
          <w:szCs w:val="24"/>
          <w:cs/>
        </w:rPr>
        <w:t>ने</w:t>
      </w:r>
      <w:r w:rsidR="004605FC" w:rsidRPr="007264F7">
        <w:rPr>
          <w:bCs w:val="0"/>
          <w:sz w:val="24"/>
          <w:szCs w:val="24"/>
          <w:cs/>
        </w:rPr>
        <w:t>ज्ज</w:t>
      </w:r>
      <w:r w:rsidR="004605FC" w:rsidRPr="007264F7">
        <w:rPr>
          <w:rFonts w:hint="cs"/>
          <w:bCs w:val="0"/>
          <w:sz w:val="24"/>
          <w:szCs w:val="24"/>
          <w:cs/>
          <w:lang w:bidi="sa-IN"/>
        </w:rPr>
        <w:t>ाहि णु बंधिउं घरं</w:t>
      </w:r>
      <w:r w:rsidR="004605FC" w:rsidRPr="007264F7">
        <w:rPr>
          <w:bCs w:val="0"/>
          <w:sz w:val="24"/>
          <w:szCs w:val="24"/>
          <w:cs/>
        </w:rPr>
        <w:t xml:space="preserve"> </w:t>
      </w:r>
      <w:r w:rsidR="004605FC" w:rsidRPr="007264F7">
        <w:rPr>
          <w:rFonts w:hint="cs"/>
          <w:bCs w:val="0"/>
          <w:sz w:val="24"/>
          <w:szCs w:val="24"/>
          <w:cs/>
          <w:lang w:bidi="sa-IN"/>
        </w:rPr>
        <w:t>।</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rFonts w:hint="cs"/>
          <w:sz w:val="24"/>
          <w:szCs w:val="24"/>
          <w:cs/>
          <w:lang w:bidi="sa-IN"/>
        </w:rPr>
        <w:t>जइ</w:t>
      </w:r>
      <w:r w:rsidR="004605FC" w:rsidRPr="007264F7">
        <w:rPr>
          <w:sz w:val="24"/>
          <w:szCs w:val="24"/>
          <w:cs/>
        </w:rPr>
        <w:t xml:space="preserve"> जीवित नावकंखि</w:t>
      </w:r>
      <w:r w:rsidR="004605FC" w:rsidRPr="007264F7">
        <w:rPr>
          <w:rFonts w:hint="cs"/>
          <w:sz w:val="24"/>
          <w:szCs w:val="24"/>
          <w:cs/>
          <w:lang w:bidi="sa-IN"/>
        </w:rPr>
        <w:t>ए</w:t>
      </w:r>
      <w:r w:rsidR="004605FC" w:rsidRPr="007264F7">
        <w:rPr>
          <w:sz w:val="24"/>
          <w:szCs w:val="24"/>
          <w:cs/>
        </w:rPr>
        <w:t xml:space="preserve"> नो लब्भंति तं स</w:t>
      </w:r>
      <w:r w:rsidR="004605FC" w:rsidRPr="007264F7">
        <w:rPr>
          <w:rFonts w:hint="cs"/>
          <w:sz w:val="24"/>
          <w:szCs w:val="24"/>
          <w:cs/>
        </w:rPr>
        <w:t>ंठ</w:t>
      </w:r>
      <w:r w:rsidR="004605FC" w:rsidRPr="007264F7">
        <w:rPr>
          <w:sz w:val="24"/>
          <w:szCs w:val="24"/>
          <w:cs/>
        </w:rPr>
        <w:t>वेत्तए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१०७</w:t>
      </w:r>
      <w:r w:rsidRPr="0069493C">
        <w:rPr>
          <w:color w:val="00B050"/>
          <w:sz w:val="24"/>
          <w:szCs w:val="24"/>
        </w:rPr>
        <w:t>]</w:t>
      </w:r>
      <w:r w:rsidR="00A14F65">
        <w:rPr>
          <w:rFonts w:hint="cs"/>
          <w:color w:val="00B050"/>
          <w:sz w:val="24"/>
          <w:szCs w:val="24"/>
          <w:cs/>
        </w:rPr>
        <w:tab/>
      </w:r>
      <w:r w:rsidR="004605FC" w:rsidRPr="007264F7">
        <w:rPr>
          <w:bCs w:val="0"/>
          <w:sz w:val="24"/>
          <w:szCs w:val="24"/>
          <w:cs/>
        </w:rPr>
        <w:t>सेहंति य णं ममाइणो</w:t>
      </w:r>
      <w:r w:rsidR="004605FC" w:rsidRPr="007264F7">
        <w:rPr>
          <w:rFonts w:hint="cs"/>
          <w:bCs w:val="0"/>
          <w:sz w:val="24"/>
          <w:szCs w:val="24"/>
          <w:cs/>
          <w:lang w:bidi="sa-IN"/>
        </w:rPr>
        <w:t>,</w:t>
      </w:r>
      <w:r w:rsidR="004605FC" w:rsidRPr="007264F7">
        <w:rPr>
          <w:bCs w:val="0"/>
          <w:sz w:val="24"/>
          <w:szCs w:val="24"/>
          <w:cs/>
        </w:rPr>
        <w:t xml:space="preserve"> मायापिया य सुया य भारिया</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 xml:space="preserve">पोसाहि </w:t>
      </w:r>
      <w:r w:rsidR="004605FC" w:rsidRPr="007264F7">
        <w:rPr>
          <w:rFonts w:hint="cs"/>
          <w:sz w:val="24"/>
          <w:szCs w:val="24"/>
          <w:cs/>
          <w:lang w:bidi="sa-IN"/>
        </w:rPr>
        <w:t>न</w:t>
      </w:r>
      <w:r w:rsidR="004605FC" w:rsidRPr="007264F7">
        <w:rPr>
          <w:sz w:val="24"/>
          <w:szCs w:val="24"/>
          <w:cs/>
        </w:rPr>
        <w:t xml:space="preserve"> </w:t>
      </w:r>
      <w:r w:rsidR="004605FC" w:rsidRPr="007264F7">
        <w:rPr>
          <w:rFonts w:hint="cs"/>
          <w:sz w:val="24"/>
          <w:szCs w:val="24"/>
          <w:cs/>
          <w:lang w:bidi="sa-IN"/>
        </w:rPr>
        <w:t>पो</w:t>
      </w:r>
      <w:r w:rsidR="004605FC" w:rsidRPr="007264F7">
        <w:rPr>
          <w:sz w:val="24"/>
          <w:szCs w:val="24"/>
          <w:cs/>
        </w:rPr>
        <w:t>सओ तुमं</w:t>
      </w:r>
      <w:r w:rsidR="004605FC" w:rsidRPr="007264F7">
        <w:rPr>
          <w:rFonts w:hint="cs"/>
          <w:sz w:val="24"/>
          <w:szCs w:val="24"/>
          <w:cs/>
          <w:lang w:bidi="sa-IN"/>
        </w:rPr>
        <w:t>,</w:t>
      </w:r>
      <w:r w:rsidR="004605FC" w:rsidRPr="007264F7">
        <w:rPr>
          <w:sz w:val="24"/>
          <w:szCs w:val="24"/>
          <w:cs/>
        </w:rPr>
        <w:t xml:space="preserve"> लोगं परं पि जहासि पोसणे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१०८</w:t>
      </w:r>
      <w:r w:rsidRPr="0069493C">
        <w:rPr>
          <w:color w:val="00B050"/>
          <w:sz w:val="24"/>
          <w:szCs w:val="24"/>
        </w:rPr>
        <w:t>]</w:t>
      </w:r>
      <w:r w:rsidR="00A14F65">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न्ने</w:t>
      </w:r>
      <w:r w:rsidR="004605FC" w:rsidRPr="007264F7">
        <w:rPr>
          <w:bCs w:val="0"/>
          <w:sz w:val="24"/>
          <w:szCs w:val="24"/>
          <w:cs/>
        </w:rPr>
        <w:t xml:space="preserve"> अ</w:t>
      </w:r>
      <w:r w:rsidR="004605FC" w:rsidRPr="007264F7">
        <w:rPr>
          <w:rFonts w:hint="cs"/>
          <w:bCs w:val="0"/>
          <w:sz w:val="24"/>
          <w:szCs w:val="24"/>
          <w:cs/>
          <w:lang w:bidi="sa-IN"/>
        </w:rPr>
        <w:t>न्ने</w:t>
      </w:r>
      <w:r w:rsidR="004605FC" w:rsidRPr="007264F7">
        <w:rPr>
          <w:bCs w:val="0"/>
          <w:sz w:val="24"/>
          <w:szCs w:val="24"/>
          <w:cs/>
        </w:rPr>
        <w:t>हिं मुच्छिया</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मो</w:t>
      </w:r>
      <w:r w:rsidR="004605FC" w:rsidRPr="007264F7">
        <w:rPr>
          <w:bCs w:val="0"/>
          <w:sz w:val="24"/>
          <w:szCs w:val="24"/>
          <w:cs/>
        </w:rPr>
        <w:t>हं जंति नरा असंवुडा</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विसमं विसमेहि</w:t>
      </w:r>
      <w:r w:rsidR="004605FC" w:rsidRPr="007264F7">
        <w:rPr>
          <w:rFonts w:hint="cs"/>
          <w:sz w:val="24"/>
          <w:szCs w:val="24"/>
          <w:cs/>
          <w:lang w:bidi="sa-IN"/>
        </w:rPr>
        <w:t>ं</w:t>
      </w:r>
      <w:r w:rsidR="004605FC" w:rsidRPr="007264F7">
        <w:rPr>
          <w:sz w:val="24"/>
          <w:szCs w:val="24"/>
          <w:cs/>
        </w:rPr>
        <w:t xml:space="preserve"> गाहिया</w:t>
      </w:r>
      <w:r w:rsidR="004605FC" w:rsidRPr="007264F7">
        <w:rPr>
          <w:rFonts w:hint="cs"/>
          <w:sz w:val="24"/>
          <w:szCs w:val="24"/>
          <w:cs/>
          <w:lang w:bidi="sa-IN"/>
        </w:rPr>
        <w:t>,</w:t>
      </w:r>
      <w:r w:rsidR="004605FC" w:rsidRPr="007264F7">
        <w:rPr>
          <w:sz w:val="24"/>
          <w:szCs w:val="24"/>
          <w:cs/>
        </w:rPr>
        <w:t xml:space="preserve"> ते पावेहिं पुणो पगब्भिया ।।</w:t>
      </w:r>
    </w:p>
    <w:p w:rsidR="005847CC" w:rsidRDefault="005847CC" w:rsidP="005847CC">
      <w:pPr>
        <w:spacing w:after="0" w:line="240" w:lineRule="auto"/>
        <w:ind w:right="1708"/>
        <w:contextualSpacing/>
        <w:rPr>
          <w:rFonts w:cs="Mangal"/>
          <w:sz w:val="24"/>
          <w:szCs w:val="24"/>
        </w:rPr>
      </w:pPr>
      <w:r>
        <w:rPr>
          <w:rFonts w:cs="Mangal" w:hint="cs"/>
          <w:sz w:val="24"/>
          <w:szCs w:val="24"/>
          <w:cs/>
        </w:rPr>
        <w:lastRenderedPageBreak/>
        <w:t>स</w:t>
      </w:r>
      <w:r w:rsidR="005E3319">
        <w:rPr>
          <w:rFonts w:cs="Mangal" w:hint="cs"/>
          <w:sz w:val="24"/>
          <w:szCs w:val="24"/>
          <w:cs/>
        </w:rPr>
        <w:t xml:space="preserve">ुयक्खंधो-१, अज्झयणं-२, उद्देसो-१ </w:t>
      </w:r>
    </w:p>
    <w:tbl>
      <w:tblPr>
        <w:tblW w:w="10065" w:type="dxa"/>
        <w:tblInd w:w="93" w:type="dxa"/>
        <w:tblBorders>
          <w:top w:val="single" w:sz="4" w:space="0" w:color="auto"/>
        </w:tblBorders>
        <w:tblLook w:val="04A0"/>
      </w:tblPr>
      <w:tblGrid>
        <w:gridCol w:w="10065"/>
      </w:tblGrid>
      <w:tr w:rsidR="005847CC" w:rsidTr="00900160">
        <w:trPr>
          <w:trHeight w:val="242"/>
        </w:trPr>
        <w:tc>
          <w:tcPr>
            <w:tcW w:w="10065" w:type="dxa"/>
            <w:tcBorders>
              <w:top w:val="single" w:sz="4" w:space="0" w:color="FF0000"/>
              <w:left w:val="nil"/>
              <w:bottom w:val="nil"/>
              <w:right w:val="nil"/>
            </w:tcBorders>
          </w:tcPr>
          <w:p w:rsidR="005847CC" w:rsidRDefault="005847CC"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१०९</w:t>
      </w:r>
      <w:r w:rsidRPr="0069493C">
        <w:rPr>
          <w:color w:val="00B050"/>
          <w:sz w:val="24"/>
          <w:szCs w:val="24"/>
        </w:rPr>
        <w:t>]</w:t>
      </w:r>
      <w:r w:rsidR="00A14F65">
        <w:rPr>
          <w:rFonts w:hint="cs"/>
          <w:color w:val="00B050"/>
          <w:sz w:val="24"/>
          <w:szCs w:val="24"/>
          <w:cs/>
        </w:rPr>
        <w:tab/>
      </w:r>
      <w:r w:rsidR="004605FC" w:rsidRPr="007264F7">
        <w:rPr>
          <w:bCs w:val="0"/>
          <w:sz w:val="24"/>
          <w:szCs w:val="24"/>
          <w:cs/>
        </w:rPr>
        <w:t>तम्हा दवि इक्ख पंडिए</w:t>
      </w:r>
      <w:r w:rsidR="004605FC" w:rsidRPr="007264F7">
        <w:rPr>
          <w:rFonts w:hint="cs"/>
          <w:bCs w:val="0"/>
          <w:sz w:val="24"/>
          <w:szCs w:val="24"/>
          <w:cs/>
          <w:lang w:bidi="sa-IN"/>
        </w:rPr>
        <w:t>,</w:t>
      </w:r>
      <w:r w:rsidR="004605FC" w:rsidRPr="007264F7">
        <w:rPr>
          <w:bCs w:val="0"/>
          <w:sz w:val="24"/>
          <w:szCs w:val="24"/>
          <w:cs/>
        </w:rPr>
        <w:t xml:space="preserve"> पावाओ विर</w:t>
      </w:r>
      <w:r w:rsidR="004605FC" w:rsidRPr="007264F7">
        <w:rPr>
          <w:rFonts w:hint="cs"/>
          <w:bCs w:val="0"/>
          <w:sz w:val="24"/>
          <w:szCs w:val="24"/>
          <w:cs/>
          <w:lang w:bidi="sa-IN"/>
        </w:rPr>
        <w:t>तेऽ</w:t>
      </w:r>
      <w:r w:rsidR="004605FC" w:rsidRPr="007264F7">
        <w:rPr>
          <w:bCs w:val="0"/>
          <w:sz w:val="24"/>
          <w:szCs w:val="24"/>
          <w:cs/>
        </w:rPr>
        <w:t>भिनिव्वुडे</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पणए वीरे महाविहिं</w:t>
      </w:r>
      <w:r w:rsidR="004605FC" w:rsidRPr="007264F7">
        <w:rPr>
          <w:rFonts w:hint="cs"/>
          <w:sz w:val="24"/>
          <w:szCs w:val="24"/>
          <w:cs/>
          <w:lang w:bidi="sa-IN"/>
        </w:rPr>
        <w:t>,</w:t>
      </w:r>
      <w:r w:rsidR="004605FC" w:rsidRPr="007264F7">
        <w:rPr>
          <w:sz w:val="24"/>
          <w:szCs w:val="24"/>
          <w:cs/>
        </w:rPr>
        <w:t xml:space="preserve"> सिद्धिपहं नेयाउयं धुवं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११०</w:t>
      </w:r>
      <w:r w:rsidRPr="0069493C">
        <w:rPr>
          <w:color w:val="00B050"/>
          <w:sz w:val="24"/>
          <w:szCs w:val="24"/>
        </w:rPr>
        <w:t>]</w:t>
      </w:r>
      <w:r w:rsidR="00A14F65">
        <w:rPr>
          <w:rFonts w:hint="cs"/>
          <w:color w:val="00B050"/>
          <w:sz w:val="24"/>
          <w:szCs w:val="24"/>
          <w:cs/>
        </w:rPr>
        <w:tab/>
      </w:r>
      <w:r w:rsidR="004605FC" w:rsidRPr="007264F7">
        <w:rPr>
          <w:bCs w:val="0"/>
          <w:sz w:val="24"/>
          <w:szCs w:val="24"/>
          <w:cs/>
        </w:rPr>
        <w:t>वेयालियमग्गमागओ</w:t>
      </w:r>
      <w:r w:rsidR="004605FC" w:rsidRPr="007264F7">
        <w:rPr>
          <w:rFonts w:hint="cs"/>
          <w:bCs w:val="0"/>
          <w:sz w:val="24"/>
          <w:szCs w:val="24"/>
          <w:cs/>
          <w:lang w:bidi="sa-IN"/>
        </w:rPr>
        <w:t>,</w:t>
      </w:r>
      <w:r w:rsidR="004605FC" w:rsidRPr="007264F7">
        <w:rPr>
          <w:bCs w:val="0"/>
          <w:sz w:val="24"/>
          <w:szCs w:val="24"/>
          <w:cs/>
        </w:rPr>
        <w:t xml:space="preserve"> म</w:t>
      </w:r>
      <w:r w:rsidR="004605FC" w:rsidRPr="007264F7">
        <w:rPr>
          <w:rFonts w:hint="cs"/>
          <w:bCs w:val="0"/>
          <w:sz w:val="24"/>
          <w:szCs w:val="24"/>
          <w:cs/>
        </w:rPr>
        <w:t>न</w:t>
      </w:r>
      <w:r w:rsidR="004605FC" w:rsidRPr="007264F7">
        <w:rPr>
          <w:bCs w:val="0"/>
          <w:sz w:val="24"/>
          <w:szCs w:val="24"/>
          <w:cs/>
        </w:rPr>
        <w:t>वयसा काएण संवुडो</w:t>
      </w:r>
      <w:r w:rsidR="004605FC" w:rsidRPr="007264F7">
        <w:rPr>
          <w:rFonts w:hint="cs"/>
          <w:bCs w:val="0"/>
          <w:sz w:val="24"/>
          <w:szCs w:val="24"/>
          <w:cs/>
          <w:lang w:bidi="sa-IN"/>
        </w:rPr>
        <w:t xml:space="preserve"> ।</w:t>
      </w:r>
    </w:p>
    <w:p w:rsidR="004605FC" w:rsidRPr="007264F7" w:rsidRDefault="00A14F65"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चिच्चा वित्तं च नायओ</w:t>
      </w:r>
      <w:r w:rsidR="004605FC" w:rsidRPr="007264F7">
        <w:rPr>
          <w:rFonts w:hint="cs"/>
          <w:sz w:val="24"/>
          <w:szCs w:val="24"/>
          <w:cs/>
          <w:lang w:bidi="sa-IN"/>
        </w:rPr>
        <w:t>,</w:t>
      </w:r>
      <w:r w:rsidR="004605FC" w:rsidRPr="007264F7">
        <w:rPr>
          <w:sz w:val="24"/>
          <w:szCs w:val="24"/>
          <w:cs/>
        </w:rPr>
        <w:t xml:space="preserve"> आरंभं च सुसंवुडे चरे </w:t>
      </w:r>
      <w:r w:rsidR="004605FC" w:rsidRPr="007264F7">
        <w:rPr>
          <w:rFonts w:hint="cs"/>
          <w:sz w:val="24"/>
          <w:szCs w:val="24"/>
          <w:cs/>
          <w:lang w:bidi="sa-IN"/>
        </w:rPr>
        <w:t xml:space="preserve">।। </w:t>
      </w:r>
      <w:r w:rsidR="004605FC" w:rsidRPr="007264F7">
        <w:rPr>
          <w:sz w:val="24"/>
          <w:szCs w:val="24"/>
          <w:cs/>
        </w:rPr>
        <w:t>त्तिबेमि ।।</w:t>
      </w:r>
    </w:p>
    <w:p w:rsidR="004605FC" w:rsidRPr="00820B4A" w:rsidRDefault="002D071D" w:rsidP="00B16BE6">
      <w:pPr>
        <w:pStyle w:val="ShlokHindi"/>
      </w:pPr>
      <w:r w:rsidRPr="00820B4A">
        <w:rPr>
          <w:rFonts w:hint="cs"/>
          <w:cs/>
        </w:rPr>
        <w:t>०</w:t>
      </w:r>
      <w:r w:rsidR="004605FC" w:rsidRPr="00820B4A">
        <w:rPr>
          <w:rFonts w:hint="cs"/>
          <w:cs/>
        </w:rPr>
        <w:t xml:space="preserve"> </w:t>
      </w:r>
      <w:r w:rsidR="004605FC" w:rsidRPr="00820B4A">
        <w:rPr>
          <w:cs/>
        </w:rPr>
        <w:t>बीए अज्झयणे पढमो उद्देसो समत्तो</w:t>
      </w:r>
      <w:r w:rsidR="004605FC" w:rsidRPr="00820B4A">
        <w:rPr>
          <w:rFonts w:hint="cs"/>
          <w:cs/>
        </w:rPr>
        <w:t xml:space="preserve"> </w:t>
      </w:r>
      <w:r w:rsidRPr="00820B4A">
        <w:rPr>
          <w:rFonts w:hint="cs"/>
          <w:cs/>
        </w:rPr>
        <w:t>०</w:t>
      </w:r>
    </w:p>
    <w:p w:rsidR="004605FC" w:rsidRPr="005E3319" w:rsidRDefault="00705D8E" w:rsidP="00705D8E">
      <w:pPr>
        <w:pStyle w:val="H3Hindi"/>
        <w:tabs>
          <w:tab w:val="left" w:pos="2070"/>
        </w:tabs>
        <w:spacing w:after="120"/>
        <w:ind w:right="1440" w:firstLine="1440"/>
        <w:jc w:val="center"/>
        <w:rPr>
          <w:i w:val="0"/>
          <w:iCs w:val="0"/>
          <w:color w:val="FF0000"/>
          <w:sz w:val="28"/>
          <w:szCs w:val="28"/>
          <w:u w:val="wave"/>
        </w:rPr>
      </w:pPr>
      <w:bookmarkStart w:id="11" w:name="_Toc318398163"/>
      <w:r w:rsidRPr="005E3319">
        <w:rPr>
          <w:rFonts w:hint="cs"/>
          <w:i w:val="0"/>
          <w:iCs w:val="0"/>
          <w:color w:val="FF0000"/>
          <w:sz w:val="28"/>
          <w:szCs w:val="28"/>
          <w:u w:val="wave"/>
          <w:cs/>
        </w:rPr>
        <w:t xml:space="preserve">० </w:t>
      </w:r>
      <w:r w:rsidR="004605FC" w:rsidRPr="005E3319">
        <w:rPr>
          <w:i w:val="0"/>
          <w:iCs w:val="0"/>
          <w:color w:val="FF0000"/>
          <w:sz w:val="28"/>
          <w:szCs w:val="28"/>
          <w:u w:val="wave"/>
          <w:cs/>
        </w:rPr>
        <w:t>बीओ उद्देसो</w:t>
      </w:r>
      <w:bookmarkEnd w:id="11"/>
      <w:r w:rsidRPr="005E3319">
        <w:rPr>
          <w:rFonts w:hint="cs"/>
          <w:i w:val="0"/>
          <w:iCs w:val="0"/>
          <w:color w:val="FF0000"/>
          <w:sz w:val="28"/>
          <w:szCs w:val="28"/>
          <w:u w:val="wave"/>
          <w:cs/>
        </w:rPr>
        <w:t xml:space="preserve"> ०</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१११</w:t>
      </w:r>
      <w:r w:rsidRPr="0069493C">
        <w:rPr>
          <w:color w:val="00B050"/>
          <w:sz w:val="24"/>
          <w:szCs w:val="24"/>
        </w:rPr>
        <w:t>]</w:t>
      </w:r>
      <w:r w:rsidR="00815A6C">
        <w:rPr>
          <w:rFonts w:hint="cs"/>
          <w:color w:val="00B050"/>
          <w:sz w:val="24"/>
          <w:szCs w:val="24"/>
          <w:cs/>
        </w:rPr>
        <w:tab/>
      </w:r>
      <w:r w:rsidR="004605FC" w:rsidRPr="007264F7">
        <w:rPr>
          <w:bCs w:val="0"/>
          <w:sz w:val="24"/>
          <w:szCs w:val="24"/>
          <w:cs/>
        </w:rPr>
        <w:t>तयसं व जहाइं से रयं</w:t>
      </w:r>
      <w:r w:rsidR="004605FC" w:rsidRPr="007264F7">
        <w:rPr>
          <w:rFonts w:hint="cs"/>
          <w:bCs w:val="0"/>
          <w:sz w:val="24"/>
          <w:szCs w:val="24"/>
          <w:cs/>
          <w:lang w:bidi="sa-IN"/>
        </w:rPr>
        <w:t>,</w:t>
      </w:r>
      <w:r w:rsidR="004605FC" w:rsidRPr="007264F7">
        <w:rPr>
          <w:bCs w:val="0"/>
          <w:sz w:val="24"/>
          <w:szCs w:val="24"/>
          <w:cs/>
        </w:rPr>
        <w:t xml:space="preserve"> इ</w:t>
      </w:r>
      <w:r w:rsidR="004605FC" w:rsidRPr="007264F7">
        <w:rPr>
          <w:rFonts w:hint="cs"/>
          <w:bCs w:val="0"/>
          <w:sz w:val="24"/>
          <w:szCs w:val="24"/>
          <w:cs/>
        </w:rPr>
        <w:t>इ</w:t>
      </w:r>
      <w:r w:rsidR="004605FC" w:rsidRPr="007264F7">
        <w:rPr>
          <w:bCs w:val="0"/>
          <w:sz w:val="24"/>
          <w:szCs w:val="24"/>
          <w:cs/>
        </w:rPr>
        <w:t xml:space="preserve"> संखाय मु</w:t>
      </w:r>
      <w:r w:rsidR="004605FC" w:rsidRPr="007264F7">
        <w:rPr>
          <w:rFonts w:hint="cs"/>
          <w:bCs w:val="0"/>
          <w:sz w:val="24"/>
          <w:szCs w:val="24"/>
          <w:cs/>
          <w:lang w:bidi="sa-IN"/>
        </w:rPr>
        <w:t>न</w:t>
      </w:r>
      <w:r w:rsidR="004605FC" w:rsidRPr="007264F7">
        <w:rPr>
          <w:rFonts w:hint="cs"/>
          <w:bCs w:val="0"/>
          <w:sz w:val="24"/>
          <w:szCs w:val="24"/>
          <w:cs/>
        </w:rPr>
        <w:t>ी</w:t>
      </w:r>
      <w:r w:rsidR="004605FC" w:rsidRPr="007264F7">
        <w:rPr>
          <w:bCs w:val="0"/>
          <w:sz w:val="24"/>
          <w:szCs w:val="24"/>
          <w:cs/>
        </w:rPr>
        <w:t xml:space="preserve"> न मज्जई</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गोय</w:t>
      </w:r>
      <w:r w:rsidR="004605FC" w:rsidRPr="007264F7">
        <w:rPr>
          <w:rFonts w:hint="cs"/>
          <w:sz w:val="24"/>
          <w:szCs w:val="24"/>
          <w:cs/>
          <w:lang w:bidi="sa-IN"/>
        </w:rPr>
        <w:t>न्न</w:t>
      </w:r>
      <w:r w:rsidR="004605FC" w:rsidRPr="007264F7">
        <w:rPr>
          <w:sz w:val="24"/>
          <w:szCs w:val="24"/>
          <w:cs/>
        </w:rPr>
        <w:t>तरेण माहणे अहसेयकरी अ</w:t>
      </w:r>
      <w:r w:rsidR="004605FC" w:rsidRPr="007264F7">
        <w:rPr>
          <w:rFonts w:hint="cs"/>
          <w:sz w:val="24"/>
          <w:szCs w:val="24"/>
          <w:cs/>
          <w:lang w:bidi="sa-IN"/>
        </w:rPr>
        <w:t>न्ने</w:t>
      </w:r>
      <w:r w:rsidR="004605FC" w:rsidRPr="007264F7">
        <w:rPr>
          <w:sz w:val="24"/>
          <w:szCs w:val="24"/>
          <w:cs/>
        </w:rPr>
        <w:t>सि इंखिणी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११२</w:t>
      </w:r>
      <w:r w:rsidRPr="0069493C">
        <w:rPr>
          <w:color w:val="00B050"/>
          <w:sz w:val="24"/>
          <w:szCs w:val="24"/>
        </w:rPr>
        <w:t>]</w:t>
      </w:r>
      <w:r w:rsidR="00815A6C">
        <w:rPr>
          <w:rFonts w:hint="cs"/>
          <w:color w:val="00B050"/>
          <w:sz w:val="24"/>
          <w:szCs w:val="24"/>
          <w:cs/>
        </w:rPr>
        <w:tab/>
      </w:r>
      <w:r w:rsidR="004605FC" w:rsidRPr="007264F7">
        <w:rPr>
          <w:bCs w:val="0"/>
          <w:sz w:val="24"/>
          <w:szCs w:val="24"/>
          <w:cs/>
        </w:rPr>
        <w:t>जो परिभवई परं ज</w:t>
      </w:r>
      <w:r w:rsidR="004605FC" w:rsidRPr="007264F7">
        <w:rPr>
          <w:rFonts w:hint="cs"/>
          <w:bCs w:val="0"/>
          <w:sz w:val="24"/>
          <w:szCs w:val="24"/>
          <w:cs/>
        </w:rPr>
        <w:t>नं</w:t>
      </w:r>
      <w:r w:rsidR="004605FC" w:rsidRPr="007264F7">
        <w:rPr>
          <w:rFonts w:hint="cs"/>
          <w:bCs w:val="0"/>
          <w:sz w:val="24"/>
          <w:szCs w:val="24"/>
          <w:cs/>
          <w:lang w:bidi="sa-IN"/>
        </w:rPr>
        <w:t>,</w:t>
      </w:r>
      <w:r w:rsidR="004605FC" w:rsidRPr="007264F7">
        <w:rPr>
          <w:bCs w:val="0"/>
          <w:sz w:val="24"/>
          <w:szCs w:val="24"/>
          <w:cs/>
        </w:rPr>
        <w:t xml:space="preserve"> संसारे परिवत्तई महं</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अदु इंखिणिया उ पाविया</w:t>
      </w:r>
      <w:r w:rsidR="004605FC" w:rsidRPr="007264F7">
        <w:rPr>
          <w:rFonts w:hint="cs"/>
          <w:sz w:val="24"/>
          <w:szCs w:val="24"/>
          <w:cs/>
          <w:lang w:bidi="sa-IN"/>
        </w:rPr>
        <w:t>,</w:t>
      </w:r>
      <w:r w:rsidR="004605FC" w:rsidRPr="007264F7">
        <w:rPr>
          <w:sz w:val="24"/>
          <w:szCs w:val="24"/>
          <w:cs/>
        </w:rPr>
        <w:t xml:space="preserve"> इह संखाय मु</w:t>
      </w:r>
      <w:r w:rsidR="004605FC" w:rsidRPr="007264F7">
        <w:rPr>
          <w:rFonts w:hint="cs"/>
          <w:sz w:val="24"/>
          <w:szCs w:val="24"/>
          <w:cs/>
          <w:lang w:bidi="sa-IN"/>
        </w:rPr>
        <w:t>नी</w:t>
      </w:r>
      <w:r w:rsidR="004605FC" w:rsidRPr="007264F7">
        <w:rPr>
          <w:sz w:val="24"/>
          <w:szCs w:val="24"/>
          <w:cs/>
        </w:rPr>
        <w:t xml:space="preserve"> न मज्जई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११३</w:t>
      </w:r>
      <w:r w:rsidRPr="0069493C">
        <w:rPr>
          <w:color w:val="00B050"/>
          <w:sz w:val="24"/>
          <w:szCs w:val="24"/>
        </w:rPr>
        <w:t>]</w:t>
      </w:r>
      <w:r w:rsidR="00815A6C">
        <w:rPr>
          <w:rFonts w:hint="cs"/>
          <w:color w:val="00B050"/>
          <w:sz w:val="24"/>
          <w:szCs w:val="24"/>
          <w:cs/>
        </w:rPr>
        <w:tab/>
      </w:r>
      <w:r w:rsidR="004605FC" w:rsidRPr="007264F7">
        <w:rPr>
          <w:bCs w:val="0"/>
          <w:sz w:val="24"/>
          <w:szCs w:val="24"/>
          <w:cs/>
        </w:rPr>
        <w:t>जे यावि अ</w:t>
      </w:r>
      <w:r w:rsidR="004605FC" w:rsidRPr="007264F7">
        <w:rPr>
          <w:rFonts w:hint="cs"/>
          <w:bCs w:val="0"/>
          <w:sz w:val="24"/>
          <w:szCs w:val="24"/>
          <w:cs/>
          <w:lang w:bidi="sa-IN"/>
        </w:rPr>
        <w:t>ना</w:t>
      </w:r>
      <w:r w:rsidR="004605FC" w:rsidRPr="007264F7">
        <w:rPr>
          <w:bCs w:val="0"/>
          <w:sz w:val="24"/>
          <w:szCs w:val="24"/>
          <w:cs/>
        </w:rPr>
        <w:t>यगे सिया</w:t>
      </w:r>
      <w:r w:rsidR="004605FC" w:rsidRPr="007264F7">
        <w:rPr>
          <w:rFonts w:hint="cs"/>
          <w:bCs w:val="0"/>
          <w:sz w:val="24"/>
          <w:szCs w:val="24"/>
          <w:cs/>
          <w:lang w:bidi="sa-IN"/>
        </w:rPr>
        <w:t>,</w:t>
      </w:r>
      <w:r w:rsidR="004605FC" w:rsidRPr="007264F7">
        <w:rPr>
          <w:bCs w:val="0"/>
          <w:sz w:val="24"/>
          <w:szCs w:val="24"/>
          <w:cs/>
        </w:rPr>
        <w:t xml:space="preserve"> जे वि य पेसग</w:t>
      </w:r>
      <w:r w:rsidR="004605FC" w:rsidRPr="007264F7">
        <w:rPr>
          <w:rFonts w:hint="cs"/>
          <w:bCs w:val="0"/>
          <w:sz w:val="24"/>
          <w:szCs w:val="24"/>
          <w:cs/>
          <w:lang w:bidi="sa-IN"/>
        </w:rPr>
        <w:t>पे</w:t>
      </w:r>
      <w:r w:rsidR="004605FC" w:rsidRPr="007264F7">
        <w:rPr>
          <w:bCs w:val="0"/>
          <w:sz w:val="24"/>
          <w:szCs w:val="24"/>
          <w:cs/>
        </w:rPr>
        <w:t>स</w:t>
      </w:r>
      <w:r w:rsidR="004605FC" w:rsidRPr="007264F7">
        <w:rPr>
          <w:rFonts w:hint="cs"/>
          <w:bCs w:val="0"/>
          <w:sz w:val="24"/>
          <w:szCs w:val="24"/>
          <w:cs/>
          <w:lang w:bidi="sa-IN"/>
        </w:rPr>
        <w:t>ए</w:t>
      </w:r>
      <w:r w:rsidR="004605FC" w:rsidRPr="007264F7">
        <w:rPr>
          <w:bCs w:val="0"/>
          <w:sz w:val="24"/>
          <w:szCs w:val="24"/>
          <w:cs/>
        </w:rPr>
        <w:t xml:space="preserve"> सिया</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rFonts w:hint="cs"/>
          <w:sz w:val="24"/>
          <w:szCs w:val="24"/>
          <w:cs/>
          <w:lang w:bidi="sa-IN"/>
        </w:rPr>
        <w:t>जो</w:t>
      </w:r>
      <w:r w:rsidR="004605FC" w:rsidRPr="007264F7">
        <w:rPr>
          <w:sz w:val="24"/>
          <w:szCs w:val="24"/>
          <w:cs/>
        </w:rPr>
        <w:t xml:space="preserve"> मो</w:t>
      </w:r>
      <w:r w:rsidR="004605FC" w:rsidRPr="007264F7">
        <w:rPr>
          <w:rFonts w:hint="cs"/>
          <w:sz w:val="24"/>
          <w:szCs w:val="24"/>
          <w:cs/>
          <w:lang w:bidi="sa-IN"/>
        </w:rPr>
        <w:t>न</w:t>
      </w:r>
      <w:r w:rsidR="004605FC" w:rsidRPr="007264F7">
        <w:rPr>
          <w:sz w:val="24"/>
          <w:szCs w:val="24"/>
          <w:cs/>
        </w:rPr>
        <w:t>पयं उवट्ठिए</w:t>
      </w:r>
      <w:r w:rsidR="004605FC" w:rsidRPr="007264F7">
        <w:rPr>
          <w:rFonts w:hint="cs"/>
          <w:sz w:val="24"/>
          <w:szCs w:val="24"/>
          <w:cs/>
          <w:lang w:bidi="sa-IN"/>
        </w:rPr>
        <w:t>,</w:t>
      </w:r>
      <w:r w:rsidR="004605FC" w:rsidRPr="007264F7">
        <w:rPr>
          <w:sz w:val="24"/>
          <w:szCs w:val="24"/>
          <w:cs/>
        </w:rPr>
        <w:t xml:space="preserve"> नो लज्जे समयं सया</w:t>
      </w:r>
      <w:r w:rsidR="004605FC" w:rsidRPr="007264F7">
        <w:rPr>
          <w:rFonts w:hint="cs"/>
          <w:sz w:val="24"/>
          <w:szCs w:val="24"/>
          <w:cs/>
          <w:lang w:bidi="sa-IN"/>
        </w:rPr>
        <w:t>ऽऽय</w:t>
      </w:r>
      <w:r w:rsidR="004605FC" w:rsidRPr="007264F7">
        <w:rPr>
          <w:sz w:val="24"/>
          <w:szCs w:val="24"/>
          <w:cs/>
        </w:rPr>
        <w:t>रे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११४</w:t>
      </w:r>
      <w:r w:rsidRPr="0069493C">
        <w:rPr>
          <w:color w:val="00B050"/>
          <w:sz w:val="24"/>
          <w:szCs w:val="24"/>
        </w:rPr>
        <w:t>]</w:t>
      </w:r>
      <w:r w:rsidR="00815A6C">
        <w:rPr>
          <w:rFonts w:hint="cs"/>
          <w:color w:val="00B050"/>
          <w:sz w:val="24"/>
          <w:szCs w:val="24"/>
          <w:cs/>
        </w:rPr>
        <w:tab/>
      </w:r>
      <w:r w:rsidR="004605FC" w:rsidRPr="007264F7">
        <w:rPr>
          <w:bCs w:val="0"/>
          <w:sz w:val="24"/>
          <w:szCs w:val="24"/>
          <w:cs/>
        </w:rPr>
        <w:t>सम अ</w:t>
      </w:r>
      <w:r w:rsidR="004605FC" w:rsidRPr="007264F7">
        <w:rPr>
          <w:rFonts w:hint="cs"/>
          <w:bCs w:val="0"/>
          <w:sz w:val="24"/>
          <w:szCs w:val="24"/>
          <w:cs/>
          <w:lang w:bidi="sa-IN"/>
        </w:rPr>
        <w:t>न्न</w:t>
      </w:r>
      <w:r w:rsidR="004605FC" w:rsidRPr="007264F7">
        <w:rPr>
          <w:bCs w:val="0"/>
          <w:sz w:val="24"/>
          <w:szCs w:val="24"/>
          <w:cs/>
        </w:rPr>
        <w:t>यर</w:t>
      </w:r>
      <w:r w:rsidR="004605FC" w:rsidRPr="007264F7">
        <w:rPr>
          <w:rFonts w:hint="cs"/>
          <w:bCs w:val="0"/>
          <w:sz w:val="24"/>
          <w:szCs w:val="24"/>
          <w:cs/>
        </w:rPr>
        <w:t>ंमि</w:t>
      </w:r>
      <w:r w:rsidR="004605FC" w:rsidRPr="007264F7">
        <w:rPr>
          <w:bCs w:val="0"/>
          <w:sz w:val="24"/>
          <w:szCs w:val="24"/>
          <w:cs/>
        </w:rPr>
        <w:t xml:space="preserve"> संजमे</w:t>
      </w:r>
      <w:r w:rsidR="004605FC" w:rsidRPr="007264F7">
        <w:rPr>
          <w:rFonts w:hint="cs"/>
          <w:bCs w:val="0"/>
          <w:sz w:val="24"/>
          <w:szCs w:val="24"/>
          <w:cs/>
          <w:lang w:bidi="sa-IN"/>
        </w:rPr>
        <w:t>,</w:t>
      </w:r>
      <w:r w:rsidR="004605FC" w:rsidRPr="007264F7">
        <w:rPr>
          <w:bCs w:val="0"/>
          <w:sz w:val="24"/>
          <w:szCs w:val="24"/>
          <w:cs/>
        </w:rPr>
        <w:t xml:space="preserve"> संसुद्धे समणे परिव्वए</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जा आवकहा समाहिए</w:t>
      </w:r>
      <w:r w:rsidR="004605FC" w:rsidRPr="007264F7">
        <w:rPr>
          <w:rFonts w:hint="cs"/>
          <w:sz w:val="24"/>
          <w:szCs w:val="24"/>
          <w:cs/>
          <w:lang w:bidi="sa-IN"/>
        </w:rPr>
        <w:t>,</w:t>
      </w:r>
      <w:r w:rsidR="004605FC" w:rsidRPr="007264F7">
        <w:rPr>
          <w:sz w:val="24"/>
          <w:szCs w:val="24"/>
          <w:cs/>
        </w:rPr>
        <w:t xml:space="preserve"> दविए कालमकासि पंडिए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११५</w:t>
      </w:r>
      <w:r w:rsidRPr="0069493C">
        <w:rPr>
          <w:color w:val="00B050"/>
          <w:sz w:val="24"/>
          <w:szCs w:val="24"/>
        </w:rPr>
        <w:t>]</w:t>
      </w:r>
      <w:r w:rsidR="00815A6C">
        <w:rPr>
          <w:rFonts w:hint="cs"/>
          <w:color w:val="00B050"/>
          <w:sz w:val="24"/>
          <w:szCs w:val="24"/>
          <w:cs/>
        </w:rPr>
        <w:tab/>
      </w:r>
      <w:r w:rsidR="004605FC" w:rsidRPr="007264F7">
        <w:rPr>
          <w:bCs w:val="0"/>
          <w:sz w:val="24"/>
          <w:szCs w:val="24"/>
          <w:cs/>
        </w:rPr>
        <w:t>दूरं अ</w:t>
      </w:r>
      <w:r w:rsidR="004605FC" w:rsidRPr="007264F7">
        <w:rPr>
          <w:rFonts w:hint="cs"/>
          <w:bCs w:val="0"/>
          <w:sz w:val="24"/>
          <w:szCs w:val="24"/>
          <w:cs/>
          <w:lang w:bidi="sa-IN"/>
        </w:rPr>
        <w:t>नु</w:t>
      </w:r>
      <w:r w:rsidR="004605FC" w:rsidRPr="007264F7">
        <w:rPr>
          <w:bCs w:val="0"/>
          <w:sz w:val="24"/>
          <w:szCs w:val="24"/>
          <w:cs/>
        </w:rPr>
        <w:t>पस्सिया मु</w:t>
      </w:r>
      <w:r w:rsidR="004605FC" w:rsidRPr="007264F7">
        <w:rPr>
          <w:rFonts w:hint="cs"/>
          <w:bCs w:val="0"/>
          <w:sz w:val="24"/>
          <w:szCs w:val="24"/>
          <w:cs/>
          <w:lang w:bidi="sa-IN"/>
        </w:rPr>
        <w:t>नी,</w:t>
      </w:r>
      <w:r w:rsidR="004605FC" w:rsidRPr="007264F7">
        <w:rPr>
          <w:bCs w:val="0"/>
          <w:sz w:val="24"/>
          <w:szCs w:val="24"/>
          <w:cs/>
        </w:rPr>
        <w:t xml:space="preserve"> तीयं धम्मम</w:t>
      </w:r>
      <w:r w:rsidR="004605FC" w:rsidRPr="007264F7">
        <w:rPr>
          <w:rFonts w:hint="cs"/>
          <w:bCs w:val="0"/>
          <w:sz w:val="24"/>
          <w:szCs w:val="24"/>
          <w:cs/>
          <w:lang w:bidi="sa-IN"/>
        </w:rPr>
        <w:t>ना</w:t>
      </w:r>
      <w:r w:rsidR="004605FC" w:rsidRPr="007264F7">
        <w:rPr>
          <w:bCs w:val="0"/>
          <w:sz w:val="24"/>
          <w:szCs w:val="24"/>
          <w:cs/>
        </w:rPr>
        <w:t>गयं तहा</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 xml:space="preserve">पुट्ठे </w:t>
      </w:r>
      <w:r w:rsidR="004605FC" w:rsidRPr="007264F7">
        <w:rPr>
          <w:rFonts w:hint="cs"/>
          <w:sz w:val="24"/>
          <w:szCs w:val="24"/>
          <w:cs/>
          <w:lang w:bidi="sa-IN"/>
        </w:rPr>
        <w:t>प</w:t>
      </w:r>
      <w:r w:rsidR="004605FC" w:rsidRPr="007264F7">
        <w:rPr>
          <w:sz w:val="24"/>
          <w:szCs w:val="24"/>
          <w:cs/>
        </w:rPr>
        <w:t>रुसेहिं माहणे</w:t>
      </w:r>
      <w:r w:rsidR="004605FC" w:rsidRPr="007264F7">
        <w:rPr>
          <w:rFonts w:hint="cs"/>
          <w:sz w:val="24"/>
          <w:szCs w:val="24"/>
          <w:cs/>
          <w:lang w:bidi="sa-IN"/>
        </w:rPr>
        <w:t>,</w:t>
      </w:r>
      <w:r w:rsidR="004605FC" w:rsidRPr="007264F7">
        <w:rPr>
          <w:sz w:val="24"/>
          <w:szCs w:val="24"/>
          <w:cs/>
        </w:rPr>
        <w:t xml:space="preserve"> अवि हण्णू समयंसि रीयइ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११६</w:t>
      </w:r>
      <w:r w:rsidRPr="0069493C">
        <w:rPr>
          <w:color w:val="00B050"/>
          <w:sz w:val="24"/>
          <w:szCs w:val="24"/>
        </w:rPr>
        <w:t>]</w:t>
      </w:r>
      <w:r w:rsidR="00815A6C">
        <w:rPr>
          <w:rFonts w:hint="cs"/>
          <w:color w:val="00B050"/>
          <w:sz w:val="24"/>
          <w:szCs w:val="24"/>
          <w:cs/>
        </w:rPr>
        <w:tab/>
      </w:r>
      <w:r w:rsidR="004605FC" w:rsidRPr="007264F7">
        <w:rPr>
          <w:bCs w:val="0"/>
          <w:sz w:val="24"/>
          <w:szCs w:val="24"/>
          <w:cs/>
        </w:rPr>
        <w:t>पण्णसमत्ते सया जए</w:t>
      </w:r>
      <w:r w:rsidR="004605FC" w:rsidRPr="007264F7">
        <w:rPr>
          <w:rFonts w:hint="cs"/>
          <w:bCs w:val="0"/>
          <w:sz w:val="24"/>
          <w:szCs w:val="24"/>
          <w:cs/>
          <w:lang w:bidi="sa-IN"/>
        </w:rPr>
        <w:t>,</w:t>
      </w:r>
      <w:r w:rsidR="004605FC" w:rsidRPr="007264F7">
        <w:rPr>
          <w:bCs w:val="0"/>
          <w:sz w:val="24"/>
          <w:szCs w:val="24"/>
          <w:cs/>
        </w:rPr>
        <w:t xml:space="preserve"> समता धम्ममुदाहरे मु</w:t>
      </w:r>
      <w:r w:rsidR="004605FC" w:rsidRPr="007264F7">
        <w:rPr>
          <w:rFonts w:hint="cs"/>
          <w:bCs w:val="0"/>
          <w:sz w:val="24"/>
          <w:szCs w:val="24"/>
          <w:cs/>
          <w:lang w:bidi="sa-IN"/>
        </w:rPr>
        <w:t>नी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सुहुमे उ सया अलूसए</w:t>
      </w:r>
      <w:r w:rsidR="004605FC" w:rsidRPr="007264F7">
        <w:rPr>
          <w:rFonts w:hint="cs"/>
          <w:sz w:val="24"/>
          <w:szCs w:val="24"/>
          <w:cs/>
          <w:lang w:bidi="sa-IN"/>
        </w:rPr>
        <w:t>,</w:t>
      </w:r>
      <w:r w:rsidR="004605FC" w:rsidRPr="007264F7">
        <w:rPr>
          <w:sz w:val="24"/>
          <w:szCs w:val="24"/>
          <w:cs/>
        </w:rPr>
        <w:t xml:space="preserve"> नो कुज्झे नो माणि माहणे ।।</w:t>
      </w:r>
    </w:p>
    <w:p w:rsidR="004605FC" w:rsidRPr="007264F7" w:rsidRDefault="00C52813" w:rsidP="00A14F65">
      <w:pPr>
        <w:pStyle w:val="H4Hindi"/>
        <w:tabs>
          <w:tab w:val="left" w:pos="2070"/>
        </w:tabs>
        <w:spacing w:before="0" w:after="0"/>
        <w:ind w:right="1438" w:firstLine="1440"/>
        <w:jc w:val="distribute"/>
        <w:rPr>
          <w:sz w:val="24"/>
          <w:szCs w:val="24"/>
        </w:rPr>
      </w:pPr>
      <w:r w:rsidRPr="0069493C">
        <w:rPr>
          <w:color w:val="00B050"/>
          <w:sz w:val="24"/>
          <w:szCs w:val="24"/>
        </w:rPr>
        <w:t>[</w:t>
      </w:r>
      <w:r>
        <w:rPr>
          <w:rFonts w:hint="cs"/>
          <w:color w:val="00B050"/>
          <w:sz w:val="24"/>
          <w:szCs w:val="24"/>
          <w:cs/>
        </w:rPr>
        <w:t>११७</w:t>
      </w:r>
      <w:r w:rsidRPr="0069493C">
        <w:rPr>
          <w:color w:val="00B050"/>
          <w:sz w:val="24"/>
          <w:szCs w:val="24"/>
        </w:rPr>
        <w:t>]</w:t>
      </w:r>
      <w:r w:rsidR="00815A6C">
        <w:rPr>
          <w:rFonts w:hint="cs"/>
          <w:color w:val="00B050"/>
          <w:sz w:val="24"/>
          <w:szCs w:val="24"/>
          <w:cs/>
        </w:rPr>
        <w:tab/>
      </w:r>
      <w:r w:rsidR="004605FC" w:rsidRPr="007264F7">
        <w:rPr>
          <w:bCs w:val="0"/>
          <w:sz w:val="24"/>
          <w:szCs w:val="24"/>
          <w:cs/>
        </w:rPr>
        <w:t>बहुज</w:t>
      </w:r>
      <w:r w:rsidR="004605FC" w:rsidRPr="007264F7">
        <w:rPr>
          <w:rFonts w:hint="cs"/>
          <w:bCs w:val="0"/>
          <w:sz w:val="24"/>
          <w:szCs w:val="24"/>
          <w:cs/>
          <w:lang w:bidi="sa-IN"/>
        </w:rPr>
        <w:t>नन</w:t>
      </w:r>
      <w:r w:rsidR="004605FC" w:rsidRPr="007264F7">
        <w:rPr>
          <w:bCs w:val="0"/>
          <w:sz w:val="24"/>
          <w:szCs w:val="24"/>
          <w:cs/>
        </w:rPr>
        <w:t>मण</w:t>
      </w:r>
      <w:r w:rsidR="004605FC" w:rsidRPr="007264F7">
        <w:rPr>
          <w:rFonts w:hint="cs"/>
          <w:bCs w:val="0"/>
          <w:sz w:val="24"/>
          <w:szCs w:val="24"/>
          <w:cs/>
        </w:rPr>
        <w:t>ंमि</w:t>
      </w:r>
      <w:r w:rsidR="004605FC" w:rsidRPr="007264F7">
        <w:rPr>
          <w:bCs w:val="0"/>
          <w:sz w:val="24"/>
          <w:szCs w:val="24"/>
          <w:cs/>
        </w:rPr>
        <w:t xml:space="preserve"> संवुडे</w:t>
      </w:r>
      <w:r w:rsidR="004605FC" w:rsidRPr="007264F7">
        <w:rPr>
          <w:rFonts w:hint="cs"/>
          <w:bCs w:val="0"/>
          <w:sz w:val="24"/>
          <w:szCs w:val="24"/>
          <w:cs/>
          <w:lang w:bidi="sa-IN"/>
        </w:rPr>
        <w:t>,</w:t>
      </w:r>
      <w:r w:rsidR="004605FC" w:rsidRPr="007264F7">
        <w:rPr>
          <w:bCs w:val="0"/>
          <w:sz w:val="24"/>
          <w:szCs w:val="24"/>
          <w:cs/>
        </w:rPr>
        <w:t xml:space="preserve"> सव्वट्ठेहिं नरे अ</w:t>
      </w:r>
      <w:r w:rsidR="004605FC" w:rsidRPr="007264F7">
        <w:rPr>
          <w:rFonts w:hint="cs"/>
          <w:bCs w:val="0"/>
          <w:sz w:val="24"/>
          <w:szCs w:val="24"/>
          <w:cs/>
          <w:lang w:bidi="sa-IN"/>
        </w:rPr>
        <w:t>नि</w:t>
      </w:r>
      <w:r w:rsidR="004605FC" w:rsidRPr="007264F7">
        <w:rPr>
          <w:bCs w:val="0"/>
          <w:sz w:val="24"/>
          <w:szCs w:val="24"/>
          <w:cs/>
        </w:rPr>
        <w:t>स्सिए</w:t>
      </w:r>
      <w:r w:rsidR="004605FC" w:rsidRPr="007264F7">
        <w:rPr>
          <w:rFonts w:hint="cs"/>
          <w:sz w:val="24"/>
          <w:szCs w:val="24"/>
          <w:cs/>
          <w:lang w:bidi="sa-IN"/>
        </w:rPr>
        <w:t xml:space="preserve"> </w:t>
      </w:r>
      <w:r w:rsidR="004605FC" w:rsidRPr="007264F7">
        <w:rPr>
          <w:rFonts w:hint="cs"/>
          <w:bCs w:val="0"/>
          <w:sz w:val="24"/>
          <w:szCs w:val="24"/>
          <w:cs/>
          <w:lang w:bidi="sa-IN"/>
        </w:rPr>
        <w:t>।</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हरए व सया अ</w:t>
      </w:r>
      <w:r w:rsidR="004605FC" w:rsidRPr="007264F7">
        <w:rPr>
          <w:rFonts w:hint="cs"/>
          <w:sz w:val="24"/>
          <w:szCs w:val="24"/>
          <w:cs/>
          <w:lang w:bidi="sa-IN"/>
        </w:rPr>
        <w:t>ना</w:t>
      </w:r>
      <w:r w:rsidR="004605FC" w:rsidRPr="007264F7">
        <w:rPr>
          <w:sz w:val="24"/>
          <w:szCs w:val="24"/>
          <w:cs/>
        </w:rPr>
        <w:t>विले</w:t>
      </w:r>
      <w:r w:rsidR="004605FC" w:rsidRPr="007264F7">
        <w:rPr>
          <w:rFonts w:hint="cs"/>
          <w:sz w:val="24"/>
          <w:szCs w:val="24"/>
          <w:cs/>
          <w:lang w:bidi="sa-IN"/>
        </w:rPr>
        <w:t>,</w:t>
      </w:r>
      <w:r w:rsidR="004605FC" w:rsidRPr="007264F7">
        <w:rPr>
          <w:sz w:val="24"/>
          <w:szCs w:val="24"/>
          <w:cs/>
        </w:rPr>
        <w:t xml:space="preserve"> धम्मं पादुरकासि कासवं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११८</w:t>
      </w:r>
      <w:r w:rsidRPr="0069493C">
        <w:rPr>
          <w:color w:val="00B050"/>
          <w:sz w:val="24"/>
          <w:szCs w:val="24"/>
        </w:rPr>
        <w:t>]</w:t>
      </w:r>
      <w:r w:rsidR="00815A6C">
        <w:rPr>
          <w:rFonts w:hint="cs"/>
          <w:color w:val="00B050"/>
          <w:sz w:val="24"/>
          <w:szCs w:val="24"/>
          <w:cs/>
        </w:rPr>
        <w:tab/>
      </w:r>
      <w:r w:rsidR="004605FC" w:rsidRPr="007264F7">
        <w:rPr>
          <w:bCs w:val="0"/>
          <w:sz w:val="24"/>
          <w:szCs w:val="24"/>
          <w:cs/>
        </w:rPr>
        <w:t>बहवे पाणा पुढो सिया</w:t>
      </w:r>
      <w:r w:rsidR="004605FC" w:rsidRPr="007264F7">
        <w:rPr>
          <w:rFonts w:hint="cs"/>
          <w:bCs w:val="0"/>
          <w:sz w:val="24"/>
          <w:szCs w:val="24"/>
          <w:cs/>
          <w:lang w:bidi="sa-IN"/>
        </w:rPr>
        <w:t>,</w:t>
      </w:r>
      <w:r w:rsidR="004605FC" w:rsidRPr="007264F7">
        <w:rPr>
          <w:bCs w:val="0"/>
          <w:sz w:val="24"/>
          <w:szCs w:val="24"/>
          <w:cs/>
        </w:rPr>
        <w:t xml:space="preserve"> पत्तेयं समयं समीहिया</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जे मो</w:t>
      </w:r>
      <w:r w:rsidR="004605FC" w:rsidRPr="007264F7">
        <w:rPr>
          <w:rFonts w:hint="cs"/>
          <w:sz w:val="24"/>
          <w:szCs w:val="24"/>
          <w:cs/>
          <w:lang w:bidi="sa-IN"/>
        </w:rPr>
        <w:t>न</w:t>
      </w:r>
      <w:r w:rsidR="004605FC" w:rsidRPr="007264F7">
        <w:rPr>
          <w:sz w:val="24"/>
          <w:szCs w:val="24"/>
          <w:cs/>
        </w:rPr>
        <w:t>पयं उवट्ठिए</w:t>
      </w:r>
      <w:r w:rsidR="004605FC" w:rsidRPr="007264F7">
        <w:rPr>
          <w:rFonts w:hint="cs"/>
          <w:sz w:val="24"/>
          <w:szCs w:val="24"/>
          <w:cs/>
          <w:lang w:bidi="sa-IN"/>
        </w:rPr>
        <w:t>,</w:t>
      </w:r>
      <w:r w:rsidR="004605FC" w:rsidRPr="007264F7">
        <w:rPr>
          <w:sz w:val="24"/>
          <w:szCs w:val="24"/>
          <w:cs/>
        </w:rPr>
        <w:t xml:space="preserve"> विरइं तत्थ अकासि पंडिए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११९</w:t>
      </w:r>
      <w:r w:rsidRPr="0069493C">
        <w:rPr>
          <w:color w:val="00B050"/>
          <w:sz w:val="24"/>
          <w:szCs w:val="24"/>
        </w:rPr>
        <w:t>]</w:t>
      </w:r>
      <w:r w:rsidR="00815A6C">
        <w:rPr>
          <w:rFonts w:hint="cs"/>
          <w:color w:val="00B050"/>
          <w:sz w:val="24"/>
          <w:szCs w:val="24"/>
          <w:cs/>
        </w:rPr>
        <w:tab/>
      </w:r>
      <w:r w:rsidR="004605FC" w:rsidRPr="007264F7">
        <w:rPr>
          <w:bCs w:val="0"/>
          <w:sz w:val="24"/>
          <w:szCs w:val="24"/>
          <w:cs/>
        </w:rPr>
        <w:t>धम्मस्स य पारगे मु</w:t>
      </w:r>
      <w:r w:rsidR="004605FC" w:rsidRPr="007264F7">
        <w:rPr>
          <w:rFonts w:hint="cs"/>
          <w:bCs w:val="0"/>
          <w:sz w:val="24"/>
          <w:szCs w:val="24"/>
          <w:cs/>
          <w:lang w:bidi="sa-IN"/>
        </w:rPr>
        <w:t>नी,</w:t>
      </w:r>
      <w:r w:rsidR="004605FC" w:rsidRPr="007264F7">
        <w:rPr>
          <w:bCs w:val="0"/>
          <w:sz w:val="24"/>
          <w:szCs w:val="24"/>
          <w:cs/>
        </w:rPr>
        <w:t xml:space="preserve"> आरंभस्स य अंतए ठिए</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सोयंति य णं ममाइणो</w:t>
      </w:r>
      <w:r w:rsidR="004605FC" w:rsidRPr="007264F7">
        <w:rPr>
          <w:rFonts w:hint="cs"/>
          <w:sz w:val="24"/>
          <w:szCs w:val="24"/>
          <w:cs/>
          <w:lang w:bidi="sa-IN"/>
        </w:rPr>
        <w:t>,</w:t>
      </w:r>
      <w:r w:rsidR="004605FC" w:rsidRPr="007264F7">
        <w:rPr>
          <w:sz w:val="24"/>
          <w:szCs w:val="24"/>
          <w:cs/>
        </w:rPr>
        <w:t xml:space="preserve"> नो य लभंतो नियं परिग्गह</w:t>
      </w:r>
      <w:r w:rsidR="004605FC" w:rsidRPr="007264F7">
        <w:rPr>
          <w:rFonts w:hint="cs"/>
          <w:sz w:val="24"/>
          <w:szCs w:val="24"/>
          <w:cs/>
          <w:lang w:bidi="sa-IN"/>
        </w:rPr>
        <w:t>ं</w:t>
      </w:r>
      <w:r w:rsidR="004605FC" w:rsidRPr="007264F7">
        <w:rPr>
          <w:sz w:val="24"/>
          <w:szCs w:val="24"/>
          <w:cs/>
        </w:rPr>
        <w:t xml:space="preserve">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१२०</w:t>
      </w:r>
      <w:r w:rsidRPr="0069493C">
        <w:rPr>
          <w:color w:val="00B050"/>
          <w:sz w:val="24"/>
          <w:szCs w:val="24"/>
        </w:rPr>
        <w:t>]</w:t>
      </w:r>
      <w:r w:rsidR="00815A6C">
        <w:rPr>
          <w:rFonts w:hint="cs"/>
          <w:color w:val="00B050"/>
          <w:sz w:val="24"/>
          <w:szCs w:val="24"/>
          <w:cs/>
        </w:rPr>
        <w:tab/>
      </w:r>
      <w:r w:rsidR="004605FC" w:rsidRPr="007264F7">
        <w:rPr>
          <w:bCs w:val="0"/>
          <w:sz w:val="24"/>
          <w:szCs w:val="24"/>
          <w:cs/>
        </w:rPr>
        <w:t>इहलोगे दुहावहं विऊ</w:t>
      </w:r>
      <w:r w:rsidR="004605FC" w:rsidRPr="007264F7">
        <w:rPr>
          <w:rFonts w:hint="cs"/>
          <w:bCs w:val="0"/>
          <w:sz w:val="24"/>
          <w:szCs w:val="24"/>
          <w:cs/>
          <w:lang w:bidi="sa-IN"/>
        </w:rPr>
        <w:t>,</w:t>
      </w:r>
      <w:r w:rsidR="004605FC" w:rsidRPr="007264F7">
        <w:rPr>
          <w:bCs w:val="0"/>
          <w:sz w:val="24"/>
          <w:szCs w:val="24"/>
          <w:cs/>
        </w:rPr>
        <w:t xml:space="preserve"> परलोगे य दुहं-दुहावहं</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विद्धंसण</w:t>
      </w:r>
      <w:r w:rsidR="004605FC" w:rsidRPr="007264F7">
        <w:rPr>
          <w:rFonts w:hint="cs"/>
          <w:sz w:val="24"/>
          <w:szCs w:val="24"/>
          <w:cs/>
        </w:rPr>
        <w:t xml:space="preserve"> </w:t>
      </w:r>
      <w:r w:rsidR="004605FC" w:rsidRPr="007264F7">
        <w:rPr>
          <w:sz w:val="24"/>
          <w:szCs w:val="24"/>
          <w:cs/>
        </w:rPr>
        <w:t>धम्ममेव तं</w:t>
      </w:r>
      <w:r w:rsidR="004605FC" w:rsidRPr="007264F7">
        <w:rPr>
          <w:rFonts w:hint="cs"/>
          <w:sz w:val="24"/>
          <w:szCs w:val="24"/>
          <w:cs/>
          <w:lang w:bidi="sa-IN"/>
        </w:rPr>
        <w:t>,</w:t>
      </w:r>
      <w:r w:rsidR="004605FC" w:rsidRPr="007264F7">
        <w:rPr>
          <w:sz w:val="24"/>
          <w:szCs w:val="24"/>
          <w:cs/>
        </w:rPr>
        <w:t xml:space="preserve"> इ</w:t>
      </w:r>
      <w:r w:rsidR="004605FC" w:rsidRPr="007264F7">
        <w:rPr>
          <w:rFonts w:hint="cs"/>
          <w:sz w:val="24"/>
          <w:szCs w:val="24"/>
          <w:cs/>
          <w:lang w:bidi="sa-IN"/>
        </w:rPr>
        <w:t>ति</w:t>
      </w:r>
      <w:r w:rsidR="004605FC" w:rsidRPr="007264F7">
        <w:rPr>
          <w:sz w:val="24"/>
          <w:szCs w:val="24"/>
          <w:cs/>
        </w:rPr>
        <w:t xml:space="preserve"> विज्जं को</w:t>
      </w:r>
      <w:r w:rsidR="004605FC" w:rsidRPr="007264F7">
        <w:rPr>
          <w:rFonts w:hint="cs"/>
          <w:sz w:val="24"/>
          <w:szCs w:val="24"/>
          <w:cs/>
          <w:lang w:bidi="sa-IN"/>
        </w:rPr>
        <w:t>ऽ</w:t>
      </w:r>
      <w:r w:rsidR="004605FC" w:rsidRPr="007264F7">
        <w:rPr>
          <w:sz w:val="24"/>
          <w:szCs w:val="24"/>
          <w:cs/>
        </w:rPr>
        <w:t>गारमावसे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१२१</w:t>
      </w:r>
      <w:r w:rsidRPr="0069493C">
        <w:rPr>
          <w:color w:val="00B050"/>
          <w:sz w:val="24"/>
          <w:szCs w:val="24"/>
        </w:rPr>
        <w:t>]</w:t>
      </w:r>
      <w:r w:rsidR="00815A6C">
        <w:rPr>
          <w:rFonts w:hint="cs"/>
          <w:color w:val="00B050"/>
          <w:sz w:val="24"/>
          <w:szCs w:val="24"/>
          <w:cs/>
        </w:rPr>
        <w:tab/>
      </w:r>
      <w:r w:rsidR="004605FC" w:rsidRPr="007264F7">
        <w:rPr>
          <w:bCs w:val="0"/>
          <w:sz w:val="24"/>
          <w:szCs w:val="24"/>
          <w:cs/>
        </w:rPr>
        <w:t>महया पलिगोव जाणिया</w:t>
      </w:r>
      <w:r w:rsidR="004605FC" w:rsidRPr="007264F7">
        <w:rPr>
          <w:rFonts w:hint="cs"/>
          <w:bCs w:val="0"/>
          <w:sz w:val="24"/>
          <w:szCs w:val="24"/>
          <w:cs/>
          <w:lang w:bidi="sa-IN"/>
        </w:rPr>
        <w:t>,</w:t>
      </w:r>
      <w:r w:rsidR="004605FC" w:rsidRPr="007264F7">
        <w:rPr>
          <w:bCs w:val="0"/>
          <w:sz w:val="24"/>
          <w:szCs w:val="24"/>
          <w:cs/>
        </w:rPr>
        <w:t xml:space="preserve"> जा वि य वंदणपूयणा इहं</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सुहुमे सल्ले दुरुद्धरे</w:t>
      </w:r>
      <w:r w:rsidR="004605FC" w:rsidRPr="007264F7">
        <w:rPr>
          <w:rFonts w:hint="cs"/>
          <w:sz w:val="24"/>
          <w:szCs w:val="24"/>
          <w:cs/>
          <w:lang w:bidi="sa-IN"/>
        </w:rPr>
        <w:t>,</w:t>
      </w:r>
      <w:r w:rsidR="004605FC" w:rsidRPr="007264F7">
        <w:rPr>
          <w:sz w:val="24"/>
          <w:szCs w:val="24"/>
          <w:cs/>
        </w:rPr>
        <w:t xml:space="preserve"> विउमंता पयहिज्ज संथवं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१२२</w:t>
      </w:r>
      <w:r w:rsidRPr="0069493C">
        <w:rPr>
          <w:color w:val="00B050"/>
          <w:sz w:val="24"/>
          <w:szCs w:val="24"/>
        </w:rPr>
        <w:t>]</w:t>
      </w:r>
      <w:r w:rsidR="00815A6C">
        <w:rPr>
          <w:rFonts w:hint="cs"/>
          <w:color w:val="00B050"/>
          <w:sz w:val="24"/>
          <w:szCs w:val="24"/>
          <w:cs/>
        </w:rPr>
        <w:tab/>
      </w:r>
      <w:r w:rsidR="004605FC" w:rsidRPr="007264F7">
        <w:rPr>
          <w:bCs w:val="0"/>
          <w:sz w:val="24"/>
          <w:szCs w:val="24"/>
          <w:cs/>
        </w:rPr>
        <w:t>एगे चरे ठाणमास</w:t>
      </w:r>
      <w:r w:rsidR="004605FC" w:rsidRPr="007264F7">
        <w:rPr>
          <w:rFonts w:hint="cs"/>
          <w:bCs w:val="0"/>
          <w:sz w:val="24"/>
          <w:szCs w:val="24"/>
          <w:cs/>
        </w:rPr>
        <w:t>ने</w:t>
      </w:r>
      <w:r w:rsidR="004605FC" w:rsidRPr="007264F7">
        <w:rPr>
          <w:rFonts w:hint="cs"/>
          <w:bCs w:val="0"/>
          <w:sz w:val="24"/>
          <w:szCs w:val="24"/>
          <w:cs/>
          <w:lang w:bidi="sa-IN"/>
        </w:rPr>
        <w:t>,</w:t>
      </w:r>
      <w:r w:rsidR="004605FC" w:rsidRPr="007264F7">
        <w:rPr>
          <w:bCs w:val="0"/>
          <w:sz w:val="24"/>
          <w:szCs w:val="24"/>
          <w:cs/>
        </w:rPr>
        <w:t xml:space="preserve"> सय</w:t>
      </w:r>
      <w:r w:rsidR="004605FC" w:rsidRPr="007264F7">
        <w:rPr>
          <w:rFonts w:hint="cs"/>
          <w:bCs w:val="0"/>
          <w:sz w:val="24"/>
          <w:szCs w:val="24"/>
          <w:cs/>
        </w:rPr>
        <w:t>ने</w:t>
      </w:r>
      <w:r w:rsidR="004605FC" w:rsidRPr="007264F7">
        <w:rPr>
          <w:bCs w:val="0"/>
          <w:sz w:val="24"/>
          <w:szCs w:val="24"/>
          <w:cs/>
        </w:rPr>
        <w:t xml:space="preserve"> एगे समाहिए सिया</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भिक्खू उवहाणवीरिए</w:t>
      </w:r>
      <w:r w:rsidR="004605FC" w:rsidRPr="007264F7">
        <w:rPr>
          <w:rFonts w:hint="cs"/>
          <w:sz w:val="24"/>
          <w:szCs w:val="24"/>
          <w:cs/>
          <w:lang w:bidi="sa-IN"/>
        </w:rPr>
        <w:t>,</w:t>
      </w:r>
      <w:r w:rsidR="004605FC" w:rsidRPr="007264F7">
        <w:rPr>
          <w:sz w:val="24"/>
          <w:szCs w:val="24"/>
          <w:cs/>
        </w:rPr>
        <w:t xml:space="preserve"> वइगुत्ते अज्झ</w:t>
      </w:r>
      <w:r w:rsidR="004605FC" w:rsidRPr="007264F7">
        <w:rPr>
          <w:rFonts w:hint="cs"/>
          <w:sz w:val="24"/>
          <w:szCs w:val="24"/>
          <w:cs/>
        </w:rPr>
        <w:t>त्त</w:t>
      </w:r>
      <w:r w:rsidR="004605FC" w:rsidRPr="007264F7">
        <w:rPr>
          <w:sz w:val="24"/>
          <w:szCs w:val="24"/>
          <w:cs/>
        </w:rPr>
        <w:t>संवुडे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१२३</w:t>
      </w:r>
      <w:r w:rsidRPr="0069493C">
        <w:rPr>
          <w:color w:val="00B050"/>
          <w:sz w:val="24"/>
          <w:szCs w:val="24"/>
        </w:rPr>
        <w:t>]</w:t>
      </w:r>
      <w:r w:rsidR="00815A6C">
        <w:rPr>
          <w:rFonts w:hint="cs"/>
          <w:color w:val="00B050"/>
          <w:sz w:val="24"/>
          <w:szCs w:val="24"/>
          <w:cs/>
        </w:rPr>
        <w:tab/>
      </w:r>
      <w:r w:rsidR="004605FC" w:rsidRPr="007264F7">
        <w:rPr>
          <w:bCs w:val="0"/>
          <w:sz w:val="24"/>
          <w:szCs w:val="24"/>
          <w:cs/>
        </w:rPr>
        <w:t xml:space="preserve">नो </w:t>
      </w:r>
      <w:r w:rsidR="004605FC" w:rsidRPr="007264F7">
        <w:rPr>
          <w:rFonts w:hint="cs"/>
          <w:bCs w:val="0"/>
          <w:sz w:val="24"/>
          <w:szCs w:val="24"/>
          <w:cs/>
          <w:lang w:bidi="sa-IN"/>
        </w:rPr>
        <w:t>पी</w:t>
      </w:r>
      <w:r w:rsidR="004605FC" w:rsidRPr="007264F7">
        <w:rPr>
          <w:bCs w:val="0"/>
          <w:sz w:val="24"/>
          <w:szCs w:val="24"/>
          <w:cs/>
        </w:rPr>
        <w:t>हे न यावपंगुणे</w:t>
      </w:r>
      <w:r w:rsidR="004605FC" w:rsidRPr="007264F7">
        <w:rPr>
          <w:rFonts w:hint="cs"/>
          <w:bCs w:val="0"/>
          <w:sz w:val="24"/>
          <w:szCs w:val="24"/>
          <w:cs/>
          <w:lang w:bidi="sa-IN"/>
        </w:rPr>
        <w:t>,</w:t>
      </w:r>
      <w:r w:rsidR="004605FC" w:rsidRPr="007264F7">
        <w:rPr>
          <w:bCs w:val="0"/>
          <w:sz w:val="24"/>
          <w:szCs w:val="24"/>
          <w:cs/>
        </w:rPr>
        <w:t xml:space="preserve"> दारं सु</w:t>
      </w:r>
      <w:r w:rsidR="004605FC" w:rsidRPr="007264F7">
        <w:rPr>
          <w:rFonts w:hint="cs"/>
          <w:bCs w:val="0"/>
          <w:sz w:val="24"/>
          <w:szCs w:val="24"/>
          <w:cs/>
        </w:rPr>
        <w:t>न्न</w:t>
      </w:r>
      <w:r w:rsidR="004605FC" w:rsidRPr="007264F7">
        <w:rPr>
          <w:rFonts w:hint="cs"/>
          <w:bCs w:val="0"/>
          <w:sz w:val="24"/>
          <w:szCs w:val="24"/>
          <w:cs/>
          <w:lang w:bidi="sa-IN"/>
        </w:rPr>
        <w:t>घ</w:t>
      </w:r>
      <w:r w:rsidR="004605FC" w:rsidRPr="007264F7">
        <w:rPr>
          <w:bCs w:val="0"/>
          <w:sz w:val="24"/>
          <w:szCs w:val="24"/>
          <w:cs/>
        </w:rPr>
        <w:t>रस्स संजए</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पुट्ठे न उदाहरे व</w:t>
      </w:r>
      <w:r w:rsidR="004605FC" w:rsidRPr="007264F7">
        <w:rPr>
          <w:rFonts w:hint="cs"/>
          <w:sz w:val="24"/>
          <w:szCs w:val="24"/>
          <w:cs/>
          <w:lang w:bidi="sa-IN"/>
        </w:rPr>
        <w:t>यं,</w:t>
      </w:r>
      <w:r w:rsidR="004605FC" w:rsidRPr="007264F7">
        <w:rPr>
          <w:sz w:val="24"/>
          <w:szCs w:val="24"/>
          <w:cs/>
        </w:rPr>
        <w:t xml:space="preserve"> न समुच्छे नो संथरे तणं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१२४</w:t>
      </w:r>
      <w:r w:rsidRPr="0069493C">
        <w:rPr>
          <w:color w:val="00B050"/>
          <w:sz w:val="24"/>
          <w:szCs w:val="24"/>
        </w:rPr>
        <w:t>]</w:t>
      </w:r>
      <w:r w:rsidR="00815A6C">
        <w:rPr>
          <w:rFonts w:hint="cs"/>
          <w:color w:val="00B050"/>
          <w:sz w:val="24"/>
          <w:szCs w:val="24"/>
          <w:cs/>
        </w:rPr>
        <w:tab/>
      </w:r>
      <w:r w:rsidR="004605FC" w:rsidRPr="007264F7">
        <w:rPr>
          <w:bCs w:val="0"/>
          <w:sz w:val="24"/>
          <w:szCs w:val="24"/>
          <w:cs/>
        </w:rPr>
        <w:t>जत्थ</w:t>
      </w:r>
      <w:r w:rsidR="004605FC" w:rsidRPr="007264F7">
        <w:rPr>
          <w:rFonts w:hint="cs"/>
          <w:bCs w:val="0"/>
          <w:sz w:val="24"/>
          <w:szCs w:val="24"/>
          <w:cs/>
          <w:lang w:bidi="sa-IN"/>
        </w:rPr>
        <w:t>ऽ</w:t>
      </w:r>
      <w:r w:rsidR="004605FC" w:rsidRPr="007264F7">
        <w:rPr>
          <w:bCs w:val="0"/>
          <w:sz w:val="24"/>
          <w:szCs w:val="24"/>
          <w:cs/>
        </w:rPr>
        <w:t>त्थमिए अ</w:t>
      </w:r>
      <w:r w:rsidR="004605FC" w:rsidRPr="007264F7">
        <w:rPr>
          <w:rFonts w:hint="cs"/>
          <w:bCs w:val="0"/>
          <w:sz w:val="24"/>
          <w:szCs w:val="24"/>
          <w:cs/>
          <w:lang w:bidi="sa-IN"/>
        </w:rPr>
        <w:t>ना</w:t>
      </w:r>
      <w:r w:rsidR="004605FC" w:rsidRPr="007264F7">
        <w:rPr>
          <w:bCs w:val="0"/>
          <w:sz w:val="24"/>
          <w:szCs w:val="24"/>
          <w:cs/>
        </w:rPr>
        <w:t>उले</w:t>
      </w:r>
      <w:r w:rsidR="004605FC" w:rsidRPr="007264F7">
        <w:rPr>
          <w:rFonts w:hint="cs"/>
          <w:bCs w:val="0"/>
          <w:sz w:val="24"/>
          <w:szCs w:val="24"/>
          <w:cs/>
          <w:lang w:bidi="sa-IN"/>
        </w:rPr>
        <w:t>,</w:t>
      </w:r>
      <w:r w:rsidR="004605FC" w:rsidRPr="007264F7">
        <w:rPr>
          <w:bCs w:val="0"/>
          <w:sz w:val="24"/>
          <w:szCs w:val="24"/>
          <w:cs/>
        </w:rPr>
        <w:t xml:space="preserve"> समविसमा</w:t>
      </w:r>
      <w:r w:rsidR="004605FC" w:rsidRPr="007264F7">
        <w:rPr>
          <w:rFonts w:hint="cs"/>
          <w:bCs w:val="0"/>
          <w:sz w:val="24"/>
          <w:szCs w:val="24"/>
          <w:cs/>
          <w:lang w:bidi="sa-IN"/>
        </w:rPr>
        <w:t>इं</w:t>
      </w:r>
      <w:r w:rsidR="004605FC" w:rsidRPr="007264F7">
        <w:rPr>
          <w:bCs w:val="0"/>
          <w:sz w:val="24"/>
          <w:szCs w:val="24"/>
          <w:cs/>
        </w:rPr>
        <w:t xml:space="preserve"> मु</w:t>
      </w:r>
      <w:r w:rsidR="004605FC" w:rsidRPr="007264F7">
        <w:rPr>
          <w:rFonts w:hint="cs"/>
          <w:bCs w:val="0"/>
          <w:sz w:val="24"/>
          <w:szCs w:val="24"/>
          <w:cs/>
          <w:lang w:bidi="sa-IN"/>
        </w:rPr>
        <w:t>नीऽ</w:t>
      </w:r>
      <w:r w:rsidR="004605FC" w:rsidRPr="007264F7">
        <w:rPr>
          <w:bCs w:val="0"/>
          <w:sz w:val="24"/>
          <w:szCs w:val="24"/>
          <w:cs/>
        </w:rPr>
        <w:t>हियासए</w:t>
      </w:r>
      <w:r w:rsidR="004605FC" w:rsidRPr="007264F7">
        <w:rPr>
          <w:rFonts w:hint="cs"/>
          <w:bCs w:val="0"/>
          <w:sz w:val="24"/>
          <w:szCs w:val="24"/>
          <w:cs/>
          <w:lang w:bidi="sa-IN"/>
        </w:rPr>
        <w:t xml:space="preserve"> ।</w:t>
      </w:r>
    </w:p>
    <w:p w:rsidR="005847CC" w:rsidRDefault="005847CC" w:rsidP="005847CC">
      <w:pPr>
        <w:spacing w:after="0" w:line="240" w:lineRule="auto"/>
        <w:ind w:right="1708"/>
        <w:contextualSpacing/>
        <w:rPr>
          <w:rFonts w:cs="Mangal"/>
          <w:sz w:val="24"/>
          <w:szCs w:val="24"/>
        </w:rPr>
      </w:pPr>
      <w:r>
        <w:rPr>
          <w:rFonts w:cs="Mangal" w:hint="cs"/>
          <w:sz w:val="24"/>
          <w:szCs w:val="24"/>
          <w:cs/>
        </w:rPr>
        <w:lastRenderedPageBreak/>
        <w:t>स</w:t>
      </w:r>
      <w:r w:rsidR="005E3319">
        <w:rPr>
          <w:rFonts w:cs="Mangal" w:hint="cs"/>
          <w:sz w:val="24"/>
          <w:szCs w:val="24"/>
          <w:cs/>
        </w:rPr>
        <w:t xml:space="preserve">ुयक्खंधो-१, अज्झयणं-२, उद्देसो-२ </w:t>
      </w:r>
    </w:p>
    <w:tbl>
      <w:tblPr>
        <w:tblW w:w="10065" w:type="dxa"/>
        <w:tblInd w:w="93" w:type="dxa"/>
        <w:tblBorders>
          <w:top w:val="single" w:sz="4" w:space="0" w:color="auto"/>
        </w:tblBorders>
        <w:tblLook w:val="04A0"/>
      </w:tblPr>
      <w:tblGrid>
        <w:gridCol w:w="10065"/>
      </w:tblGrid>
      <w:tr w:rsidR="005847CC" w:rsidTr="00900160">
        <w:trPr>
          <w:trHeight w:val="242"/>
        </w:trPr>
        <w:tc>
          <w:tcPr>
            <w:tcW w:w="10065" w:type="dxa"/>
            <w:tcBorders>
              <w:top w:val="single" w:sz="4" w:space="0" w:color="FF0000"/>
              <w:left w:val="nil"/>
              <w:bottom w:val="nil"/>
              <w:right w:val="nil"/>
            </w:tcBorders>
          </w:tcPr>
          <w:p w:rsidR="005847CC" w:rsidRDefault="005847CC"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चरगा अदुवा वि भेरवा</w:t>
      </w:r>
      <w:r w:rsidR="004605FC" w:rsidRPr="007264F7">
        <w:rPr>
          <w:rFonts w:hint="cs"/>
          <w:sz w:val="24"/>
          <w:szCs w:val="24"/>
          <w:cs/>
          <w:lang w:bidi="sa-IN"/>
        </w:rPr>
        <w:t>,</w:t>
      </w:r>
      <w:r w:rsidR="004605FC" w:rsidRPr="007264F7">
        <w:rPr>
          <w:sz w:val="24"/>
          <w:szCs w:val="24"/>
          <w:cs/>
        </w:rPr>
        <w:t xml:space="preserve"> अदुवा तत्थ सिरीसिवा सिया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१२५</w:t>
      </w:r>
      <w:r w:rsidRPr="0069493C">
        <w:rPr>
          <w:color w:val="00B050"/>
          <w:sz w:val="24"/>
          <w:szCs w:val="24"/>
        </w:rPr>
        <w:t>]</w:t>
      </w:r>
      <w:r w:rsidR="00815A6C">
        <w:rPr>
          <w:rFonts w:hint="cs"/>
          <w:color w:val="00B050"/>
          <w:sz w:val="24"/>
          <w:szCs w:val="24"/>
          <w:cs/>
        </w:rPr>
        <w:tab/>
      </w:r>
      <w:r w:rsidR="004605FC" w:rsidRPr="007264F7">
        <w:rPr>
          <w:bCs w:val="0"/>
          <w:sz w:val="24"/>
          <w:szCs w:val="24"/>
          <w:cs/>
        </w:rPr>
        <w:t>तिरिया म</w:t>
      </w:r>
      <w:r w:rsidR="004605FC" w:rsidRPr="007264F7">
        <w:rPr>
          <w:rFonts w:hint="cs"/>
          <w:bCs w:val="0"/>
          <w:sz w:val="24"/>
          <w:szCs w:val="24"/>
          <w:cs/>
          <w:lang w:bidi="sa-IN"/>
        </w:rPr>
        <w:t>नु</w:t>
      </w:r>
      <w:r w:rsidR="004605FC" w:rsidRPr="007264F7">
        <w:rPr>
          <w:bCs w:val="0"/>
          <w:sz w:val="24"/>
          <w:szCs w:val="24"/>
          <w:cs/>
        </w:rPr>
        <w:t>या य दिव्वगा</w:t>
      </w:r>
      <w:r w:rsidR="004605FC" w:rsidRPr="007264F7">
        <w:rPr>
          <w:rFonts w:hint="cs"/>
          <w:bCs w:val="0"/>
          <w:sz w:val="24"/>
          <w:szCs w:val="24"/>
          <w:cs/>
          <w:lang w:bidi="sa-IN"/>
        </w:rPr>
        <w:t>,</w:t>
      </w:r>
      <w:r w:rsidR="004605FC" w:rsidRPr="007264F7">
        <w:rPr>
          <w:bCs w:val="0"/>
          <w:sz w:val="24"/>
          <w:szCs w:val="24"/>
          <w:cs/>
        </w:rPr>
        <w:t xml:space="preserve"> उवसग्गा तिविहा</w:t>
      </w:r>
      <w:r w:rsidR="004605FC" w:rsidRPr="007264F7">
        <w:rPr>
          <w:rFonts w:hint="cs"/>
          <w:bCs w:val="0"/>
          <w:sz w:val="24"/>
          <w:szCs w:val="24"/>
          <w:cs/>
          <w:lang w:bidi="sa-IN"/>
        </w:rPr>
        <w:t>ऽहि</w:t>
      </w:r>
      <w:r w:rsidR="004605FC" w:rsidRPr="007264F7">
        <w:rPr>
          <w:bCs w:val="0"/>
          <w:sz w:val="24"/>
          <w:szCs w:val="24"/>
          <w:cs/>
        </w:rPr>
        <w:t>यासए</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लोमादीयं न ह</w:t>
      </w:r>
      <w:r w:rsidR="004605FC" w:rsidRPr="007264F7">
        <w:rPr>
          <w:rFonts w:hint="cs"/>
          <w:sz w:val="24"/>
          <w:szCs w:val="24"/>
          <w:cs/>
          <w:lang w:bidi="sa-IN"/>
        </w:rPr>
        <w:t>ा</w:t>
      </w:r>
      <w:r w:rsidR="004605FC" w:rsidRPr="007264F7">
        <w:rPr>
          <w:sz w:val="24"/>
          <w:szCs w:val="24"/>
          <w:cs/>
        </w:rPr>
        <w:t>रिसे</w:t>
      </w:r>
      <w:r w:rsidR="004605FC" w:rsidRPr="007264F7">
        <w:rPr>
          <w:rFonts w:hint="cs"/>
          <w:sz w:val="24"/>
          <w:szCs w:val="24"/>
          <w:cs/>
          <w:lang w:bidi="sa-IN"/>
        </w:rPr>
        <w:t>,</w:t>
      </w:r>
      <w:r w:rsidR="004605FC" w:rsidRPr="007264F7">
        <w:rPr>
          <w:sz w:val="24"/>
          <w:szCs w:val="24"/>
          <w:cs/>
        </w:rPr>
        <w:t xml:space="preserve"> सु</w:t>
      </w:r>
      <w:r w:rsidR="004605FC" w:rsidRPr="007264F7">
        <w:rPr>
          <w:rFonts w:hint="cs"/>
          <w:sz w:val="24"/>
          <w:szCs w:val="24"/>
          <w:cs/>
          <w:lang w:bidi="sa-IN"/>
        </w:rPr>
        <w:t>न्न</w:t>
      </w:r>
      <w:r w:rsidR="004605FC" w:rsidRPr="007264F7">
        <w:rPr>
          <w:rFonts w:hint="cs"/>
          <w:sz w:val="24"/>
          <w:szCs w:val="24"/>
          <w:cs/>
        </w:rPr>
        <w:t>ा</w:t>
      </w:r>
      <w:r w:rsidR="004605FC" w:rsidRPr="007264F7">
        <w:rPr>
          <w:sz w:val="24"/>
          <w:szCs w:val="24"/>
          <w:cs/>
        </w:rPr>
        <w:t>गारगए महामु</w:t>
      </w:r>
      <w:r w:rsidR="004605FC" w:rsidRPr="007264F7">
        <w:rPr>
          <w:rFonts w:hint="cs"/>
          <w:sz w:val="24"/>
          <w:szCs w:val="24"/>
          <w:cs/>
          <w:lang w:bidi="sa-IN"/>
        </w:rPr>
        <w:t>नी</w:t>
      </w:r>
      <w:r w:rsidR="004605FC" w:rsidRPr="007264F7">
        <w:rPr>
          <w:sz w:val="24"/>
          <w:szCs w:val="24"/>
          <w:cs/>
        </w:rPr>
        <w:t xml:space="preserve">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१२६</w:t>
      </w:r>
      <w:r w:rsidRPr="0069493C">
        <w:rPr>
          <w:color w:val="00B050"/>
          <w:sz w:val="24"/>
          <w:szCs w:val="24"/>
        </w:rPr>
        <w:t>]</w:t>
      </w:r>
      <w:r w:rsidR="00815A6C">
        <w:rPr>
          <w:rFonts w:hint="cs"/>
          <w:color w:val="00B050"/>
          <w:sz w:val="24"/>
          <w:szCs w:val="24"/>
          <w:cs/>
        </w:rPr>
        <w:tab/>
      </w:r>
      <w:r w:rsidR="004605FC" w:rsidRPr="007264F7">
        <w:rPr>
          <w:bCs w:val="0"/>
          <w:sz w:val="24"/>
          <w:szCs w:val="24"/>
          <w:cs/>
        </w:rPr>
        <w:t>नो अभिकंखेज्ज जीवियं</w:t>
      </w:r>
      <w:r w:rsidR="004605FC" w:rsidRPr="007264F7">
        <w:rPr>
          <w:rFonts w:hint="cs"/>
          <w:bCs w:val="0"/>
          <w:sz w:val="24"/>
          <w:szCs w:val="24"/>
          <w:cs/>
          <w:lang w:bidi="sa-IN"/>
        </w:rPr>
        <w:t>,</w:t>
      </w:r>
      <w:r w:rsidR="004605FC" w:rsidRPr="007264F7">
        <w:rPr>
          <w:bCs w:val="0"/>
          <w:sz w:val="24"/>
          <w:szCs w:val="24"/>
          <w:cs/>
        </w:rPr>
        <w:t xml:space="preserve"> नो</w:t>
      </w:r>
      <w:r w:rsidR="004605FC" w:rsidRPr="007264F7">
        <w:rPr>
          <w:rFonts w:hint="cs"/>
          <w:bCs w:val="0"/>
          <w:sz w:val="24"/>
          <w:szCs w:val="24"/>
          <w:cs/>
          <w:lang w:bidi="sa-IN"/>
        </w:rPr>
        <w:t>ऽ</w:t>
      </w:r>
      <w:r w:rsidR="004605FC" w:rsidRPr="007264F7">
        <w:rPr>
          <w:bCs w:val="0"/>
          <w:sz w:val="24"/>
          <w:szCs w:val="24"/>
          <w:cs/>
        </w:rPr>
        <w:t>वि य पूयणपत्थए सिया</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अब्भत्थमुवेंति भेरवा</w:t>
      </w:r>
      <w:r w:rsidR="004605FC" w:rsidRPr="007264F7">
        <w:rPr>
          <w:rFonts w:hint="cs"/>
          <w:sz w:val="24"/>
          <w:szCs w:val="24"/>
          <w:cs/>
          <w:lang w:bidi="sa-IN"/>
        </w:rPr>
        <w:t>,</w:t>
      </w:r>
      <w:r w:rsidR="004605FC" w:rsidRPr="007264F7">
        <w:rPr>
          <w:sz w:val="24"/>
          <w:szCs w:val="24"/>
          <w:cs/>
        </w:rPr>
        <w:t xml:space="preserve"> सु</w:t>
      </w:r>
      <w:r w:rsidR="004605FC" w:rsidRPr="007264F7">
        <w:rPr>
          <w:rFonts w:hint="cs"/>
          <w:sz w:val="24"/>
          <w:szCs w:val="24"/>
          <w:cs/>
          <w:lang w:bidi="sa-IN"/>
        </w:rPr>
        <w:t>न्ना</w:t>
      </w:r>
      <w:r w:rsidR="004605FC" w:rsidRPr="007264F7">
        <w:rPr>
          <w:sz w:val="24"/>
          <w:szCs w:val="24"/>
          <w:cs/>
        </w:rPr>
        <w:t>गार</w:t>
      </w:r>
      <w:r w:rsidR="004605FC" w:rsidRPr="007264F7">
        <w:rPr>
          <w:rFonts w:hint="cs"/>
          <w:sz w:val="24"/>
          <w:szCs w:val="24"/>
          <w:cs/>
          <w:lang w:bidi="sa-IN"/>
        </w:rPr>
        <w:t>ग</w:t>
      </w:r>
      <w:r w:rsidR="004605FC" w:rsidRPr="007264F7">
        <w:rPr>
          <w:sz w:val="24"/>
          <w:szCs w:val="24"/>
          <w:cs/>
        </w:rPr>
        <w:t>यस्स भिक्खुणो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१२७</w:t>
      </w:r>
      <w:r w:rsidRPr="0069493C">
        <w:rPr>
          <w:color w:val="00B050"/>
          <w:sz w:val="24"/>
          <w:szCs w:val="24"/>
        </w:rPr>
        <w:t>]</w:t>
      </w:r>
      <w:r w:rsidR="00815A6C">
        <w:rPr>
          <w:rFonts w:hint="cs"/>
          <w:color w:val="00B050"/>
          <w:sz w:val="24"/>
          <w:szCs w:val="24"/>
          <w:cs/>
        </w:rPr>
        <w:tab/>
      </w:r>
      <w:r w:rsidR="004605FC" w:rsidRPr="007264F7">
        <w:rPr>
          <w:bCs w:val="0"/>
          <w:sz w:val="24"/>
          <w:szCs w:val="24"/>
          <w:cs/>
        </w:rPr>
        <w:t>उव</w:t>
      </w:r>
      <w:r w:rsidR="004605FC" w:rsidRPr="007264F7">
        <w:rPr>
          <w:rFonts w:hint="cs"/>
          <w:bCs w:val="0"/>
          <w:sz w:val="24"/>
          <w:szCs w:val="24"/>
          <w:cs/>
          <w:lang w:bidi="sa-IN"/>
        </w:rPr>
        <w:t>नी</w:t>
      </w:r>
      <w:r w:rsidR="004605FC" w:rsidRPr="007264F7">
        <w:rPr>
          <w:bCs w:val="0"/>
          <w:sz w:val="24"/>
          <w:szCs w:val="24"/>
          <w:cs/>
        </w:rPr>
        <w:t>यतरस्स ताइणो</w:t>
      </w:r>
      <w:r w:rsidR="004605FC" w:rsidRPr="007264F7">
        <w:rPr>
          <w:rFonts w:hint="cs"/>
          <w:bCs w:val="0"/>
          <w:sz w:val="24"/>
          <w:szCs w:val="24"/>
          <w:cs/>
          <w:lang w:bidi="sa-IN"/>
        </w:rPr>
        <w:t>,</w:t>
      </w:r>
      <w:r w:rsidR="004605FC" w:rsidRPr="007264F7">
        <w:rPr>
          <w:bCs w:val="0"/>
          <w:sz w:val="24"/>
          <w:szCs w:val="24"/>
          <w:cs/>
        </w:rPr>
        <w:t xml:space="preserve"> भयमाणस्स विविक्कमास</w:t>
      </w:r>
      <w:r w:rsidR="004605FC" w:rsidRPr="007264F7">
        <w:rPr>
          <w:rFonts w:hint="cs"/>
          <w:bCs w:val="0"/>
          <w:sz w:val="24"/>
          <w:szCs w:val="24"/>
          <w:cs/>
        </w:rPr>
        <w:t>नं</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सामाइयमाहु तस्स जं</w:t>
      </w:r>
      <w:r w:rsidR="004605FC" w:rsidRPr="007264F7">
        <w:rPr>
          <w:rFonts w:hint="cs"/>
          <w:sz w:val="24"/>
          <w:szCs w:val="24"/>
          <w:cs/>
          <w:lang w:bidi="sa-IN"/>
        </w:rPr>
        <w:t>,</w:t>
      </w:r>
      <w:r w:rsidR="004605FC" w:rsidRPr="007264F7">
        <w:rPr>
          <w:sz w:val="24"/>
          <w:szCs w:val="24"/>
          <w:cs/>
        </w:rPr>
        <w:t xml:space="preserve"> जो अप्पाणं भए न दंसए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१२८</w:t>
      </w:r>
      <w:r w:rsidRPr="0069493C">
        <w:rPr>
          <w:color w:val="00B050"/>
          <w:sz w:val="24"/>
          <w:szCs w:val="24"/>
        </w:rPr>
        <w:t>]</w:t>
      </w:r>
      <w:r w:rsidR="00815A6C">
        <w:rPr>
          <w:rFonts w:hint="cs"/>
          <w:color w:val="00B050"/>
          <w:sz w:val="24"/>
          <w:szCs w:val="24"/>
          <w:cs/>
        </w:rPr>
        <w:tab/>
      </w:r>
      <w:r w:rsidR="004605FC" w:rsidRPr="007264F7">
        <w:rPr>
          <w:bCs w:val="0"/>
          <w:sz w:val="24"/>
          <w:szCs w:val="24"/>
          <w:cs/>
        </w:rPr>
        <w:t>उसिणोदगतत्तभोइणो</w:t>
      </w:r>
      <w:r w:rsidR="004605FC" w:rsidRPr="007264F7">
        <w:rPr>
          <w:rFonts w:hint="cs"/>
          <w:bCs w:val="0"/>
          <w:sz w:val="24"/>
          <w:szCs w:val="24"/>
          <w:cs/>
          <w:lang w:bidi="sa-IN"/>
        </w:rPr>
        <w:t>,</w:t>
      </w:r>
      <w:r w:rsidR="004605FC" w:rsidRPr="007264F7">
        <w:rPr>
          <w:bCs w:val="0"/>
          <w:sz w:val="24"/>
          <w:szCs w:val="24"/>
          <w:cs/>
        </w:rPr>
        <w:t xml:space="preserve"> घम्म</w:t>
      </w:r>
      <w:r w:rsidR="004605FC" w:rsidRPr="007264F7">
        <w:rPr>
          <w:rFonts w:hint="cs"/>
          <w:bCs w:val="0"/>
          <w:sz w:val="24"/>
          <w:szCs w:val="24"/>
          <w:cs/>
        </w:rPr>
        <w:t>ट्ठि</w:t>
      </w:r>
      <w:r w:rsidR="004605FC" w:rsidRPr="007264F7">
        <w:rPr>
          <w:bCs w:val="0"/>
          <w:sz w:val="24"/>
          <w:szCs w:val="24"/>
          <w:cs/>
        </w:rPr>
        <w:t>यस्स मु</w:t>
      </w:r>
      <w:r w:rsidR="004605FC" w:rsidRPr="007264F7">
        <w:rPr>
          <w:rFonts w:hint="cs"/>
          <w:bCs w:val="0"/>
          <w:sz w:val="24"/>
          <w:szCs w:val="24"/>
          <w:cs/>
          <w:lang w:bidi="sa-IN"/>
        </w:rPr>
        <w:t>नि</w:t>
      </w:r>
      <w:r w:rsidR="004605FC" w:rsidRPr="007264F7">
        <w:rPr>
          <w:bCs w:val="0"/>
          <w:sz w:val="24"/>
          <w:szCs w:val="24"/>
          <w:cs/>
        </w:rPr>
        <w:t>स्स हीमतो</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संसग्गि असाहु राइहिं</w:t>
      </w:r>
      <w:r w:rsidR="004605FC" w:rsidRPr="007264F7">
        <w:rPr>
          <w:rFonts w:hint="cs"/>
          <w:sz w:val="24"/>
          <w:szCs w:val="24"/>
          <w:cs/>
          <w:lang w:bidi="sa-IN"/>
        </w:rPr>
        <w:t>,</w:t>
      </w:r>
      <w:r w:rsidR="004605FC" w:rsidRPr="007264F7">
        <w:rPr>
          <w:sz w:val="24"/>
          <w:szCs w:val="24"/>
          <w:cs/>
        </w:rPr>
        <w:t xml:space="preserve"> असमाही उ तहागयस्स वि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१२९</w:t>
      </w:r>
      <w:r w:rsidRPr="0069493C">
        <w:rPr>
          <w:color w:val="00B050"/>
          <w:sz w:val="24"/>
          <w:szCs w:val="24"/>
        </w:rPr>
        <w:t>]</w:t>
      </w:r>
      <w:r w:rsidR="00815A6C">
        <w:rPr>
          <w:rFonts w:hint="cs"/>
          <w:color w:val="00B050"/>
          <w:sz w:val="24"/>
          <w:szCs w:val="24"/>
          <w:cs/>
        </w:rPr>
        <w:tab/>
      </w:r>
      <w:r w:rsidR="004605FC" w:rsidRPr="007264F7">
        <w:rPr>
          <w:bCs w:val="0"/>
          <w:sz w:val="24"/>
          <w:szCs w:val="24"/>
          <w:cs/>
        </w:rPr>
        <w:t>अहिगरणक</w:t>
      </w:r>
      <w:r w:rsidR="004605FC" w:rsidRPr="007264F7">
        <w:rPr>
          <w:rFonts w:hint="cs"/>
          <w:bCs w:val="0"/>
          <w:sz w:val="24"/>
          <w:szCs w:val="24"/>
          <w:cs/>
        </w:rPr>
        <w:t>ड</w:t>
      </w:r>
      <w:r w:rsidR="004605FC" w:rsidRPr="007264F7">
        <w:rPr>
          <w:bCs w:val="0"/>
          <w:sz w:val="24"/>
          <w:szCs w:val="24"/>
          <w:cs/>
        </w:rPr>
        <w:t>स्स भिक्खुणो</w:t>
      </w:r>
      <w:r w:rsidR="004605FC" w:rsidRPr="007264F7">
        <w:rPr>
          <w:rFonts w:hint="cs"/>
          <w:bCs w:val="0"/>
          <w:sz w:val="24"/>
          <w:szCs w:val="24"/>
          <w:cs/>
          <w:lang w:bidi="sa-IN"/>
        </w:rPr>
        <w:t>,</w:t>
      </w:r>
      <w:r w:rsidR="004605FC" w:rsidRPr="007264F7">
        <w:rPr>
          <w:bCs w:val="0"/>
          <w:sz w:val="24"/>
          <w:szCs w:val="24"/>
          <w:cs/>
        </w:rPr>
        <w:t xml:space="preserve"> वयमाणस्स पसज्झ दारुणं</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अट्ठे परिहायई ब</w:t>
      </w:r>
      <w:r w:rsidR="004605FC" w:rsidRPr="007264F7">
        <w:rPr>
          <w:rFonts w:hint="cs"/>
          <w:sz w:val="24"/>
          <w:szCs w:val="24"/>
          <w:cs/>
          <w:lang w:bidi="sa-IN"/>
        </w:rPr>
        <w:t>हुं,</w:t>
      </w:r>
      <w:r w:rsidR="004605FC" w:rsidRPr="007264F7">
        <w:rPr>
          <w:sz w:val="24"/>
          <w:szCs w:val="24"/>
          <w:cs/>
        </w:rPr>
        <w:t xml:space="preserve"> अहिगरणं न करेज्ज पंडिए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१३०</w:t>
      </w:r>
      <w:r w:rsidRPr="0069493C">
        <w:rPr>
          <w:color w:val="00B050"/>
          <w:sz w:val="24"/>
          <w:szCs w:val="24"/>
        </w:rPr>
        <w:t>]</w:t>
      </w:r>
      <w:r w:rsidR="00815A6C">
        <w:rPr>
          <w:rFonts w:hint="cs"/>
          <w:color w:val="00B050"/>
          <w:sz w:val="24"/>
          <w:szCs w:val="24"/>
          <w:cs/>
        </w:rPr>
        <w:tab/>
      </w:r>
      <w:r w:rsidR="004605FC" w:rsidRPr="007264F7">
        <w:rPr>
          <w:bCs w:val="0"/>
          <w:sz w:val="24"/>
          <w:szCs w:val="24"/>
          <w:cs/>
        </w:rPr>
        <w:t>सीओदग पडिदुगंछिणो</w:t>
      </w:r>
      <w:r w:rsidR="004605FC" w:rsidRPr="007264F7">
        <w:rPr>
          <w:rFonts w:hint="cs"/>
          <w:bCs w:val="0"/>
          <w:sz w:val="24"/>
          <w:szCs w:val="24"/>
          <w:cs/>
          <w:lang w:bidi="sa-IN"/>
        </w:rPr>
        <w:t>,</w:t>
      </w:r>
      <w:r w:rsidR="004605FC" w:rsidRPr="007264F7">
        <w:rPr>
          <w:bCs w:val="0"/>
          <w:sz w:val="24"/>
          <w:szCs w:val="24"/>
          <w:cs/>
        </w:rPr>
        <w:t xml:space="preserve"> अपडिण्णस्स लवावसक्किणो</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सामाइयमाहु तस्स जं</w:t>
      </w:r>
      <w:r w:rsidR="004605FC" w:rsidRPr="007264F7">
        <w:rPr>
          <w:rFonts w:hint="cs"/>
          <w:sz w:val="24"/>
          <w:szCs w:val="24"/>
          <w:cs/>
          <w:lang w:bidi="sa-IN"/>
        </w:rPr>
        <w:t>,</w:t>
      </w:r>
      <w:r w:rsidR="004605FC" w:rsidRPr="007264F7">
        <w:rPr>
          <w:sz w:val="24"/>
          <w:szCs w:val="24"/>
          <w:cs/>
        </w:rPr>
        <w:t xml:space="preserve"> जो गिहिमत्तेऽस</w:t>
      </w:r>
      <w:r w:rsidR="004605FC" w:rsidRPr="007264F7">
        <w:rPr>
          <w:rFonts w:hint="cs"/>
          <w:sz w:val="24"/>
          <w:szCs w:val="24"/>
          <w:cs/>
        </w:rPr>
        <w:t>नं</w:t>
      </w:r>
      <w:r w:rsidR="004605FC" w:rsidRPr="007264F7">
        <w:rPr>
          <w:sz w:val="24"/>
          <w:szCs w:val="24"/>
          <w:cs/>
        </w:rPr>
        <w:t xml:space="preserve"> न भुंजई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१३१</w:t>
      </w:r>
      <w:r w:rsidRPr="0069493C">
        <w:rPr>
          <w:color w:val="00B050"/>
          <w:sz w:val="24"/>
          <w:szCs w:val="24"/>
        </w:rPr>
        <w:t>]</w:t>
      </w:r>
      <w:r w:rsidR="00815A6C">
        <w:rPr>
          <w:rFonts w:hint="cs"/>
          <w:color w:val="00B050"/>
          <w:sz w:val="24"/>
          <w:szCs w:val="24"/>
          <w:cs/>
        </w:rPr>
        <w:tab/>
      </w:r>
      <w:r w:rsidR="004605FC" w:rsidRPr="007264F7">
        <w:rPr>
          <w:bCs w:val="0"/>
          <w:sz w:val="24"/>
          <w:szCs w:val="24"/>
          <w:cs/>
        </w:rPr>
        <w:t>न य संखयमाहु जीवियं</w:t>
      </w:r>
      <w:r w:rsidR="004605FC" w:rsidRPr="007264F7">
        <w:rPr>
          <w:rFonts w:hint="cs"/>
          <w:bCs w:val="0"/>
          <w:sz w:val="24"/>
          <w:szCs w:val="24"/>
          <w:cs/>
          <w:lang w:bidi="sa-IN"/>
        </w:rPr>
        <w:t>,</w:t>
      </w:r>
      <w:r w:rsidR="004605FC" w:rsidRPr="007264F7">
        <w:rPr>
          <w:bCs w:val="0"/>
          <w:sz w:val="24"/>
          <w:szCs w:val="24"/>
          <w:cs/>
        </w:rPr>
        <w:t xml:space="preserve"> तह वि य बालज</w:t>
      </w:r>
      <w:r w:rsidR="004605FC" w:rsidRPr="007264F7">
        <w:rPr>
          <w:rFonts w:hint="cs"/>
          <w:bCs w:val="0"/>
          <w:sz w:val="24"/>
          <w:szCs w:val="24"/>
          <w:cs/>
          <w:lang w:bidi="sa-IN"/>
        </w:rPr>
        <w:t>नो</w:t>
      </w:r>
      <w:r w:rsidR="004605FC" w:rsidRPr="007264F7">
        <w:rPr>
          <w:bCs w:val="0"/>
          <w:sz w:val="24"/>
          <w:szCs w:val="24"/>
          <w:cs/>
        </w:rPr>
        <w:t xml:space="preserve"> पगब्भई</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बाले पावेहि</w:t>
      </w:r>
      <w:r w:rsidR="004605FC" w:rsidRPr="007264F7">
        <w:rPr>
          <w:rFonts w:hint="cs"/>
          <w:sz w:val="24"/>
          <w:szCs w:val="24"/>
          <w:cs/>
          <w:lang w:bidi="sa-IN"/>
        </w:rPr>
        <w:t>ं</w:t>
      </w:r>
      <w:r w:rsidR="004605FC" w:rsidRPr="007264F7">
        <w:rPr>
          <w:sz w:val="24"/>
          <w:szCs w:val="24"/>
          <w:cs/>
        </w:rPr>
        <w:t xml:space="preserve"> भिज्जई</w:t>
      </w:r>
      <w:r w:rsidR="004605FC" w:rsidRPr="007264F7">
        <w:rPr>
          <w:rFonts w:hint="cs"/>
          <w:sz w:val="24"/>
          <w:szCs w:val="24"/>
          <w:cs/>
          <w:lang w:bidi="sa-IN"/>
        </w:rPr>
        <w:t>,</w:t>
      </w:r>
      <w:r w:rsidR="004605FC" w:rsidRPr="007264F7">
        <w:rPr>
          <w:sz w:val="24"/>
          <w:szCs w:val="24"/>
          <w:cs/>
        </w:rPr>
        <w:t xml:space="preserve"> इइ संखाय मु</w:t>
      </w:r>
      <w:r w:rsidR="004605FC" w:rsidRPr="007264F7">
        <w:rPr>
          <w:rFonts w:hint="cs"/>
          <w:sz w:val="24"/>
          <w:szCs w:val="24"/>
          <w:cs/>
          <w:lang w:bidi="sa-IN"/>
        </w:rPr>
        <w:t>नी</w:t>
      </w:r>
      <w:r w:rsidR="004605FC" w:rsidRPr="007264F7">
        <w:rPr>
          <w:sz w:val="24"/>
          <w:szCs w:val="24"/>
          <w:cs/>
        </w:rPr>
        <w:t xml:space="preserve"> न मज्जई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१३२</w:t>
      </w:r>
      <w:r w:rsidRPr="0069493C">
        <w:rPr>
          <w:color w:val="00B050"/>
          <w:sz w:val="24"/>
          <w:szCs w:val="24"/>
        </w:rPr>
        <w:t>]</w:t>
      </w:r>
      <w:r w:rsidR="00815A6C">
        <w:rPr>
          <w:rFonts w:hint="cs"/>
          <w:color w:val="00B050"/>
          <w:sz w:val="24"/>
          <w:szCs w:val="24"/>
          <w:cs/>
        </w:rPr>
        <w:tab/>
      </w:r>
      <w:r w:rsidR="004605FC" w:rsidRPr="007264F7">
        <w:rPr>
          <w:bCs w:val="0"/>
          <w:sz w:val="24"/>
          <w:szCs w:val="24"/>
          <w:cs/>
        </w:rPr>
        <w:t>छंदेण पले</w:t>
      </w:r>
      <w:r w:rsidR="004605FC" w:rsidRPr="007264F7">
        <w:rPr>
          <w:rFonts w:hint="cs"/>
          <w:bCs w:val="0"/>
          <w:sz w:val="24"/>
          <w:szCs w:val="24"/>
          <w:cs/>
        </w:rPr>
        <w:t xml:space="preserve"> इ</w:t>
      </w:r>
      <w:r w:rsidR="004605FC" w:rsidRPr="007264F7">
        <w:rPr>
          <w:bCs w:val="0"/>
          <w:sz w:val="24"/>
          <w:szCs w:val="24"/>
          <w:cs/>
        </w:rPr>
        <w:t>मा पया</w:t>
      </w:r>
      <w:r w:rsidR="004605FC" w:rsidRPr="007264F7">
        <w:rPr>
          <w:rFonts w:hint="cs"/>
          <w:bCs w:val="0"/>
          <w:sz w:val="24"/>
          <w:szCs w:val="24"/>
          <w:cs/>
          <w:lang w:bidi="sa-IN"/>
        </w:rPr>
        <w:t>,</w:t>
      </w:r>
      <w:r w:rsidR="004605FC" w:rsidRPr="007264F7">
        <w:rPr>
          <w:bCs w:val="0"/>
          <w:sz w:val="24"/>
          <w:szCs w:val="24"/>
          <w:cs/>
        </w:rPr>
        <w:t xml:space="preserve"> बहुमाया मोहेण पाउडा</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वियडेण पलेंति माहणे</w:t>
      </w:r>
      <w:r w:rsidR="004605FC" w:rsidRPr="007264F7">
        <w:rPr>
          <w:rFonts w:hint="cs"/>
          <w:sz w:val="24"/>
          <w:szCs w:val="24"/>
          <w:cs/>
          <w:lang w:bidi="sa-IN"/>
        </w:rPr>
        <w:t>,</w:t>
      </w:r>
      <w:r w:rsidR="004605FC" w:rsidRPr="007264F7">
        <w:rPr>
          <w:sz w:val="24"/>
          <w:szCs w:val="24"/>
          <w:cs/>
        </w:rPr>
        <w:t xml:space="preserve"> सीउण्हं वयसा</w:t>
      </w:r>
      <w:r w:rsidR="004605FC" w:rsidRPr="007264F7">
        <w:rPr>
          <w:rFonts w:hint="cs"/>
          <w:sz w:val="24"/>
          <w:szCs w:val="24"/>
          <w:cs/>
          <w:lang w:bidi="sa-IN"/>
        </w:rPr>
        <w:t>ऽ</w:t>
      </w:r>
      <w:r w:rsidR="004605FC" w:rsidRPr="007264F7">
        <w:rPr>
          <w:sz w:val="24"/>
          <w:szCs w:val="24"/>
          <w:cs/>
        </w:rPr>
        <w:t>हियासए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१३३</w:t>
      </w:r>
      <w:r w:rsidRPr="0069493C">
        <w:rPr>
          <w:color w:val="00B050"/>
          <w:sz w:val="24"/>
          <w:szCs w:val="24"/>
        </w:rPr>
        <w:t>]</w:t>
      </w:r>
      <w:r w:rsidR="00815A6C">
        <w:rPr>
          <w:rFonts w:hint="cs"/>
          <w:color w:val="00B050"/>
          <w:sz w:val="24"/>
          <w:szCs w:val="24"/>
          <w:cs/>
        </w:rPr>
        <w:tab/>
      </w:r>
      <w:r w:rsidR="004605FC" w:rsidRPr="007264F7">
        <w:rPr>
          <w:bCs w:val="0"/>
          <w:sz w:val="24"/>
          <w:szCs w:val="24"/>
          <w:cs/>
        </w:rPr>
        <w:t>कुजए अपराजिए जहा</w:t>
      </w:r>
      <w:r w:rsidR="004605FC" w:rsidRPr="007264F7">
        <w:rPr>
          <w:rFonts w:hint="cs"/>
          <w:bCs w:val="0"/>
          <w:sz w:val="24"/>
          <w:szCs w:val="24"/>
          <w:cs/>
          <w:lang w:bidi="sa-IN"/>
        </w:rPr>
        <w:t>,</w:t>
      </w:r>
      <w:r w:rsidR="004605FC" w:rsidRPr="007264F7">
        <w:rPr>
          <w:bCs w:val="0"/>
          <w:sz w:val="24"/>
          <w:szCs w:val="24"/>
          <w:cs/>
        </w:rPr>
        <w:t xml:space="preserve"> अक्खेहिं कुसलेहिं दीवयं</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कडमेव गहाय नो कलिं</w:t>
      </w:r>
      <w:r w:rsidR="004605FC" w:rsidRPr="007264F7">
        <w:rPr>
          <w:rFonts w:hint="cs"/>
          <w:sz w:val="24"/>
          <w:szCs w:val="24"/>
          <w:cs/>
          <w:lang w:bidi="sa-IN"/>
        </w:rPr>
        <w:t>,</w:t>
      </w:r>
      <w:r w:rsidR="004605FC" w:rsidRPr="007264F7">
        <w:rPr>
          <w:sz w:val="24"/>
          <w:szCs w:val="24"/>
          <w:cs/>
        </w:rPr>
        <w:t xml:space="preserve"> नो </w:t>
      </w:r>
      <w:r w:rsidR="004605FC" w:rsidRPr="007264F7">
        <w:rPr>
          <w:rFonts w:hint="cs"/>
          <w:sz w:val="24"/>
          <w:szCs w:val="24"/>
          <w:cs/>
          <w:lang w:bidi="sa-IN"/>
        </w:rPr>
        <w:t>ती</w:t>
      </w:r>
      <w:r w:rsidR="004605FC" w:rsidRPr="007264F7">
        <w:rPr>
          <w:sz w:val="24"/>
          <w:szCs w:val="24"/>
          <w:cs/>
        </w:rPr>
        <w:t>यं नो चेव दावरं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१३४</w:t>
      </w:r>
      <w:r w:rsidRPr="0069493C">
        <w:rPr>
          <w:color w:val="00B050"/>
          <w:sz w:val="24"/>
          <w:szCs w:val="24"/>
        </w:rPr>
        <w:t>]</w:t>
      </w:r>
      <w:r w:rsidR="00815A6C">
        <w:rPr>
          <w:rFonts w:hint="cs"/>
          <w:color w:val="00B050"/>
          <w:sz w:val="24"/>
          <w:szCs w:val="24"/>
          <w:cs/>
        </w:rPr>
        <w:tab/>
      </w:r>
      <w:r w:rsidR="004605FC" w:rsidRPr="007264F7">
        <w:rPr>
          <w:bCs w:val="0"/>
          <w:sz w:val="24"/>
          <w:szCs w:val="24"/>
          <w:cs/>
        </w:rPr>
        <w:t>एवं लोग</w:t>
      </w:r>
      <w:r w:rsidR="004605FC" w:rsidRPr="007264F7">
        <w:rPr>
          <w:rFonts w:hint="cs"/>
          <w:bCs w:val="0"/>
          <w:sz w:val="24"/>
          <w:szCs w:val="24"/>
          <w:cs/>
        </w:rPr>
        <w:t>ंमि</w:t>
      </w:r>
      <w:r w:rsidR="004605FC" w:rsidRPr="007264F7">
        <w:rPr>
          <w:bCs w:val="0"/>
          <w:sz w:val="24"/>
          <w:szCs w:val="24"/>
          <w:cs/>
        </w:rPr>
        <w:t xml:space="preserve"> ताइणा</w:t>
      </w:r>
      <w:r w:rsidR="004605FC" w:rsidRPr="007264F7">
        <w:rPr>
          <w:rFonts w:hint="cs"/>
          <w:bCs w:val="0"/>
          <w:sz w:val="24"/>
          <w:szCs w:val="24"/>
          <w:cs/>
          <w:lang w:bidi="sa-IN"/>
        </w:rPr>
        <w:t>,</w:t>
      </w:r>
      <w:r w:rsidR="004605FC" w:rsidRPr="007264F7">
        <w:rPr>
          <w:bCs w:val="0"/>
          <w:sz w:val="24"/>
          <w:szCs w:val="24"/>
          <w:cs/>
        </w:rPr>
        <w:t xml:space="preserve"> बुइए जे धम्मे अनुत्तरे</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तं गिण्ह हियं ति उत्तमं</w:t>
      </w:r>
      <w:r w:rsidR="004605FC" w:rsidRPr="007264F7">
        <w:rPr>
          <w:rFonts w:hint="cs"/>
          <w:sz w:val="24"/>
          <w:szCs w:val="24"/>
          <w:cs/>
          <w:lang w:bidi="sa-IN"/>
        </w:rPr>
        <w:t>,</w:t>
      </w:r>
      <w:r w:rsidR="004605FC" w:rsidRPr="007264F7">
        <w:rPr>
          <w:sz w:val="24"/>
          <w:szCs w:val="24"/>
          <w:cs/>
        </w:rPr>
        <w:t xml:space="preserve"> कडमिव सेसऽवहाय पंडिए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१३५</w:t>
      </w:r>
      <w:r w:rsidRPr="0069493C">
        <w:rPr>
          <w:color w:val="00B050"/>
          <w:sz w:val="24"/>
          <w:szCs w:val="24"/>
        </w:rPr>
        <w:t>]</w:t>
      </w:r>
      <w:r w:rsidR="00815A6C">
        <w:rPr>
          <w:rFonts w:hint="cs"/>
          <w:color w:val="00B050"/>
          <w:sz w:val="24"/>
          <w:szCs w:val="24"/>
          <w:cs/>
        </w:rPr>
        <w:tab/>
      </w:r>
      <w:r w:rsidR="004605FC" w:rsidRPr="007264F7">
        <w:rPr>
          <w:bCs w:val="0"/>
          <w:sz w:val="24"/>
          <w:szCs w:val="24"/>
          <w:cs/>
        </w:rPr>
        <w:t>उत्तर मणुयाण आहिया</w:t>
      </w:r>
      <w:r w:rsidR="004605FC" w:rsidRPr="007264F7">
        <w:rPr>
          <w:rFonts w:hint="cs"/>
          <w:bCs w:val="0"/>
          <w:sz w:val="24"/>
          <w:szCs w:val="24"/>
          <w:cs/>
          <w:lang w:bidi="sa-IN"/>
        </w:rPr>
        <w:t>,</w:t>
      </w:r>
      <w:r w:rsidR="004605FC" w:rsidRPr="007264F7">
        <w:rPr>
          <w:bCs w:val="0"/>
          <w:sz w:val="24"/>
          <w:szCs w:val="24"/>
          <w:cs/>
        </w:rPr>
        <w:t xml:space="preserve"> गामधम्म इति मे अ</w:t>
      </w:r>
      <w:r w:rsidR="004605FC" w:rsidRPr="007264F7">
        <w:rPr>
          <w:rFonts w:hint="cs"/>
          <w:bCs w:val="0"/>
          <w:sz w:val="24"/>
          <w:szCs w:val="24"/>
          <w:cs/>
          <w:lang w:bidi="sa-IN"/>
        </w:rPr>
        <w:t>नु</w:t>
      </w:r>
      <w:r w:rsidR="004605FC" w:rsidRPr="007264F7">
        <w:rPr>
          <w:bCs w:val="0"/>
          <w:sz w:val="24"/>
          <w:szCs w:val="24"/>
          <w:cs/>
        </w:rPr>
        <w:t>स्सुयं</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जंसी विरया समुट्ठिया</w:t>
      </w:r>
      <w:r w:rsidR="004605FC" w:rsidRPr="007264F7">
        <w:rPr>
          <w:rFonts w:hint="cs"/>
          <w:sz w:val="24"/>
          <w:szCs w:val="24"/>
          <w:cs/>
          <w:lang w:bidi="sa-IN"/>
        </w:rPr>
        <w:t>,</w:t>
      </w:r>
      <w:r w:rsidR="004605FC" w:rsidRPr="007264F7">
        <w:rPr>
          <w:sz w:val="24"/>
          <w:szCs w:val="24"/>
          <w:cs/>
        </w:rPr>
        <w:t xml:space="preserve"> कासवस्स अ</w:t>
      </w:r>
      <w:r w:rsidR="004605FC" w:rsidRPr="007264F7">
        <w:rPr>
          <w:rFonts w:hint="cs"/>
          <w:sz w:val="24"/>
          <w:szCs w:val="24"/>
          <w:cs/>
          <w:lang w:bidi="sa-IN"/>
        </w:rPr>
        <w:t>नु</w:t>
      </w:r>
      <w:r w:rsidR="004605FC" w:rsidRPr="007264F7">
        <w:rPr>
          <w:sz w:val="24"/>
          <w:szCs w:val="24"/>
          <w:cs/>
        </w:rPr>
        <w:t>धम्मचारिणो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१३६</w:t>
      </w:r>
      <w:r w:rsidRPr="0069493C">
        <w:rPr>
          <w:color w:val="00B050"/>
          <w:sz w:val="24"/>
          <w:szCs w:val="24"/>
        </w:rPr>
        <w:t>]</w:t>
      </w:r>
      <w:r w:rsidR="00815A6C">
        <w:rPr>
          <w:rFonts w:hint="cs"/>
          <w:color w:val="00B050"/>
          <w:sz w:val="24"/>
          <w:szCs w:val="24"/>
          <w:cs/>
        </w:rPr>
        <w:tab/>
      </w:r>
      <w:r w:rsidR="004605FC" w:rsidRPr="007264F7">
        <w:rPr>
          <w:bCs w:val="0"/>
          <w:sz w:val="24"/>
          <w:szCs w:val="24"/>
          <w:cs/>
        </w:rPr>
        <w:t>जे एय चरंति आहियं</w:t>
      </w:r>
      <w:r w:rsidR="004605FC" w:rsidRPr="007264F7">
        <w:rPr>
          <w:rFonts w:hint="cs"/>
          <w:bCs w:val="0"/>
          <w:sz w:val="24"/>
          <w:szCs w:val="24"/>
          <w:cs/>
          <w:lang w:bidi="sa-IN"/>
        </w:rPr>
        <w:t>,</w:t>
      </w:r>
      <w:r w:rsidR="004605FC" w:rsidRPr="007264F7">
        <w:rPr>
          <w:bCs w:val="0"/>
          <w:sz w:val="24"/>
          <w:szCs w:val="24"/>
          <w:cs/>
        </w:rPr>
        <w:t xml:space="preserve"> नाएण</w:t>
      </w:r>
      <w:r w:rsidR="004605FC" w:rsidRPr="007264F7">
        <w:rPr>
          <w:rFonts w:hint="cs"/>
          <w:bCs w:val="0"/>
          <w:sz w:val="24"/>
          <w:szCs w:val="24"/>
          <w:cs/>
          <w:lang w:bidi="sa-IN"/>
        </w:rPr>
        <w:t>ं</w:t>
      </w:r>
      <w:r w:rsidR="004605FC" w:rsidRPr="007264F7">
        <w:rPr>
          <w:bCs w:val="0"/>
          <w:sz w:val="24"/>
          <w:szCs w:val="24"/>
          <w:cs/>
        </w:rPr>
        <w:t xml:space="preserve"> महया महेसिणा</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ते उट्ठियं ते समुट्ठिया</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न्नोऽन्नं</w:t>
      </w:r>
      <w:r w:rsidR="004605FC" w:rsidRPr="007264F7">
        <w:rPr>
          <w:sz w:val="24"/>
          <w:szCs w:val="24"/>
          <w:cs/>
        </w:rPr>
        <w:t xml:space="preserve"> सारेंति धम्मओ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१३७</w:t>
      </w:r>
      <w:r w:rsidRPr="0069493C">
        <w:rPr>
          <w:color w:val="00B050"/>
          <w:sz w:val="24"/>
          <w:szCs w:val="24"/>
        </w:rPr>
        <w:t>]</w:t>
      </w:r>
      <w:r w:rsidR="00815A6C">
        <w:rPr>
          <w:rFonts w:hint="cs"/>
          <w:color w:val="00B050"/>
          <w:sz w:val="24"/>
          <w:szCs w:val="24"/>
          <w:cs/>
        </w:rPr>
        <w:tab/>
      </w:r>
      <w:r w:rsidR="004605FC" w:rsidRPr="007264F7">
        <w:rPr>
          <w:bCs w:val="0"/>
          <w:sz w:val="24"/>
          <w:szCs w:val="24"/>
          <w:cs/>
        </w:rPr>
        <w:t>मा पेह पुरा पणामए</w:t>
      </w:r>
      <w:r w:rsidR="004605FC" w:rsidRPr="007264F7">
        <w:rPr>
          <w:rFonts w:hint="cs"/>
          <w:bCs w:val="0"/>
          <w:sz w:val="24"/>
          <w:szCs w:val="24"/>
          <w:cs/>
          <w:lang w:bidi="sa-IN"/>
        </w:rPr>
        <w:t>,</w:t>
      </w:r>
      <w:r w:rsidR="004605FC" w:rsidRPr="007264F7">
        <w:rPr>
          <w:bCs w:val="0"/>
          <w:sz w:val="24"/>
          <w:szCs w:val="24"/>
          <w:cs/>
        </w:rPr>
        <w:t xml:space="preserve"> अभिकंखे उवहिं </w:t>
      </w:r>
      <w:r w:rsidR="004605FC" w:rsidRPr="007264F7">
        <w:rPr>
          <w:rFonts w:hint="cs"/>
          <w:bCs w:val="0"/>
          <w:sz w:val="24"/>
          <w:szCs w:val="24"/>
          <w:cs/>
        </w:rPr>
        <w:t>धु</w:t>
      </w:r>
      <w:r w:rsidR="004605FC" w:rsidRPr="007264F7">
        <w:rPr>
          <w:bCs w:val="0"/>
          <w:sz w:val="24"/>
          <w:szCs w:val="24"/>
          <w:cs/>
        </w:rPr>
        <w:t>णित्तए</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जे दू</w:t>
      </w:r>
      <w:r w:rsidR="004605FC" w:rsidRPr="007264F7">
        <w:rPr>
          <w:rFonts w:hint="cs"/>
          <w:sz w:val="24"/>
          <w:szCs w:val="24"/>
          <w:cs/>
          <w:lang w:bidi="sa-IN"/>
        </w:rPr>
        <w:t>म</w:t>
      </w:r>
      <w:r w:rsidR="004605FC" w:rsidRPr="007264F7">
        <w:rPr>
          <w:sz w:val="24"/>
          <w:szCs w:val="24"/>
          <w:cs/>
        </w:rPr>
        <w:t>ण तेहि</w:t>
      </w:r>
      <w:r w:rsidR="004605FC" w:rsidRPr="007264F7">
        <w:rPr>
          <w:rFonts w:hint="cs"/>
          <w:sz w:val="24"/>
          <w:szCs w:val="24"/>
          <w:cs/>
        </w:rPr>
        <w:t>ं</w:t>
      </w:r>
      <w:r w:rsidR="004605FC" w:rsidRPr="007264F7">
        <w:rPr>
          <w:sz w:val="24"/>
          <w:szCs w:val="24"/>
          <w:cs/>
        </w:rPr>
        <w:t xml:space="preserve"> नो नया</w:t>
      </w:r>
      <w:r w:rsidR="004605FC" w:rsidRPr="007264F7">
        <w:rPr>
          <w:rFonts w:hint="cs"/>
          <w:sz w:val="24"/>
          <w:szCs w:val="24"/>
          <w:cs/>
          <w:lang w:bidi="sa-IN"/>
        </w:rPr>
        <w:t>,</w:t>
      </w:r>
      <w:r w:rsidR="004605FC" w:rsidRPr="007264F7">
        <w:rPr>
          <w:sz w:val="24"/>
          <w:szCs w:val="24"/>
          <w:cs/>
        </w:rPr>
        <w:t xml:space="preserve"> ते जाणंति समाहिमाहियं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१३८</w:t>
      </w:r>
      <w:r w:rsidRPr="0069493C">
        <w:rPr>
          <w:color w:val="00B050"/>
          <w:sz w:val="24"/>
          <w:szCs w:val="24"/>
        </w:rPr>
        <w:t>]</w:t>
      </w:r>
      <w:r w:rsidR="00815A6C">
        <w:rPr>
          <w:rFonts w:hint="cs"/>
          <w:color w:val="00B050"/>
          <w:sz w:val="24"/>
          <w:szCs w:val="24"/>
          <w:cs/>
        </w:rPr>
        <w:tab/>
      </w:r>
      <w:r w:rsidR="004605FC" w:rsidRPr="007264F7">
        <w:rPr>
          <w:bCs w:val="0"/>
          <w:sz w:val="24"/>
          <w:szCs w:val="24"/>
          <w:cs/>
        </w:rPr>
        <w:t>नो काहिए होज्ज संजए</w:t>
      </w:r>
      <w:r w:rsidR="004605FC" w:rsidRPr="007264F7">
        <w:rPr>
          <w:rFonts w:hint="cs"/>
          <w:bCs w:val="0"/>
          <w:sz w:val="24"/>
          <w:szCs w:val="24"/>
          <w:cs/>
          <w:lang w:bidi="sa-IN"/>
        </w:rPr>
        <w:t>,</w:t>
      </w:r>
      <w:r w:rsidR="004605FC" w:rsidRPr="007264F7">
        <w:rPr>
          <w:bCs w:val="0"/>
          <w:sz w:val="24"/>
          <w:szCs w:val="24"/>
          <w:cs/>
        </w:rPr>
        <w:t xml:space="preserve"> पासणिए न य संपसारए</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नच्चा धम्मं अ</w:t>
      </w:r>
      <w:r w:rsidR="004605FC" w:rsidRPr="007264F7">
        <w:rPr>
          <w:rFonts w:hint="cs"/>
          <w:sz w:val="24"/>
          <w:szCs w:val="24"/>
          <w:cs/>
          <w:lang w:bidi="sa-IN"/>
        </w:rPr>
        <w:t>नु</w:t>
      </w:r>
      <w:r w:rsidR="004605FC" w:rsidRPr="007264F7">
        <w:rPr>
          <w:sz w:val="24"/>
          <w:szCs w:val="24"/>
          <w:cs/>
        </w:rPr>
        <w:t>त्तरं कयकिरिए य न यावि मामए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१३९</w:t>
      </w:r>
      <w:r w:rsidRPr="0069493C">
        <w:rPr>
          <w:color w:val="00B050"/>
          <w:sz w:val="24"/>
          <w:szCs w:val="24"/>
        </w:rPr>
        <w:t>]</w:t>
      </w:r>
      <w:r w:rsidR="00815A6C">
        <w:rPr>
          <w:rFonts w:hint="cs"/>
          <w:color w:val="00B050"/>
          <w:sz w:val="24"/>
          <w:szCs w:val="24"/>
          <w:cs/>
        </w:rPr>
        <w:tab/>
      </w:r>
      <w:r w:rsidR="004605FC" w:rsidRPr="007264F7">
        <w:rPr>
          <w:bCs w:val="0"/>
          <w:sz w:val="24"/>
          <w:szCs w:val="24"/>
          <w:cs/>
        </w:rPr>
        <w:t>छ</w:t>
      </w:r>
      <w:r w:rsidR="004605FC" w:rsidRPr="007264F7">
        <w:rPr>
          <w:rFonts w:hint="cs"/>
          <w:bCs w:val="0"/>
          <w:sz w:val="24"/>
          <w:szCs w:val="24"/>
          <w:cs/>
          <w:lang w:bidi="sa-IN"/>
        </w:rPr>
        <w:t>न्नं</w:t>
      </w:r>
      <w:r w:rsidR="004605FC" w:rsidRPr="007264F7">
        <w:rPr>
          <w:bCs w:val="0"/>
          <w:sz w:val="24"/>
          <w:szCs w:val="24"/>
          <w:cs/>
        </w:rPr>
        <w:t xml:space="preserve"> च पसंस नो करे</w:t>
      </w:r>
      <w:r w:rsidR="004605FC" w:rsidRPr="007264F7">
        <w:rPr>
          <w:rFonts w:hint="cs"/>
          <w:bCs w:val="0"/>
          <w:sz w:val="24"/>
          <w:szCs w:val="24"/>
          <w:cs/>
          <w:lang w:bidi="sa-IN"/>
        </w:rPr>
        <w:t>,</w:t>
      </w:r>
      <w:r w:rsidR="004605FC" w:rsidRPr="007264F7">
        <w:rPr>
          <w:bCs w:val="0"/>
          <w:sz w:val="24"/>
          <w:szCs w:val="24"/>
          <w:cs/>
        </w:rPr>
        <w:t xml:space="preserve"> न य उक्कोस पगास माहणे</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तेसिं सुविवेगमाहिए</w:t>
      </w:r>
      <w:r w:rsidR="004605FC" w:rsidRPr="007264F7">
        <w:rPr>
          <w:rFonts w:hint="cs"/>
          <w:sz w:val="24"/>
          <w:szCs w:val="24"/>
          <w:cs/>
          <w:lang w:bidi="sa-IN"/>
        </w:rPr>
        <w:t>,</w:t>
      </w:r>
      <w:r w:rsidR="004605FC" w:rsidRPr="007264F7">
        <w:rPr>
          <w:sz w:val="24"/>
          <w:szCs w:val="24"/>
          <w:cs/>
        </w:rPr>
        <w:t xml:space="preserve"> पणया जेहि</w:t>
      </w:r>
      <w:r w:rsidR="004605FC" w:rsidRPr="007264F7">
        <w:rPr>
          <w:rFonts w:hint="cs"/>
          <w:sz w:val="24"/>
          <w:szCs w:val="24"/>
          <w:cs/>
          <w:lang w:bidi="sa-IN"/>
        </w:rPr>
        <w:t>ं</w:t>
      </w:r>
      <w:r w:rsidR="004605FC" w:rsidRPr="007264F7">
        <w:rPr>
          <w:sz w:val="24"/>
          <w:szCs w:val="24"/>
          <w:cs/>
        </w:rPr>
        <w:t xml:space="preserve"> सुझोसियं घुयं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१४०</w:t>
      </w:r>
      <w:r w:rsidRPr="0069493C">
        <w:rPr>
          <w:color w:val="00B050"/>
          <w:sz w:val="24"/>
          <w:szCs w:val="24"/>
        </w:rPr>
        <w:t>]</w:t>
      </w:r>
      <w:r w:rsidR="00815A6C">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हे स</w:t>
      </w:r>
      <w:r w:rsidR="004605FC" w:rsidRPr="007264F7">
        <w:rPr>
          <w:rFonts w:hint="cs"/>
          <w:bCs w:val="0"/>
          <w:sz w:val="24"/>
          <w:szCs w:val="24"/>
          <w:cs/>
          <w:lang w:bidi="sa-IN"/>
        </w:rPr>
        <w:t>हि</w:t>
      </w:r>
      <w:r w:rsidR="004605FC" w:rsidRPr="007264F7">
        <w:rPr>
          <w:bCs w:val="0"/>
          <w:sz w:val="24"/>
          <w:szCs w:val="24"/>
          <w:cs/>
        </w:rPr>
        <w:t>ए सुसंवुडे</w:t>
      </w:r>
      <w:r w:rsidR="004605FC" w:rsidRPr="007264F7">
        <w:rPr>
          <w:rFonts w:hint="cs"/>
          <w:bCs w:val="0"/>
          <w:sz w:val="24"/>
          <w:szCs w:val="24"/>
          <w:cs/>
          <w:lang w:bidi="sa-IN"/>
        </w:rPr>
        <w:t>,</w:t>
      </w:r>
      <w:r w:rsidR="004605FC" w:rsidRPr="007264F7">
        <w:rPr>
          <w:bCs w:val="0"/>
          <w:sz w:val="24"/>
          <w:szCs w:val="24"/>
          <w:cs/>
        </w:rPr>
        <w:t xml:space="preserve"> धम्मट्ठी उवहाण</w:t>
      </w:r>
      <w:r w:rsidR="004605FC" w:rsidRPr="007264F7">
        <w:rPr>
          <w:rFonts w:hint="cs"/>
          <w:bCs w:val="0"/>
          <w:sz w:val="24"/>
          <w:szCs w:val="24"/>
          <w:cs/>
          <w:lang w:bidi="sa-IN"/>
        </w:rPr>
        <w:t>वी</w:t>
      </w:r>
      <w:r w:rsidR="004605FC" w:rsidRPr="007264F7">
        <w:rPr>
          <w:bCs w:val="0"/>
          <w:sz w:val="24"/>
          <w:szCs w:val="24"/>
          <w:cs/>
        </w:rPr>
        <w:t>रिए</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विहरेज्ज समाहि</w:t>
      </w:r>
      <w:r w:rsidR="004605FC" w:rsidRPr="007264F7">
        <w:rPr>
          <w:rFonts w:hint="cs"/>
          <w:sz w:val="24"/>
          <w:szCs w:val="24"/>
          <w:cs/>
          <w:lang w:bidi="sa-IN"/>
        </w:rPr>
        <w:t>इं</w:t>
      </w:r>
      <w:r w:rsidR="004605FC" w:rsidRPr="007264F7">
        <w:rPr>
          <w:sz w:val="24"/>
          <w:szCs w:val="24"/>
          <w:cs/>
        </w:rPr>
        <w:t xml:space="preserve">दिए </w:t>
      </w:r>
      <w:r w:rsidR="004605FC" w:rsidRPr="007264F7">
        <w:rPr>
          <w:rFonts w:hint="cs"/>
          <w:sz w:val="24"/>
          <w:szCs w:val="24"/>
          <w:cs/>
          <w:lang w:bidi="sa-IN"/>
        </w:rPr>
        <w:t>अत्त</w:t>
      </w:r>
      <w:r w:rsidR="004605FC" w:rsidRPr="007264F7">
        <w:rPr>
          <w:sz w:val="24"/>
          <w:szCs w:val="24"/>
          <w:cs/>
        </w:rPr>
        <w:t>हि</w:t>
      </w:r>
      <w:r w:rsidR="004605FC" w:rsidRPr="007264F7">
        <w:rPr>
          <w:rFonts w:hint="cs"/>
          <w:sz w:val="24"/>
          <w:szCs w:val="24"/>
          <w:cs/>
          <w:lang w:bidi="sa-IN"/>
        </w:rPr>
        <w:t>अं</w:t>
      </w:r>
      <w:r w:rsidR="004605FC" w:rsidRPr="007264F7">
        <w:rPr>
          <w:sz w:val="24"/>
          <w:szCs w:val="24"/>
          <w:cs/>
        </w:rPr>
        <w:t xml:space="preserve"> दु</w:t>
      </w:r>
      <w:r w:rsidR="004605FC" w:rsidRPr="007264F7">
        <w:rPr>
          <w:rFonts w:hint="cs"/>
          <w:sz w:val="24"/>
          <w:szCs w:val="24"/>
          <w:cs/>
          <w:lang w:bidi="sa-IN"/>
        </w:rPr>
        <w:t>हे</w:t>
      </w:r>
      <w:r w:rsidR="004605FC" w:rsidRPr="007264F7">
        <w:rPr>
          <w:sz w:val="24"/>
          <w:szCs w:val="24"/>
          <w:cs/>
        </w:rPr>
        <w:t>ण लब्भते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१४१</w:t>
      </w:r>
      <w:r w:rsidRPr="0069493C">
        <w:rPr>
          <w:color w:val="00B050"/>
          <w:sz w:val="24"/>
          <w:szCs w:val="24"/>
        </w:rPr>
        <w:t>]</w:t>
      </w:r>
      <w:r w:rsidR="00815A6C">
        <w:rPr>
          <w:rFonts w:hint="cs"/>
          <w:color w:val="00B050"/>
          <w:sz w:val="24"/>
          <w:szCs w:val="24"/>
          <w:cs/>
        </w:rPr>
        <w:tab/>
      </w:r>
      <w:r w:rsidR="004605FC" w:rsidRPr="007264F7">
        <w:rPr>
          <w:bCs w:val="0"/>
          <w:sz w:val="24"/>
          <w:szCs w:val="24"/>
          <w:cs/>
        </w:rPr>
        <w:t xml:space="preserve">न हि </w:t>
      </w:r>
      <w:r w:rsidR="004605FC" w:rsidRPr="007264F7">
        <w:rPr>
          <w:rFonts w:hint="cs"/>
          <w:bCs w:val="0"/>
          <w:sz w:val="24"/>
          <w:szCs w:val="24"/>
          <w:cs/>
          <w:lang w:bidi="sa-IN"/>
        </w:rPr>
        <w:t>नून</w:t>
      </w:r>
      <w:r w:rsidR="004605FC" w:rsidRPr="007264F7">
        <w:rPr>
          <w:bCs w:val="0"/>
          <w:sz w:val="24"/>
          <w:szCs w:val="24"/>
          <w:cs/>
        </w:rPr>
        <w:t xml:space="preserve"> पुरा अ</w:t>
      </w:r>
      <w:r w:rsidR="004605FC" w:rsidRPr="007264F7">
        <w:rPr>
          <w:rFonts w:hint="cs"/>
          <w:bCs w:val="0"/>
          <w:sz w:val="24"/>
          <w:szCs w:val="24"/>
          <w:cs/>
          <w:lang w:bidi="sa-IN"/>
        </w:rPr>
        <w:t>नु</w:t>
      </w:r>
      <w:r w:rsidR="004605FC" w:rsidRPr="007264F7">
        <w:rPr>
          <w:bCs w:val="0"/>
          <w:sz w:val="24"/>
          <w:szCs w:val="24"/>
          <w:cs/>
        </w:rPr>
        <w:t>स्सुयं</w:t>
      </w:r>
      <w:r w:rsidR="004605FC" w:rsidRPr="007264F7">
        <w:rPr>
          <w:rFonts w:hint="cs"/>
          <w:bCs w:val="0"/>
          <w:sz w:val="24"/>
          <w:szCs w:val="24"/>
          <w:cs/>
          <w:lang w:bidi="sa-IN"/>
        </w:rPr>
        <w:t>,</w:t>
      </w:r>
      <w:r w:rsidR="004605FC" w:rsidRPr="007264F7">
        <w:rPr>
          <w:bCs w:val="0"/>
          <w:sz w:val="24"/>
          <w:szCs w:val="24"/>
          <w:cs/>
        </w:rPr>
        <w:t xml:space="preserve"> अदुवा तं तह नो </w:t>
      </w:r>
      <w:r w:rsidR="004605FC" w:rsidRPr="007264F7">
        <w:rPr>
          <w:rFonts w:hint="cs"/>
          <w:bCs w:val="0"/>
          <w:sz w:val="24"/>
          <w:szCs w:val="24"/>
          <w:cs/>
          <w:lang w:bidi="sa-IN"/>
        </w:rPr>
        <w:t>समु</w:t>
      </w:r>
      <w:r w:rsidR="004605FC" w:rsidRPr="007264F7">
        <w:rPr>
          <w:bCs w:val="0"/>
          <w:sz w:val="24"/>
          <w:szCs w:val="24"/>
          <w:cs/>
        </w:rPr>
        <w:t>ट्ठियं</w:t>
      </w:r>
      <w:r w:rsidR="004605FC" w:rsidRPr="007264F7">
        <w:rPr>
          <w:rFonts w:hint="cs"/>
          <w:bCs w:val="0"/>
          <w:sz w:val="24"/>
          <w:szCs w:val="24"/>
          <w:cs/>
          <w:lang w:bidi="sa-IN"/>
        </w:rPr>
        <w:t xml:space="preserve"> ।</w:t>
      </w:r>
    </w:p>
    <w:p w:rsidR="005847CC" w:rsidRDefault="005847CC" w:rsidP="005847CC">
      <w:pPr>
        <w:spacing w:after="0" w:line="240" w:lineRule="auto"/>
        <w:ind w:right="1708"/>
        <w:contextualSpacing/>
        <w:rPr>
          <w:rFonts w:cs="Mangal"/>
          <w:sz w:val="24"/>
          <w:szCs w:val="24"/>
        </w:rPr>
      </w:pPr>
      <w:r>
        <w:rPr>
          <w:rFonts w:cs="Mangal" w:hint="cs"/>
          <w:sz w:val="24"/>
          <w:szCs w:val="24"/>
          <w:cs/>
        </w:rPr>
        <w:lastRenderedPageBreak/>
        <w:t>सुयक्खंधो-१, अज्झयणं-२, उद्देसो-२</w:t>
      </w:r>
    </w:p>
    <w:tbl>
      <w:tblPr>
        <w:tblW w:w="10065" w:type="dxa"/>
        <w:tblInd w:w="93" w:type="dxa"/>
        <w:tblBorders>
          <w:top w:val="single" w:sz="4" w:space="0" w:color="auto"/>
        </w:tblBorders>
        <w:tblLook w:val="04A0"/>
      </w:tblPr>
      <w:tblGrid>
        <w:gridCol w:w="10065"/>
      </w:tblGrid>
      <w:tr w:rsidR="005847CC" w:rsidTr="00900160">
        <w:trPr>
          <w:trHeight w:val="242"/>
        </w:trPr>
        <w:tc>
          <w:tcPr>
            <w:tcW w:w="10065" w:type="dxa"/>
            <w:tcBorders>
              <w:top w:val="single" w:sz="4" w:space="0" w:color="FF0000"/>
              <w:left w:val="nil"/>
              <w:bottom w:val="nil"/>
              <w:right w:val="nil"/>
            </w:tcBorders>
          </w:tcPr>
          <w:p w:rsidR="005847CC" w:rsidRDefault="005847CC"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मुणिणा सामाइयाहियं</w:t>
      </w:r>
      <w:r w:rsidR="004605FC" w:rsidRPr="007264F7">
        <w:rPr>
          <w:rFonts w:hint="cs"/>
          <w:sz w:val="24"/>
          <w:szCs w:val="24"/>
          <w:cs/>
          <w:lang w:bidi="sa-IN"/>
        </w:rPr>
        <w:t>,</w:t>
      </w:r>
      <w:r w:rsidR="004605FC" w:rsidRPr="007264F7">
        <w:rPr>
          <w:sz w:val="24"/>
          <w:szCs w:val="24"/>
          <w:cs/>
        </w:rPr>
        <w:t xml:space="preserve"> नाएण</w:t>
      </w:r>
      <w:r w:rsidR="004605FC" w:rsidRPr="007264F7">
        <w:rPr>
          <w:rFonts w:hint="cs"/>
          <w:sz w:val="24"/>
          <w:szCs w:val="24"/>
          <w:cs/>
          <w:lang w:bidi="sa-IN"/>
        </w:rPr>
        <w:t>ं</w:t>
      </w:r>
      <w:r w:rsidR="004605FC" w:rsidRPr="007264F7">
        <w:rPr>
          <w:sz w:val="24"/>
          <w:szCs w:val="24"/>
          <w:cs/>
        </w:rPr>
        <w:t xml:space="preserve"> जगसव्वदंसिणा ।।</w:t>
      </w:r>
    </w:p>
    <w:p w:rsidR="004605FC" w:rsidRPr="007264F7" w:rsidRDefault="00C52813" w:rsidP="00A14F65">
      <w:pPr>
        <w:pStyle w:val="H4Hindi"/>
        <w:tabs>
          <w:tab w:val="left" w:pos="207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१४२</w:t>
      </w:r>
      <w:r w:rsidRPr="0069493C">
        <w:rPr>
          <w:color w:val="00B050"/>
          <w:sz w:val="24"/>
          <w:szCs w:val="24"/>
        </w:rPr>
        <w:t>]</w:t>
      </w:r>
      <w:r w:rsidR="00815A6C">
        <w:rPr>
          <w:rFonts w:hint="cs"/>
          <w:color w:val="00B050"/>
          <w:sz w:val="24"/>
          <w:szCs w:val="24"/>
          <w:cs/>
        </w:rPr>
        <w:tab/>
      </w:r>
      <w:r w:rsidR="004605FC" w:rsidRPr="007264F7">
        <w:rPr>
          <w:bCs w:val="0"/>
          <w:sz w:val="24"/>
          <w:szCs w:val="24"/>
          <w:cs/>
        </w:rPr>
        <w:t>एवं मत्ता महंतरं</w:t>
      </w:r>
      <w:r w:rsidR="004605FC" w:rsidRPr="007264F7">
        <w:rPr>
          <w:rFonts w:hint="cs"/>
          <w:bCs w:val="0"/>
          <w:sz w:val="24"/>
          <w:szCs w:val="24"/>
          <w:cs/>
          <w:lang w:bidi="sa-IN"/>
        </w:rPr>
        <w:t>,</w:t>
      </w:r>
      <w:r w:rsidR="004605FC" w:rsidRPr="007264F7">
        <w:rPr>
          <w:bCs w:val="0"/>
          <w:sz w:val="24"/>
          <w:szCs w:val="24"/>
          <w:cs/>
        </w:rPr>
        <w:t xml:space="preserve"> धम्ममिणं सहिया बहू जना</w:t>
      </w:r>
      <w:r w:rsidR="004605FC" w:rsidRPr="007264F7">
        <w:rPr>
          <w:rFonts w:hint="cs"/>
          <w:bCs w:val="0"/>
          <w:sz w:val="24"/>
          <w:szCs w:val="24"/>
          <w:cs/>
          <w:lang w:bidi="sa-IN"/>
        </w:rPr>
        <w:t xml:space="preserve"> ।</w:t>
      </w:r>
    </w:p>
    <w:p w:rsidR="004605FC" w:rsidRPr="007264F7" w:rsidRDefault="00815A6C" w:rsidP="00A14F65">
      <w:pPr>
        <w:pStyle w:val="PlainHindi"/>
        <w:tabs>
          <w:tab w:val="left" w:pos="2070"/>
        </w:tabs>
        <w:spacing w:after="0"/>
        <w:ind w:right="1438" w:firstLine="1440"/>
        <w:jc w:val="distribute"/>
        <w:rPr>
          <w:sz w:val="24"/>
          <w:szCs w:val="24"/>
        </w:rPr>
      </w:pPr>
      <w:r>
        <w:rPr>
          <w:rFonts w:hint="cs"/>
          <w:sz w:val="24"/>
          <w:szCs w:val="24"/>
          <w:cs/>
        </w:rPr>
        <w:tab/>
      </w:r>
      <w:r w:rsidR="004605FC" w:rsidRPr="007264F7">
        <w:rPr>
          <w:sz w:val="24"/>
          <w:szCs w:val="24"/>
          <w:cs/>
        </w:rPr>
        <w:t>गुरुणो छंदा</w:t>
      </w:r>
      <w:r w:rsidR="004605FC" w:rsidRPr="007264F7">
        <w:rPr>
          <w:rFonts w:hint="cs"/>
          <w:sz w:val="24"/>
          <w:szCs w:val="24"/>
          <w:cs/>
          <w:lang w:bidi="sa-IN"/>
        </w:rPr>
        <w:t>नु</w:t>
      </w:r>
      <w:r w:rsidR="004605FC" w:rsidRPr="007264F7">
        <w:rPr>
          <w:sz w:val="24"/>
          <w:szCs w:val="24"/>
          <w:cs/>
        </w:rPr>
        <w:t>वत्तगा</w:t>
      </w:r>
      <w:r w:rsidR="004605FC" w:rsidRPr="007264F7">
        <w:rPr>
          <w:rFonts w:hint="cs"/>
          <w:sz w:val="24"/>
          <w:szCs w:val="24"/>
          <w:cs/>
          <w:lang w:bidi="sa-IN"/>
        </w:rPr>
        <w:t>,</w:t>
      </w:r>
      <w:r w:rsidR="004605FC" w:rsidRPr="007264F7">
        <w:rPr>
          <w:sz w:val="24"/>
          <w:szCs w:val="24"/>
          <w:cs/>
        </w:rPr>
        <w:t xml:space="preserve"> विरया तिण्ण</w:t>
      </w:r>
      <w:r w:rsidR="004605FC" w:rsidRPr="007264F7">
        <w:rPr>
          <w:rFonts w:hint="cs"/>
          <w:sz w:val="24"/>
          <w:szCs w:val="24"/>
          <w:cs/>
        </w:rPr>
        <w:t>ा</w:t>
      </w:r>
      <w:r w:rsidR="004605FC" w:rsidRPr="007264F7">
        <w:rPr>
          <w:sz w:val="24"/>
          <w:szCs w:val="24"/>
          <w:cs/>
        </w:rPr>
        <w:t xml:space="preserve"> महोघमाहियं </w:t>
      </w:r>
      <w:r w:rsidR="004605FC" w:rsidRPr="007264F7">
        <w:rPr>
          <w:rFonts w:hint="cs"/>
          <w:sz w:val="24"/>
          <w:szCs w:val="24"/>
          <w:cs/>
          <w:lang w:bidi="sa-IN"/>
        </w:rPr>
        <w:t>।।</w:t>
      </w:r>
      <w:r w:rsidR="004605FC" w:rsidRPr="007264F7">
        <w:rPr>
          <w:sz w:val="24"/>
          <w:szCs w:val="24"/>
          <w:cs/>
        </w:rPr>
        <w:t xml:space="preserve"> त्ति बेमि ।।</w:t>
      </w:r>
    </w:p>
    <w:p w:rsidR="004605FC" w:rsidRPr="00E26036" w:rsidRDefault="002D071D" w:rsidP="00B16BE6">
      <w:pPr>
        <w:pStyle w:val="ShlokHindi"/>
      </w:pPr>
      <w:r w:rsidRPr="00E26036">
        <w:rPr>
          <w:rFonts w:hint="cs"/>
          <w:cs/>
        </w:rPr>
        <w:t>०</w:t>
      </w:r>
      <w:r w:rsidR="004605FC" w:rsidRPr="00E26036">
        <w:rPr>
          <w:rFonts w:hint="cs"/>
          <w:cs/>
        </w:rPr>
        <w:t xml:space="preserve"> </w:t>
      </w:r>
      <w:r w:rsidR="004605FC" w:rsidRPr="00E26036">
        <w:rPr>
          <w:cs/>
        </w:rPr>
        <w:t>बीए अज्झयणे बीओ उद्देसो समत्तो</w:t>
      </w:r>
      <w:r w:rsidR="004605FC" w:rsidRPr="00E26036">
        <w:rPr>
          <w:rFonts w:hint="cs"/>
          <w:cs/>
        </w:rPr>
        <w:t xml:space="preserve"> </w:t>
      </w:r>
      <w:r w:rsidRPr="00E26036">
        <w:rPr>
          <w:rFonts w:hint="cs"/>
          <w:cs/>
        </w:rPr>
        <w:t>०</w:t>
      </w:r>
    </w:p>
    <w:p w:rsidR="004605FC" w:rsidRPr="005E3319" w:rsidRDefault="00E26036" w:rsidP="005847CC">
      <w:pPr>
        <w:pStyle w:val="H3Hindi"/>
        <w:tabs>
          <w:tab w:val="left" w:pos="2880"/>
        </w:tabs>
        <w:spacing w:after="120"/>
        <w:ind w:right="-2"/>
        <w:jc w:val="center"/>
        <w:rPr>
          <w:i w:val="0"/>
          <w:iCs w:val="0"/>
          <w:color w:val="FF0000"/>
          <w:sz w:val="28"/>
          <w:szCs w:val="28"/>
          <w:u w:val="wave"/>
        </w:rPr>
      </w:pPr>
      <w:bookmarkStart w:id="12" w:name="_Toc318398164"/>
      <w:r w:rsidRPr="005E3319">
        <w:rPr>
          <w:rFonts w:hint="cs"/>
          <w:i w:val="0"/>
          <w:iCs w:val="0"/>
          <w:color w:val="FF0000"/>
          <w:sz w:val="28"/>
          <w:szCs w:val="28"/>
          <w:u w:val="wave"/>
          <w:cs/>
        </w:rPr>
        <w:t xml:space="preserve">० </w:t>
      </w:r>
      <w:r w:rsidR="004605FC" w:rsidRPr="005E3319">
        <w:rPr>
          <w:i w:val="0"/>
          <w:iCs w:val="0"/>
          <w:color w:val="FF0000"/>
          <w:sz w:val="28"/>
          <w:szCs w:val="28"/>
          <w:u w:val="wave"/>
          <w:cs/>
        </w:rPr>
        <w:t>तइओ उद्देसो</w:t>
      </w:r>
      <w:bookmarkEnd w:id="12"/>
      <w:r w:rsidRPr="005E3319">
        <w:rPr>
          <w:rFonts w:hint="cs"/>
          <w:i w:val="0"/>
          <w:iCs w:val="0"/>
          <w:color w:val="FF0000"/>
          <w:sz w:val="28"/>
          <w:szCs w:val="28"/>
          <w:u w:val="wave"/>
          <w:cs/>
        </w:rPr>
        <w:t xml:space="preserve"> ०</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१४३</w:t>
      </w:r>
      <w:r w:rsidRPr="0069493C">
        <w:rPr>
          <w:color w:val="00B050"/>
          <w:sz w:val="24"/>
          <w:szCs w:val="24"/>
        </w:rPr>
        <w:t>]</w:t>
      </w:r>
      <w:r w:rsidR="00CC0E20">
        <w:rPr>
          <w:rFonts w:hint="cs"/>
          <w:color w:val="00B050"/>
          <w:sz w:val="24"/>
          <w:szCs w:val="24"/>
          <w:cs/>
        </w:rPr>
        <w:tab/>
      </w:r>
      <w:r w:rsidR="004605FC" w:rsidRPr="007264F7">
        <w:rPr>
          <w:bCs w:val="0"/>
          <w:sz w:val="24"/>
          <w:szCs w:val="24"/>
          <w:cs/>
        </w:rPr>
        <w:t>संवुडकम्मस्स भिक्खुणो</w:t>
      </w:r>
      <w:r w:rsidR="004605FC" w:rsidRPr="007264F7">
        <w:rPr>
          <w:rFonts w:hint="cs"/>
          <w:bCs w:val="0"/>
          <w:sz w:val="24"/>
          <w:szCs w:val="24"/>
          <w:cs/>
          <w:lang w:bidi="sa-IN"/>
        </w:rPr>
        <w:t>,</w:t>
      </w:r>
      <w:r w:rsidR="004605FC" w:rsidRPr="007264F7">
        <w:rPr>
          <w:bCs w:val="0"/>
          <w:sz w:val="24"/>
          <w:szCs w:val="24"/>
          <w:cs/>
        </w:rPr>
        <w:t xml:space="preserve"> जं दुक्खं पुट्ठं अबोहिए</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तं संजमओऽवचिज्जई</w:t>
      </w:r>
      <w:r w:rsidR="004605FC" w:rsidRPr="007264F7">
        <w:rPr>
          <w:rFonts w:hint="cs"/>
          <w:sz w:val="24"/>
          <w:szCs w:val="24"/>
          <w:cs/>
          <w:lang w:bidi="sa-IN"/>
        </w:rPr>
        <w:t>,</w:t>
      </w:r>
      <w:r w:rsidR="004605FC" w:rsidRPr="007264F7">
        <w:rPr>
          <w:sz w:val="24"/>
          <w:szCs w:val="24"/>
          <w:cs/>
        </w:rPr>
        <w:t xml:space="preserve"> मरणं हेच्च वयंति पंडिया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१४४</w:t>
      </w:r>
      <w:r w:rsidRPr="0069493C">
        <w:rPr>
          <w:color w:val="00B050"/>
          <w:sz w:val="24"/>
          <w:szCs w:val="24"/>
        </w:rPr>
        <w:t>]</w:t>
      </w:r>
      <w:r w:rsidR="00CC0E20">
        <w:rPr>
          <w:rFonts w:hint="cs"/>
          <w:color w:val="00B050"/>
          <w:sz w:val="24"/>
          <w:szCs w:val="24"/>
          <w:cs/>
        </w:rPr>
        <w:tab/>
      </w:r>
      <w:r w:rsidR="004605FC" w:rsidRPr="007264F7">
        <w:rPr>
          <w:bCs w:val="0"/>
          <w:sz w:val="24"/>
          <w:szCs w:val="24"/>
          <w:cs/>
        </w:rPr>
        <w:t>जे वि</w:t>
      </w:r>
      <w:r w:rsidR="004605FC" w:rsidRPr="007264F7">
        <w:rPr>
          <w:rFonts w:hint="cs"/>
          <w:bCs w:val="0"/>
          <w:sz w:val="24"/>
          <w:szCs w:val="24"/>
          <w:cs/>
          <w:lang w:bidi="sa-IN"/>
        </w:rPr>
        <w:t>न्न</w:t>
      </w:r>
      <w:r w:rsidR="004605FC" w:rsidRPr="007264F7">
        <w:rPr>
          <w:bCs w:val="0"/>
          <w:sz w:val="24"/>
          <w:szCs w:val="24"/>
          <w:cs/>
        </w:rPr>
        <w:t>वणाहिऽजोसिया</w:t>
      </w:r>
      <w:r w:rsidR="004605FC" w:rsidRPr="007264F7">
        <w:rPr>
          <w:rFonts w:hint="cs"/>
          <w:bCs w:val="0"/>
          <w:sz w:val="24"/>
          <w:szCs w:val="24"/>
          <w:cs/>
          <w:lang w:bidi="sa-IN"/>
        </w:rPr>
        <w:t>,</w:t>
      </w:r>
      <w:r w:rsidR="004605FC" w:rsidRPr="007264F7">
        <w:rPr>
          <w:bCs w:val="0"/>
          <w:sz w:val="24"/>
          <w:szCs w:val="24"/>
          <w:cs/>
        </w:rPr>
        <w:t xml:space="preserve"> संति</w:t>
      </w:r>
      <w:r w:rsidR="004605FC" w:rsidRPr="007264F7">
        <w:rPr>
          <w:rFonts w:hint="cs"/>
          <w:bCs w:val="0"/>
          <w:sz w:val="24"/>
          <w:szCs w:val="24"/>
          <w:cs/>
        </w:rPr>
        <w:t>ण्णे</w:t>
      </w:r>
      <w:r w:rsidR="004605FC" w:rsidRPr="007264F7">
        <w:rPr>
          <w:bCs w:val="0"/>
          <w:sz w:val="24"/>
          <w:szCs w:val="24"/>
          <w:cs/>
        </w:rPr>
        <w:t>हि</w:t>
      </w:r>
      <w:r w:rsidR="004605FC" w:rsidRPr="007264F7">
        <w:rPr>
          <w:rFonts w:hint="cs"/>
          <w:bCs w:val="0"/>
          <w:sz w:val="24"/>
          <w:szCs w:val="24"/>
          <w:cs/>
          <w:lang w:bidi="sa-IN"/>
        </w:rPr>
        <w:t>ं</w:t>
      </w:r>
      <w:r w:rsidR="004605FC" w:rsidRPr="007264F7">
        <w:rPr>
          <w:bCs w:val="0"/>
          <w:sz w:val="24"/>
          <w:szCs w:val="24"/>
          <w:cs/>
        </w:rPr>
        <w:t xml:space="preserve"> समं वियाहिया</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तम्हा उड्ढं ति पासहा</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rPr>
        <w:t>द</w:t>
      </w:r>
      <w:r w:rsidR="004605FC" w:rsidRPr="007264F7">
        <w:rPr>
          <w:sz w:val="24"/>
          <w:szCs w:val="24"/>
          <w:cs/>
        </w:rPr>
        <w:t>क्खू कामाई रोगवं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१४५</w:t>
      </w:r>
      <w:r w:rsidRPr="0069493C">
        <w:rPr>
          <w:color w:val="00B050"/>
          <w:sz w:val="24"/>
          <w:szCs w:val="24"/>
        </w:rPr>
        <w:t>]</w:t>
      </w:r>
      <w:r w:rsidR="00CC0E20">
        <w:rPr>
          <w:rFonts w:hint="cs"/>
          <w:color w:val="00B050"/>
          <w:sz w:val="24"/>
          <w:szCs w:val="24"/>
          <w:cs/>
        </w:rPr>
        <w:tab/>
      </w:r>
      <w:r w:rsidR="004605FC" w:rsidRPr="007264F7">
        <w:rPr>
          <w:bCs w:val="0"/>
          <w:sz w:val="24"/>
          <w:szCs w:val="24"/>
          <w:cs/>
        </w:rPr>
        <w:t>अग्गं वणिएहि</w:t>
      </w:r>
      <w:r w:rsidR="004605FC" w:rsidRPr="007264F7">
        <w:rPr>
          <w:rFonts w:hint="cs"/>
          <w:bCs w:val="0"/>
          <w:sz w:val="24"/>
          <w:szCs w:val="24"/>
          <w:cs/>
          <w:lang w:bidi="sa-IN"/>
        </w:rPr>
        <w:t>ं</w:t>
      </w:r>
      <w:r w:rsidR="004605FC" w:rsidRPr="007264F7">
        <w:rPr>
          <w:bCs w:val="0"/>
          <w:sz w:val="24"/>
          <w:szCs w:val="24"/>
          <w:cs/>
        </w:rPr>
        <w:t xml:space="preserve"> आहियं</w:t>
      </w:r>
      <w:r w:rsidR="004605FC" w:rsidRPr="007264F7">
        <w:rPr>
          <w:rFonts w:hint="cs"/>
          <w:bCs w:val="0"/>
          <w:sz w:val="24"/>
          <w:szCs w:val="24"/>
          <w:cs/>
          <w:lang w:bidi="sa-IN"/>
        </w:rPr>
        <w:t>,</w:t>
      </w:r>
      <w:r w:rsidR="004605FC" w:rsidRPr="007264F7">
        <w:rPr>
          <w:bCs w:val="0"/>
          <w:sz w:val="24"/>
          <w:szCs w:val="24"/>
          <w:cs/>
        </w:rPr>
        <w:t xml:space="preserve"> धारेंती रा</w:t>
      </w:r>
      <w:r w:rsidR="004605FC" w:rsidRPr="007264F7">
        <w:rPr>
          <w:rFonts w:hint="cs"/>
          <w:bCs w:val="0"/>
          <w:sz w:val="24"/>
          <w:szCs w:val="24"/>
          <w:cs/>
          <w:lang w:bidi="sa-IN"/>
        </w:rPr>
        <w:t>इ</w:t>
      </w:r>
      <w:r w:rsidR="004605FC" w:rsidRPr="007264F7">
        <w:rPr>
          <w:bCs w:val="0"/>
          <w:sz w:val="24"/>
          <w:szCs w:val="24"/>
          <w:cs/>
        </w:rPr>
        <w:t>णया इहं</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एवं परमा महव्वया</w:t>
      </w:r>
      <w:r w:rsidR="004605FC" w:rsidRPr="007264F7">
        <w:rPr>
          <w:rFonts w:hint="cs"/>
          <w:sz w:val="24"/>
          <w:szCs w:val="24"/>
          <w:cs/>
          <w:lang w:bidi="sa-IN"/>
        </w:rPr>
        <w:t>,</w:t>
      </w:r>
      <w:r w:rsidR="004605FC" w:rsidRPr="007264F7">
        <w:rPr>
          <w:sz w:val="24"/>
          <w:szCs w:val="24"/>
          <w:cs/>
        </w:rPr>
        <w:t xml:space="preserve"> अक्खाया उ सराइभोयणा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१४६</w:t>
      </w:r>
      <w:r w:rsidRPr="0069493C">
        <w:rPr>
          <w:color w:val="00B050"/>
          <w:sz w:val="24"/>
          <w:szCs w:val="24"/>
        </w:rPr>
        <w:t>]</w:t>
      </w:r>
      <w:r w:rsidR="00CC0E20">
        <w:rPr>
          <w:rFonts w:hint="cs"/>
          <w:color w:val="00B050"/>
          <w:sz w:val="24"/>
          <w:szCs w:val="24"/>
          <w:cs/>
        </w:rPr>
        <w:tab/>
      </w:r>
      <w:r w:rsidR="004605FC" w:rsidRPr="007264F7">
        <w:rPr>
          <w:bCs w:val="0"/>
          <w:sz w:val="24"/>
          <w:szCs w:val="24"/>
          <w:cs/>
        </w:rPr>
        <w:t>जे इह सायाणुगा नरा</w:t>
      </w:r>
      <w:r w:rsidR="004605FC" w:rsidRPr="007264F7">
        <w:rPr>
          <w:rFonts w:hint="cs"/>
          <w:bCs w:val="0"/>
          <w:sz w:val="24"/>
          <w:szCs w:val="24"/>
          <w:cs/>
          <w:lang w:bidi="sa-IN"/>
        </w:rPr>
        <w:t>,</w:t>
      </w:r>
      <w:r w:rsidR="004605FC" w:rsidRPr="007264F7">
        <w:rPr>
          <w:bCs w:val="0"/>
          <w:sz w:val="24"/>
          <w:szCs w:val="24"/>
          <w:cs/>
        </w:rPr>
        <w:t xml:space="preserve"> अज्झोवव</w:t>
      </w:r>
      <w:r w:rsidR="004605FC" w:rsidRPr="007264F7">
        <w:rPr>
          <w:rFonts w:hint="cs"/>
          <w:bCs w:val="0"/>
          <w:sz w:val="24"/>
          <w:szCs w:val="24"/>
          <w:cs/>
          <w:lang w:bidi="sa-IN"/>
        </w:rPr>
        <w:t>न्ना</w:t>
      </w:r>
      <w:r w:rsidR="004605FC" w:rsidRPr="007264F7">
        <w:rPr>
          <w:bCs w:val="0"/>
          <w:sz w:val="24"/>
          <w:szCs w:val="24"/>
          <w:cs/>
        </w:rPr>
        <w:t xml:space="preserve"> कामेहि</w:t>
      </w:r>
      <w:r w:rsidR="004605FC" w:rsidRPr="007264F7">
        <w:rPr>
          <w:rFonts w:hint="cs"/>
          <w:bCs w:val="0"/>
          <w:sz w:val="24"/>
          <w:szCs w:val="24"/>
          <w:cs/>
          <w:lang w:bidi="sa-IN"/>
        </w:rPr>
        <w:t>ं</w:t>
      </w:r>
      <w:r w:rsidR="004605FC" w:rsidRPr="007264F7">
        <w:rPr>
          <w:bCs w:val="0"/>
          <w:sz w:val="24"/>
          <w:szCs w:val="24"/>
          <w:cs/>
        </w:rPr>
        <w:t xml:space="preserve"> मुच्छिया</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किवणेण समं पगब्भिया</w:t>
      </w:r>
      <w:r w:rsidR="004605FC" w:rsidRPr="007264F7">
        <w:rPr>
          <w:rFonts w:hint="cs"/>
          <w:sz w:val="24"/>
          <w:szCs w:val="24"/>
          <w:cs/>
          <w:lang w:bidi="sa-IN"/>
        </w:rPr>
        <w:t>,</w:t>
      </w:r>
      <w:r w:rsidR="004605FC" w:rsidRPr="007264F7">
        <w:rPr>
          <w:sz w:val="24"/>
          <w:szCs w:val="24"/>
          <w:cs/>
        </w:rPr>
        <w:t xml:space="preserve"> न वि जाणंति समाहिमाहियं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१४७</w:t>
      </w:r>
      <w:r w:rsidRPr="0069493C">
        <w:rPr>
          <w:color w:val="00B050"/>
          <w:sz w:val="24"/>
          <w:szCs w:val="24"/>
        </w:rPr>
        <w:t>]</w:t>
      </w:r>
      <w:r w:rsidR="00CC0E20">
        <w:rPr>
          <w:rFonts w:hint="cs"/>
          <w:color w:val="00B050"/>
          <w:sz w:val="24"/>
          <w:szCs w:val="24"/>
          <w:cs/>
        </w:rPr>
        <w:tab/>
      </w:r>
      <w:r w:rsidR="004605FC" w:rsidRPr="007264F7">
        <w:rPr>
          <w:bCs w:val="0"/>
          <w:sz w:val="24"/>
          <w:szCs w:val="24"/>
          <w:cs/>
        </w:rPr>
        <w:t>वाहेण जहा व विच्छए</w:t>
      </w:r>
      <w:r w:rsidR="004605FC" w:rsidRPr="007264F7">
        <w:rPr>
          <w:rFonts w:hint="cs"/>
          <w:bCs w:val="0"/>
          <w:sz w:val="24"/>
          <w:szCs w:val="24"/>
          <w:cs/>
          <w:lang w:bidi="sa-IN"/>
        </w:rPr>
        <w:t>,</w:t>
      </w:r>
      <w:r w:rsidR="004605FC" w:rsidRPr="007264F7">
        <w:rPr>
          <w:bCs w:val="0"/>
          <w:sz w:val="24"/>
          <w:szCs w:val="24"/>
          <w:cs/>
        </w:rPr>
        <w:t xml:space="preserve"> अबले होइ गवं पचोइए</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से अंतसो अप्पथामए</w:t>
      </w:r>
      <w:r w:rsidR="004605FC" w:rsidRPr="007264F7">
        <w:rPr>
          <w:rFonts w:hint="cs"/>
          <w:sz w:val="24"/>
          <w:szCs w:val="24"/>
          <w:cs/>
          <w:lang w:bidi="sa-IN"/>
        </w:rPr>
        <w:t>,</w:t>
      </w:r>
      <w:r w:rsidR="004605FC" w:rsidRPr="007264F7">
        <w:rPr>
          <w:sz w:val="24"/>
          <w:szCs w:val="24"/>
          <w:cs/>
        </w:rPr>
        <w:t xml:space="preserve"> नाईव</w:t>
      </w:r>
      <w:r w:rsidR="004605FC" w:rsidRPr="007264F7">
        <w:rPr>
          <w:rFonts w:hint="cs"/>
          <w:sz w:val="24"/>
          <w:szCs w:val="24"/>
          <w:cs/>
          <w:lang w:bidi="sa-IN"/>
        </w:rPr>
        <w:t>हइ</w:t>
      </w:r>
      <w:r w:rsidR="004605FC" w:rsidRPr="007264F7">
        <w:rPr>
          <w:sz w:val="24"/>
          <w:szCs w:val="24"/>
          <w:cs/>
        </w:rPr>
        <w:t xml:space="preserve"> अबले विसीयइ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१४८</w:t>
      </w:r>
      <w:r w:rsidRPr="0069493C">
        <w:rPr>
          <w:color w:val="00B050"/>
          <w:sz w:val="24"/>
          <w:szCs w:val="24"/>
        </w:rPr>
        <w:t>]</w:t>
      </w:r>
      <w:r w:rsidR="00CC0E20">
        <w:rPr>
          <w:rFonts w:hint="cs"/>
          <w:color w:val="00B050"/>
          <w:sz w:val="24"/>
          <w:szCs w:val="24"/>
          <w:cs/>
        </w:rPr>
        <w:tab/>
      </w:r>
      <w:r w:rsidR="004605FC" w:rsidRPr="007264F7">
        <w:rPr>
          <w:bCs w:val="0"/>
          <w:sz w:val="24"/>
          <w:szCs w:val="24"/>
          <w:cs/>
        </w:rPr>
        <w:t>एवं कामेस</w:t>
      </w:r>
      <w:r w:rsidR="004605FC" w:rsidRPr="007264F7">
        <w:rPr>
          <w:rFonts w:hint="cs"/>
          <w:bCs w:val="0"/>
          <w:sz w:val="24"/>
          <w:szCs w:val="24"/>
          <w:cs/>
          <w:lang w:bidi="sa-IN"/>
        </w:rPr>
        <w:t xml:space="preserve">णं </w:t>
      </w:r>
      <w:r w:rsidR="004605FC" w:rsidRPr="007264F7">
        <w:rPr>
          <w:bCs w:val="0"/>
          <w:sz w:val="24"/>
          <w:szCs w:val="24"/>
          <w:cs/>
        </w:rPr>
        <w:t>विऊ</w:t>
      </w:r>
      <w:r w:rsidR="004605FC" w:rsidRPr="007264F7">
        <w:rPr>
          <w:rFonts w:hint="cs"/>
          <w:bCs w:val="0"/>
          <w:sz w:val="24"/>
          <w:szCs w:val="24"/>
          <w:cs/>
          <w:lang w:bidi="sa-IN"/>
        </w:rPr>
        <w:t>,</w:t>
      </w:r>
      <w:r w:rsidR="004605FC" w:rsidRPr="007264F7">
        <w:rPr>
          <w:bCs w:val="0"/>
          <w:sz w:val="24"/>
          <w:szCs w:val="24"/>
          <w:cs/>
        </w:rPr>
        <w:t xml:space="preserve"> अज्ज सुए पयहेज्ज संथवं</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कामी कामे न कामए</w:t>
      </w:r>
      <w:r w:rsidR="004605FC" w:rsidRPr="007264F7">
        <w:rPr>
          <w:rFonts w:hint="cs"/>
          <w:sz w:val="24"/>
          <w:szCs w:val="24"/>
          <w:cs/>
          <w:lang w:bidi="sa-IN"/>
        </w:rPr>
        <w:t>,</w:t>
      </w:r>
      <w:r w:rsidR="004605FC" w:rsidRPr="007264F7">
        <w:rPr>
          <w:sz w:val="24"/>
          <w:szCs w:val="24"/>
          <w:cs/>
        </w:rPr>
        <w:t xml:space="preserve"> लद्धे वा वि अलद्ध कण्हु</w:t>
      </w:r>
      <w:r w:rsidR="004605FC" w:rsidRPr="007264F7">
        <w:rPr>
          <w:rFonts w:hint="cs"/>
          <w:sz w:val="24"/>
          <w:szCs w:val="24"/>
          <w:cs/>
          <w:lang w:bidi="sa-IN"/>
        </w:rPr>
        <w:t>ई</w:t>
      </w:r>
      <w:r w:rsidR="004605FC" w:rsidRPr="007264F7">
        <w:rPr>
          <w:sz w:val="24"/>
          <w:szCs w:val="24"/>
          <w:cs/>
        </w:rPr>
        <w:t xml:space="preserve"> ।।</w:t>
      </w:r>
    </w:p>
    <w:p w:rsidR="004605FC" w:rsidRPr="007264F7" w:rsidRDefault="00C52813" w:rsidP="00CC0E20">
      <w:pPr>
        <w:pStyle w:val="H4Hindi"/>
        <w:tabs>
          <w:tab w:val="left" w:pos="2340"/>
        </w:tabs>
        <w:spacing w:before="0" w:after="0"/>
        <w:ind w:right="1618" w:firstLine="1620"/>
        <w:jc w:val="distribute"/>
        <w:rPr>
          <w:sz w:val="24"/>
          <w:szCs w:val="24"/>
        </w:rPr>
      </w:pPr>
      <w:r w:rsidRPr="0069493C">
        <w:rPr>
          <w:color w:val="00B050"/>
          <w:sz w:val="24"/>
          <w:szCs w:val="24"/>
        </w:rPr>
        <w:t>[</w:t>
      </w:r>
      <w:r>
        <w:rPr>
          <w:rFonts w:hint="cs"/>
          <w:color w:val="00B050"/>
          <w:sz w:val="24"/>
          <w:szCs w:val="24"/>
          <w:cs/>
        </w:rPr>
        <w:t>१४९</w:t>
      </w:r>
      <w:r w:rsidRPr="0069493C">
        <w:rPr>
          <w:color w:val="00B050"/>
          <w:sz w:val="24"/>
          <w:szCs w:val="24"/>
        </w:rPr>
        <w:t>]</w:t>
      </w:r>
      <w:r w:rsidR="00CC0E20">
        <w:rPr>
          <w:rFonts w:hint="cs"/>
          <w:color w:val="00B050"/>
          <w:sz w:val="24"/>
          <w:szCs w:val="24"/>
          <w:cs/>
        </w:rPr>
        <w:tab/>
      </w:r>
      <w:r w:rsidR="004605FC" w:rsidRPr="007264F7">
        <w:rPr>
          <w:bCs w:val="0"/>
          <w:sz w:val="24"/>
          <w:szCs w:val="24"/>
          <w:cs/>
        </w:rPr>
        <w:t>मा पच्छ असाहुया भवे</w:t>
      </w:r>
      <w:r w:rsidR="004605FC" w:rsidRPr="007264F7">
        <w:rPr>
          <w:rFonts w:hint="cs"/>
          <w:bCs w:val="0"/>
          <w:sz w:val="24"/>
          <w:szCs w:val="24"/>
          <w:cs/>
          <w:lang w:bidi="sa-IN"/>
        </w:rPr>
        <w:t>,</w:t>
      </w:r>
      <w:r w:rsidR="004605FC" w:rsidRPr="007264F7">
        <w:rPr>
          <w:bCs w:val="0"/>
          <w:sz w:val="24"/>
          <w:szCs w:val="24"/>
          <w:cs/>
        </w:rPr>
        <w:t xml:space="preserve"> अच्चेही अ</w:t>
      </w:r>
      <w:r w:rsidR="004605FC" w:rsidRPr="007264F7">
        <w:rPr>
          <w:rFonts w:hint="cs"/>
          <w:bCs w:val="0"/>
          <w:sz w:val="24"/>
          <w:szCs w:val="24"/>
          <w:cs/>
          <w:lang w:bidi="sa-IN"/>
        </w:rPr>
        <w:t>नु</w:t>
      </w:r>
      <w:r w:rsidR="004605FC" w:rsidRPr="007264F7">
        <w:rPr>
          <w:bCs w:val="0"/>
          <w:sz w:val="24"/>
          <w:szCs w:val="24"/>
          <w:cs/>
        </w:rPr>
        <w:t>सास अप्पगं</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अहियं च असाहु सोयई</w:t>
      </w:r>
      <w:r w:rsidR="004605FC" w:rsidRPr="007264F7">
        <w:rPr>
          <w:rFonts w:hint="cs"/>
          <w:sz w:val="24"/>
          <w:szCs w:val="24"/>
          <w:cs/>
          <w:lang w:bidi="sa-IN"/>
        </w:rPr>
        <w:t>,</w:t>
      </w:r>
      <w:r w:rsidR="004605FC" w:rsidRPr="007264F7">
        <w:rPr>
          <w:sz w:val="24"/>
          <w:szCs w:val="24"/>
          <w:cs/>
        </w:rPr>
        <w:t xml:space="preserve"> से थणई परिदेवई बहुं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१५०</w:t>
      </w:r>
      <w:r w:rsidRPr="0069493C">
        <w:rPr>
          <w:color w:val="00B050"/>
          <w:sz w:val="24"/>
          <w:szCs w:val="24"/>
        </w:rPr>
        <w:t>]</w:t>
      </w:r>
      <w:r w:rsidR="00CC0E20">
        <w:rPr>
          <w:rFonts w:hint="cs"/>
          <w:color w:val="00B050"/>
          <w:sz w:val="24"/>
          <w:szCs w:val="24"/>
          <w:cs/>
        </w:rPr>
        <w:tab/>
      </w:r>
      <w:r w:rsidR="004605FC" w:rsidRPr="007264F7">
        <w:rPr>
          <w:bCs w:val="0"/>
          <w:sz w:val="24"/>
          <w:szCs w:val="24"/>
          <w:cs/>
        </w:rPr>
        <w:t>इह जीवियमेव पासहा</w:t>
      </w:r>
      <w:r w:rsidR="004605FC" w:rsidRPr="007264F7">
        <w:rPr>
          <w:rFonts w:hint="cs"/>
          <w:bCs w:val="0"/>
          <w:sz w:val="24"/>
          <w:szCs w:val="24"/>
          <w:cs/>
          <w:lang w:bidi="sa-IN"/>
        </w:rPr>
        <w:t>,</w:t>
      </w:r>
      <w:r w:rsidR="004605FC" w:rsidRPr="007264F7">
        <w:rPr>
          <w:bCs w:val="0"/>
          <w:sz w:val="24"/>
          <w:szCs w:val="24"/>
          <w:cs/>
        </w:rPr>
        <w:t xml:space="preserve"> तरुण एवाससयस्स तुट्टई</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इत्तरवा</w:t>
      </w:r>
      <w:r w:rsidR="004605FC" w:rsidRPr="007264F7">
        <w:rPr>
          <w:rFonts w:hint="cs"/>
          <w:sz w:val="24"/>
          <w:szCs w:val="24"/>
          <w:cs/>
          <w:lang w:bidi="sa-IN"/>
        </w:rPr>
        <w:t>से</w:t>
      </w:r>
      <w:r w:rsidR="004605FC" w:rsidRPr="007264F7">
        <w:rPr>
          <w:sz w:val="24"/>
          <w:szCs w:val="24"/>
          <w:cs/>
        </w:rPr>
        <w:t xml:space="preserve"> व बुज्झ</w:t>
      </w:r>
      <w:r w:rsidR="004605FC" w:rsidRPr="007264F7">
        <w:rPr>
          <w:rFonts w:hint="cs"/>
          <w:sz w:val="24"/>
          <w:szCs w:val="24"/>
          <w:cs/>
          <w:lang w:bidi="sa-IN"/>
        </w:rPr>
        <w:t>ह</w:t>
      </w:r>
      <w:r w:rsidR="004605FC" w:rsidRPr="007264F7">
        <w:rPr>
          <w:sz w:val="24"/>
          <w:szCs w:val="24"/>
          <w:cs/>
        </w:rPr>
        <w:t xml:space="preserve"> गिद्ध नरा कामेसु मुच्छिया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१५१</w:t>
      </w:r>
      <w:r w:rsidRPr="0069493C">
        <w:rPr>
          <w:color w:val="00B050"/>
          <w:sz w:val="24"/>
          <w:szCs w:val="24"/>
        </w:rPr>
        <w:t>]</w:t>
      </w:r>
      <w:r w:rsidR="00CC0E20">
        <w:rPr>
          <w:rFonts w:hint="cs"/>
          <w:color w:val="00B050"/>
          <w:sz w:val="24"/>
          <w:szCs w:val="24"/>
          <w:cs/>
        </w:rPr>
        <w:tab/>
      </w:r>
      <w:r w:rsidR="004605FC" w:rsidRPr="007264F7">
        <w:rPr>
          <w:bCs w:val="0"/>
          <w:sz w:val="24"/>
          <w:szCs w:val="24"/>
          <w:cs/>
        </w:rPr>
        <w:t>जे इह आरंभनिस्सिया</w:t>
      </w:r>
      <w:r w:rsidR="004605FC" w:rsidRPr="007264F7">
        <w:rPr>
          <w:rFonts w:hint="cs"/>
          <w:bCs w:val="0"/>
          <w:sz w:val="24"/>
          <w:szCs w:val="24"/>
          <w:cs/>
          <w:lang w:bidi="sa-IN"/>
        </w:rPr>
        <w:t>,</w:t>
      </w:r>
      <w:r w:rsidR="004605FC" w:rsidRPr="007264F7">
        <w:rPr>
          <w:bCs w:val="0"/>
          <w:sz w:val="24"/>
          <w:szCs w:val="24"/>
          <w:cs/>
        </w:rPr>
        <w:t xml:space="preserve"> आयदंड एगंतलूसगा</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गंता ते पावलोगयं</w:t>
      </w:r>
      <w:r w:rsidR="004605FC" w:rsidRPr="007264F7">
        <w:rPr>
          <w:rFonts w:hint="cs"/>
          <w:sz w:val="24"/>
          <w:szCs w:val="24"/>
          <w:cs/>
          <w:lang w:bidi="sa-IN"/>
        </w:rPr>
        <w:t>,</w:t>
      </w:r>
      <w:r w:rsidR="004605FC" w:rsidRPr="007264F7">
        <w:rPr>
          <w:sz w:val="24"/>
          <w:szCs w:val="24"/>
          <w:cs/>
        </w:rPr>
        <w:t xml:space="preserve"> चिररायं आसुरियं दिसं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१५२</w:t>
      </w:r>
      <w:r w:rsidRPr="0069493C">
        <w:rPr>
          <w:color w:val="00B050"/>
          <w:sz w:val="24"/>
          <w:szCs w:val="24"/>
        </w:rPr>
        <w:t>]</w:t>
      </w:r>
      <w:r w:rsidR="00CC0E20">
        <w:rPr>
          <w:rFonts w:hint="cs"/>
          <w:color w:val="00B050"/>
          <w:sz w:val="24"/>
          <w:szCs w:val="24"/>
          <w:cs/>
        </w:rPr>
        <w:tab/>
      </w:r>
      <w:r w:rsidR="004605FC" w:rsidRPr="007264F7">
        <w:rPr>
          <w:bCs w:val="0"/>
          <w:sz w:val="24"/>
          <w:szCs w:val="24"/>
          <w:cs/>
        </w:rPr>
        <w:t>न य संखयमाहु जीवीयं</w:t>
      </w:r>
      <w:r w:rsidR="004605FC" w:rsidRPr="007264F7">
        <w:rPr>
          <w:rFonts w:hint="cs"/>
          <w:bCs w:val="0"/>
          <w:sz w:val="24"/>
          <w:szCs w:val="24"/>
          <w:cs/>
          <w:lang w:bidi="sa-IN"/>
        </w:rPr>
        <w:t>,</w:t>
      </w:r>
      <w:r w:rsidR="004605FC" w:rsidRPr="007264F7">
        <w:rPr>
          <w:bCs w:val="0"/>
          <w:sz w:val="24"/>
          <w:szCs w:val="24"/>
          <w:cs/>
        </w:rPr>
        <w:t xml:space="preserve"> तह वि य बालज</w:t>
      </w:r>
      <w:r w:rsidR="004605FC" w:rsidRPr="007264F7">
        <w:rPr>
          <w:rFonts w:hint="cs"/>
          <w:bCs w:val="0"/>
          <w:sz w:val="24"/>
          <w:szCs w:val="24"/>
          <w:cs/>
          <w:lang w:bidi="sa-IN"/>
        </w:rPr>
        <w:t>नो</w:t>
      </w:r>
      <w:r w:rsidR="004605FC" w:rsidRPr="007264F7">
        <w:rPr>
          <w:bCs w:val="0"/>
          <w:sz w:val="24"/>
          <w:szCs w:val="24"/>
          <w:cs/>
        </w:rPr>
        <w:t xml:space="preserve"> पगब्भई</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पच्चुप्प</w:t>
      </w:r>
      <w:r w:rsidR="004605FC" w:rsidRPr="007264F7">
        <w:rPr>
          <w:rFonts w:hint="cs"/>
          <w:sz w:val="24"/>
          <w:szCs w:val="24"/>
          <w:cs/>
          <w:lang w:bidi="sa-IN"/>
        </w:rPr>
        <w:t>न्ने</w:t>
      </w:r>
      <w:r w:rsidR="004605FC" w:rsidRPr="007264F7">
        <w:rPr>
          <w:sz w:val="24"/>
          <w:szCs w:val="24"/>
          <w:cs/>
        </w:rPr>
        <w:t>ण कारियं के दट्ठुं परलोगमागए</w:t>
      </w:r>
      <w:r w:rsidR="004605FC" w:rsidRPr="007264F7">
        <w:rPr>
          <w:sz w:val="24"/>
          <w:szCs w:val="24"/>
        </w:rPr>
        <w:t xml:space="preserve"> ?</w:t>
      </w:r>
      <w:r w:rsidR="004605FC" w:rsidRPr="007264F7">
        <w:rPr>
          <w:sz w:val="24"/>
          <w:szCs w:val="24"/>
          <w:cs/>
        </w:rPr>
        <w:t xml:space="preserve">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१५३</w:t>
      </w:r>
      <w:r w:rsidRPr="0069493C">
        <w:rPr>
          <w:color w:val="00B050"/>
          <w:sz w:val="24"/>
          <w:szCs w:val="24"/>
        </w:rPr>
        <w:t>]</w:t>
      </w:r>
      <w:r w:rsidR="00CC0E20">
        <w:rPr>
          <w:rFonts w:hint="cs"/>
          <w:color w:val="00B050"/>
          <w:sz w:val="24"/>
          <w:szCs w:val="24"/>
          <w:cs/>
        </w:rPr>
        <w:tab/>
      </w:r>
      <w:r w:rsidR="004605FC" w:rsidRPr="007264F7">
        <w:rPr>
          <w:bCs w:val="0"/>
          <w:sz w:val="24"/>
          <w:szCs w:val="24"/>
          <w:cs/>
        </w:rPr>
        <w:t>अदक्खुव दक्खुवाहियं सद्दहसू अदक्खुदंसणा</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हंदि हु सु</w:t>
      </w:r>
      <w:r w:rsidR="004605FC" w:rsidRPr="007264F7">
        <w:rPr>
          <w:rFonts w:hint="cs"/>
          <w:sz w:val="24"/>
          <w:szCs w:val="24"/>
          <w:cs/>
          <w:lang w:bidi="sa-IN"/>
        </w:rPr>
        <w:t>नि</w:t>
      </w:r>
      <w:r w:rsidR="004605FC" w:rsidRPr="007264F7">
        <w:rPr>
          <w:sz w:val="24"/>
          <w:szCs w:val="24"/>
          <w:cs/>
        </w:rPr>
        <w:t>रुद्धदंसणे मोहणिज्जेण कडेण कम्मुणा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१५४</w:t>
      </w:r>
      <w:r w:rsidRPr="0069493C">
        <w:rPr>
          <w:color w:val="00B050"/>
          <w:sz w:val="24"/>
          <w:szCs w:val="24"/>
        </w:rPr>
        <w:t>]</w:t>
      </w:r>
      <w:r w:rsidR="00CC0E20">
        <w:rPr>
          <w:rFonts w:hint="cs"/>
          <w:color w:val="00B050"/>
          <w:sz w:val="24"/>
          <w:szCs w:val="24"/>
          <w:cs/>
        </w:rPr>
        <w:tab/>
      </w:r>
      <w:r w:rsidR="004605FC" w:rsidRPr="007264F7">
        <w:rPr>
          <w:bCs w:val="0"/>
          <w:sz w:val="24"/>
          <w:szCs w:val="24"/>
          <w:cs/>
        </w:rPr>
        <w:t>दुक्खी मोहे पुणो पुणो</w:t>
      </w:r>
      <w:r w:rsidR="004605FC" w:rsidRPr="007264F7">
        <w:rPr>
          <w:rFonts w:hint="cs"/>
          <w:bCs w:val="0"/>
          <w:sz w:val="24"/>
          <w:szCs w:val="24"/>
          <w:cs/>
          <w:lang w:bidi="sa-IN"/>
        </w:rPr>
        <w:t>,</w:t>
      </w:r>
      <w:r w:rsidR="004605FC" w:rsidRPr="007264F7">
        <w:rPr>
          <w:bCs w:val="0"/>
          <w:sz w:val="24"/>
          <w:szCs w:val="24"/>
          <w:cs/>
        </w:rPr>
        <w:t xml:space="preserve"> निव्विंदेज्ज सिलोगपूयणं</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एवं सहिएऽहिपासए</w:t>
      </w:r>
      <w:r w:rsidR="004605FC" w:rsidRPr="007264F7">
        <w:rPr>
          <w:rFonts w:hint="cs"/>
          <w:sz w:val="24"/>
          <w:szCs w:val="24"/>
          <w:cs/>
          <w:lang w:bidi="sa-IN"/>
        </w:rPr>
        <w:t>,</w:t>
      </w:r>
      <w:r w:rsidR="004605FC" w:rsidRPr="007264F7">
        <w:rPr>
          <w:sz w:val="24"/>
          <w:szCs w:val="24"/>
          <w:cs/>
        </w:rPr>
        <w:t xml:space="preserve"> आयतुलं पाणेहिं संजए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१५५</w:t>
      </w:r>
      <w:r w:rsidRPr="0069493C">
        <w:rPr>
          <w:color w:val="00B050"/>
          <w:sz w:val="24"/>
          <w:szCs w:val="24"/>
        </w:rPr>
        <w:t>]</w:t>
      </w:r>
      <w:r w:rsidR="00CC0E20">
        <w:rPr>
          <w:rFonts w:hint="cs"/>
          <w:color w:val="00B050"/>
          <w:sz w:val="24"/>
          <w:szCs w:val="24"/>
          <w:cs/>
        </w:rPr>
        <w:tab/>
      </w:r>
      <w:r w:rsidR="004605FC" w:rsidRPr="007264F7">
        <w:rPr>
          <w:bCs w:val="0"/>
          <w:sz w:val="24"/>
          <w:szCs w:val="24"/>
          <w:cs/>
        </w:rPr>
        <w:t>गारं पि य आवसे नरे</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w:t>
      </w:r>
      <w:r w:rsidR="004605FC" w:rsidRPr="007264F7">
        <w:rPr>
          <w:bCs w:val="0"/>
          <w:sz w:val="24"/>
          <w:szCs w:val="24"/>
          <w:cs/>
        </w:rPr>
        <w:t>पुव्वं पाणेहि</w:t>
      </w:r>
      <w:r w:rsidR="004605FC" w:rsidRPr="007264F7">
        <w:rPr>
          <w:rFonts w:hint="cs"/>
          <w:bCs w:val="0"/>
          <w:sz w:val="24"/>
          <w:szCs w:val="24"/>
          <w:cs/>
          <w:lang w:bidi="sa-IN"/>
        </w:rPr>
        <w:t>ं</w:t>
      </w:r>
      <w:r w:rsidR="004605FC" w:rsidRPr="007264F7">
        <w:rPr>
          <w:bCs w:val="0"/>
          <w:sz w:val="24"/>
          <w:szCs w:val="24"/>
          <w:cs/>
        </w:rPr>
        <w:t xml:space="preserve"> संजए</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समया सव्वत्थ सुव्वए</w:t>
      </w:r>
      <w:r w:rsidR="004605FC" w:rsidRPr="007264F7">
        <w:rPr>
          <w:rFonts w:hint="cs"/>
          <w:sz w:val="24"/>
          <w:szCs w:val="24"/>
          <w:cs/>
          <w:lang w:bidi="sa-IN"/>
        </w:rPr>
        <w:t>,</w:t>
      </w:r>
      <w:r w:rsidR="004605FC" w:rsidRPr="007264F7">
        <w:rPr>
          <w:sz w:val="24"/>
          <w:szCs w:val="24"/>
          <w:cs/>
        </w:rPr>
        <w:t xml:space="preserve"> देवाणं गच्छे सलोगयं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१५६</w:t>
      </w:r>
      <w:r w:rsidRPr="0069493C">
        <w:rPr>
          <w:color w:val="00B050"/>
          <w:sz w:val="24"/>
          <w:szCs w:val="24"/>
        </w:rPr>
        <w:t>]</w:t>
      </w:r>
      <w:r w:rsidR="00CC0E20">
        <w:rPr>
          <w:rFonts w:hint="cs"/>
          <w:color w:val="00B050"/>
          <w:sz w:val="24"/>
          <w:szCs w:val="24"/>
          <w:cs/>
        </w:rPr>
        <w:tab/>
      </w:r>
      <w:r w:rsidR="004605FC" w:rsidRPr="007264F7">
        <w:rPr>
          <w:bCs w:val="0"/>
          <w:sz w:val="24"/>
          <w:szCs w:val="24"/>
          <w:cs/>
        </w:rPr>
        <w:t>सोच्चा भगवा</w:t>
      </w:r>
      <w:r w:rsidR="004605FC" w:rsidRPr="007264F7">
        <w:rPr>
          <w:rFonts w:hint="cs"/>
          <w:bCs w:val="0"/>
          <w:sz w:val="24"/>
          <w:szCs w:val="24"/>
          <w:cs/>
          <w:lang w:bidi="sa-IN"/>
        </w:rPr>
        <w:t>नु</w:t>
      </w:r>
      <w:r w:rsidR="004605FC" w:rsidRPr="007264F7">
        <w:rPr>
          <w:bCs w:val="0"/>
          <w:sz w:val="24"/>
          <w:szCs w:val="24"/>
          <w:cs/>
        </w:rPr>
        <w:t>सास</w:t>
      </w:r>
      <w:r w:rsidR="004605FC" w:rsidRPr="007264F7">
        <w:rPr>
          <w:rFonts w:hint="cs"/>
          <w:bCs w:val="0"/>
          <w:sz w:val="24"/>
          <w:szCs w:val="24"/>
          <w:cs/>
          <w:lang w:bidi="sa-IN"/>
        </w:rPr>
        <w:t>नं,</w:t>
      </w:r>
      <w:r w:rsidR="004605FC" w:rsidRPr="007264F7">
        <w:rPr>
          <w:bCs w:val="0"/>
          <w:sz w:val="24"/>
          <w:szCs w:val="24"/>
          <w:cs/>
        </w:rPr>
        <w:t xml:space="preserve"> सच्चे तत्थ करेज्जुवक्कमं</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सव्वत्थ वि</w:t>
      </w:r>
      <w:r w:rsidR="004605FC" w:rsidRPr="007264F7">
        <w:rPr>
          <w:rFonts w:hint="cs"/>
          <w:sz w:val="24"/>
          <w:szCs w:val="24"/>
          <w:cs/>
          <w:lang w:bidi="sa-IN"/>
        </w:rPr>
        <w:t>नी</w:t>
      </w:r>
      <w:r w:rsidR="004605FC" w:rsidRPr="007264F7">
        <w:rPr>
          <w:sz w:val="24"/>
          <w:szCs w:val="24"/>
          <w:cs/>
        </w:rPr>
        <w:t>यमच्छेरे</w:t>
      </w:r>
      <w:r w:rsidR="004605FC" w:rsidRPr="007264F7">
        <w:rPr>
          <w:rFonts w:hint="cs"/>
          <w:sz w:val="24"/>
          <w:szCs w:val="24"/>
          <w:cs/>
          <w:lang w:bidi="sa-IN"/>
        </w:rPr>
        <w:t>,</w:t>
      </w:r>
      <w:r w:rsidR="004605FC" w:rsidRPr="007264F7">
        <w:rPr>
          <w:sz w:val="24"/>
          <w:szCs w:val="24"/>
          <w:cs/>
        </w:rPr>
        <w:t xml:space="preserve"> उंछं भिक्खुं विसुद्धमाहरे ।।</w:t>
      </w:r>
    </w:p>
    <w:p w:rsidR="005847CC" w:rsidRDefault="005847CC" w:rsidP="005847CC">
      <w:pPr>
        <w:spacing w:after="0" w:line="240" w:lineRule="auto"/>
        <w:ind w:right="1708"/>
        <w:contextualSpacing/>
        <w:rPr>
          <w:rFonts w:cs="Mangal"/>
          <w:sz w:val="24"/>
          <w:szCs w:val="24"/>
        </w:rPr>
      </w:pPr>
      <w:r>
        <w:rPr>
          <w:rFonts w:cs="Mangal" w:hint="cs"/>
          <w:sz w:val="24"/>
          <w:szCs w:val="24"/>
          <w:cs/>
        </w:rPr>
        <w:lastRenderedPageBreak/>
        <w:t>सुयक्खंधो-१, अज्झयणं-२, उद्देसो-३</w:t>
      </w:r>
    </w:p>
    <w:tbl>
      <w:tblPr>
        <w:tblW w:w="10065" w:type="dxa"/>
        <w:tblInd w:w="93" w:type="dxa"/>
        <w:tblBorders>
          <w:top w:val="single" w:sz="4" w:space="0" w:color="auto"/>
        </w:tblBorders>
        <w:tblLook w:val="04A0"/>
      </w:tblPr>
      <w:tblGrid>
        <w:gridCol w:w="10065"/>
      </w:tblGrid>
      <w:tr w:rsidR="005847CC" w:rsidTr="00900160">
        <w:trPr>
          <w:trHeight w:val="242"/>
        </w:trPr>
        <w:tc>
          <w:tcPr>
            <w:tcW w:w="10065" w:type="dxa"/>
            <w:tcBorders>
              <w:top w:val="single" w:sz="4" w:space="0" w:color="FF0000"/>
              <w:left w:val="nil"/>
              <w:bottom w:val="nil"/>
              <w:right w:val="nil"/>
            </w:tcBorders>
          </w:tcPr>
          <w:p w:rsidR="005847CC" w:rsidRDefault="005847CC"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१५७</w:t>
      </w:r>
      <w:r w:rsidRPr="0069493C">
        <w:rPr>
          <w:color w:val="00B050"/>
          <w:sz w:val="24"/>
          <w:szCs w:val="24"/>
        </w:rPr>
        <w:t>]</w:t>
      </w:r>
      <w:r w:rsidR="00CC0E20">
        <w:rPr>
          <w:rFonts w:hint="cs"/>
          <w:color w:val="00B050"/>
          <w:sz w:val="24"/>
          <w:szCs w:val="24"/>
          <w:cs/>
        </w:rPr>
        <w:tab/>
      </w:r>
      <w:r w:rsidR="004605FC" w:rsidRPr="007264F7">
        <w:rPr>
          <w:bCs w:val="0"/>
          <w:sz w:val="24"/>
          <w:szCs w:val="24"/>
          <w:cs/>
        </w:rPr>
        <w:t>सव्वं नच्चा अहिट्ठए</w:t>
      </w:r>
      <w:r w:rsidR="004605FC" w:rsidRPr="007264F7">
        <w:rPr>
          <w:rFonts w:hint="cs"/>
          <w:bCs w:val="0"/>
          <w:sz w:val="24"/>
          <w:szCs w:val="24"/>
          <w:cs/>
          <w:lang w:bidi="sa-IN"/>
        </w:rPr>
        <w:t>,</w:t>
      </w:r>
      <w:r w:rsidR="004605FC" w:rsidRPr="007264F7">
        <w:rPr>
          <w:bCs w:val="0"/>
          <w:sz w:val="24"/>
          <w:szCs w:val="24"/>
          <w:cs/>
        </w:rPr>
        <w:t xml:space="preserve"> धम्मट्ठी उवहाणवीरिए</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गुत्ते जुत्ते सया जए</w:t>
      </w:r>
      <w:r w:rsidR="004605FC" w:rsidRPr="007264F7">
        <w:rPr>
          <w:rFonts w:hint="cs"/>
          <w:sz w:val="24"/>
          <w:szCs w:val="24"/>
          <w:cs/>
          <w:lang w:bidi="sa-IN"/>
        </w:rPr>
        <w:t>,</w:t>
      </w:r>
      <w:r w:rsidR="004605FC" w:rsidRPr="007264F7">
        <w:rPr>
          <w:sz w:val="24"/>
          <w:szCs w:val="24"/>
          <w:cs/>
        </w:rPr>
        <w:t xml:space="preserve"> आयपरे परमायतट्ठिए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१५८</w:t>
      </w:r>
      <w:r w:rsidRPr="0069493C">
        <w:rPr>
          <w:color w:val="00B050"/>
          <w:sz w:val="24"/>
          <w:szCs w:val="24"/>
        </w:rPr>
        <w:t>]</w:t>
      </w:r>
      <w:r w:rsidR="00CC0E20">
        <w:rPr>
          <w:rFonts w:hint="cs"/>
          <w:color w:val="00B050"/>
          <w:sz w:val="24"/>
          <w:szCs w:val="24"/>
          <w:cs/>
        </w:rPr>
        <w:tab/>
      </w:r>
      <w:r w:rsidR="004605FC" w:rsidRPr="007264F7">
        <w:rPr>
          <w:bCs w:val="0"/>
          <w:sz w:val="24"/>
          <w:szCs w:val="24"/>
          <w:cs/>
        </w:rPr>
        <w:t>वित्तं पसवो य नाइओ</w:t>
      </w:r>
      <w:r w:rsidR="004605FC" w:rsidRPr="007264F7">
        <w:rPr>
          <w:rFonts w:hint="cs"/>
          <w:bCs w:val="0"/>
          <w:sz w:val="24"/>
          <w:szCs w:val="24"/>
          <w:cs/>
          <w:lang w:bidi="sa-IN"/>
        </w:rPr>
        <w:t>,</w:t>
      </w:r>
      <w:r w:rsidR="004605FC" w:rsidRPr="007264F7">
        <w:rPr>
          <w:bCs w:val="0"/>
          <w:sz w:val="24"/>
          <w:szCs w:val="24"/>
          <w:cs/>
        </w:rPr>
        <w:t xml:space="preserve"> तं बाले सरणं ति म</w:t>
      </w:r>
      <w:r w:rsidR="004605FC" w:rsidRPr="007264F7">
        <w:rPr>
          <w:rFonts w:hint="cs"/>
          <w:bCs w:val="0"/>
          <w:sz w:val="24"/>
          <w:szCs w:val="24"/>
          <w:cs/>
          <w:lang w:bidi="sa-IN"/>
        </w:rPr>
        <w:t>न्न</w:t>
      </w:r>
      <w:r w:rsidR="004605FC" w:rsidRPr="007264F7">
        <w:rPr>
          <w:bCs w:val="0"/>
          <w:sz w:val="24"/>
          <w:szCs w:val="24"/>
          <w:cs/>
        </w:rPr>
        <w:t>ई</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एए मम ते</w:t>
      </w:r>
      <w:r w:rsidR="004605FC" w:rsidRPr="007264F7">
        <w:rPr>
          <w:rFonts w:hint="cs"/>
          <w:sz w:val="24"/>
          <w:szCs w:val="24"/>
          <w:cs/>
          <w:lang w:bidi="sa-IN"/>
        </w:rPr>
        <w:t>सुवि</w:t>
      </w:r>
      <w:r w:rsidR="004605FC" w:rsidRPr="007264F7">
        <w:rPr>
          <w:sz w:val="24"/>
          <w:szCs w:val="24"/>
          <w:cs/>
        </w:rPr>
        <w:t xml:space="preserve"> अहं</w:t>
      </w:r>
      <w:r w:rsidR="004605FC" w:rsidRPr="007264F7">
        <w:rPr>
          <w:rFonts w:hint="cs"/>
          <w:sz w:val="24"/>
          <w:szCs w:val="24"/>
          <w:cs/>
          <w:lang w:bidi="sa-IN"/>
        </w:rPr>
        <w:t>,</w:t>
      </w:r>
      <w:r w:rsidR="004605FC" w:rsidRPr="007264F7">
        <w:rPr>
          <w:sz w:val="24"/>
          <w:szCs w:val="24"/>
          <w:cs/>
        </w:rPr>
        <w:t xml:space="preserve"> नो ता</w:t>
      </w:r>
      <w:r w:rsidR="004605FC" w:rsidRPr="007264F7">
        <w:rPr>
          <w:rFonts w:hint="cs"/>
          <w:sz w:val="24"/>
          <w:szCs w:val="24"/>
          <w:cs/>
          <w:lang w:bidi="sa-IN"/>
        </w:rPr>
        <w:t>णं</w:t>
      </w:r>
      <w:r w:rsidR="004605FC" w:rsidRPr="007264F7">
        <w:rPr>
          <w:sz w:val="24"/>
          <w:szCs w:val="24"/>
          <w:cs/>
        </w:rPr>
        <w:t xml:space="preserve"> सरणं न विज्जई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१५९</w:t>
      </w:r>
      <w:r w:rsidRPr="0069493C">
        <w:rPr>
          <w:color w:val="00B050"/>
          <w:sz w:val="24"/>
          <w:szCs w:val="24"/>
        </w:rPr>
        <w:t>]</w:t>
      </w:r>
      <w:r w:rsidR="00CC0E20">
        <w:rPr>
          <w:rFonts w:hint="cs"/>
          <w:color w:val="00B050"/>
          <w:sz w:val="24"/>
          <w:szCs w:val="24"/>
          <w:cs/>
        </w:rPr>
        <w:tab/>
      </w:r>
      <w:r w:rsidR="004605FC" w:rsidRPr="007264F7">
        <w:rPr>
          <w:bCs w:val="0"/>
          <w:sz w:val="24"/>
          <w:szCs w:val="24"/>
          <w:cs/>
        </w:rPr>
        <w:t>अब्भागमिय</w:t>
      </w:r>
      <w:r w:rsidR="004605FC" w:rsidRPr="007264F7">
        <w:rPr>
          <w:rFonts w:hint="cs"/>
          <w:bCs w:val="0"/>
          <w:sz w:val="24"/>
          <w:szCs w:val="24"/>
          <w:cs/>
        </w:rPr>
        <w:t>ंमि</w:t>
      </w:r>
      <w:r w:rsidR="004605FC" w:rsidRPr="007264F7">
        <w:rPr>
          <w:bCs w:val="0"/>
          <w:sz w:val="24"/>
          <w:szCs w:val="24"/>
          <w:cs/>
        </w:rPr>
        <w:t xml:space="preserve"> वा दुहे</w:t>
      </w:r>
      <w:r w:rsidR="004605FC" w:rsidRPr="007264F7">
        <w:rPr>
          <w:rFonts w:hint="cs"/>
          <w:bCs w:val="0"/>
          <w:sz w:val="24"/>
          <w:szCs w:val="24"/>
          <w:cs/>
          <w:lang w:bidi="sa-IN"/>
        </w:rPr>
        <w:t>,</w:t>
      </w:r>
      <w:r w:rsidR="004605FC" w:rsidRPr="007264F7">
        <w:rPr>
          <w:bCs w:val="0"/>
          <w:sz w:val="24"/>
          <w:szCs w:val="24"/>
          <w:cs/>
        </w:rPr>
        <w:t xml:space="preserve"> अह</w:t>
      </w:r>
      <w:r w:rsidR="004605FC" w:rsidRPr="007264F7">
        <w:rPr>
          <w:rFonts w:hint="cs"/>
          <w:bCs w:val="0"/>
          <w:sz w:val="24"/>
          <w:szCs w:val="24"/>
          <w:cs/>
          <w:lang w:bidi="sa-IN"/>
        </w:rPr>
        <w:t>वा उ</w:t>
      </w:r>
      <w:r w:rsidR="004605FC" w:rsidRPr="007264F7">
        <w:rPr>
          <w:bCs w:val="0"/>
          <w:sz w:val="24"/>
          <w:szCs w:val="24"/>
          <w:cs/>
        </w:rPr>
        <w:t>वक्कमिए भवंतिए</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एगस्स गई य आगई</w:t>
      </w:r>
      <w:r w:rsidR="004605FC" w:rsidRPr="007264F7">
        <w:rPr>
          <w:rFonts w:hint="cs"/>
          <w:sz w:val="24"/>
          <w:szCs w:val="24"/>
          <w:cs/>
          <w:lang w:bidi="sa-IN"/>
        </w:rPr>
        <w:t>,</w:t>
      </w:r>
      <w:r w:rsidR="004605FC" w:rsidRPr="007264F7">
        <w:rPr>
          <w:sz w:val="24"/>
          <w:szCs w:val="24"/>
          <w:cs/>
        </w:rPr>
        <w:t xml:space="preserve"> विदु</w:t>
      </w:r>
      <w:r w:rsidR="004605FC" w:rsidRPr="007264F7">
        <w:rPr>
          <w:rFonts w:hint="cs"/>
          <w:sz w:val="24"/>
          <w:szCs w:val="24"/>
          <w:cs/>
        </w:rPr>
        <w:t xml:space="preserve"> </w:t>
      </w:r>
      <w:r w:rsidR="004605FC" w:rsidRPr="007264F7">
        <w:rPr>
          <w:sz w:val="24"/>
          <w:szCs w:val="24"/>
          <w:cs/>
        </w:rPr>
        <w:t>मंता सरणं न म</w:t>
      </w:r>
      <w:r w:rsidR="004605FC" w:rsidRPr="007264F7">
        <w:rPr>
          <w:rFonts w:hint="cs"/>
          <w:sz w:val="24"/>
          <w:szCs w:val="24"/>
          <w:cs/>
          <w:lang w:bidi="sa-IN"/>
        </w:rPr>
        <w:t>न्न</w:t>
      </w:r>
      <w:r w:rsidR="004605FC" w:rsidRPr="007264F7">
        <w:rPr>
          <w:sz w:val="24"/>
          <w:szCs w:val="24"/>
          <w:cs/>
        </w:rPr>
        <w:t>ई ।।</w:t>
      </w:r>
    </w:p>
    <w:p w:rsidR="004605FC" w:rsidRPr="007264F7" w:rsidRDefault="00C5281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१६०</w:t>
      </w:r>
      <w:r w:rsidRPr="0069493C">
        <w:rPr>
          <w:color w:val="00B050"/>
          <w:sz w:val="24"/>
          <w:szCs w:val="24"/>
        </w:rPr>
        <w:t>]</w:t>
      </w:r>
      <w:r w:rsidR="00CC0E20">
        <w:rPr>
          <w:rFonts w:hint="cs"/>
          <w:color w:val="00B050"/>
          <w:sz w:val="24"/>
          <w:szCs w:val="24"/>
          <w:cs/>
        </w:rPr>
        <w:tab/>
      </w:r>
      <w:r w:rsidR="004605FC" w:rsidRPr="007264F7">
        <w:rPr>
          <w:bCs w:val="0"/>
          <w:sz w:val="24"/>
          <w:szCs w:val="24"/>
          <w:cs/>
        </w:rPr>
        <w:t>सव्वे सयकम्मकप्पिया</w:t>
      </w:r>
      <w:r w:rsidR="004605FC" w:rsidRPr="007264F7">
        <w:rPr>
          <w:rFonts w:hint="cs"/>
          <w:bCs w:val="0"/>
          <w:sz w:val="24"/>
          <w:szCs w:val="24"/>
          <w:cs/>
          <w:lang w:bidi="sa-IN"/>
        </w:rPr>
        <w:t>,</w:t>
      </w:r>
      <w:r w:rsidR="004605FC" w:rsidRPr="007264F7">
        <w:rPr>
          <w:bCs w:val="0"/>
          <w:sz w:val="24"/>
          <w:szCs w:val="24"/>
          <w:cs/>
        </w:rPr>
        <w:t xml:space="preserve"> अवियत्तेण दुहेण पाणिणो</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हिंडंति भयाउला सढा</w:t>
      </w:r>
      <w:r w:rsidR="004605FC" w:rsidRPr="007264F7">
        <w:rPr>
          <w:rFonts w:hint="cs"/>
          <w:sz w:val="24"/>
          <w:szCs w:val="24"/>
          <w:cs/>
          <w:lang w:bidi="sa-IN"/>
        </w:rPr>
        <w:t>,</w:t>
      </w:r>
      <w:r w:rsidR="004605FC" w:rsidRPr="007264F7">
        <w:rPr>
          <w:sz w:val="24"/>
          <w:szCs w:val="24"/>
          <w:cs/>
        </w:rPr>
        <w:t xml:space="preserve"> जाइजरामरणेहिऽभिद्दुया ।।</w:t>
      </w:r>
    </w:p>
    <w:p w:rsidR="004605FC" w:rsidRPr="007264F7" w:rsidRDefault="006C61F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१६१</w:t>
      </w:r>
      <w:r w:rsidRPr="0069493C">
        <w:rPr>
          <w:color w:val="00B050"/>
          <w:sz w:val="24"/>
          <w:szCs w:val="24"/>
        </w:rPr>
        <w:t>]</w:t>
      </w:r>
      <w:r w:rsidR="00CC0E20">
        <w:rPr>
          <w:rFonts w:hint="cs"/>
          <w:color w:val="00B050"/>
          <w:sz w:val="24"/>
          <w:szCs w:val="24"/>
          <w:cs/>
        </w:rPr>
        <w:tab/>
      </w:r>
      <w:r w:rsidR="004605FC" w:rsidRPr="007264F7">
        <w:rPr>
          <w:bCs w:val="0"/>
          <w:sz w:val="24"/>
          <w:szCs w:val="24"/>
          <w:cs/>
        </w:rPr>
        <w:t>इणमेव खणं वियाणिया</w:t>
      </w:r>
      <w:r w:rsidR="004605FC" w:rsidRPr="007264F7">
        <w:rPr>
          <w:rFonts w:hint="cs"/>
          <w:bCs w:val="0"/>
          <w:sz w:val="24"/>
          <w:szCs w:val="24"/>
          <w:cs/>
          <w:lang w:bidi="sa-IN"/>
        </w:rPr>
        <w:t>,</w:t>
      </w:r>
      <w:r w:rsidR="004605FC" w:rsidRPr="007264F7">
        <w:rPr>
          <w:bCs w:val="0"/>
          <w:sz w:val="24"/>
          <w:szCs w:val="24"/>
          <w:cs/>
        </w:rPr>
        <w:t xml:space="preserve"> नो सुलभं बोहि च आहियं</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एवं सहिएऽहियासए</w:t>
      </w:r>
      <w:r w:rsidR="004605FC" w:rsidRPr="007264F7">
        <w:rPr>
          <w:rFonts w:hint="cs"/>
          <w:sz w:val="24"/>
          <w:szCs w:val="24"/>
          <w:cs/>
          <w:lang w:bidi="sa-IN"/>
        </w:rPr>
        <w:t>,</w:t>
      </w:r>
      <w:r w:rsidR="004605FC" w:rsidRPr="007264F7">
        <w:rPr>
          <w:sz w:val="24"/>
          <w:szCs w:val="24"/>
          <w:cs/>
        </w:rPr>
        <w:t xml:space="preserve"> आह जि</w:t>
      </w:r>
      <w:r w:rsidR="004605FC" w:rsidRPr="007264F7">
        <w:rPr>
          <w:rFonts w:hint="cs"/>
          <w:sz w:val="24"/>
          <w:szCs w:val="24"/>
          <w:cs/>
        </w:rPr>
        <w:t>ने</w:t>
      </w:r>
      <w:r w:rsidR="004605FC" w:rsidRPr="007264F7">
        <w:rPr>
          <w:sz w:val="24"/>
          <w:szCs w:val="24"/>
          <w:cs/>
        </w:rPr>
        <w:t xml:space="preserve"> इणमेव सेसगा ।।</w:t>
      </w:r>
    </w:p>
    <w:p w:rsidR="004605FC" w:rsidRPr="007264F7" w:rsidRDefault="006C61F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१६२</w:t>
      </w:r>
      <w:r w:rsidRPr="0069493C">
        <w:rPr>
          <w:color w:val="00B050"/>
          <w:sz w:val="24"/>
          <w:szCs w:val="24"/>
        </w:rPr>
        <w:t>]</w:t>
      </w:r>
      <w:r w:rsidR="00CC0E20">
        <w:rPr>
          <w:rFonts w:hint="cs"/>
          <w:color w:val="00B050"/>
          <w:sz w:val="24"/>
          <w:szCs w:val="24"/>
          <w:cs/>
        </w:rPr>
        <w:tab/>
      </w:r>
      <w:r w:rsidR="004605FC" w:rsidRPr="007264F7">
        <w:rPr>
          <w:bCs w:val="0"/>
          <w:sz w:val="24"/>
          <w:szCs w:val="24"/>
          <w:cs/>
        </w:rPr>
        <w:t>अभविंसु पुरा वि भि</w:t>
      </w:r>
      <w:r w:rsidR="004605FC" w:rsidRPr="007264F7">
        <w:rPr>
          <w:rFonts w:hint="cs"/>
          <w:bCs w:val="0"/>
          <w:sz w:val="24"/>
          <w:szCs w:val="24"/>
          <w:cs/>
          <w:lang w:bidi="sa-IN"/>
        </w:rPr>
        <w:t>क्खु</w:t>
      </w:r>
      <w:r w:rsidR="004605FC" w:rsidRPr="007264F7">
        <w:rPr>
          <w:bCs w:val="0"/>
          <w:sz w:val="24"/>
          <w:szCs w:val="24"/>
          <w:cs/>
        </w:rPr>
        <w:t>वो</w:t>
      </w:r>
      <w:r w:rsidR="004605FC" w:rsidRPr="007264F7">
        <w:rPr>
          <w:rFonts w:hint="cs"/>
          <w:bCs w:val="0"/>
          <w:sz w:val="24"/>
          <w:szCs w:val="24"/>
          <w:cs/>
          <w:lang w:bidi="sa-IN"/>
        </w:rPr>
        <w:t>,</w:t>
      </w:r>
      <w:r w:rsidR="004605FC" w:rsidRPr="007264F7">
        <w:rPr>
          <w:bCs w:val="0"/>
          <w:sz w:val="24"/>
          <w:szCs w:val="24"/>
          <w:cs/>
        </w:rPr>
        <w:t xml:space="preserve"> आएसा वि भ</w:t>
      </w:r>
      <w:r w:rsidR="004605FC" w:rsidRPr="007264F7">
        <w:rPr>
          <w:rFonts w:hint="cs"/>
          <w:bCs w:val="0"/>
          <w:sz w:val="24"/>
          <w:szCs w:val="24"/>
          <w:cs/>
          <w:lang w:bidi="sa-IN"/>
        </w:rPr>
        <w:t>वंति</w:t>
      </w:r>
      <w:r w:rsidR="004605FC" w:rsidRPr="007264F7">
        <w:rPr>
          <w:bCs w:val="0"/>
          <w:sz w:val="24"/>
          <w:szCs w:val="24"/>
          <w:cs/>
        </w:rPr>
        <w:t xml:space="preserve"> सुव्वया</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एयाइं गुणाइं आहु ते</w:t>
      </w:r>
      <w:r w:rsidR="004605FC" w:rsidRPr="007264F7">
        <w:rPr>
          <w:rFonts w:hint="cs"/>
          <w:sz w:val="24"/>
          <w:szCs w:val="24"/>
          <w:cs/>
          <w:lang w:bidi="sa-IN"/>
        </w:rPr>
        <w:t>,</w:t>
      </w:r>
      <w:r w:rsidR="004605FC" w:rsidRPr="007264F7">
        <w:rPr>
          <w:sz w:val="24"/>
          <w:szCs w:val="24"/>
          <w:cs/>
        </w:rPr>
        <w:t xml:space="preserve"> कासवस्स अ</w:t>
      </w:r>
      <w:r w:rsidR="004605FC" w:rsidRPr="007264F7">
        <w:rPr>
          <w:rFonts w:hint="cs"/>
          <w:sz w:val="24"/>
          <w:szCs w:val="24"/>
          <w:cs/>
          <w:lang w:bidi="sa-IN"/>
        </w:rPr>
        <w:t>नु</w:t>
      </w:r>
      <w:r w:rsidR="004605FC" w:rsidRPr="007264F7">
        <w:rPr>
          <w:sz w:val="24"/>
          <w:szCs w:val="24"/>
          <w:cs/>
        </w:rPr>
        <w:t>धम्मचारिणो ।।</w:t>
      </w:r>
    </w:p>
    <w:p w:rsidR="004605FC" w:rsidRPr="007264F7" w:rsidRDefault="006C61F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१६३</w:t>
      </w:r>
      <w:r w:rsidRPr="0069493C">
        <w:rPr>
          <w:color w:val="00B050"/>
          <w:sz w:val="24"/>
          <w:szCs w:val="24"/>
        </w:rPr>
        <w:t>]</w:t>
      </w:r>
      <w:r w:rsidR="00CC0E20">
        <w:rPr>
          <w:rFonts w:hint="cs"/>
          <w:color w:val="00B050"/>
          <w:sz w:val="24"/>
          <w:szCs w:val="24"/>
          <w:cs/>
        </w:rPr>
        <w:tab/>
      </w:r>
      <w:r w:rsidR="004605FC" w:rsidRPr="007264F7">
        <w:rPr>
          <w:bCs w:val="0"/>
          <w:sz w:val="24"/>
          <w:szCs w:val="24"/>
          <w:cs/>
        </w:rPr>
        <w:t>तिविहेण वि पाण मा हणे</w:t>
      </w:r>
      <w:r w:rsidR="004605FC" w:rsidRPr="007264F7">
        <w:rPr>
          <w:rFonts w:hint="cs"/>
          <w:bCs w:val="0"/>
          <w:sz w:val="24"/>
          <w:szCs w:val="24"/>
          <w:cs/>
          <w:lang w:bidi="sa-IN"/>
        </w:rPr>
        <w:t>,</w:t>
      </w:r>
      <w:r w:rsidR="004605FC" w:rsidRPr="007264F7">
        <w:rPr>
          <w:bCs w:val="0"/>
          <w:sz w:val="24"/>
          <w:szCs w:val="24"/>
          <w:cs/>
        </w:rPr>
        <w:t xml:space="preserve"> आयहिए अ</w:t>
      </w:r>
      <w:r w:rsidR="004605FC" w:rsidRPr="007264F7">
        <w:rPr>
          <w:rFonts w:hint="cs"/>
          <w:bCs w:val="0"/>
          <w:sz w:val="24"/>
          <w:szCs w:val="24"/>
          <w:cs/>
          <w:lang w:bidi="sa-IN"/>
        </w:rPr>
        <w:t>नि</w:t>
      </w:r>
      <w:r w:rsidR="004605FC" w:rsidRPr="007264F7">
        <w:rPr>
          <w:bCs w:val="0"/>
          <w:sz w:val="24"/>
          <w:szCs w:val="24"/>
          <w:cs/>
        </w:rPr>
        <w:t>याण संवुडे</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एवं सिद्धा अ</w:t>
      </w:r>
      <w:r w:rsidR="004605FC" w:rsidRPr="007264F7">
        <w:rPr>
          <w:rFonts w:hint="cs"/>
          <w:sz w:val="24"/>
          <w:szCs w:val="24"/>
          <w:cs/>
          <w:lang w:bidi="sa-IN"/>
        </w:rPr>
        <w:t>नं</w:t>
      </w:r>
      <w:r w:rsidR="004605FC" w:rsidRPr="007264F7">
        <w:rPr>
          <w:sz w:val="24"/>
          <w:szCs w:val="24"/>
          <w:cs/>
        </w:rPr>
        <w:t>त</w:t>
      </w:r>
      <w:r w:rsidR="004605FC" w:rsidRPr="007264F7">
        <w:rPr>
          <w:rFonts w:hint="cs"/>
          <w:sz w:val="24"/>
          <w:szCs w:val="24"/>
          <w:cs/>
          <w:lang w:bidi="sa-IN"/>
        </w:rPr>
        <w:t>सो,</w:t>
      </w:r>
      <w:r w:rsidR="004605FC" w:rsidRPr="007264F7">
        <w:rPr>
          <w:sz w:val="24"/>
          <w:szCs w:val="24"/>
          <w:cs/>
        </w:rPr>
        <w:t xml:space="preserve"> संपइ जे य अ</w:t>
      </w:r>
      <w:r w:rsidR="004605FC" w:rsidRPr="007264F7">
        <w:rPr>
          <w:rFonts w:hint="cs"/>
          <w:sz w:val="24"/>
          <w:szCs w:val="24"/>
          <w:cs/>
          <w:lang w:bidi="sa-IN"/>
        </w:rPr>
        <w:t>ना</w:t>
      </w:r>
      <w:r w:rsidR="004605FC" w:rsidRPr="007264F7">
        <w:rPr>
          <w:sz w:val="24"/>
          <w:szCs w:val="24"/>
          <w:cs/>
        </w:rPr>
        <w:t>गयावरे ।।</w:t>
      </w:r>
    </w:p>
    <w:p w:rsidR="004605FC" w:rsidRPr="007264F7" w:rsidRDefault="006C61F3" w:rsidP="00CC0E20">
      <w:pPr>
        <w:pStyle w:val="H4Hindi"/>
        <w:tabs>
          <w:tab w:val="left" w:pos="2340"/>
        </w:tabs>
        <w:spacing w:before="0" w:after="0"/>
        <w:ind w:right="1618" w:firstLine="1620"/>
        <w:jc w:val="distribute"/>
        <w:rPr>
          <w:bCs w:val="0"/>
          <w:sz w:val="24"/>
          <w:szCs w:val="24"/>
        </w:rPr>
      </w:pPr>
      <w:r w:rsidRPr="0069493C">
        <w:rPr>
          <w:color w:val="00B050"/>
          <w:sz w:val="24"/>
          <w:szCs w:val="24"/>
        </w:rPr>
        <w:t>[</w:t>
      </w:r>
      <w:r>
        <w:rPr>
          <w:rFonts w:hint="cs"/>
          <w:color w:val="00B050"/>
          <w:sz w:val="24"/>
          <w:szCs w:val="24"/>
          <w:cs/>
        </w:rPr>
        <w:t>१६४</w:t>
      </w:r>
      <w:r w:rsidRPr="0069493C">
        <w:rPr>
          <w:color w:val="00B050"/>
          <w:sz w:val="24"/>
          <w:szCs w:val="24"/>
        </w:rPr>
        <w:t>]</w:t>
      </w:r>
      <w:r w:rsidR="00CC0E20">
        <w:rPr>
          <w:rFonts w:hint="cs"/>
          <w:color w:val="00B050"/>
          <w:sz w:val="24"/>
          <w:szCs w:val="24"/>
          <w:cs/>
        </w:rPr>
        <w:tab/>
      </w:r>
      <w:r w:rsidR="004605FC" w:rsidRPr="007264F7">
        <w:rPr>
          <w:bCs w:val="0"/>
          <w:sz w:val="24"/>
          <w:szCs w:val="24"/>
          <w:cs/>
        </w:rPr>
        <w:t>एवं से उदाहु अ</w:t>
      </w:r>
      <w:r w:rsidR="004605FC" w:rsidRPr="007264F7">
        <w:rPr>
          <w:rFonts w:hint="cs"/>
          <w:bCs w:val="0"/>
          <w:sz w:val="24"/>
          <w:szCs w:val="24"/>
          <w:cs/>
          <w:lang w:bidi="sa-IN"/>
        </w:rPr>
        <w:t>नु</w:t>
      </w:r>
      <w:r w:rsidR="004605FC" w:rsidRPr="007264F7">
        <w:rPr>
          <w:bCs w:val="0"/>
          <w:sz w:val="24"/>
          <w:szCs w:val="24"/>
          <w:cs/>
        </w:rPr>
        <w:t>त्तरनाणी अ</w:t>
      </w:r>
      <w:r w:rsidR="004605FC" w:rsidRPr="007264F7">
        <w:rPr>
          <w:rFonts w:hint="cs"/>
          <w:bCs w:val="0"/>
          <w:sz w:val="24"/>
          <w:szCs w:val="24"/>
          <w:cs/>
          <w:lang w:bidi="sa-IN"/>
        </w:rPr>
        <w:t>नु</w:t>
      </w:r>
      <w:r w:rsidR="004605FC" w:rsidRPr="007264F7">
        <w:rPr>
          <w:bCs w:val="0"/>
          <w:sz w:val="24"/>
          <w:szCs w:val="24"/>
          <w:cs/>
        </w:rPr>
        <w:t>त्तरदंसी अ</w:t>
      </w:r>
      <w:r w:rsidR="004605FC" w:rsidRPr="007264F7">
        <w:rPr>
          <w:rFonts w:hint="cs"/>
          <w:bCs w:val="0"/>
          <w:sz w:val="24"/>
          <w:szCs w:val="24"/>
          <w:cs/>
          <w:lang w:bidi="sa-IN"/>
        </w:rPr>
        <w:t>नु</w:t>
      </w:r>
      <w:r w:rsidR="004605FC" w:rsidRPr="007264F7">
        <w:rPr>
          <w:bCs w:val="0"/>
          <w:sz w:val="24"/>
          <w:szCs w:val="24"/>
          <w:cs/>
        </w:rPr>
        <w:t>त्तरनाणदंसणधरे</w:t>
      </w:r>
      <w:r w:rsidR="004605FC" w:rsidRPr="007264F7">
        <w:rPr>
          <w:rFonts w:hint="cs"/>
          <w:bCs w:val="0"/>
          <w:sz w:val="24"/>
          <w:szCs w:val="24"/>
          <w:cs/>
          <w:lang w:bidi="sa-IN"/>
        </w:rPr>
        <w:t xml:space="preserve"> ।</w:t>
      </w:r>
    </w:p>
    <w:p w:rsidR="004605FC" w:rsidRPr="007264F7" w:rsidRDefault="00CC0E20" w:rsidP="00CC0E20">
      <w:pPr>
        <w:pStyle w:val="PlainHindi"/>
        <w:tabs>
          <w:tab w:val="left" w:pos="2340"/>
        </w:tabs>
        <w:spacing w:after="0"/>
        <w:ind w:right="1618" w:firstLine="1620"/>
        <w:jc w:val="distribute"/>
        <w:rPr>
          <w:sz w:val="24"/>
          <w:szCs w:val="24"/>
        </w:rPr>
      </w:pPr>
      <w:r>
        <w:rPr>
          <w:rFonts w:hint="cs"/>
          <w:sz w:val="24"/>
          <w:szCs w:val="24"/>
          <w:cs/>
        </w:rPr>
        <w:tab/>
      </w:r>
      <w:r w:rsidR="004605FC" w:rsidRPr="007264F7">
        <w:rPr>
          <w:sz w:val="24"/>
          <w:szCs w:val="24"/>
          <w:cs/>
        </w:rPr>
        <w:t>अरहा नायपुत्ते भगवं</w:t>
      </w:r>
      <w:r w:rsidR="004605FC" w:rsidRPr="007264F7">
        <w:rPr>
          <w:rFonts w:hint="cs"/>
          <w:sz w:val="24"/>
          <w:szCs w:val="24"/>
          <w:cs/>
          <w:lang w:bidi="sa-IN"/>
        </w:rPr>
        <w:t>,</w:t>
      </w:r>
      <w:r w:rsidR="004605FC" w:rsidRPr="007264F7">
        <w:rPr>
          <w:sz w:val="24"/>
          <w:szCs w:val="24"/>
          <w:cs/>
        </w:rPr>
        <w:t xml:space="preserve"> वेसालिए वियाहिए </w:t>
      </w:r>
      <w:r w:rsidR="004605FC" w:rsidRPr="007264F7">
        <w:rPr>
          <w:rFonts w:hint="cs"/>
          <w:sz w:val="24"/>
          <w:szCs w:val="24"/>
          <w:cs/>
          <w:lang w:bidi="sa-IN"/>
        </w:rPr>
        <w:t>।।</w:t>
      </w:r>
      <w:r w:rsidR="004605FC" w:rsidRPr="007264F7">
        <w:rPr>
          <w:sz w:val="24"/>
          <w:szCs w:val="24"/>
          <w:cs/>
        </w:rPr>
        <w:t xml:space="preserve"> त्ति बेमि ।।</w:t>
      </w:r>
    </w:p>
    <w:p w:rsidR="004605FC" w:rsidRPr="003909A8" w:rsidRDefault="002D071D" w:rsidP="00B16BE6">
      <w:pPr>
        <w:pStyle w:val="ShlokHindi"/>
        <w:rPr>
          <w:lang w:bidi="sa-IN"/>
        </w:rPr>
      </w:pPr>
      <w:r w:rsidRPr="003909A8">
        <w:rPr>
          <w:rFonts w:hint="cs"/>
          <w:cs/>
        </w:rPr>
        <w:t>०</w:t>
      </w:r>
      <w:r w:rsidR="004605FC" w:rsidRPr="003909A8">
        <w:rPr>
          <w:rFonts w:hint="cs"/>
          <w:cs/>
        </w:rPr>
        <w:t xml:space="preserve"> </w:t>
      </w:r>
      <w:r w:rsidR="004605FC" w:rsidRPr="003909A8">
        <w:rPr>
          <w:cs/>
        </w:rPr>
        <w:t>बीए अज्झयणे तइओ उद्देसो समत्तो</w:t>
      </w:r>
      <w:r w:rsidR="004605FC" w:rsidRPr="003909A8">
        <w:rPr>
          <w:rFonts w:hint="cs"/>
          <w:cs/>
        </w:rPr>
        <w:t xml:space="preserve"> </w:t>
      </w:r>
      <w:r w:rsidRPr="003909A8">
        <w:rPr>
          <w:rFonts w:hint="cs"/>
          <w:cs/>
        </w:rPr>
        <w:t>०</w:t>
      </w:r>
    </w:p>
    <w:p w:rsidR="004605FC" w:rsidRPr="005E3319" w:rsidRDefault="004605FC" w:rsidP="00E26036">
      <w:pPr>
        <w:spacing w:after="0" w:line="240" w:lineRule="auto"/>
        <w:ind w:right="-2"/>
        <w:jc w:val="center"/>
        <w:rPr>
          <w:bCs/>
          <w:color w:val="0BA51A"/>
          <w:sz w:val="26"/>
          <w:szCs w:val="26"/>
        </w:rPr>
      </w:pPr>
      <w:r w:rsidRPr="005E3319">
        <w:rPr>
          <w:rFonts w:cs="Mangal" w:hint="cs"/>
          <w:bCs/>
          <w:color w:val="0BA51A"/>
          <w:sz w:val="26"/>
          <w:szCs w:val="26"/>
          <w:cs/>
        </w:rPr>
        <w:t>मुनि</w:t>
      </w:r>
      <w:r w:rsidRPr="005E3319">
        <w:rPr>
          <w:rFonts w:hint="cs"/>
          <w:bCs/>
          <w:color w:val="0BA51A"/>
          <w:sz w:val="26"/>
          <w:szCs w:val="26"/>
          <w:cs/>
        </w:rPr>
        <w:t xml:space="preserve"> </w:t>
      </w:r>
      <w:r w:rsidRPr="005E3319">
        <w:rPr>
          <w:rFonts w:cs="Mangal" w:hint="cs"/>
          <w:bCs/>
          <w:color w:val="0BA51A"/>
          <w:sz w:val="26"/>
          <w:szCs w:val="26"/>
          <w:cs/>
        </w:rPr>
        <w:t>दीपरत्नसागरेण</w:t>
      </w:r>
      <w:r w:rsidRPr="005E3319">
        <w:rPr>
          <w:rFonts w:hint="cs"/>
          <w:bCs/>
          <w:color w:val="0BA51A"/>
          <w:sz w:val="26"/>
          <w:szCs w:val="26"/>
          <w:cs/>
        </w:rPr>
        <w:t xml:space="preserve"> </w:t>
      </w:r>
      <w:r w:rsidRPr="005E3319">
        <w:rPr>
          <w:rFonts w:cs="Mangal" w:hint="cs"/>
          <w:bCs/>
          <w:color w:val="0BA51A"/>
          <w:sz w:val="26"/>
          <w:szCs w:val="26"/>
          <w:cs/>
        </w:rPr>
        <w:t>संशोधितः</w:t>
      </w:r>
      <w:r w:rsidRPr="005E3319">
        <w:rPr>
          <w:rFonts w:hint="cs"/>
          <w:bCs/>
          <w:color w:val="0BA51A"/>
          <w:sz w:val="26"/>
          <w:szCs w:val="26"/>
          <w:cs/>
        </w:rPr>
        <w:t xml:space="preserve"> </w:t>
      </w:r>
      <w:r w:rsidRPr="005E3319">
        <w:rPr>
          <w:rFonts w:cs="Mangal" w:hint="cs"/>
          <w:bCs/>
          <w:color w:val="0BA51A"/>
          <w:sz w:val="26"/>
          <w:szCs w:val="26"/>
          <w:cs/>
        </w:rPr>
        <w:t>सम्पादितश्च</w:t>
      </w:r>
      <w:r w:rsidRPr="005E3319">
        <w:rPr>
          <w:rFonts w:hint="cs"/>
          <w:bCs/>
          <w:color w:val="0BA51A"/>
          <w:sz w:val="26"/>
          <w:szCs w:val="26"/>
          <w:cs/>
        </w:rPr>
        <w:t xml:space="preserve"> </w:t>
      </w:r>
      <w:r w:rsidRPr="005E3319">
        <w:rPr>
          <w:bCs/>
          <w:color w:val="0BA51A"/>
          <w:sz w:val="26"/>
          <w:szCs w:val="26"/>
        </w:rPr>
        <w:t>“</w:t>
      </w:r>
      <w:r w:rsidRPr="005E3319">
        <w:rPr>
          <w:rFonts w:cs="Mangal" w:hint="cs"/>
          <w:bCs/>
          <w:color w:val="0BA51A"/>
          <w:sz w:val="26"/>
          <w:szCs w:val="26"/>
          <w:cs/>
        </w:rPr>
        <w:t>बीअं</w:t>
      </w:r>
      <w:r w:rsidRPr="005E3319">
        <w:rPr>
          <w:rFonts w:hint="cs"/>
          <w:bCs/>
          <w:color w:val="0BA51A"/>
          <w:sz w:val="26"/>
          <w:szCs w:val="26"/>
          <w:cs/>
        </w:rPr>
        <w:t xml:space="preserve"> </w:t>
      </w:r>
      <w:r w:rsidRPr="005E3319">
        <w:rPr>
          <w:rFonts w:cs="Mangal" w:hint="cs"/>
          <w:bCs/>
          <w:color w:val="0BA51A"/>
          <w:sz w:val="26"/>
          <w:szCs w:val="26"/>
          <w:cs/>
        </w:rPr>
        <w:t>अज्झयणं</w:t>
      </w:r>
      <w:r w:rsidRPr="005E3319">
        <w:rPr>
          <w:rFonts w:hint="cs"/>
          <w:bCs/>
          <w:color w:val="0BA51A"/>
          <w:sz w:val="26"/>
          <w:szCs w:val="26"/>
          <w:cs/>
        </w:rPr>
        <w:t xml:space="preserve"> </w:t>
      </w:r>
      <w:r w:rsidRPr="005E3319">
        <w:rPr>
          <w:rFonts w:cs="Mangal" w:hint="cs"/>
          <w:bCs/>
          <w:color w:val="0BA51A"/>
          <w:sz w:val="26"/>
          <w:szCs w:val="26"/>
          <w:cs/>
        </w:rPr>
        <w:t>समत्तं</w:t>
      </w:r>
      <w:r w:rsidRPr="005E3319">
        <w:rPr>
          <w:bCs/>
          <w:color w:val="0BA51A"/>
          <w:sz w:val="26"/>
          <w:szCs w:val="26"/>
        </w:rPr>
        <w:t>”</w:t>
      </w:r>
    </w:p>
    <w:p w:rsidR="004605FC" w:rsidRPr="005E3319" w:rsidRDefault="001B3F6A" w:rsidP="00E26036">
      <w:pPr>
        <w:pStyle w:val="H2Hindi"/>
        <w:spacing w:before="0" w:after="0"/>
        <w:ind w:right="2338" w:firstLine="2160"/>
        <w:rPr>
          <w:color w:val="C00000"/>
          <w:sz w:val="32"/>
          <w:szCs w:val="32"/>
          <w:u w:val="dotDash"/>
        </w:rPr>
      </w:pPr>
      <w:bookmarkStart w:id="13" w:name="_Toc318398165"/>
      <w:r>
        <w:rPr>
          <w:color w:val="C00000"/>
          <w:sz w:val="32"/>
          <w:szCs w:val="32"/>
          <w:u w:val="dotDash"/>
        </w:rPr>
        <w:t>0</w:t>
      </w:r>
      <w:r w:rsidR="004605FC" w:rsidRPr="005E3319">
        <w:rPr>
          <w:rFonts w:hint="cs"/>
          <w:color w:val="C00000"/>
          <w:sz w:val="32"/>
          <w:szCs w:val="32"/>
          <w:u w:val="dotDash"/>
          <w:cs/>
        </w:rPr>
        <w:t xml:space="preserve"> </w:t>
      </w:r>
      <w:r w:rsidR="004605FC" w:rsidRPr="005E3319">
        <w:rPr>
          <w:color w:val="C00000"/>
          <w:sz w:val="32"/>
          <w:szCs w:val="32"/>
          <w:u w:val="dotDash"/>
          <w:cs/>
        </w:rPr>
        <w:t>तइयं अज्झयणं – उवसग्गपरिण्णा</w:t>
      </w:r>
      <w:bookmarkEnd w:id="13"/>
      <w:r w:rsidR="004605FC" w:rsidRPr="005E3319">
        <w:rPr>
          <w:rFonts w:hint="cs"/>
          <w:color w:val="C00000"/>
          <w:sz w:val="32"/>
          <w:szCs w:val="32"/>
          <w:u w:val="dotDash"/>
          <w:cs/>
        </w:rPr>
        <w:t xml:space="preserve"> </w:t>
      </w:r>
      <w:r>
        <w:rPr>
          <w:color w:val="C00000"/>
          <w:sz w:val="32"/>
          <w:szCs w:val="32"/>
          <w:u w:val="dotDash"/>
        </w:rPr>
        <w:t>0</w:t>
      </w:r>
    </w:p>
    <w:p w:rsidR="004605FC" w:rsidRPr="005E3319" w:rsidRDefault="00E26036" w:rsidP="005E3319">
      <w:pPr>
        <w:pStyle w:val="H3Hindi"/>
        <w:spacing w:before="0" w:after="120"/>
        <w:ind w:right="2333" w:firstLine="2160"/>
        <w:jc w:val="center"/>
        <w:rPr>
          <w:i w:val="0"/>
          <w:iCs w:val="0"/>
          <w:color w:val="FF0000"/>
          <w:sz w:val="28"/>
          <w:szCs w:val="28"/>
          <w:u w:val="wave"/>
        </w:rPr>
      </w:pPr>
      <w:bookmarkStart w:id="14" w:name="_Toc318398166"/>
      <w:r w:rsidRPr="005E3319">
        <w:rPr>
          <w:rFonts w:hint="cs"/>
          <w:i w:val="0"/>
          <w:iCs w:val="0"/>
          <w:color w:val="FF0000"/>
          <w:sz w:val="28"/>
          <w:szCs w:val="28"/>
          <w:u w:val="wave"/>
          <w:cs/>
        </w:rPr>
        <w:t xml:space="preserve">० </w:t>
      </w:r>
      <w:r w:rsidR="004605FC" w:rsidRPr="005E3319">
        <w:rPr>
          <w:i w:val="0"/>
          <w:iCs w:val="0"/>
          <w:color w:val="FF0000"/>
          <w:sz w:val="28"/>
          <w:szCs w:val="28"/>
          <w:u w:val="wave"/>
          <w:cs/>
        </w:rPr>
        <w:t>पढमो उद्देसो</w:t>
      </w:r>
      <w:bookmarkEnd w:id="14"/>
      <w:r w:rsidRPr="005E3319">
        <w:rPr>
          <w:rFonts w:hint="cs"/>
          <w:i w:val="0"/>
          <w:iCs w:val="0"/>
          <w:color w:val="FF0000"/>
          <w:sz w:val="28"/>
          <w:szCs w:val="28"/>
          <w:u w:val="wave"/>
          <w:cs/>
        </w:rPr>
        <w:t xml:space="preserve"> ०</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१६५</w:t>
      </w:r>
      <w:r w:rsidRPr="0069493C">
        <w:rPr>
          <w:color w:val="00B050"/>
          <w:sz w:val="24"/>
          <w:szCs w:val="24"/>
        </w:rPr>
        <w:t>]</w:t>
      </w:r>
      <w:r w:rsidR="00CC0E20">
        <w:rPr>
          <w:rFonts w:hint="cs"/>
          <w:color w:val="00B050"/>
          <w:sz w:val="24"/>
          <w:szCs w:val="24"/>
          <w:cs/>
        </w:rPr>
        <w:tab/>
      </w:r>
      <w:r w:rsidR="004605FC" w:rsidRPr="007264F7">
        <w:rPr>
          <w:bCs w:val="0"/>
          <w:sz w:val="24"/>
          <w:szCs w:val="24"/>
          <w:cs/>
        </w:rPr>
        <w:t>सूरं मण्णइ अप्पाणं</w:t>
      </w:r>
      <w:r w:rsidR="004605FC" w:rsidRPr="007264F7">
        <w:rPr>
          <w:rFonts w:hint="cs"/>
          <w:bCs w:val="0"/>
          <w:sz w:val="24"/>
          <w:szCs w:val="24"/>
          <w:cs/>
          <w:lang w:bidi="sa-IN"/>
        </w:rPr>
        <w:t>,</w:t>
      </w:r>
      <w:r w:rsidR="004605FC" w:rsidRPr="007264F7">
        <w:rPr>
          <w:bCs w:val="0"/>
          <w:sz w:val="24"/>
          <w:szCs w:val="24"/>
          <w:cs/>
        </w:rPr>
        <w:t xml:space="preserve"> जाव </w:t>
      </w:r>
      <w:r w:rsidR="004605FC" w:rsidRPr="007264F7">
        <w:rPr>
          <w:rFonts w:hint="cs"/>
          <w:bCs w:val="0"/>
          <w:sz w:val="24"/>
          <w:szCs w:val="24"/>
          <w:cs/>
          <w:lang w:bidi="sa-IN"/>
        </w:rPr>
        <w:t>जे</w:t>
      </w:r>
      <w:r w:rsidR="004605FC" w:rsidRPr="007264F7">
        <w:rPr>
          <w:bCs w:val="0"/>
          <w:sz w:val="24"/>
          <w:szCs w:val="24"/>
          <w:cs/>
        </w:rPr>
        <w:t>यं न पस्सई</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जुज्झंतं दढधम्माणं सिसुपालो व महारहं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१६६</w:t>
      </w:r>
      <w:r w:rsidRPr="0069493C">
        <w:rPr>
          <w:color w:val="00B050"/>
          <w:sz w:val="24"/>
          <w:szCs w:val="24"/>
        </w:rPr>
        <w:t>]</w:t>
      </w:r>
      <w:r w:rsidR="00CC0E20">
        <w:rPr>
          <w:rFonts w:hint="cs"/>
          <w:color w:val="00B050"/>
          <w:sz w:val="24"/>
          <w:szCs w:val="24"/>
          <w:cs/>
        </w:rPr>
        <w:tab/>
      </w:r>
      <w:r w:rsidR="004605FC" w:rsidRPr="007264F7">
        <w:rPr>
          <w:bCs w:val="0"/>
          <w:sz w:val="24"/>
          <w:szCs w:val="24"/>
          <w:cs/>
        </w:rPr>
        <w:t>पयाया सूरा रणसीसे</w:t>
      </w:r>
      <w:r w:rsidR="004605FC" w:rsidRPr="007264F7">
        <w:rPr>
          <w:rFonts w:hint="cs"/>
          <w:bCs w:val="0"/>
          <w:sz w:val="24"/>
          <w:szCs w:val="24"/>
          <w:cs/>
          <w:lang w:bidi="sa-IN"/>
        </w:rPr>
        <w:t>,</w:t>
      </w:r>
      <w:r w:rsidR="004605FC" w:rsidRPr="007264F7">
        <w:rPr>
          <w:bCs w:val="0"/>
          <w:sz w:val="24"/>
          <w:szCs w:val="24"/>
          <w:cs/>
        </w:rPr>
        <w:t xml:space="preserve"> संगाम</w:t>
      </w:r>
      <w:r w:rsidR="004605FC" w:rsidRPr="007264F7">
        <w:rPr>
          <w:rFonts w:hint="cs"/>
          <w:bCs w:val="0"/>
          <w:sz w:val="24"/>
          <w:szCs w:val="24"/>
          <w:cs/>
        </w:rPr>
        <w:t>ंमि</w:t>
      </w:r>
      <w:r w:rsidR="004605FC" w:rsidRPr="007264F7">
        <w:rPr>
          <w:bCs w:val="0"/>
          <w:sz w:val="24"/>
          <w:szCs w:val="24"/>
          <w:cs/>
        </w:rPr>
        <w:t xml:space="preserve"> उवट्ठिए</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माया पुत्तं न जाणाइ</w:t>
      </w:r>
      <w:r w:rsidRPr="007264F7">
        <w:rPr>
          <w:rFonts w:hint="cs"/>
          <w:sz w:val="24"/>
          <w:szCs w:val="24"/>
          <w:cs/>
          <w:lang w:bidi="sa-IN"/>
        </w:rPr>
        <w:t>,</w:t>
      </w:r>
      <w:r w:rsidRPr="007264F7">
        <w:rPr>
          <w:sz w:val="24"/>
          <w:szCs w:val="24"/>
          <w:cs/>
        </w:rPr>
        <w:t xml:space="preserve"> जेएण परिविच्छिए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१६७</w:t>
      </w:r>
      <w:r w:rsidRPr="0069493C">
        <w:rPr>
          <w:color w:val="00B050"/>
          <w:sz w:val="24"/>
          <w:szCs w:val="24"/>
        </w:rPr>
        <w:t>]</w:t>
      </w:r>
      <w:r w:rsidR="00CC0E20">
        <w:rPr>
          <w:rFonts w:hint="cs"/>
          <w:color w:val="00B050"/>
          <w:sz w:val="24"/>
          <w:szCs w:val="24"/>
          <w:cs/>
        </w:rPr>
        <w:tab/>
      </w:r>
      <w:r w:rsidR="004605FC" w:rsidRPr="007264F7">
        <w:rPr>
          <w:bCs w:val="0"/>
          <w:sz w:val="24"/>
          <w:szCs w:val="24"/>
          <w:cs/>
        </w:rPr>
        <w:t>एव</w:t>
      </w:r>
      <w:r w:rsidR="004605FC" w:rsidRPr="007264F7">
        <w:rPr>
          <w:rFonts w:hint="cs"/>
          <w:bCs w:val="0"/>
          <w:sz w:val="24"/>
          <w:szCs w:val="24"/>
          <w:cs/>
          <w:lang w:bidi="sa-IN"/>
        </w:rPr>
        <w:t>ं</w:t>
      </w:r>
      <w:r w:rsidR="004605FC" w:rsidRPr="007264F7">
        <w:rPr>
          <w:bCs w:val="0"/>
          <w:sz w:val="24"/>
          <w:szCs w:val="24"/>
          <w:cs/>
        </w:rPr>
        <w:t xml:space="preserve"> सेहे वि अप्पुट्ठे</w:t>
      </w:r>
      <w:r w:rsidR="004605FC" w:rsidRPr="007264F7">
        <w:rPr>
          <w:rFonts w:hint="cs"/>
          <w:bCs w:val="0"/>
          <w:sz w:val="24"/>
          <w:szCs w:val="24"/>
          <w:cs/>
          <w:lang w:bidi="sa-IN"/>
        </w:rPr>
        <w:t>,</w:t>
      </w:r>
      <w:r w:rsidR="004605FC" w:rsidRPr="007264F7">
        <w:rPr>
          <w:bCs w:val="0"/>
          <w:sz w:val="24"/>
          <w:szCs w:val="24"/>
          <w:cs/>
        </w:rPr>
        <w:t xml:space="preserve"> भिक्खुचरिया अकोविए</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सूरं म</w:t>
      </w:r>
      <w:r w:rsidRPr="007264F7">
        <w:rPr>
          <w:rFonts w:hint="cs"/>
          <w:sz w:val="24"/>
          <w:szCs w:val="24"/>
          <w:cs/>
        </w:rPr>
        <w:t>न्न</w:t>
      </w:r>
      <w:r w:rsidRPr="007264F7">
        <w:rPr>
          <w:sz w:val="24"/>
          <w:szCs w:val="24"/>
          <w:cs/>
        </w:rPr>
        <w:t>इ अप्पाणं</w:t>
      </w:r>
      <w:r w:rsidRPr="007264F7">
        <w:rPr>
          <w:rFonts w:hint="cs"/>
          <w:sz w:val="24"/>
          <w:szCs w:val="24"/>
          <w:cs/>
          <w:lang w:bidi="sa-IN"/>
        </w:rPr>
        <w:t>,</w:t>
      </w:r>
      <w:r w:rsidRPr="007264F7">
        <w:rPr>
          <w:sz w:val="24"/>
          <w:szCs w:val="24"/>
          <w:cs/>
        </w:rPr>
        <w:t xml:space="preserve"> जाव लूहं न सेवए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१६८</w:t>
      </w:r>
      <w:r w:rsidRPr="0069493C">
        <w:rPr>
          <w:color w:val="00B050"/>
          <w:sz w:val="24"/>
          <w:szCs w:val="24"/>
        </w:rPr>
        <w:t>]</w:t>
      </w:r>
      <w:r w:rsidR="00CC0E20">
        <w:rPr>
          <w:rFonts w:hint="cs"/>
          <w:color w:val="00B050"/>
          <w:sz w:val="24"/>
          <w:szCs w:val="24"/>
          <w:cs/>
        </w:rPr>
        <w:tab/>
      </w:r>
      <w:r w:rsidR="004605FC" w:rsidRPr="007264F7">
        <w:rPr>
          <w:bCs w:val="0"/>
          <w:sz w:val="24"/>
          <w:szCs w:val="24"/>
          <w:cs/>
        </w:rPr>
        <w:t>जया हेमंतमास</w:t>
      </w:r>
      <w:r w:rsidR="004605FC" w:rsidRPr="007264F7">
        <w:rPr>
          <w:rFonts w:hint="cs"/>
          <w:bCs w:val="0"/>
          <w:sz w:val="24"/>
          <w:szCs w:val="24"/>
          <w:cs/>
        </w:rPr>
        <w:t>ंमि</w:t>
      </w:r>
      <w:r w:rsidR="004605FC" w:rsidRPr="007264F7">
        <w:rPr>
          <w:rFonts w:hint="cs"/>
          <w:bCs w:val="0"/>
          <w:sz w:val="24"/>
          <w:szCs w:val="24"/>
          <w:cs/>
          <w:lang w:bidi="sa-IN"/>
        </w:rPr>
        <w:t>,</w:t>
      </w:r>
      <w:r w:rsidR="004605FC" w:rsidRPr="007264F7">
        <w:rPr>
          <w:bCs w:val="0"/>
          <w:sz w:val="24"/>
          <w:szCs w:val="24"/>
          <w:cs/>
        </w:rPr>
        <w:t xml:space="preserve"> सीयं फुस</w:t>
      </w:r>
      <w:r w:rsidR="004605FC" w:rsidRPr="007264F7">
        <w:rPr>
          <w:rFonts w:hint="cs"/>
          <w:bCs w:val="0"/>
          <w:sz w:val="24"/>
          <w:szCs w:val="24"/>
          <w:cs/>
          <w:lang w:bidi="sa-IN"/>
        </w:rPr>
        <w:t>इ</w:t>
      </w:r>
      <w:r w:rsidR="004605FC" w:rsidRPr="007264F7">
        <w:rPr>
          <w:bCs w:val="0"/>
          <w:sz w:val="24"/>
          <w:szCs w:val="24"/>
          <w:cs/>
        </w:rPr>
        <w:t xml:space="preserve"> सवायगं</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तत्थ मंदा विसीयंति</w:t>
      </w:r>
      <w:r w:rsidRPr="007264F7">
        <w:rPr>
          <w:rFonts w:hint="cs"/>
          <w:sz w:val="24"/>
          <w:szCs w:val="24"/>
          <w:cs/>
          <w:lang w:bidi="sa-IN"/>
        </w:rPr>
        <w:t>,</w:t>
      </w:r>
      <w:r w:rsidRPr="007264F7">
        <w:rPr>
          <w:sz w:val="24"/>
          <w:szCs w:val="24"/>
          <w:cs/>
        </w:rPr>
        <w:t xml:space="preserve"> रज्जहीणा व खत्तिया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१६९</w:t>
      </w:r>
      <w:r w:rsidRPr="0069493C">
        <w:rPr>
          <w:color w:val="00B050"/>
          <w:sz w:val="24"/>
          <w:szCs w:val="24"/>
        </w:rPr>
        <w:t>]</w:t>
      </w:r>
      <w:r w:rsidR="00CC0E20">
        <w:rPr>
          <w:rFonts w:hint="cs"/>
          <w:color w:val="00B050"/>
          <w:sz w:val="24"/>
          <w:szCs w:val="24"/>
          <w:cs/>
        </w:rPr>
        <w:tab/>
      </w:r>
      <w:r w:rsidR="004605FC" w:rsidRPr="007264F7">
        <w:rPr>
          <w:bCs w:val="0"/>
          <w:sz w:val="24"/>
          <w:szCs w:val="24"/>
          <w:cs/>
        </w:rPr>
        <w:t>पुट्ठे गिम्हाहितावेणं</w:t>
      </w:r>
      <w:r w:rsidR="004605FC" w:rsidRPr="007264F7">
        <w:rPr>
          <w:rFonts w:hint="cs"/>
          <w:bCs w:val="0"/>
          <w:sz w:val="24"/>
          <w:szCs w:val="24"/>
          <w:cs/>
          <w:lang w:bidi="sa-IN"/>
        </w:rPr>
        <w:t>,</w:t>
      </w:r>
      <w:r w:rsidR="004605FC" w:rsidRPr="007264F7">
        <w:rPr>
          <w:bCs w:val="0"/>
          <w:sz w:val="24"/>
          <w:szCs w:val="24"/>
          <w:cs/>
        </w:rPr>
        <w:t xml:space="preserve"> विम</w:t>
      </w:r>
      <w:r w:rsidR="004605FC" w:rsidRPr="007264F7">
        <w:rPr>
          <w:rFonts w:hint="cs"/>
          <w:bCs w:val="0"/>
          <w:sz w:val="24"/>
          <w:szCs w:val="24"/>
          <w:cs/>
          <w:lang w:bidi="sa-IN"/>
        </w:rPr>
        <w:t>ाने</w:t>
      </w:r>
      <w:r w:rsidR="004605FC" w:rsidRPr="007264F7">
        <w:rPr>
          <w:bCs w:val="0"/>
          <w:sz w:val="24"/>
          <w:szCs w:val="24"/>
          <w:cs/>
        </w:rPr>
        <w:t xml:space="preserve"> सुपिवासिए</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तत्थ मंदा विसीयंति</w:t>
      </w:r>
      <w:r w:rsidRPr="007264F7">
        <w:rPr>
          <w:rFonts w:hint="cs"/>
          <w:sz w:val="24"/>
          <w:szCs w:val="24"/>
          <w:cs/>
          <w:lang w:bidi="sa-IN"/>
        </w:rPr>
        <w:t>,</w:t>
      </w:r>
      <w:r w:rsidRPr="007264F7">
        <w:rPr>
          <w:sz w:val="24"/>
          <w:szCs w:val="24"/>
          <w:cs/>
        </w:rPr>
        <w:t xml:space="preserve"> मच्छा अप्पोदए जहा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१७०</w:t>
      </w:r>
      <w:r w:rsidRPr="0069493C">
        <w:rPr>
          <w:color w:val="00B050"/>
          <w:sz w:val="24"/>
          <w:szCs w:val="24"/>
        </w:rPr>
        <w:t>]</w:t>
      </w:r>
      <w:r w:rsidR="00CC0E20">
        <w:rPr>
          <w:rFonts w:hint="cs"/>
          <w:color w:val="00B050"/>
          <w:sz w:val="24"/>
          <w:szCs w:val="24"/>
          <w:cs/>
        </w:rPr>
        <w:tab/>
      </w:r>
      <w:r w:rsidR="004605FC" w:rsidRPr="007264F7">
        <w:rPr>
          <w:bCs w:val="0"/>
          <w:sz w:val="24"/>
          <w:szCs w:val="24"/>
          <w:cs/>
        </w:rPr>
        <w:t>सया दत्तेसणा दु</w:t>
      </w:r>
      <w:r w:rsidR="004605FC" w:rsidRPr="007264F7">
        <w:rPr>
          <w:rFonts w:hint="cs"/>
          <w:bCs w:val="0"/>
          <w:sz w:val="24"/>
          <w:szCs w:val="24"/>
          <w:cs/>
          <w:lang w:bidi="sa-IN"/>
        </w:rPr>
        <w:t>क्खा</w:t>
      </w:r>
      <w:r w:rsidR="004605FC" w:rsidRPr="007264F7">
        <w:rPr>
          <w:bCs w:val="0"/>
          <w:sz w:val="24"/>
          <w:szCs w:val="24"/>
          <w:cs/>
        </w:rPr>
        <w:t xml:space="preserve"> जायणा दुप्पणोल्लिया</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क</w:t>
      </w:r>
      <w:r w:rsidRPr="007264F7">
        <w:rPr>
          <w:rFonts w:hint="cs"/>
          <w:sz w:val="24"/>
          <w:szCs w:val="24"/>
          <w:cs/>
          <w:lang w:bidi="sa-IN"/>
        </w:rPr>
        <w:t>म्मत्ता</w:t>
      </w:r>
      <w:r w:rsidRPr="007264F7">
        <w:rPr>
          <w:sz w:val="24"/>
          <w:szCs w:val="24"/>
          <w:cs/>
        </w:rPr>
        <w:t xml:space="preserve"> दुब्भगा चेव</w:t>
      </w:r>
      <w:r w:rsidRPr="007264F7">
        <w:rPr>
          <w:rFonts w:hint="cs"/>
          <w:sz w:val="24"/>
          <w:szCs w:val="24"/>
          <w:cs/>
          <w:lang w:bidi="sa-IN"/>
        </w:rPr>
        <w:t>,</w:t>
      </w:r>
      <w:r w:rsidRPr="007264F7">
        <w:rPr>
          <w:sz w:val="24"/>
          <w:szCs w:val="24"/>
          <w:cs/>
        </w:rPr>
        <w:t xml:space="preserve"> इच्छाहंसु पुढोजना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१७१</w:t>
      </w:r>
      <w:r w:rsidRPr="0069493C">
        <w:rPr>
          <w:color w:val="00B050"/>
          <w:sz w:val="24"/>
          <w:szCs w:val="24"/>
        </w:rPr>
        <w:t>]</w:t>
      </w:r>
      <w:r w:rsidR="00CC0E20">
        <w:rPr>
          <w:rFonts w:hint="cs"/>
          <w:color w:val="00B050"/>
          <w:sz w:val="24"/>
          <w:szCs w:val="24"/>
          <w:cs/>
        </w:rPr>
        <w:tab/>
      </w:r>
      <w:r w:rsidR="004605FC" w:rsidRPr="007264F7">
        <w:rPr>
          <w:bCs w:val="0"/>
          <w:sz w:val="24"/>
          <w:szCs w:val="24"/>
          <w:cs/>
        </w:rPr>
        <w:t>एए सद्दे अचायंता</w:t>
      </w:r>
      <w:r w:rsidR="004605FC" w:rsidRPr="007264F7">
        <w:rPr>
          <w:rFonts w:hint="cs"/>
          <w:bCs w:val="0"/>
          <w:sz w:val="24"/>
          <w:szCs w:val="24"/>
          <w:cs/>
          <w:lang w:bidi="sa-IN"/>
        </w:rPr>
        <w:t>,</w:t>
      </w:r>
      <w:r w:rsidR="004605FC" w:rsidRPr="007264F7">
        <w:rPr>
          <w:bCs w:val="0"/>
          <w:sz w:val="24"/>
          <w:szCs w:val="24"/>
          <w:cs/>
        </w:rPr>
        <w:t xml:space="preserve"> गामेसु नगरेसु वा</w:t>
      </w:r>
      <w:r w:rsidR="004605FC" w:rsidRPr="007264F7">
        <w:rPr>
          <w:rFonts w:hint="cs"/>
          <w:bCs w:val="0"/>
          <w:sz w:val="24"/>
          <w:szCs w:val="24"/>
          <w:cs/>
          <w:lang w:bidi="sa-IN"/>
        </w:rPr>
        <w:t xml:space="preserve"> ।</w:t>
      </w:r>
    </w:p>
    <w:p w:rsidR="00853D58" w:rsidRDefault="00853D58" w:rsidP="00853D58">
      <w:pPr>
        <w:spacing w:after="0" w:line="240" w:lineRule="auto"/>
        <w:ind w:right="1708"/>
        <w:contextualSpacing/>
        <w:rPr>
          <w:rFonts w:cs="Mangal"/>
          <w:sz w:val="24"/>
          <w:szCs w:val="24"/>
        </w:rPr>
      </w:pPr>
      <w:r>
        <w:rPr>
          <w:rFonts w:cs="Mangal" w:hint="cs"/>
          <w:sz w:val="24"/>
          <w:szCs w:val="24"/>
          <w:cs/>
        </w:rPr>
        <w:lastRenderedPageBreak/>
        <w:t>स</w:t>
      </w:r>
      <w:r w:rsidR="00B16BE6">
        <w:rPr>
          <w:rFonts w:cs="Mangal" w:hint="cs"/>
          <w:sz w:val="24"/>
          <w:szCs w:val="24"/>
          <w:cs/>
        </w:rPr>
        <w:t xml:space="preserve">ुयक्खंधो-१, अज्झयणं-३, उद्देसो-१ </w:t>
      </w:r>
    </w:p>
    <w:tbl>
      <w:tblPr>
        <w:tblW w:w="10065" w:type="dxa"/>
        <w:tblInd w:w="93" w:type="dxa"/>
        <w:tblBorders>
          <w:top w:val="single" w:sz="4" w:space="0" w:color="auto"/>
        </w:tblBorders>
        <w:tblLook w:val="04A0"/>
      </w:tblPr>
      <w:tblGrid>
        <w:gridCol w:w="10065"/>
      </w:tblGrid>
      <w:tr w:rsidR="00853D58" w:rsidTr="00900160">
        <w:trPr>
          <w:trHeight w:val="242"/>
        </w:trPr>
        <w:tc>
          <w:tcPr>
            <w:tcW w:w="10065" w:type="dxa"/>
            <w:tcBorders>
              <w:top w:val="single" w:sz="4" w:space="0" w:color="FF0000"/>
              <w:left w:val="nil"/>
              <w:bottom w:val="nil"/>
              <w:right w:val="nil"/>
            </w:tcBorders>
          </w:tcPr>
          <w:p w:rsidR="00853D58" w:rsidRDefault="00853D58"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4605FC" w:rsidP="00CC0E20">
      <w:pPr>
        <w:pStyle w:val="PlainHindi"/>
        <w:spacing w:after="0"/>
        <w:ind w:left="720" w:right="2338" w:firstLine="2160"/>
        <w:jc w:val="distribute"/>
        <w:rPr>
          <w:sz w:val="24"/>
          <w:szCs w:val="24"/>
        </w:rPr>
      </w:pPr>
      <w:r w:rsidRPr="007264F7">
        <w:rPr>
          <w:sz w:val="24"/>
          <w:szCs w:val="24"/>
          <w:cs/>
        </w:rPr>
        <w:t>तत्थ मंदा विसीयंति</w:t>
      </w:r>
      <w:r w:rsidRPr="007264F7">
        <w:rPr>
          <w:rFonts w:hint="cs"/>
          <w:sz w:val="24"/>
          <w:szCs w:val="24"/>
          <w:cs/>
          <w:lang w:bidi="sa-IN"/>
        </w:rPr>
        <w:t>,</w:t>
      </w:r>
      <w:r w:rsidRPr="007264F7">
        <w:rPr>
          <w:sz w:val="24"/>
          <w:szCs w:val="24"/>
          <w:cs/>
        </w:rPr>
        <w:t xml:space="preserve"> संगाम</w:t>
      </w:r>
      <w:r w:rsidRPr="007264F7">
        <w:rPr>
          <w:rFonts w:hint="cs"/>
          <w:sz w:val="24"/>
          <w:szCs w:val="24"/>
          <w:cs/>
        </w:rPr>
        <w:t>ंमि</w:t>
      </w:r>
      <w:r w:rsidRPr="007264F7">
        <w:rPr>
          <w:sz w:val="24"/>
          <w:szCs w:val="24"/>
          <w:cs/>
        </w:rPr>
        <w:t xml:space="preserve"> व भीरु</w:t>
      </w:r>
      <w:r w:rsidRPr="007264F7">
        <w:rPr>
          <w:rFonts w:hint="cs"/>
          <w:sz w:val="24"/>
          <w:szCs w:val="24"/>
          <w:cs/>
          <w:lang w:bidi="sa-IN"/>
        </w:rPr>
        <w:t>या</w:t>
      </w:r>
      <w:r w:rsidRPr="007264F7">
        <w:rPr>
          <w:sz w:val="24"/>
          <w:szCs w:val="24"/>
          <w:cs/>
        </w:rPr>
        <w:t xml:space="preserve">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१७२</w:t>
      </w:r>
      <w:r w:rsidRPr="0069493C">
        <w:rPr>
          <w:color w:val="00B050"/>
          <w:sz w:val="24"/>
          <w:szCs w:val="24"/>
        </w:rPr>
        <w:t>]</w:t>
      </w:r>
      <w:r w:rsidR="00CC0E20">
        <w:rPr>
          <w:rFonts w:hint="cs"/>
          <w:color w:val="00B050"/>
          <w:sz w:val="24"/>
          <w:szCs w:val="24"/>
          <w:cs/>
        </w:rPr>
        <w:tab/>
      </w:r>
      <w:r w:rsidR="004605FC" w:rsidRPr="007264F7">
        <w:rPr>
          <w:bCs w:val="0"/>
          <w:sz w:val="24"/>
          <w:szCs w:val="24"/>
          <w:cs/>
        </w:rPr>
        <w:t>अप्पेगे खु</w:t>
      </w:r>
      <w:r w:rsidR="004605FC" w:rsidRPr="007264F7">
        <w:rPr>
          <w:rFonts w:hint="cs"/>
          <w:bCs w:val="0"/>
          <w:sz w:val="24"/>
          <w:szCs w:val="24"/>
          <w:cs/>
          <w:lang w:bidi="sa-IN"/>
        </w:rPr>
        <w:t>धि</w:t>
      </w:r>
      <w:r w:rsidR="004605FC" w:rsidRPr="007264F7">
        <w:rPr>
          <w:bCs w:val="0"/>
          <w:sz w:val="24"/>
          <w:szCs w:val="24"/>
          <w:cs/>
        </w:rPr>
        <w:t>यं भिक्खु</w:t>
      </w:r>
      <w:r w:rsidR="004605FC" w:rsidRPr="007264F7">
        <w:rPr>
          <w:rFonts w:hint="cs"/>
          <w:bCs w:val="0"/>
          <w:sz w:val="24"/>
          <w:szCs w:val="24"/>
          <w:cs/>
          <w:lang w:bidi="sa-IN"/>
        </w:rPr>
        <w:t>,</w:t>
      </w:r>
      <w:r w:rsidR="004605FC" w:rsidRPr="007264F7">
        <w:rPr>
          <w:bCs w:val="0"/>
          <w:sz w:val="24"/>
          <w:szCs w:val="24"/>
          <w:cs/>
        </w:rPr>
        <w:t xml:space="preserve"> सुणी डंसइ लूसए</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तत्थ मंदा विसीयंति</w:t>
      </w:r>
      <w:r w:rsidRPr="007264F7">
        <w:rPr>
          <w:rFonts w:hint="cs"/>
          <w:sz w:val="24"/>
          <w:szCs w:val="24"/>
          <w:cs/>
          <w:lang w:bidi="sa-IN"/>
        </w:rPr>
        <w:t>,</w:t>
      </w:r>
      <w:r w:rsidRPr="007264F7">
        <w:rPr>
          <w:sz w:val="24"/>
          <w:szCs w:val="24"/>
          <w:cs/>
        </w:rPr>
        <w:t xml:space="preserve"> तेउपुट्ठा व पाणिणो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१७३</w:t>
      </w:r>
      <w:r w:rsidRPr="0069493C">
        <w:rPr>
          <w:color w:val="00B050"/>
          <w:sz w:val="24"/>
          <w:szCs w:val="24"/>
        </w:rPr>
        <w:t>]</w:t>
      </w:r>
      <w:r w:rsidR="00CC0E20">
        <w:rPr>
          <w:rFonts w:hint="cs"/>
          <w:color w:val="00B050"/>
          <w:sz w:val="24"/>
          <w:szCs w:val="24"/>
          <w:cs/>
        </w:rPr>
        <w:tab/>
      </w:r>
      <w:r w:rsidR="004605FC" w:rsidRPr="007264F7">
        <w:rPr>
          <w:bCs w:val="0"/>
          <w:sz w:val="24"/>
          <w:szCs w:val="24"/>
          <w:cs/>
        </w:rPr>
        <w:t>अप्पेगे पडिभासंति</w:t>
      </w:r>
      <w:r w:rsidR="004605FC" w:rsidRPr="007264F7">
        <w:rPr>
          <w:rFonts w:hint="cs"/>
          <w:bCs w:val="0"/>
          <w:sz w:val="24"/>
          <w:szCs w:val="24"/>
          <w:cs/>
          <w:lang w:bidi="sa-IN"/>
        </w:rPr>
        <w:t>,</w:t>
      </w:r>
      <w:r w:rsidR="004605FC" w:rsidRPr="007264F7">
        <w:rPr>
          <w:bCs w:val="0"/>
          <w:sz w:val="24"/>
          <w:szCs w:val="24"/>
          <w:cs/>
        </w:rPr>
        <w:t xml:space="preserve"> पाडिपंथियमागया</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पडियारगया एए</w:t>
      </w:r>
      <w:r w:rsidRPr="007264F7">
        <w:rPr>
          <w:rFonts w:hint="cs"/>
          <w:sz w:val="24"/>
          <w:szCs w:val="24"/>
          <w:cs/>
          <w:lang w:bidi="sa-IN"/>
        </w:rPr>
        <w:t>,</w:t>
      </w:r>
      <w:r w:rsidRPr="007264F7">
        <w:rPr>
          <w:sz w:val="24"/>
          <w:szCs w:val="24"/>
          <w:cs/>
        </w:rPr>
        <w:t xml:space="preserve"> जे एए एवजीविणो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१७४</w:t>
      </w:r>
      <w:r w:rsidRPr="0069493C">
        <w:rPr>
          <w:color w:val="00B050"/>
          <w:sz w:val="24"/>
          <w:szCs w:val="24"/>
        </w:rPr>
        <w:t>]</w:t>
      </w:r>
      <w:r w:rsidR="00CC0E20">
        <w:rPr>
          <w:rFonts w:hint="cs"/>
          <w:color w:val="00B050"/>
          <w:sz w:val="24"/>
          <w:szCs w:val="24"/>
          <w:cs/>
        </w:rPr>
        <w:tab/>
      </w:r>
      <w:r w:rsidR="004605FC" w:rsidRPr="007264F7">
        <w:rPr>
          <w:bCs w:val="0"/>
          <w:sz w:val="24"/>
          <w:szCs w:val="24"/>
          <w:cs/>
        </w:rPr>
        <w:t>अप्पेगे व</w:t>
      </w:r>
      <w:r w:rsidR="004605FC" w:rsidRPr="007264F7">
        <w:rPr>
          <w:rFonts w:hint="cs"/>
          <w:bCs w:val="0"/>
          <w:sz w:val="24"/>
          <w:szCs w:val="24"/>
          <w:cs/>
          <w:lang w:bidi="sa-IN"/>
        </w:rPr>
        <w:t>इ</w:t>
      </w:r>
      <w:r w:rsidR="004605FC" w:rsidRPr="007264F7">
        <w:rPr>
          <w:bCs w:val="0"/>
          <w:sz w:val="24"/>
          <w:szCs w:val="24"/>
          <w:cs/>
        </w:rPr>
        <w:t xml:space="preserve"> जुंजंति</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न</w:t>
      </w:r>
      <w:r w:rsidR="004605FC" w:rsidRPr="007264F7">
        <w:rPr>
          <w:bCs w:val="0"/>
          <w:sz w:val="24"/>
          <w:szCs w:val="24"/>
          <w:cs/>
        </w:rPr>
        <w:t>गिणा पिंडोलगाहमा</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मुंडा कंडू-विणट्ठंगा</w:t>
      </w:r>
      <w:r w:rsidRPr="007264F7">
        <w:rPr>
          <w:rFonts w:hint="cs"/>
          <w:sz w:val="24"/>
          <w:szCs w:val="24"/>
          <w:cs/>
          <w:lang w:bidi="sa-IN"/>
        </w:rPr>
        <w:t>,</w:t>
      </w:r>
      <w:r w:rsidRPr="007264F7">
        <w:rPr>
          <w:sz w:val="24"/>
          <w:szCs w:val="24"/>
          <w:cs/>
        </w:rPr>
        <w:t xml:space="preserve"> उज्जल्ला असमाहिया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१७५</w:t>
      </w:r>
      <w:r w:rsidRPr="0069493C">
        <w:rPr>
          <w:color w:val="00B050"/>
          <w:sz w:val="24"/>
          <w:szCs w:val="24"/>
        </w:rPr>
        <w:t>]</w:t>
      </w:r>
      <w:r w:rsidR="00CC0E20">
        <w:rPr>
          <w:rFonts w:hint="cs"/>
          <w:color w:val="00B050"/>
          <w:sz w:val="24"/>
          <w:szCs w:val="24"/>
          <w:cs/>
        </w:rPr>
        <w:tab/>
      </w:r>
      <w:r w:rsidR="004605FC" w:rsidRPr="007264F7">
        <w:rPr>
          <w:bCs w:val="0"/>
          <w:sz w:val="24"/>
          <w:szCs w:val="24"/>
          <w:cs/>
        </w:rPr>
        <w:t>एवं विप्पडिव</w:t>
      </w:r>
      <w:r w:rsidR="004605FC" w:rsidRPr="007264F7">
        <w:rPr>
          <w:rFonts w:hint="cs"/>
          <w:bCs w:val="0"/>
          <w:sz w:val="24"/>
          <w:szCs w:val="24"/>
          <w:cs/>
          <w:lang w:bidi="sa-IN"/>
        </w:rPr>
        <w:t>न्ने</w:t>
      </w:r>
      <w:r w:rsidR="004605FC" w:rsidRPr="007264F7">
        <w:rPr>
          <w:bCs w:val="0"/>
          <w:sz w:val="24"/>
          <w:szCs w:val="24"/>
          <w:cs/>
        </w:rPr>
        <w:t>गे अप्पणा उ</w:t>
      </w:r>
      <w:r w:rsidR="004605FC" w:rsidRPr="007264F7">
        <w:rPr>
          <w:rFonts w:hint="cs"/>
          <w:bCs w:val="0"/>
          <w:sz w:val="24"/>
          <w:szCs w:val="24"/>
          <w:cs/>
        </w:rPr>
        <w:t xml:space="preserve"> </w:t>
      </w:r>
      <w:r w:rsidR="004605FC" w:rsidRPr="007264F7">
        <w:rPr>
          <w:bCs w:val="0"/>
          <w:sz w:val="24"/>
          <w:szCs w:val="24"/>
          <w:cs/>
        </w:rPr>
        <w:t>अजाणया</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तमाओ ते तमं जंति मंदा मोहेण पाउडा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१७६</w:t>
      </w:r>
      <w:r w:rsidRPr="0069493C">
        <w:rPr>
          <w:color w:val="00B050"/>
          <w:sz w:val="24"/>
          <w:szCs w:val="24"/>
        </w:rPr>
        <w:t>]</w:t>
      </w:r>
      <w:r w:rsidR="00CC0E20">
        <w:rPr>
          <w:rFonts w:hint="cs"/>
          <w:color w:val="00B050"/>
          <w:sz w:val="24"/>
          <w:szCs w:val="24"/>
          <w:cs/>
        </w:rPr>
        <w:tab/>
      </w:r>
      <w:r w:rsidR="004605FC" w:rsidRPr="007264F7">
        <w:rPr>
          <w:bCs w:val="0"/>
          <w:sz w:val="24"/>
          <w:szCs w:val="24"/>
          <w:cs/>
        </w:rPr>
        <w:t>पुट्ठो य दंसमसगेहिं</w:t>
      </w:r>
      <w:r w:rsidR="004605FC" w:rsidRPr="007264F7">
        <w:rPr>
          <w:rFonts w:hint="cs"/>
          <w:bCs w:val="0"/>
          <w:sz w:val="24"/>
          <w:szCs w:val="24"/>
          <w:cs/>
          <w:lang w:bidi="sa-IN"/>
        </w:rPr>
        <w:t>,</w:t>
      </w:r>
      <w:r w:rsidR="004605FC" w:rsidRPr="007264F7">
        <w:rPr>
          <w:bCs w:val="0"/>
          <w:sz w:val="24"/>
          <w:szCs w:val="24"/>
          <w:cs/>
        </w:rPr>
        <w:t xml:space="preserve"> तणफासमचाइया</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न मे दिट्ठे परे लोए</w:t>
      </w:r>
      <w:r w:rsidRPr="007264F7">
        <w:rPr>
          <w:rFonts w:hint="cs"/>
          <w:sz w:val="24"/>
          <w:szCs w:val="24"/>
          <w:cs/>
          <w:lang w:bidi="sa-IN"/>
        </w:rPr>
        <w:t>,</w:t>
      </w:r>
      <w:r w:rsidRPr="007264F7">
        <w:rPr>
          <w:sz w:val="24"/>
          <w:szCs w:val="24"/>
          <w:cs/>
        </w:rPr>
        <w:t xml:space="preserve"> </w:t>
      </w:r>
      <w:r w:rsidRPr="007264F7">
        <w:rPr>
          <w:rFonts w:hint="cs"/>
          <w:sz w:val="24"/>
          <w:szCs w:val="24"/>
          <w:cs/>
          <w:lang w:bidi="sa-IN"/>
        </w:rPr>
        <w:t>जइ</w:t>
      </w:r>
      <w:r w:rsidRPr="007264F7">
        <w:rPr>
          <w:sz w:val="24"/>
          <w:szCs w:val="24"/>
          <w:cs/>
        </w:rPr>
        <w:t xml:space="preserve"> परं मरणं सिया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१७७</w:t>
      </w:r>
      <w:r w:rsidRPr="0069493C">
        <w:rPr>
          <w:color w:val="00B050"/>
          <w:sz w:val="24"/>
          <w:szCs w:val="24"/>
        </w:rPr>
        <w:t>]</w:t>
      </w:r>
      <w:r w:rsidR="00CC0E20">
        <w:rPr>
          <w:rFonts w:hint="cs"/>
          <w:color w:val="00B050"/>
          <w:sz w:val="24"/>
          <w:szCs w:val="24"/>
          <w:cs/>
        </w:rPr>
        <w:tab/>
      </w:r>
      <w:r w:rsidR="004605FC" w:rsidRPr="007264F7">
        <w:rPr>
          <w:bCs w:val="0"/>
          <w:sz w:val="24"/>
          <w:szCs w:val="24"/>
          <w:cs/>
        </w:rPr>
        <w:t>संतत्ता केसलोएणं</w:t>
      </w:r>
      <w:r w:rsidR="004605FC" w:rsidRPr="007264F7">
        <w:rPr>
          <w:rFonts w:hint="cs"/>
          <w:bCs w:val="0"/>
          <w:sz w:val="24"/>
          <w:szCs w:val="24"/>
          <w:cs/>
          <w:lang w:bidi="sa-IN"/>
        </w:rPr>
        <w:t>,</w:t>
      </w:r>
      <w:r w:rsidR="004605FC" w:rsidRPr="007264F7">
        <w:rPr>
          <w:bCs w:val="0"/>
          <w:sz w:val="24"/>
          <w:szCs w:val="24"/>
          <w:cs/>
        </w:rPr>
        <w:t xml:space="preserve"> बंभचेर</w:t>
      </w:r>
      <w:r w:rsidR="004605FC" w:rsidRPr="007264F7">
        <w:rPr>
          <w:rFonts w:hint="cs"/>
          <w:bCs w:val="0"/>
          <w:sz w:val="24"/>
          <w:szCs w:val="24"/>
          <w:cs/>
          <w:lang w:bidi="sa-IN"/>
        </w:rPr>
        <w:t>-</w:t>
      </w:r>
      <w:r w:rsidR="004605FC" w:rsidRPr="007264F7">
        <w:rPr>
          <w:bCs w:val="0"/>
          <w:sz w:val="24"/>
          <w:szCs w:val="24"/>
          <w:cs/>
        </w:rPr>
        <w:t>पराइया</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तत्थ मंदा विसीयंति मच्छा पविट्ठा व केयणे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१७८</w:t>
      </w:r>
      <w:r w:rsidRPr="0069493C">
        <w:rPr>
          <w:color w:val="00B050"/>
          <w:sz w:val="24"/>
          <w:szCs w:val="24"/>
        </w:rPr>
        <w:t>]</w:t>
      </w:r>
      <w:r w:rsidR="00CC0E20">
        <w:rPr>
          <w:rFonts w:hint="cs"/>
          <w:color w:val="00B050"/>
          <w:sz w:val="24"/>
          <w:szCs w:val="24"/>
          <w:cs/>
        </w:rPr>
        <w:tab/>
      </w:r>
      <w:r w:rsidR="004605FC" w:rsidRPr="007264F7">
        <w:rPr>
          <w:bCs w:val="0"/>
          <w:sz w:val="24"/>
          <w:szCs w:val="24"/>
          <w:cs/>
        </w:rPr>
        <w:t>आयदंडसमाया</w:t>
      </w:r>
      <w:r w:rsidR="004605FC" w:rsidRPr="007264F7">
        <w:rPr>
          <w:rFonts w:hint="cs"/>
          <w:bCs w:val="0"/>
          <w:sz w:val="24"/>
          <w:szCs w:val="24"/>
          <w:cs/>
          <w:lang w:bidi="sa-IN"/>
        </w:rPr>
        <w:t>रे,</w:t>
      </w:r>
      <w:r w:rsidR="004605FC" w:rsidRPr="007264F7">
        <w:rPr>
          <w:bCs w:val="0"/>
          <w:sz w:val="24"/>
          <w:szCs w:val="24"/>
          <w:cs/>
        </w:rPr>
        <w:t xml:space="preserve"> मिच्छासंठियभावणा</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हरिसप्पओसमाव</w:t>
      </w:r>
      <w:r w:rsidRPr="007264F7">
        <w:rPr>
          <w:rFonts w:hint="cs"/>
          <w:sz w:val="24"/>
          <w:szCs w:val="24"/>
          <w:cs/>
          <w:lang w:bidi="sa-IN"/>
        </w:rPr>
        <w:t>न्ना</w:t>
      </w:r>
      <w:r w:rsidRPr="007264F7">
        <w:rPr>
          <w:sz w:val="24"/>
          <w:szCs w:val="24"/>
          <w:cs/>
        </w:rPr>
        <w:t xml:space="preserve"> केई लूसंतिऽ</w:t>
      </w:r>
      <w:r w:rsidRPr="007264F7">
        <w:rPr>
          <w:rFonts w:hint="cs"/>
          <w:sz w:val="24"/>
          <w:szCs w:val="24"/>
          <w:cs/>
          <w:lang w:bidi="sa-IN"/>
        </w:rPr>
        <w:t>ना</w:t>
      </w:r>
      <w:r w:rsidRPr="007264F7">
        <w:rPr>
          <w:sz w:val="24"/>
          <w:szCs w:val="24"/>
          <w:cs/>
        </w:rPr>
        <w:t>रिया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१७९</w:t>
      </w:r>
      <w:r w:rsidRPr="0069493C">
        <w:rPr>
          <w:color w:val="00B050"/>
          <w:sz w:val="24"/>
          <w:szCs w:val="24"/>
        </w:rPr>
        <w:t>]</w:t>
      </w:r>
      <w:r w:rsidR="00CC0E20">
        <w:rPr>
          <w:rFonts w:hint="cs"/>
          <w:color w:val="00B050"/>
          <w:sz w:val="24"/>
          <w:szCs w:val="24"/>
          <w:cs/>
        </w:rPr>
        <w:tab/>
      </w:r>
      <w:r w:rsidR="004605FC" w:rsidRPr="007264F7">
        <w:rPr>
          <w:bCs w:val="0"/>
          <w:sz w:val="24"/>
          <w:szCs w:val="24"/>
          <w:cs/>
        </w:rPr>
        <w:t>अप्पेगे पलियं</w:t>
      </w:r>
      <w:r w:rsidR="004605FC" w:rsidRPr="007264F7">
        <w:rPr>
          <w:rFonts w:hint="cs"/>
          <w:bCs w:val="0"/>
          <w:sz w:val="24"/>
          <w:szCs w:val="24"/>
          <w:cs/>
          <w:lang w:bidi="sa-IN"/>
        </w:rPr>
        <w:t>ते सिं</w:t>
      </w:r>
      <w:r w:rsidR="004605FC" w:rsidRPr="007264F7">
        <w:rPr>
          <w:bCs w:val="0"/>
          <w:sz w:val="24"/>
          <w:szCs w:val="24"/>
          <w:cs/>
        </w:rPr>
        <w:t xml:space="preserve"> चारो </w:t>
      </w:r>
      <w:r w:rsidR="004605FC" w:rsidRPr="007264F7">
        <w:rPr>
          <w:rFonts w:hint="cs"/>
          <w:bCs w:val="0"/>
          <w:sz w:val="24"/>
          <w:szCs w:val="24"/>
          <w:cs/>
          <w:lang w:bidi="sa-IN"/>
        </w:rPr>
        <w:t>चो</w:t>
      </w:r>
      <w:r w:rsidR="004605FC" w:rsidRPr="007264F7">
        <w:rPr>
          <w:bCs w:val="0"/>
          <w:sz w:val="24"/>
          <w:szCs w:val="24"/>
          <w:cs/>
        </w:rPr>
        <w:t>रो त्ति सुव्वयं</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बंधंति भिक्खुयं बाला</w:t>
      </w:r>
      <w:r w:rsidRPr="007264F7">
        <w:rPr>
          <w:rFonts w:hint="cs"/>
          <w:sz w:val="24"/>
          <w:szCs w:val="24"/>
          <w:cs/>
          <w:lang w:bidi="sa-IN"/>
        </w:rPr>
        <w:t>,</w:t>
      </w:r>
      <w:r w:rsidRPr="007264F7">
        <w:rPr>
          <w:sz w:val="24"/>
          <w:szCs w:val="24"/>
          <w:cs/>
        </w:rPr>
        <w:t xml:space="preserve"> कसायव</w:t>
      </w:r>
      <w:r w:rsidRPr="007264F7">
        <w:rPr>
          <w:rFonts w:hint="cs"/>
          <w:sz w:val="24"/>
          <w:szCs w:val="24"/>
          <w:cs/>
          <w:lang w:bidi="sa-IN"/>
        </w:rPr>
        <w:t>य</w:t>
      </w:r>
      <w:r w:rsidRPr="007264F7">
        <w:rPr>
          <w:sz w:val="24"/>
          <w:szCs w:val="24"/>
          <w:cs/>
        </w:rPr>
        <w:t>णेहि य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१८०</w:t>
      </w:r>
      <w:r w:rsidRPr="0069493C">
        <w:rPr>
          <w:color w:val="00B050"/>
          <w:sz w:val="24"/>
          <w:szCs w:val="24"/>
        </w:rPr>
        <w:t>]</w:t>
      </w:r>
      <w:r w:rsidR="00CC0E20">
        <w:rPr>
          <w:rFonts w:hint="cs"/>
          <w:color w:val="00B050"/>
          <w:sz w:val="24"/>
          <w:szCs w:val="24"/>
          <w:cs/>
        </w:rPr>
        <w:tab/>
      </w:r>
      <w:r w:rsidR="004605FC" w:rsidRPr="007264F7">
        <w:rPr>
          <w:bCs w:val="0"/>
          <w:sz w:val="24"/>
          <w:szCs w:val="24"/>
          <w:cs/>
        </w:rPr>
        <w:t>तत्थ दंडेण संवीते</w:t>
      </w:r>
      <w:r w:rsidR="004605FC" w:rsidRPr="007264F7">
        <w:rPr>
          <w:rFonts w:hint="cs"/>
          <w:bCs w:val="0"/>
          <w:sz w:val="24"/>
          <w:szCs w:val="24"/>
          <w:cs/>
          <w:lang w:bidi="sa-IN"/>
        </w:rPr>
        <w:t>,</w:t>
      </w:r>
      <w:r w:rsidR="004605FC" w:rsidRPr="007264F7">
        <w:rPr>
          <w:bCs w:val="0"/>
          <w:sz w:val="24"/>
          <w:szCs w:val="24"/>
          <w:cs/>
        </w:rPr>
        <w:t xml:space="preserve"> मुट्ठिणा अदु फलेण वा</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2338" w:firstLine="2160"/>
        <w:jc w:val="distribute"/>
        <w:rPr>
          <w:sz w:val="24"/>
          <w:szCs w:val="24"/>
        </w:rPr>
      </w:pPr>
      <w:r w:rsidRPr="007264F7">
        <w:rPr>
          <w:sz w:val="24"/>
          <w:szCs w:val="24"/>
          <w:cs/>
        </w:rPr>
        <w:t>नाईणं सरई बाले</w:t>
      </w:r>
      <w:r w:rsidRPr="007264F7">
        <w:rPr>
          <w:rFonts w:hint="cs"/>
          <w:sz w:val="24"/>
          <w:szCs w:val="24"/>
          <w:cs/>
          <w:lang w:bidi="sa-IN"/>
        </w:rPr>
        <w:t>,</w:t>
      </w:r>
      <w:r w:rsidRPr="007264F7">
        <w:rPr>
          <w:sz w:val="24"/>
          <w:szCs w:val="24"/>
          <w:cs/>
        </w:rPr>
        <w:t xml:space="preserve"> इत्थी वा कुद्धगामिणी ।।</w:t>
      </w:r>
    </w:p>
    <w:p w:rsidR="004605FC" w:rsidRPr="007264F7" w:rsidRDefault="006C61F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१८१</w:t>
      </w:r>
      <w:r w:rsidRPr="0069493C">
        <w:rPr>
          <w:color w:val="00B050"/>
          <w:sz w:val="24"/>
          <w:szCs w:val="24"/>
        </w:rPr>
        <w:t>]</w:t>
      </w:r>
      <w:r w:rsidR="00CC0E20">
        <w:rPr>
          <w:rFonts w:hint="cs"/>
          <w:color w:val="00B050"/>
          <w:sz w:val="24"/>
          <w:szCs w:val="24"/>
          <w:cs/>
        </w:rPr>
        <w:tab/>
      </w:r>
      <w:r w:rsidR="004605FC" w:rsidRPr="007264F7">
        <w:rPr>
          <w:bCs w:val="0"/>
          <w:sz w:val="24"/>
          <w:szCs w:val="24"/>
          <w:cs/>
        </w:rPr>
        <w:t>एए भो</w:t>
      </w:r>
      <w:r w:rsidR="004605FC" w:rsidRPr="007264F7">
        <w:rPr>
          <w:bCs w:val="0"/>
          <w:sz w:val="24"/>
          <w:szCs w:val="24"/>
        </w:rPr>
        <w:t xml:space="preserve"> !</w:t>
      </w:r>
      <w:r w:rsidR="004605FC" w:rsidRPr="007264F7">
        <w:rPr>
          <w:bCs w:val="0"/>
          <w:sz w:val="24"/>
          <w:szCs w:val="24"/>
          <w:cs/>
        </w:rPr>
        <w:t xml:space="preserve"> कसिणा फासा</w:t>
      </w:r>
      <w:r w:rsidR="004605FC" w:rsidRPr="007264F7">
        <w:rPr>
          <w:rFonts w:hint="cs"/>
          <w:bCs w:val="0"/>
          <w:sz w:val="24"/>
          <w:szCs w:val="24"/>
          <w:cs/>
          <w:lang w:bidi="sa-IN"/>
        </w:rPr>
        <w:t>,</w:t>
      </w:r>
      <w:r w:rsidR="004605FC" w:rsidRPr="007264F7">
        <w:rPr>
          <w:bCs w:val="0"/>
          <w:sz w:val="24"/>
          <w:szCs w:val="24"/>
          <w:cs/>
        </w:rPr>
        <w:t xml:space="preserve"> फरुसा दुरहियासया</w:t>
      </w:r>
      <w:r w:rsidR="004605FC" w:rsidRPr="007264F7">
        <w:rPr>
          <w:rFonts w:hint="cs"/>
          <w:bCs w:val="0"/>
          <w:sz w:val="24"/>
          <w:szCs w:val="24"/>
          <w:cs/>
          <w:lang w:bidi="sa-IN"/>
        </w:rPr>
        <w:t xml:space="preserve"> ।</w:t>
      </w:r>
    </w:p>
    <w:p w:rsidR="004605FC" w:rsidRPr="007264F7" w:rsidRDefault="004605FC" w:rsidP="00CC0E20">
      <w:pPr>
        <w:pStyle w:val="PlainHindi"/>
        <w:spacing w:after="0"/>
        <w:ind w:left="720" w:right="808" w:firstLine="2160"/>
        <w:jc w:val="distribute"/>
        <w:rPr>
          <w:sz w:val="24"/>
          <w:szCs w:val="24"/>
        </w:rPr>
      </w:pPr>
      <w:r w:rsidRPr="007264F7">
        <w:rPr>
          <w:sz w:val="24"/>
          <w:szCs w:val="24"/>
          <w:cs/>
        </w:rPr>
        <w:t>हत्थी वा सरसंवी</w:t>
      </w:r>
      <w:r w:rsidRPr="007264F7">
        <w:rPr>
          <w:rFonts w:hint="cs"/>
          <w:sz w:val="24"/>
          <w:szCs w:val="24"/>
          <w:cs/>
          <w:lang w:bidi="sa-IN"/>
        </w:rPr>
        <w:t>त्ता</w:t>
      </w:r>
      <w:r w:rsidRPr="007264F7">
        <w:rPr>
          <w:sz w:val="24"/>
          <w:szCs w:val="24"/>
          <w:cs/>
        </w:rPr>
        <w:t xml:space="preserve"> कीवा</w:t>
      </w:r>
      <w:r w:rsidRPr="007264F7">
        <w:rPr>
          <w:rFonts w:hint="cs"/>
          <w:sz w:val="24"/>
          <w:szCs w:val="24"/>
          <w:cs/>
          <w:lang w:bidi="sa-IN"/>
        </w:rPr>
        <w:t xml:space="preserve"> </w:t>
      </w:r>
      <w:r w:rsidRPr="007264F7">
        <w:rPr>
          <w:sz w:val="24"/>
          <w:szCs w:val="24"/>
          <w:cs/>
        </w:rPr>
        <w:t xml:space="preserve">वस गया गिहं </w:t>
      </w:r>
      <w:r w:rsidRPr="007264F7">
        <w:rPr>
          <w:rFonts w:hint="cs"/>
          <w:sz w:val="24"/>
          <w:szCs w:val="24"/>
          <w:cs/>
          <w:lang w:bidi="sa-IN"/>
        </w:rPr>
        <w:t>।।</w:t>
      </w:r>
      <w:r w:rsidRPr="007264F7">
        <w:rPr>
          <w:sz w:val="24"/>
          <w:szCs w:val="24"/>
          <w:cs/>
        </w:rPr>
        <w:t xml:space="preserve"> त्ति बेमि ।।</w:t>
      </w:r>
    </w:p>
    <w:p w:rsidR="004605FC" w:rsidRPr="00820B4A" w:rsidRDefault="002D071D" w:rsidP="00B16BE6">
      <w:pPr>
        <w:pStyle w:val="ShlokHindi"/>
      </w:pPr>
      <w:r w:rsidRPr="00820B4A">
        <w:rPr>
          <w:rFonts w:hint="cs"/>
          <w:cs/>
        </w:rPr>
        <w:t>०</w:t>
      </w:r>
      <w:r w:rsidR="004605FC" w:rsidRPr="00820B4A">
        <w:rPr>
          <w:rFonts w:hint="cs"/>
          <w:cs/>
        </w:rPr>
        <w:t xml:space="preserve"> </w:t>
      </w:r>
      <w:r w:rsidR="004605FC" w:rsidRPr="00820B4A">
        <w:rPr>
          <w:cs/>
        </w:rPr>
        <w:t>तइए अज्झयणे पढमो उद्देसो समत्तो</w:t>
      </w:r>
      <w:r w:rsidR="004605FC" w:rsidRPr="00820B4A">
        <w:rPr>
          <w:rFonts w:hint="cs"/>
          <w:cs/>
        </w:rPr>
        <w:t xml:space="preserve"> </w:t>
      </w:r>
      <w:r w:rsidRPr="00820B4A">
        <w:rPr>
          <w:rFonts w:hint="cs"/>
          <w:cs/>
        </w:rPr>
        <w:t>०</w:t>
      </w:r>
    </w:p>
    <w:p w:rsidR="004605FC" w:rsidRPr="00A2284C" w:rsidRDefault="00CC0E20" w:rsidP="00B16BE6">
      <w:pPr>
        <w:pStyle w:val="H3Hindi"/>
        <w:spacing w:after="120"/>
        <w:ind w:right="2333" w:firstLine="2160"/>
        <w:jc w:val="center"/>
        <w:rPr>
          <w:i w:val="0"/>
          <w:iCs w:val="0"/>
          <w:color w:val="FF0000"/>
          <w:sz w:val="28"/>
          <w:szCs w:val="28"/>
          <w:u w:val="wave"/>
        </w:rPr>
      </w:pPr>
      <w:bookmarkStart w:id="15" w:name="_Toc318398167"/>
      <w:r w:rsidRPr="00A2284C">
        <w:rPr>
          <w:rFonts w:hint="cs"/>
          <w:i w:val="0"/>
          <w:iCs w:val="0"/>
          <w:color w:val="FF0000"/>
          <w:sz w:val="28"/>
          <w:szCs w:val="28"/>
          <w:u w:val="wave"/>
          <w:cs/>
        </w:rPr>
        <w:t xml:space="preserve">० </w:t>
      </w:r>
      <w:r w:rsidR="004605FC" w:rsidRPr="00A2284C">
        <w:rPr>
          <w:i w:val="0"/>
          <w:iCs w:val="0"/>
          <w:color w:val="FF0000"/>
          <w:sz w:val="28"/>
          <w:szCs w:val="28"/>
          <w:u w:val="wave"/>
          <w:cs/>
        </w:rPr>
        <w:t>बीओ उद्देसो</w:t>
      </w:r>
      <w:bookmarkEnd w:id="15"/>
      <w:r w:rsidRPr="00A2284C">
        <w:rPr>
          <w:rFonts w:hint="cs"/>
          <w:i w:val="0"/>
          <w:iCs w:val="0"/>
          <w:color w:val="FF0000"/>
          <w:sz w:val="28"/>
          <w:szCs w:val="28"/>
          <w:u w:val="wave"/>
          <w:cs/>
        </w:rPr>
        <w:t xml:space="preserve"> ०</w:t>
      </w:r>
    </w:p>
    <w:p w:rsidR="004605FC" w:rsidRPr="007264F7" w:rsidRDefault="006C61F3" w:rsidP="00B16BE6">
      <w:pPr>
        <w:pStyle w:val="H4Hindi"/>
        <w:tabs>
          <w:tab w:val="left" w:pos="2700"/>
        </w:tabs>
        <w:spacing w:before="0" w:after="0"/>
        <w:ind w:right="1973" w:firstLine="1987"/>
        <w:jc w:val="distribute"/>
        <w:rPr>
          <w:bCs w:val="0"/>
          <w:sz w:val="24"/>
          <w:szCs w:val="24"/>
        </w:rPr>
      </w:pPr>
      <w:r w:rsidRPr="0069493C">
        <w:rPr>
          <w:color w:val="00B050"/>
          <w:sz w:val="24"/>
          <w:szCs w:val="24"/>
        </w:rPr>
        <w:t>[</w:t>
      </w:r>
      <w:r>
        <w:rPr>
          <w:rFonts w:hint="cs"/>
          <w:color w:val="00B050"/>
          <w:sz w:val="24"/>
          <w:szCs w:val="24"/>
          <w:cs/>
        </w:rPr>
        <w:t>१८२</w:t>
      </w:r>
      <w:r w:rsidRPr="0069493C">
        <w:rPr>
          <w:color w:val="00B050"/>
          <w:sz w:val="24"/>
          <w:szCs w:val="24"/>
        </w:rPr>
        <w:t>]</w:t>
      </w:r>
      <w:r w:rsidR="00CC0E20">
        <w:rPr>
          <w:rFonts w:hint="cs"/>
          <w:color w:val="00B050"/>
          <w:sz w:val="24"/>
          <w:szCs w:val="24"/>
          <w:cs/>
        </w:rPr>
        <w:tab/>
      </w:r>
      <w:r w:rsidR="004605FC" w:rsidRPr="007264F7">
        <w:rPr>
          <w:bCs w:val="0"/>
          <w:sz w:val="24"/>
          <w:szCs w:val="24"/>
          <w:cs/>
        </w:rPr>
        <w:t>अहिमे सुहुमा संगा</w:t>
      </w:r>
      <w:r w:rsidR="004605FC" w:rsidRPr="007264F7">
        <w:rPr>
          <w:rFonts w:hint="cs"/>
          <w:bCs w:val="0"/>
          <w:sz w:val="24"/>
          <w:szCs w:val="24"/>
          <w:cs/>
          <w:lang w:bidi="sa-IN"/>
        </w:rPr>
        <w:t>,</w:t>
      </w:r>
      <w:r w:rsidR="004605FC" w:rsidRPr="007264F7">
        <w:rPr>
          <w:bCs w:val="0"/>
          <w:sz w:val="24"/>
          <w:szCs w:val="24"/>
          <w:cs/>
        </w:rPr>
        <w:t xml:space="preserve"> भिक्खूणं जे दुरुत्तरा</w:t>
      </w:r>
      <w:r w:rsidR="004605FC" w:rsidRPr="007264F7">
        <w:rPr>
          <w:rFonts w:hint="cs"/>
          <w:bCs w:val="0"/>
          <w:sz w:val="24"/>
          <w:szCs w:val="24"/>
          <w:cs/>
          <w:lang w:bidi="sa-IN"/>
        </w:rPr>
        <w:t xml:space="preserve"> ।</w:t>
      </w:r>
    </w:p>
    <w:p w:rsidR="004605FC" w:rsidRPr="007264F7" w:rsidRDefault="004605FC" w:rsidP="00CE7870">
      <w:pPr>
        <w:pStyle w:val="PlainHindi"/>
        <w:tabs>
          <w:tab w:val="left" w:pos="2700"/>
        </w:tabs>
        <w:spacing w:after="0"/>
        <w:ind w:left="720" w:right="1978" w:firstLine="1980"/>
        <w:jc w:val="distribute"/>
        <w:rPr>
          <w:sz w:val="24"/>
          <w:szCs w:val="24"/>
        </w:rPr>
      </w:pPr>
      <w:r w:rsidRPr="007264F7">
        <w:rPr>
          <w:sz w:val="24"/>
          <w:szCs w:val="24"/>
          <w:cs/>
        </w:rPr>
        <w:t>जत्थ एगे विसीयंति</w:t>
      </w:r>
      <w:r w:rsidRPr="007264F7">
        <w:rPr>
          <w:rFonts w:hint="cs"/>
          <w:sz w:val="24"/>
          <w:szCs w:val="24"/>
          <w:cs/>
          <w:lang w:bidi="sa-IN"/>
        </w:rPr>
        <w:t>,</w:t>
      </w:r>
      <w:r w:rsidRPr="007264F7">
        <w:rPr>
          <w:sz w:val="24"/>
          <w:szCs w:val="24"/>
          <w:cs/>
        </w:rPr>
        <w:t xml:space="preserve"> न चयंति जवित्तए ।।</w:t>
      </w:r>
    </w:p>
    <w:p w:rsidR="004605FC" w:rsidRPr="007264F7" w:rsidRDefault="006C61F3" w:rsidP="00CE7870">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१८३</w:t>
      </w:r>
      <w:r w:rsidRPr="0069493C">
        <w:rPr>
          <w:color w:val="00B050"/>
          <w:sz w:val="24"/>
          <w:szCs w:val="24"/>
        </w:rPr>
        <w:t>]</w:t>
      </w:r>
      <w:r w:rsidR="00CC0E20">
        <w:rPr>
          <w:rFonts w:hint="cs"/>
          <w:color w:val="00B050"/>
          <w:sz w:val="24"/>
          <w:szCs w:val="24"/>
          <w:cs/>
        </w:rPr>
        <w:tab/>
      </w:r>
      <w:r w:rsidR="004605FC" w:rsidRPr="007264F7">
        <w:rPr>
          <w:bCs w:val="0"/>
          <w:sz w:val="24"/>
          <w:szCs w:val="24"/>
          <w:cs/>
        </w:rPr>
        <w:t>अप्पेगे नायओ दिस्स</w:t>
      </w:r>
      <w:r w:rsidR="004605FC" w:rsidRPr="007264F7">
        <w:rPr>
          <w:rFonts w:hint="cs"/>
          <w:bCs w:val="0"/>
          <w:sz w:val="24"/>
          <w:szCs w:val="24"/>
          <w:cs/>
          <w:lang w:bidi="sa-IN"/>
        </w:rPr>
        <w:t>,</w:t>
      </w:r>
      <w:r w:rsidR="004605FC" w:rsidRPr="007264F7">
        <w:rPr>
          <w:bCs w:val="0"/>
          <w:sz w:val="24"/>
          <w:szCs w:val="24"/>
          <w:cs/>
        </w:rPr>
        <w:t xml:space="preserve"> रोयंति परिवारिया</w:t>
      </w:r>
      <w:r w:rsidR="004605FC" w:rsidRPr="007264F7">
        <w:rPr>
          <w:rFonts w:hint="cs"/>
          <w:bCs w:val="0"/>
          <w:sz w:val="24"/>
          <w:szCs w:val="24"/>
          <w:cs/>
          <w:lang w:bidi="sa-IN"/>
        </w:rPr>
        <w:t xml:space="preserve"> ।</w:t>
      </w:r>
    </w:p>
    <w:p w:rsidR="004605FC" w:rsidRPr="007264F7" w:rsidRDefault="004605FC" w:rsidP="00CE7870">
      <w:pPr>
        <w:pStyle w:val="PlainHindi"/>
        <w:tabs>
          <w:tab w:val="left" w:pos="2700"/>
        </w:tabs>
        <w:spacing w:after="0"/>
        <w:ind w:left="720" w:right="1978" w:firstLine="1980"/>
        <w:jc w:val="distribute"/>
        <w:rPr>
          <w:sz w:val="24"/>
          <w:szCs w:val="24"/>
        </w:rPr>
      </w:pPr>
      <w:r w:rsidRPr="007264F7">
        <w:rPr>
          <w:sz w:val="24"/>
          <w:szCs w:val="24"/>
          <w:cs/>
        </w:rPr>
        <w:t>पोस णे तात</w:t>
      </w:r>
      <w:r w:rsidRPr="007264F7">
        <w:rPr>
          <w:rFonts w:hint="cs"/>
          <w:sz w:val="24"/>
          <w:szCs w:val="24"/>
          <w:cs/>
        </w:rPr>
        <w:t>!</w:t>
      </w:r>
      <w:r w:rsidRPr="007264F7">
        <w:rPr>
          <w:sz w:val="24"/>
          <w:szCs w:val="24"/>
          <w:cs/>
        </w:rPr>
        <w:t xml:space="preserve"> पुट्ठो</w:t>
      </w:r>
      <w:r w:rsidRPr="007264F7">
        <w:rPr>
          <w:rFonts w:hint="cs"/>
          <w:sz w:val="24"/>
          <w:szCs w:val="24"/>
          <w:cs/>
          <w:lang w:bidi="sa-IN"/>
        </w:rPr>
        <w:t>ऽ</w:t>
      </w:r>
      <w:r w:rsidRPr="007264F7">
        <w:rPr>
          <w:sz w:val="24"/>
          <w:szCs w:val="24"/>
          <w:cs/>
        </w:rPr>
        <w:t xml:space="preserve">सि कस्स तात </w:t>
      </w:r>
      <w:r w:rsidRPr="007264F7">
        <w:rPr>
          <w:sz w:val="24"/>
          <w:szCs w:val="24"/>
        </w:rPr>
        <w:t xml:space="preserve">! </w:t>
      </w:r>
      <w:r w:rsidRPr="007264F7">
        <w:rPr>
          <w:sz w:val="24"/>
          <w:szCs w:val="24"/>
          <w:cs/>
        </w:rPr>
        <w:t>जहासि णे</w:t>
      </w:r>
      <w:r w:rsidRPr="007264F7">
        <w:rPr>
          <w:rFonts w:hint="cs"/>
          <w:sz w:val="24"/>
          <w:szCs w:val="24"/>
          <w:cs/>
        </w:rPr>
        <w:t>?</w:t>
      </w:r>
      <w:r w:rsidRPr="007264F7">
        <w:rPr>
          <w:sz w:val="24"/>
          <w:szCs w:val="24"/>
          <w:cs/>
        </w:rPr>
        <w:t xml:space="preserve"> ।।</w:t>
      </w:r>
    </w:p>
    <w:p w:rsidR="004605FC" w:rsidRPr="007264F7" w:rsidRDefault="006C61F3" w:rsidP="00CE7870">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१८४</w:t>
      </w:r>
      <w:r w:rsidRPr="0069493C">
        <w:rPr>
          <w:color w:val="00B050"/>
          <w:sz w:val="24"/>
          <w:szCs w:val="24"/>
        </w:rPr>
        <w:t>]</w:t>
      </w:r>
      <w:r w:rsidR="00CC0E20">
        <w:rPr>
          <w:rFonts w:hint="cs"/>
          <w:color w:val="00B050"/>
          <w:sz w:val="24"/>
          <w:szCs w:val="24"/>
          <w:cs/>
        </w:rPr>
        <w:tab/>
      </w:r>
      <w:r w:rsidR="004605FC" w:rsidRPr="007264F7">
        <w:rPr>
          <w:bCs w:val="0"/>
          <w:sz w:val="24"/>
          <w:szCs w:val="24"/>
          <w:cs/>
        </w:rPr>
        <w:t xml:space="preserve">पिया ते थेरओ तात </w:t>
      </w:r>
      <w:r w:rsidR="004605FC" w:rsidRPr="007264F7">
        <w:rPr>
          <w:bCs w:val="0"/>
          <w:sz w:val="24"/>
          <w:szCs w:val="24"/>
        </w:rPr>
        <w:t>!</w:t>
      </w:r>
      <w:r w:rsidR="004605FC" w:rsidRPr="007264F7">
        <w:rPr>
          <w:rFonts w:cs="Shruti" w:hint="cs"/>
          <w:bCs w:val="0"/>
          <w:sz w:val="24"/>
          <w:szCs w:val="24"/>
          <w:cs/>
          <w:lang w:bidi="gu-IN"/>
        </w:rPr>
        <w:t xml:space="preserve"> </w:t>
      </w:r>
      <w:r w:rsidR="004605FC" w:rsidRPr="007264F7">
        <w:rPr>
          <w:bCs w:val="0"/>
          <w:sz w:val="24"/>
          <w:szCs w:val="24"/>
          <w:cs/>
        </w:rPr>
        <w:t>ससा ते खुड्डिया इमा</w:t>
      </w:r>
      <w:r w:rsidR="004605FC" w:rsidRPr="007264F7">
        <w:rPr>
          <w:rFonts w:hint="cs"/>
          <w:bCs w:val="0"/>
          <w:sz w:val="24"/>
          <w:szCs w:val="24"/>
          <w:cs/>
          <w:lang w:bidi="sa-IN"/>
        </w:rPr>
        <w:t xml:space="preserve"> ।</w:t>
      </w:r>
    </w:p>
    <w:p w:rsidR="004605FC" w:rsidRPr="007264F7" w:rsidRDefault="00CC0E20" w:rsidP="00CE7870">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भायरो ते स</w:t>
      </w:r>
      <w:r w:rsidR="004605FC" w:rsidRPr="007264F7">
        <w:rPr>
          <w:rFonts w:hint="cs"/>
          <w:sz w:val="24"/>
          <w:szCs w:val="24"/>
          <w:cs/>
          <w:lang w:bidi="sa-IN"/>
        </w:rPr>
        <w:t>गा</w:t>
      </w:r>
      <w:r w:rsidR="004605FC" w:rsidRPr="007264F7">
        <w:rPr>
          <w:sz w:val="24"/>
          <w:szCs w:val="24"/>
          <w:cs/>
        </w:rPr>
        <w:t xml:space="preserve"> तात </w:t>
      </w:r>
      <w:r w:rsidR="004605FC" w:rsidRPr="007264F7">
        <w:rPr>
          <w:sz w:val="24"/>
          <w:szCs w:val="24"/>
        </w:rPr>
        <w:t>!</w:t>
      </w:r>
      <w:r w:rsidR="004605FC" w:rsidRPr="007264F7">
        <w:rPr>
          <w:rFonts w:hint="cs"/>
          <w:sz w:val="24"/>
          <w:szCs w:val="24"/>
          <w:cs/>
          <w:lang w:bidi="sa-IN"/>
        </w:rPr>
        <w:t xml:space="preserve"> </w:t>
      </w:r>
      <w:r w:rsidR="004605FC" w:rsidRPr="007264F7">
        <w:rPr>
          <w:sz w:val="24"/>
          <w:szCs w:val="24"/>
          <w:cs/>
        </w:rPr>
        <w:t xml:space="preserve">सोयरा किं जहासि णे </w:t>
      </w:r>
      <w:r w:rsidR="004605FC" w:rsidRPr="007264F7">
        <w:rPr>
          <w:sz w:val="24"/>
          <w:szCs w:val="24"/>
        </w:rPr>
        <w:t xml:space="preserve">? </w:t>
      </w:r>
      <w:r w:rsidR="004605FC" w:rsidRPr="007264F7">
        <w:rPr>
          <w:sz w:val="24"/>
          <w:szCs w:val="24"/>
          <w:cs/>
        </w:rPr>
        <w:t>।।</w:t>
      </w:r>
    </w:p>
    <w:p w:rsidR="004605FC" w:rsidRPr="007264F7" w:rsidRDefault="006C61F3" w:rsidP="00CE7870">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१८५</w:t>
      </w:r>
      <w:r w:rsidRPr="0069493C">
        <w:rPr>
          <w:color w:val="00B050"/>
          <w:sz w:val="24"/>
          <w:szCs w:val="24"/>
        </w:rPr>
        <w:t>]</w:t>
      </w:r>
      <w:r w:rsidR="00CC0E20">
        <w:rPr>
          <w:rFonts w:hint="cs"/>
          <w:color w:val="00B050"/>
          <w:sz w:val="24"/>
          <w:szCs w:val="24"/>
          <w:cs/>
        </w:rPr>
        <w:tab/>
      </w:r>
      <w:r w:rsidR="004605FC" w:rsidRPr="007264F7">
        <w:rPr>
          <w:rFonts w:hint="cs"/>
          <w:bCs w:val="0"/>
          <w:sz w:val="24"/>
          <w:szCs w:val="24"/>
          <w:cs/>
          <w:lang w:bidi="sa-IN"/>
        </w:rPr>
        <w:t>मा</w:t>
      </w:r>
      <w:r w:rsidR="004605FC" w:rsidRPr="007264F7">
        <w:rPr>
          <w:bCs w:val="0"/>
          <w:sz w:val="24"/>
          <w:szCs w:val="24"/>
          <w:cs/>
        </w:rPr>
        <w:t>यरं पियरं पोस</w:t>
      </w:r>
      <w:r w:rsidR="004605FC" w:rsidRPr="007264F7">
        <w:rPr>
          <w:rFonts w:hint="cs"/>
          <w:bCs w:val="0"/>
          <w:sz w:val="24"/>
          <w:szCs w:val="24"/>
          <w:cs/>
          <w:lang w:bidi="sa-IN"/>
        </w:rPr>
        <w:t>,</w:t>
      </w:r>
      <w:r w:rsidR="004605FC" w:rsidRPr="007264F7">
        <w:rPr>
          <w:bCs w:val="0"/>
          <w:sz w:val="24"/>
          <w:szCs w:val="24"/>
          <w:cs/>
        </w:rPr>
        <w:t xml:space="preserve"> एव लोगो भविस्सइ</w:t>
      </w:r>
      <w:r w:rsidR="004605FC" w:rsidRPr="007264F7">
        <w:rPr>
          <w:rFonts w:hint="cs"/>
          <w:bCs w:val="0"/>
          <w:sz w:val="24"/>
          <w:szCs w:val="24"/>
          <w:cs/>
          <w:lang w:bidi="sa-IN"/>
        </w:rPr>
        <w:t xml:space="preserve"> ।</w:t>
      </w:r>
    </w:p>
    <w:p w:rsidR="004605FC" w:rsidRPr="007264F7" w:rsidRDefault="00CC0E20" w:rsidP="00CE7870">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 xml:space="preserve">एवं खु लोइयं तात </w:t>
      </w:r>
      <w:r w:rsidR="004605FC" w:rsidRPr="007264F7">
        <w:rPr>
          <w:sz w:val="24"/>
          <w:szCs w:val="24"/>
        </w:rPr>
        <w:t>!</w:t>
      </w:r>
      <w:r w:rsidR="004605FC" w:rsidRPr="007264F7">
        <w:rPr>
          <w:rFonts w:hint="cs"/>
          <w:sz w:val="24"/>
          <w:szCs w:val="24"/>
          <w:cs/>
          <w:lang w:bidi="sa-IN"/>
        </w:rPr>
        <w:t xml:space="preserve"> </w:t>
      </w:r>
      <w:r w:rsidR="004605FC" w:rsidRPr="007264F7">
        <w:rPr>
          <w:sz w:val="24"/>
          <w:szCs w:val="24"/>
          <w:cs/>
        </w:rPr>
        <w:t>जे पालेंति उ मायरं ।।</w:t>
      </w:r>
    </w:p>
    <w:p w:rsidR="004605FC" w:rsidRPr="007264F7" w:rsidRDefault="006C61F3" w:rsidP="00CE7870">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१८६</w:t>
      </w:r>
      <w:r w:rsidRPr="0069493C">
        <w:rPr>
          <w:color w:val="00B050"/>
          <w:sz w:val="24"/>
          <w:szCs w:val="24"/>
        </w:rPr>
        <w:t>]</w:t>
      </w:r>
      <w:r w:rsidR="00CC0E20">
        <w:rPr>
          <w:rFonts w:hint="cs"/>
          <w:color w:val="00B050"/>
          <w:sz w:val="24"/>
          <w:szCs w:val="24"/>
          <w:cs/>
        </w:rPr>
        <w:tab/>
      </w:r>
      <w:r w:rsidR="004605FC" w:rsidRPr="007264F7">
        <w:rPr>
          <w:bCs w:val="0"/>
          <w:sz w:val="24"/>
          <w:szCs w:val="24"/>
          <w:cs/>
        </w:rPr>
        <w:t>उत्तरा महुरुल्लावा</w:t>
      </w:r>
      <w:r w:rsidR="004605FC" w:rsidRPr="007264F7">
        <w:rPr>
          <w:rFonts w:hint="cs"/>
          <w:bCs w:val="0"/>
          <w:sz w:val="24"/>
          <w:szCs w:val="24"/>
          <w:cs/>
          <w:lang w:bidi="sa-IN"/>
        </w:rPr>
        <w:t>,</w:t>
      </w:r>
      <w:r w:rsidR="004605FC" w:rsidRPr="007264F7">
        <w:rPr>
          <w:bCs w:val="0"/>
          <w:sz w:val="24"/>
          <w:szCs w:val="24"/>
          <w:cs/>
        </w:rPr>
        <w:t xml:space="preserve"> पुत्ता ते तात </w:t>
      </w:r>
      <w:r w:rsidR="004605FC" w:rsidRPr="007264F7">
        <w:rPr>
          <w:bCs w:val="0"/>
          <w:sz w:val="24"/>
          <w:szCs w:val="24"/>
        </w:rPr>
        <w:t xml:space="preserve">! </w:t>
      </w:r>
      <w:r w:rsidR="004605FC" w:rsidRPr="007264F7">
        <w:rPr>
          <w:bCs w:val="0"/>
          <w:sz w:val="24"/>
          <w:szCs w:val="24"/>
          <w:cs/>
        </w:rPr>
        <w:t>खुड्डया</w:t>
      </w:r>
      <w:r w:rsidR="004605FC" w:rsidRPr="007264F7">
        <w:rPr>
          <w:rFonts w:hint="cs"/>
          <w:bCs w:val="0"/>
          <w:sz w:val="24"/>
          <w:szCs w:val="24"/>
          <w:cs/>
          <w:lang w:bidi="sa-IN"/>
        </w:rPr>
        <w:t xml:space="preserve"> ।</w:t>
      </w:r>
    </w:p>
    <w:p w:rsidR="004605FC" w:rsidRPr="007264F7" w:rsidRDefault="00CC0E20" w:rsidP="00CE7870">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 xml:space="preserve">भारिया ते नवा तात </w:t>
      </w:r>
      <w:r w:rsidR="004605FC" w:rsidRPr="007264F7">
        <w:rPr>
          <w:sz w:val="24"/>
          <w:szCs w:val="24"/>
        </w:rPr>
        <w:t>!</w:t>
      </w:r>
      <w:r w:rsidR="004605FC" w:rsidRPr="007264F7">
        <w:rPr>
          <w:rFonts w:hint="cs"/>
          <w:sz w:val="24"/>
          <w:szCs w:val="24"/>
          <w:cs/>
          <w:lang w:bidi="sa-IN"/>
        </w:rPr>
        <w:t xml:space="preserve"> </w:t>
      </w:r>
      <w:r w:rsidR="004605FC" w:rsidRPr="007264F7">
        <w:rPr>
          <w:sz w:val="24"/>
          <w:szCs w:val="24"/>
          <w:cs/>
        </w:rPr>
        <w:t>मा सा अ</w:t>
      </w:r>
      <w:r w:rsidR="004605FC" w:rsidRPr="007264F7">
        <w:rPr>
          <w:rFonts w:hint="cs"/>
          <w:sz w:val="24"/>
          <w:szCs w:val="24"/>
          <w:cs/>
          <w:lang w:bidi="sa-IN"/>
        </w:rPr>
        <w:t>न्नं</w:t>
      </w:r>
      <w:r w:rsidR="004605FC" w:rsidRPr="007264F7">
        <w:rPr>
          <w:sz w:val="24"/>
          <w:szCs w:val="24"/>
          <w:cs/>
        </w:rPr>
        <w:t xml:space="preserve"> ज</w:t>
      </w:r>
      <w:r w:rsidR="004605FC" w:rsidRPr="007264F7">
        <w:rPr>
          <w:rFonts w:hint="cs"/>
          <w:sz w:val="24"/>
          <w:szCs w:val="24"/>
          <w:cs/>
        </w:rPr>
        <w:t>नं</w:t>
      </w:r>
      <w:r w:rsidR="004605FC" w:rsidRPr="007264F7">
        <w:rPr>
          <w:sz w:val="24"/>
          <w:szCs w:val="24"/>
          <w:cs/>
        </w:rPr>
        <w:t xml:space="preserve"> गमे ।।</w:t>
      </w:r>
    </w:p>
    <w:p w:rsidR="00853D58" w:rsidRDefault="00853D58" w:rsidP="00853D58">
      <w:pPr>
        <w:spacing w:after="0" w:line="240" w:lineRule="auto"/>
        <w:ind w:right="1708"/>
        <w:contextualSpacing/>
        <w:rPr>
          <w:rFonts w:cs="Mangal"/>
          <w:sz w:val="24"/>
          <w:szCs w:val="24"/>
        </w:rPr>
      </w:pPr>
      <w:r>
        <w:rPr>
          <w:rFonts w:cs="Mangal" w:hint="cs"/>
          <w:sz w:val="24"/>
          <w:szCs w:val="24"/>
          <w:cs/>
        </w:rPr>
        <w:lastRenderedPageBreak/>
        <w:t>सुयक्खंधो-१, अज्झयणं-३, उद्देसो-२</w:t>
      </w:r>
    </w:p>
    <w:tbl>
      <w:tblPr>
        <w:tblW w:w="10065" w:type="dxa"/>
        <w:tblInd w:w="93" w:type="dxa"/>
        <w:tblBorders>
          <w:top w:val="single" w:sz="4" w:space="0" w:color="auto"/>
        </w:tblBorders>
        <w:tblLook w:val="04A0"/>
      </w:tblPr>
      <w:tblGrid>
        <w:gridCol w:w="10065"/>
      </w:tblGrid>
      <w:tr w:rsidR="00853D58" w:rsidTr="00900160">
        <w:trPr>
          <w:trHeight w:val="242"/>
        </w:trPr>
        <w:tc>
          <w:tcPr>
            <w:tcW w:w="10065" w:type="dxa"/>
            <w:tcBorders>
              <w:top w:val="single" w:sz="4" w:space="0" w:color="FF0000"/>
              <w:left w:val="nil"/>
              <w:bottom w:val="nil"/>
              <w:right w:val="nil"/>
            </w:tcBorders>
          </w:tcPr>
          <w:p w:rsidR="00853D58" w:rsidRDefault="00853D58"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१८७</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 xml:space="preserve">एहि तात </w:t>
      </w:r>
      <w:r w:rsidR="004605FC" w:rsidRPr="00B16BE6">
        <w:rPr>
          <w:bCs w:val="0"/>
          <w:sz w:val="23"/>
          <w:szCs w:val="23"/>
        </w:rPr>
        <w:t>!</w:t>
      </w:r>
      <w:r w:rsidR="004605FC" w:rsidRPr="00B16BE6">
        <w:rPr>
          <w:rFonts w:hint="cs"/>
          <w:bCs w:val="0"/>
          <w:sz w:val="23"/>
          <w:szCs w:val="23"/>
          <w:cs/>
          <w:lang w:bidi="sa-IN"/>
        </w:rPr>
        <w:t xml:space="preserve"> घ</w:t>
      </w:r>
      <w:r w:rsidR="004605FC" w:rsidRPr="00B16BE6">
        <w:rPr>
          <w:bCs w:val="0"/>
          <w:sz w:val="23"/>
          <w:szCs w:val="23"/>
          <w:cs/>
        </w:rPr>
        <w:t>रं जामो</w:t>
      </w:r>
      <w:r w:rsidR="004605FC" w:rsidRPr="00B16BE6">
        <w:rPr>
          <w:rFonts w:hint="cs"/>
          <w:bCs w:val="0"/>
          <w:sz w:val="23"/>
          <w:szCs w:val="23"/>
          <w:cs/>
        </w:rPr>
        <w:t>,</w:t>
      </w:r>
      <w:r w:rsidR="004605FC" w:rsidRPr="00B16BE6">
        <w:rPr>
          <w:bCs w:val="0"/>
          <w:sz w:val="23"/>
          <w:szCs w:val="23"/>
          <w:cs/>
        </w:rPr>
        <w:t xml:space="preserve"> मा </w:t>
      </w:r>
      <w:r w:rsidR="004605FC" w:rsidRPr="00B16BE6">
        <w:rPr>
          <w:rFonts w:hint="cs"/>
          <w:bCs w:val="0"/>
          <w:sz w:val="23"/>
          <w:szCs w:val="23"/>
          <w:cs/>
          <w:lang w:bidi="sa-IN"/>
        </w:rPr>
        <w:t>य</w:t>
      </w:r>
      <w:r w:rsidR="004605FC" w:rsidRPr="00B16BE6">
        <w:rPr>
          <w:bCs w:val="0"/>
          <w:sz w:val="23"/>
          <w:szCs w:val="23"/>
          <w:cs/>
        </w:rPr>
        <w:t xml:space="preserve"> क</w:t>
      </w:r>
      <w:r w:rsidR="004605FC" w:rsidRPr="00B16BE6">
        <w:rPr>
          <w:rFonts w:hint="cs"/>
          <w:bCs w:val="0"/>
          <w:sz w:val="23"/>
          <w:szCs w:val="23"/>
          <w:cs/>
          <w:lang w:bidi="sa-IN"/>
        </w:rPr>
        <w:t>म्मे</w:t>
      </w:r>
      <w:r w:rsidR="004605FC" w:rsidRPr="00B16BE6">
        <w:rPr>
          <w:bCs w:val="0"/>
          <w:sz w:val="23"/>
          <w:szCs w:val="23"/>
          <w:cs/>
        </w:rPr>
        <w:t xml:space="preserve"> सहा वयं</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बीयं पि ता</w:t>
      </w:r>
      <w:r w:rsidR="004605FC" w:rsidRPr="00B16BE6">
        <w:rPr>
          <w:rFonts w:hint="cs"/>
          <w:sz w:val="23"/>
          <w:szCs w:val="23"/>
          <w:cs/>
          <w:lang w:bidi="sa-IN"/>
        </w:rPr>
        <w:t>य</w:t>
      </w:r>
      <w:r w:rsidR="004605FC" w:rsidRPr="00B16BE6">
        <w:rPr>
          <w:sz w:val="23"/>
          <w:szCs w:val="23"/>
          <w:lang w:bidi="sa-IN"/>
        </w:rPr>
        <w:t xml:space="preserve"> !</w:t>
      </w:r>
      <w:r w:rsidR="004605FC" w:rsidRPr="00B16BE6">
        <w:rPr>
          <w:sz w:val="23"/>
          <w:szCs w:val="23"/>
          <w:cs/>
        </w:rPr>
        <w:t xml:space="preserve"> पासामो</w:t>
      </w:r>
      <w:r w:rsidR="004605FC" w:rsidRPr="00B16BE6">
        <w:rPr>
          <w:rFonts w:hint="cs"/>
          <w:sz w:val="23"/>
          <w:szCs w:val="23"/>
          <w:cs/>
          <w:lang w:bidi="sa-IN"/>
        </w:rPr>
        <w:t>,</w:t>
      </w:r>
      <w:r w:rsidR="004605FC" w:rsidRPr="00B16BE6">
        <w:rPr>
          <w:sz w:val="23"/>
          <w:szCs w:val="23"/>
          <w:cs/>
        </w:rPr>
        <w:t xml:space="preserve"> जामु ताव सयं गिहं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१८८</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 xml:space="preserve">गंतुं तात </w:t>
      </w:r>
      <w:r w:rsidR="004605FC" w:rsidRPr="00B16BE6">
        <w:rPr>
          <w:bCs w:val="0"/>
          <w:sz w:val="23"/>
          <w:szCs w:val="23"/>
        </w:rPr>
        <w:t>!</w:t>
      </w:r>
      <w:r w:rsidR="004605FC" w:rsidRPr="00B16BE6">
        <w:rPr>
          <w:rFonts w:hint="cs"/>
          <w:bCs w:val="0"/>
          <w:sz w:val="23"/>
          <w:szCs w:val="23"/>
          <w:cs/>
          <w:lang w:bidi="sa-IN"/>
        </w:rPr>
        <w:t xml:space="preserve"> </w:t>
      </w:r>
      <w:r w:rsidR="004605FC" w:rsidRPr="00B16BE6">
        <w:rPr>
          <w:bCs w:val="0"/>
          <w:sz w:val="23"/>
          <w:szCs w:val="23"/>
          <w:cs/>
        </w:rPr>
        <w:t>पु</w:t>
      </w:r>
      <w:r w:rsidR="004605FC" w:rsidRPr="00B16BE6">
        <w:rPr>
          <w:rFonts w:hint="cs"/>
          <w:bCs w:val="0"/>
          <w:sz w:val="23"/>
          <w:szCs w:val="23"/>
          <w:cs/>
          <w:lang w:bidi="sa-IN"/>
        </w:rPr>
        <w:t>णो</w:t>
      </w:r>
      <w:r w:rsidR="004605FC" w:rsidRPr="00B16BE6">
        <w:rPr>
          <w:bCs w:val="0"/>
          <w:sz w:val="23"/>
          <w:szCs w:val="23"/>
          <w:cs/>
        </w:rPr>
        <w:t>गच्छे</w:t>
      </w:r>
      <w:r w:rsidR="004605FC" w:rsidRPr="00B16BE6">
        <w:rPr>
          <w:rFonts w:hint="cs"/>
          <w:bCs w:val="0"/>
          <w:sz w:val="23"/>
          <w:szCs w:val="23"/>
          <w:cs/>
          <w:lang w:bidi="sa-IN"/>
        </w:rPr>
        <w:t>,</w:t>
      </w:r>
      <w:r w:rsidR="004605FC" w:rsidRPr="00B16BE6">
        <w:rPr>
          <w:bCs w:val="0"/>
          <w:sz w:val="23"/>
          <w:szCs w:val="23"/>
          <w:cs/>
        </w:rPr>
        <w:t xml:space="preserve"> न तेणासमणो सिया</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अकामगं पर</w:t>
      </w:r>
      <w:r w:rsidR="004605FC" w:rsidRPr="00B16BE6">
        <w:rPr>
          <w:rFonts w:hint="cs"/>
          <w:sz w:val="23"/>
          <w:szCs w:val="23"/>
          <w:cs/>
        </w:rPr>
        <w:t>ि</w:t>
      </w:r>
      <w:r w:rsidR="004605FC" w:rsidRPr="00B16BE6">
        <w:rPr>
          <w:sz w:val="23"/>
          <w:szCs w:val="23"/>
          <w:cs/>
        </w:rPr>
        <w:t>क्कमं को तं वारेउमर</w:t>
      </w:r>
      <w:r w:rsidR="004605FC" w:rsidRPr="00B16BE6">
        <w:rPr>
          <w:rFonts w:hint="cs"/>
          <w:sz w:val="23"/>
          <w:szCs w:val="23"/>
          <w:cs/>
          <w:lang w:bidi="sa-IN"/>
        </w:rPr>
        <w:t>ि</w:t>
      </w:r>
      <w:r w:rsidR="004605FC" w:rsidRPr="00B16BE6">
        <w:rPr>
          <w:sz w:val="23"/>
          <w:szCs w:val="23"/>
          <w:cs/>
        </w:rPr>
        <w:t>हइ</w:t>
      </w:r>
      <w:r w:rsidR="004605FC" w:rsidRPr="00B16BE6">
        <w:rPr>
          <w:rFonts w:hint="cs"/>
          <w:sz w:val="23"/>
          <w:szCs w:val="23"/>
          <w:cs/>
        </w:rPr>
        <w:t>?</w:t>
      </w:r>
      <w:r w:rsidR="004605FC" w:rsidRPr="00B16BE6">
        <w:rPr>
          <w:sz w:val="23"/>
          <w:szCs w:val="23"/>
          <w:cs/>
        </w:rPr>
        <w:t xml:space="preserve">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१८९</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जं किंचि अ</w:t>
      </w:r>
      <w:r w:rsidR="004605FC" w:rsidRPr="00B16BE6">
        <w:rPr>
          <w:rFonts w:hint="cs"/>
          <w:bCs w:val="0"/>
          <w:sz w:val="23"/>
          <w:szCs w:val="23"/>
          <w:cs/>
          <w:lang w:bidi="sa-IN"/>
        </w:rPr>
        <w:t>न</w:t>
      </w:r>
      <w:r w:rsidR="004605FC" w:rsidRPr="00B16BE6">
        <w:rPr>
          <w:bCs w:val="0"/>
          <w:sz w:val="23"/>
          <w:szCs w:val="23"/>
          <w:cs/>
        </w:rPr>
        <w:t>गं तात</w:t>
      </w:r>
      <w:r w:rsidR="004605FC" w:rsidRPr="00B16BE6">
        <w:rPr>
          <w:rFonts w:hint="cs"/>
          <w:bCs w:val="0"/>
          <w:sz w:val="23"/>
          <w:szCs w:val="23"/>
          <w:cs/>
          <w:lang w:bidi="sa-IN"/>
        </w:rPr>
        <w:t xml:space="preserve"> </w:t>
      </w:r>
      <w:r w:rsidR="004605FC" w:rsidRPr="00B16BE6">
        <w:rPr>
          <w:bCs w:val="0"/>
          <w:sz w:val="23"/>
          <w:szCs w:val="23"/>
          <w:lang w:bidi="sa-IN"/>
        </w:rPr>
        <w:t>!</w:t>
      </w:r>
      <w:r w:rsidR="004605FC" w:rsidRPr="00B16BE6">
        <w:rPr>
          <w:rFonts w:hint="cs"/>
          <w:bCs w:val="0"/>
          <w:sz w:val="23"/>
          <w:szCs w:val="23"/>
          <w:cs/>
          <w:lang w:bidi="sa-IN"/>
        </w:rPr>
        <w:t>,</w:t>
      </w:r>
      <w:r w:rsidR="004605FC" w:rsidRPr="00B16BE6">
        <w:rPr>
          <w:bCs w:val="0"/>
          <w:sz w:val="23"/>
          <w:szCs w:val="23"/>
          <w:cs/>
        </w:rPr>
        <w:t xml:space="preserve"> तं पि सव्वं समीकतं</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हिरण्णं ववहाराइ</w:t>
      </w:r>
      <w:r w:rsidR="004605FC" w:rsidRPr="00B16BE6">
        <w:rPr>
          <w:rFonts w:hint="cs"/>
          <w:sz w:val="23"/>
          <w:szCs w:val="23"/>
          <w:cs/>
          <w:lang w:bidi="sa-IN"/>
        </w:rPr>
        <w:t>,</w:t>
      </w:r>
      <w:r w:rsidR="004605FC" w:rsidRPr="00B16BE6">
        <w:rPr>
          <w:sz w:val="23"/>
          <w:szCs w:val="23"/>
          <w:cs/>
        </w:rPr>
        <w:t xml:space="preserve"> तं पि दाहामु ते वयं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१९०</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इच्चेव णं सुसेहंति</w:t>
      </w:r>
      <w:r w:rsidR="004605FC" w:rsidRPr="00B16BE6">
        <w:rPr>
          <w:rFonts w:hint="cs"/>
          <w:bCs w:val="0"/>
          <w:sz w:val="23"/>
          <w:szCs w:val="23"/>
          <w:cs/>
          <w:lang w:bidi="sa-IN"/>
        </w:rPr>
        <w:t>,</w:t>
      </w:r>
      <w:r w:rsidR="004605FC" w:rsidRPr="00B16BE6">
        <w:rPr>
          <w:bCs w:val="0"/>
          <w:sz w:val="23"/>
          <w:szCs w:val="23"/>
          <w:cs/>
        </w:rPr>
        <w:t xml:space="preserve"> कालुणीय</w:t>
      </w:r>
      <w:r w:rsidR="004605FC" w:rsidRPr="00B16BE6">
        <w:rPr>
          <w:rFonts w:hint="cs"/>
          <w:bCs w:val="0"/>
          <w:sz w:val="23"/>
          <w:szCs w:val="23"/>
          <w:cs/>
        </w:rPr>
        <w:t>समु</w:t>
      </w:r>
      <w:r w:rsidR="004605FC" w:rsidRPr="00B16BE6">
        <w:rPr>
          <w:bCs w:val="0"/>
          <w:sz w:val="23"/>
          <w:szCs w:val="23"/>
          <w:cs/>
        </w:rPr>
        <w:t>ट्ठिया</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विबद्धो नाइसंगेहि</w:t>
      </w:r>
      <w:r w:rsidR="004605FC" w:rsidRPr="00B16BE6">
        <w:rPr>
          <w:rFonts w:hint="cs"/>
          <w:sz w:val="23"/>
          <w:szCs w:val="23"/>
          <w:cs/>
          <w:lang w:bidi="sa-IN"/>
        </w:rPr>
        <w:t>,</w:t>
      </w:r>
      <w:r w:rsidR="004605FC" w:rsidRPr="00B16BE6">
        <w:rPr>
          <w:sz w:val="23"/>
          <w:szCs w:val="23"/>
          <w:cs/>
        </w:rPr>
        <w:t xml:space="preserve"> तओऽगारं पहावइ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१९१</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जहा रुक्खं व</w:t>
      </w:r>
      <w:r w:rsidR="004605FC" w:rsidRPr="00B16BE6">
        <w:rPr>
          <w:rFonts w:hint="cs"/>
          <w:bCs w:val="0"/>
          <w:sz w:val="23"/>
          <w:szCs w:val="23"/>
          <w:cs/>
        </w:rPr>
        <w:t>ने</w:t>
      </w:r>
      <w:r w:rsidR="004605FC" w:rsidRPr="00B16BE6">
        <w:rPr>
          <w:bCs w:val="0"/>
          <w:sz w:val="23"/>
          <w:szCs w:val="23"/>
          <w:cs/>
        </w:rPr>
        <w:t xml:space="preserve"> जायं</w:t>
      </w:r>
      <w:r w:rsidR="004605FC" w:rsidRPr="00B16BE6">
        <w:rPr>
          <w:rFonts w:hint="cs"/>
          <w:bCs w:val="0"/>
          <w:sz w:val="23"/>
          <w:szCs w:val="23"/>
          <w:cs/>
          <w:lang w:bidi="sa-IN"/>
        </w:rPr>
        <w:t>,</w:t>
      </w:r>
      <w:r w:rsidR="004605FC" w:rsidRPr="00B16BE6">
        <w:rPr>
          <w:bCs w:val="0"/>
          <w:sz w:val="23"/>
          <w:szCs w:val="23"/>
          <w:cs/>
        </w:rPr>
        <w:t xml:space="preserve"> मालुया पडिबंध</w:t>
      </w:r>
      <w:r w:rsidR="004605FC" w:rsidRPr="00B16BE6">
        <w:rPr>
          <w:rFonts w:hint="cs"/>
          <w:bCs w:val="0"/>
          <w:sz w:val="23"/>
          <w:szCs w:val="23"/>
          <w:cs/>
          <w:lang w:bidi="sa-IN"/>
        </w:rPr>
        <w:t>ई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ए</w:t>
      </w:r>
      <w:r w:rsidR="004605FC" w:rsidRPr="00B16BE6">
        <w:rPr>
          <w:rFonts w:hint="cs"/>
          <w:sz w:val="23"/>
          <w:szCs w:val="23"/>
          <w:cs/>
          <w:lang w:bidi="sa-IN"/>
        </w:rPr>
        <w:t>व</w:t>
      </w:r>
      <w:r w:rsidR="004605FC" w:rsidRPr="00B16BE6">
        <w:rPr>
          <w:sz w:val="23"/>
          <w:szCs w:val="23"/>
          <w:cs/>
        </w:rPr>
        <w:t xml:space="preserve"> णं पडिबंधंति</w:t>
      </w:r>
      <w:r w:rsidR="004605FC" w:rsidRPr="00B16BE6">
        <w:rPr>
          <w:rFonts w:hint="cs"/>
          <w:sz w:val="23"/>
          <w:szCs w:val="23"/>
          <w:cs/>
          <w:lang w:bidi="sa-IN"/>
        </w:rPr>
        <w:t>,</w:t>
      </w:r>
      <w:r w:rsidR="004605FC" w:rsidRPr="00B16BE6">
        <w:rPr>
          <w:sz w:val="23"/>
          <w:szCs w:val="23"/>
          <w:cs/>
        </w:rPr>
        <w:t xml:space="preserve"> नायओ असमाहि</w:t>
      </w:r>
      <w:r w:rsidR="004605FC" w:rsidRPr="00B16BE6">
        <w:rPr>
          <w:rFonts w:hint="cs"/>
          <w:sz w:val="23"/>
          <w:szCs w:val="23"/>
          <w:cs/>
          <w:lang w:bidi="sa-IN"/>
        </w:rPr>
        <w:t>णा</w:t>
      </w:r>
      <w:r w:rsidR="004605FC" w:rsidRPr="00B16BE6">
        <w:rPr>
          <w:sz w:val="23"/>
          <w:szCs w:val="23"/>
          <w:cs/>
        </w:rPr>
        <w:t xml:space="preserve">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१९२</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 xml:space="preserve">विबद्धो </w:t>
      </w:r>
      <w:r w:rsidR="004605FC" w:rsidRPr="00B16BE6">
        <w:rPr>
          <w:rFonts w:hint="cs"/>
          <w:bCs w:val="0"/>
          <w:sz w:val="23"/>
          <w:szCs w:val="23"/>
          <w:cs/>
        </w:rPr>
        <w:t>ना</w:t>
      </w:r>
      <w:r w:rsidR="004605FC" w:rsidRPr="00B16BE6">
        <w:rPr>
          <w:bCs w:val="0"/>
          <w:sz w:val="23"/>
          <w:szCs w:val="23"/>
          <w:cs/>
        </w:rPr>
        <w:t>इसंगेहिं</w:t>
      </w:r>
      <w:r w:rsidR="004605FC" w:rsidRPr="00B16BE6">
        <w:rPr>
          <w:rFonts w:hint="cs"/>
          <w:bCs w:val="0"/>
          <w:sz w:val="23"/>
          <w:szCs w:val="23"/>
          <w:cs/>
          <w:lang w:bidi="sa-IN"/>
        </w:rPr>
        <w:t>,</w:t>
      </w:r>
      <w:r w:rsidR="004605FC" w:rsidRPr="00B16BE6">
        <w:rPr>
          <w:bCs w:val="0"/>
          <w:sz w:val="23"/>
          <w:szCs w:val="23"/>
          <w:cs/>
        </w:rPr>
        <w:t xml:space="preserve"> ह</w:t>
      </w:r>
      <w:r w:rsidR="004605FC" w:rsidRPr="00B16BE6">
        <w:rPr>
          <w:rFonts w:hint="cs"/>
          <w:bCs w:val="0"/>
          <w:sz w:val="23"/>
          <w:szCs w:val="23"/>
          <w:cs/>
          <w:lang w:bidi="sa-IN"/>
        </w:rPr>
        <w:t>त्थी</w:t>
      </w:r>
      <w:r w:rsidR="004605FC" w:rsidRPr="00B16BE6">
        <w:rPr>
          <w:bCs w:val="0"/>
          <w:sz w:val="23"/>
          <w:szCs w:val="23"/>
          <w:cs/>
        </w:rPr>
        <w:t xml:space="preserve"> वा वि </w:t>
      </w:r>
      <w:r w:rsidR="004605FC" w:rsidRPr="00B16BE6">
        <w:rPr>
          <w:rFonts w:hint="cs"/>
          <w:bCs w:val="0"/>
          <w:sz w:val="23"/>
          <w:szCs w:val="23"/>
          <w:cs/>
          <w:lang w:bidi="sa-IN"/>
        </w:rPr>
        <w:t>न</w:t>
      </w:r>
      <w:r w:rsidR="004605FC" w:rsidRPr="00B16BE6">
        <w:rPr>
          <w:bCs w:val="0"/>
          <w:sz w:val="23"/>
          <w:szCs w:val="23"/>
          <w:cs/>
        </w:rPr>
        <w:t>वग्गहे</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पिट्ठओ परिसप्पंति</w:t>
      </w:r>
      <w:r w:rsidR="004605FC" w:rsidRPr="00B16BE6">
        <w:rPr>
          <w:rFonts w:hint="cs"/>
          <w:sz w:val="23"/>
          <w:szCs w:val="23"/>
          <w:cs/>
          <w:lang w:bidi="sa-IN"/>
        </w:rPr>
        <w:t>,</w:t>
      </w:r>
      <w:r w:rsidR="004605FC" w:rsidRPr="00B16BE6">
        <w:rPr>
          <w:sz w:val="23"/>
          <w:szCs w:val="23"/>
          <w:cs/>
        </w:rPr>
        <w:t xml:space="preserve"> </w:t>
      </w:r>
      <w:r w:rsidR="004605FC" w:rsidRPr="00B16BE6">
        <w:rPr>
          <w:rFonts w:hint="cs"/>
          <w:sz w:val="23"/>
          <w:szCs w:val="23"/>
          <w:cs/>
          <w:lang w:bidi="sa-IN"/>
        </w:rPr>
        <w:t>सूयगोव्व</w:t>
      </w:r>
      <w:r w:rsidR="004605FC" w:rsidRPr="00B16BE6">
        <w:rPr>
          <w:sz w:val="23"/>
          <w:szCs w:val="23"/>
          <w:cs/>
        </w:rPr>
        <w:t xml:space="preserve"> अदूर</w:t>
      </w:r>
      <w:r w:rsidR="004605FC" w:rsidRPr="00B16BE6">
        <w:rPr>
          <w:rFonts w:hint="cs"/>
          <w:sz w:val="23"/>
          <w:szCs w:val="23"/>
          <w:cs/>
          <w:lang w:bidi="sa-IN"/>
        </w:rPr>
        <w:t>ए</w:t>
      </w:r>
      <w:r w:rsidR="004605FC" w:rsidRPr="00B16BE6">
        <w:rPr>
          <w:sz w:val="23"/>
          <w:szCs w:val="23"/>
          <w:cs/>
        </w:rPr>
        <w:t xml:space="preserve">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१९३</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एए संगा मणुस्साणं</w:t>
      </w:r>
      <w:r w:rsidR="004605FC" w:rsidRPr="00B16BE6">
        <w:rPr>
          <w:rFonts w:hint="cs"/>
          <w:bCs w:val="0"/>
          <w:sz w:val="23"/>
          <w:szCs w:val="23"/>
          <w:cs/>
          <w:lang w:bidi="sa-IN"/>
        </w:rPr>
        <w:t>,</w:t>
      </w:r>
      <w:r w:rsidR="004605FC" w:rsidRPr="00B16BE6">
        <w:rPr>
          <w:bCs w:val="0"/>
          <w:sz w:val="23"/>
          <w:szCs w:val="23"/>
          <w:cs/>
        </w:rPr>
        <w:t xml:space="preserve"> पायाला व अतारिमा</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कीवा जत्थ य किस्संति</w:t>
      </w:r>
      <w:r w:rsidR="004605FC" w:rsidRPr="00B16BE6">
        <w:rPr>
          <w:rFonts w:hint="cs"/>
          <w:sz w:val="23"/>
          <w:szCs w:val="23"/>
          <w:cs/>
          <w:lang w:bidi="sa-IN"/>
        </w:rPr>
        <w:t>,</w:t>
      </w:r>
      <w:r w:rsidR="004605FC" w:rsidRPr="00B16BE6">
        <w:rPr>
          <w:sz w:val="23"/>
          <w:szCs w:val="23"/>
          <w:cs/>
        </w:rPr>
        <w:t xml:space="preserve"> </w:t>
      </w:r>
      <w:r w:rsidR="004605FC" w:rsidRPr="00B16BE6">
        <w:rPr>
          <w:rFonts w:hint="cs"/>
          <w:sz w:val="23"/>
          <w:szCs w:val="23"/>
          <w:cs/>
          <w:lang w:bidi="sa-IN"/>
        </w:rPr>
        <w:t>ना</w:t>
      </w:r>
      <w:r w:rsidR="004605FC" w:rsidRPr="00B16BE6">
        <w:rPr>
          <w:sz w:val="23"/>
          <w:szCs w:val="23"/>
          <w:cs/>
        </w:rPr>
        <w:t>इसंगेहि मुच्छिया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१९४</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तं च भिक्खू परि</w:t>
      </w:r>
      <w:r w:rsidR="004605FC" w:rsidRPr="00B16BE6">
        <w:rPr>
          <w:rFonts w:hint="cs"/>
          <w:bCs w:val="0"/>
          <w:sz w:val="23"/>
          <w:szCs w:val="23"/>
          <w:cs/>
          <w:lang w:bidi="sa-IN"/>
        </w:rPr>
        <w:t>न्ना</w:t>
      </w:r>
      <w:r w:rsidR="004605FC" w:rsidRPr="00B16BE6">
        <w:rPr>
          <w:bCs w:val="0"/>
          <w:sz w:val="23"/>
          <w:szCs w:val="23"/>
          <w:cs/>
        </w:rPr>
        <w:t>य</w:t>
      </w:r>
      <w:r w:rsidR="004605FC" w:rsidRPr="00B16BE6">
        <w:rPr>
          <w:rFonts w:hint="cs"/>
          <w:bCs w:val="0"/>
          <w:sz w:val="23"/>
          <w:szCs w:val="23"/>
          <w:cs/>
          <w:lang w:bidi="sa-IN"/>
        </w:rPr>
        <w:t>,</w:t>
      </w:r>
      <w:r w:rsidR="004605FC" w:rsidRPr="00B16BE6">
        <w:rPr>
          <w:bCs w:val="0"/>
          <w:sz w:val="23"/>
          <w:szCs w:val="23"/>
          <w:cs/>
        </w:rPr>
        <w:t xml:space="preserve"> सव्वे संगा महासवा</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 xml:space="preserve">जीवियं </w:t>
      </w:r>
      <w:r w:rsidR="004605FC" w:rsidRPr="00B16BE6">
        <w:rPr>
          <w:rFonts w:hint="cs"/>
          <w:sz w:val="23"/>
          <w:szCs w:val="23"/>
          <w:cs/>
          <w:lang w:bidi="sa-IN"/>
        </w:rPr>
        <w:t>ना</w:t>
      </w:r>
      <w:r w:rsidR="004605FC" w:rsidRPr="00B16BE6">
        <w:rPr>
          <w:sz w:val="23"/>
          <w:szCs w:val="23"/>
          <w:cs/>
        </w:rPr>
        <w:t>वकंखेज्जा</w:t>
      </w:r>
      <w:r w:rsidR="004605FC" w:rsidRPr="00B16BE6">
        <w:rPr>
          <w:rFonts w:hint="cs"/>
          <w:sz w:val="23"/>
          <w:szCs w:val="23"/>
          <w:cs/>
          <w:lang w:bidi="sa-IN"/>
        </w:rPr>
        <w:t>,</w:t>
      </w:r>
      <w:r w:rsidR="004605FC" w:rsidRPr="00B16BE6">
        <w:rPr>
          <w:sz w:val="23"/>
          <w:szCs w:val="23"/>
          <w:cs/>
        </w:rPr>
        <w:t xml:space="preserve"> सोच्चा धम्मम</w:t>
      </w:r>
      <w:r w:rsidR="004605FC" w:rsidRPr="00B16BE6">
        <w:rPr>
          <w:rFonts w:hint="cs"/>
          <w:sz w:val="23"/>
          <w:szCs w:val="23"/>
          <w:cs/>
          <w:lang w:bidi="sa-IN"/>
        </w:rPr>
        <w:t>नु</w:t>
      </w:r>
      <w:r w:rsidR="004605FC" w:rsidRPr="00B16BE6">
        <w:rPr>
          <w:sz w:val="23"/>
          <w:szCs w:val="23"/>
          <w:cs/>
        </w:rPr>
        <w:t>त्तरं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१९५</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अहिमे संति आवट्टा</w:t>
      </w:r>
      <w:r w:rsidR="004605FC" w:rsidRPr="00B16BE6">
        <w:rPr>
          <w:rFonts w:hint="cs"/>
          <w:bCs w:val="0"/>
          <w:sz w:val="23"/>
          <w:szCs w:val="23"/>
          <w:cs/>
          <w:lang w:bidi="sa-IN"/>
        </w:rPr>
        <w:t>,</w:t>
      </w:r>
      <w:r w:rsidR="004605FC" w:rsidRPr="00B16BE6">
        <w:rPr>
          <w:bCs w:val="0"/>
          <w:sz w:val="23"/>
          <w:szCs w:val="23"/>
          <w:cs/>
        </w:rPr>
        <w:t xml:space="preserve"> कासवेण</w:t>
      </w:r>
      <w:r w:rsidR="004605FC" w:rsidRPr="00B16BE6">
        <w:rPr>
          <w:rFonts w:hint="cs"/>
          <w:bCs w:val="0"/>
          <w:sz w:val="23"/>
          <w:szCs w:val="23"/>
          <w:cs/>
        </w:rPr>
        <w:t>ं</w:t>
      </w:r>
      <w:r w:rsidR="004605FC" w:rsidRPr="00B16BE6">
        <w:rPr>
          <w:bCs w:val="0"/>
          <w:sz w:val="23"/>
          <w:szCs w:val="23"/>
          <w:cs/>
        </w:rPr>
        <w:t xml:space="preserve"> पवेइया</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बुद्धा ज</w:t>
      </w:r>
      <w:r w:rsidR="004605FC" w:rsidRPr="00B16BE6">
        <w:rPr>
          <w:rFonts w:hint="cs"/>
          <w:sz w:val="23"/>
          <w:szCs w:val="23"/>
          <w:cs/>
          <w:lang w:bidi="sa-IN"/>
        </w:rPr>
        <w:t>त्था</w:t>
      </w:r>
      <w:r w:rsidR="004605FC" w:rsidRPr="00B16BE6">
        <w:rPr>
          <w:sz w:val="23"/>
          <w:szCs w:val="23"/>
          <w:cs/>
        </w:rPr>
        <w:t>वसप्पंति</w:t>
      </w:r>
      <w:r w:rsidR="004605FC" w:rsidRPr="00B16BE6">
        <w:rPr>
          <w:rFonts w:hint="cs"/>
          <w:sz w:val="23"/>
          <w:szCs w:val="23"/>
          <w:cs/>
          <w:lang w:bidi="sa-IN"/>
        </w:rPr>
        <w:t>,</w:t>
      </w:r>
      <w:r w:rsidR="004605FC" w:rsidRPr="00B16BE6">
        <w:rPr>
          <w:sz w:val="23"/>
          <w:szCs w:val="23"/>
          <w:cs/>
        </w:rPr>
        <w:t xml:space="preserve"> सीयंति अबुहा </w:t>
      </w:r>
      <w:r w:rsidR="004605FC" w:rsidRPr="00B16BE6">
        <w:rPr>
          <w:rFonts w:hint="cs"/>
          <w:sz w:val="23"/>
          <w:szCs w:val="23"/>
          <w:cs/>
          <w:lang w:bidi="sa-IN"/>
        </w:rPr>
        <w:t>ज</w:t>
      </w:r>
      <w:r w:rsidR="004605FC" w:rsidRPr="00B16BE6">
        <w:rPr>
          <w:sz w:val="23"/>
          <w:szCs w:val="23"/>
          <w:cs/>
        </w:rPr>
        <w:t>हिं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१९६</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रायाणो रायऽमच्चा य</w:t>
      </w:r>
      <w:r w:rsidR="004605FC" w:rsidRPr="00B16BE6">
        <w:rPr>
          <w:rFonts w:hint="cs"/>
          <w:bCs w:val="0"/>
          <w:sz w:val="23"/>
          <w:szCs w:val="23"/>
          <w:cs/>
          <w:lang w:bidi="sa-IN"/>
        </w:rPr>
        <w:t>,</w:t>
      </w:r>
      <w:r w:rsidR="004605FC" w:rsidRPr="00B16BE6">
        <w:rPr>
          <w:bCs w:val="0"/>
          <w:sz w:val="23"/>
          <w:szCs w:val="23"/>
          <w:cs/>
        </w:rPr>
        <w:t xml:space="preserve"> माहणा अदुव खत्तिया</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rFonts w:hint="cs"/>
          <w:sz w:val="23"/>
          <w:szCs w:val="23"/>
          <w:cs/>
          <w:lang w:bidi="sa-IN"/>
        </w:rPr>
        <w:t>नि</w:t>
      </w:r>
      <w:r w:rsidR="004605FC" w:rsidRPr="00B16BE6">
        <w:rPr>
          <w:sz w:val="23"/>
          <w:szCs w:val="23"/>
          <w:cs/>
        </w:rPr>
        <w:t>मंतयंति भोगेहिं</w:t>
      </w:r>
      <w:r w:rsidR="004605FC" w:rsidRPr="00B16BE6">
        <w:rPr>
          <w:rFonts w:hint="cs"/>
          <w:sz w:val="23"/>
          <w:szCs w:val="23"/>
          <w:cs/>
          <w:lang w:bidi="sa-IN"/>
        </w:rPr>
        <w:t>,</w:t>
      </w:r>
      <w:r w:rsidR="004605FC" w:rsidRPr="00B16BE6">
        <w:rPr>
          <w:sz w:val="23"/>
          <w:szCs w:val="23"/>
          <w:cs/>
        </w:rPr>
        <w:t xml:space="preserve"> भिक्खुयं साहुजीविणं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१९७</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हत्थ</w:t>
      </w:r>
      <w:r w:rsidR="004605FC" w:rsidRPr="00B16BE6">
        <w:rPr>
          <w:rFonts w:hint="cs"/>
          <w:bCs w:val="0"/>
          <w:sz w:val="23"/>
          <w:szCs w:val="23"/>
          <w:cs/>
          <w:lang w:bidi="sa-IN"/>
        </w:rPr>
        <w:t>ऽ</w:t>
      </w:r>
      <w:r w:rsidR="004605FC" w:rsidRPr="00B16BE6">
        <w:rPr>
          <w:bCs w:val="0"/>
          <w:sz w:val="23"/>
          <w:szCs w:val="23"/>
          <w:cs/>
        </w:rPr>
        <w:t>स्स-रह-जाणेहिं</w:t>
      </w:r>
      <w:r w:rsidR="004605FC" w:rsidRPr="00B16BE6">
        <w:rPr>
          <w:rFonts w:hint="cs"/>
          <w:bCs w:val="0"/>
          <w:sz w:val="23"/>
          <w:szCs w:val="23"/>
          <w:cs/>
          <w:lang w:bidi="sa-IN"/>
        </w:rPr>
        <w:t>,</w:t>
      </w:r>
      <w:r w:rsidR="004605FC" w:rsidRPr="00B16BE6">
        <w:rPr>
          <w:bCs w:val="0"/>
          <w:sz w:val="23"/>
          <w:szCs w:val="23"/>
          <w:cs/>
        </w:rPr>
        <w:t xml:space="preserve"> विहारगमणेहि य</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भुंज भोगे इमे स</w:t>
      </w:r>
      <w:r w:rsidR="004605FC" w:rsidRPr="00B16BE6">
        <w:rPr>
          <w:rFonts w:hint="cs"/>
          <w:sz w:val="23"/>
          <w:szCs w:val="23"/>
          <w:cs/>
          <w:lang w:bidi="sa-IN"/>
        </w:rPr>
        <w:t>ग्घे</w:t>
      </w:r>
      <w:r w:rsidR="004605FC" w:rsidRPr="00B16BE6">
        <w:rPr>
          <w:sz w:val="23"/>
          <w:szCs w:val="23"/>
          <w:cs/>
        </w:rPr>
        <w:t xml:space="preserve"> महरिसी</w:t>
      </w:r>
      <w:r w:rsidR="004605FC" w:rsidRPr="00B16BE6">
        <w:rPr>
          <w:rFonts w:hint="cs"/>
          <w:sz w:val="23"/>
          <w:szCs w:val="23"/>
          <w:cs/>
          <w:lang w:bidi="sa-IN"/>
        </w:rPr>
        <w:t xml:space="preserve"> </w:t>
      </w:r>
      <w:r w:rsidR="004605FC" w:rsidRPr="00B16BE6">
        <w:rPr>
          <w:sz w:val="23"/>
          <w:szCs w:val="23"/>
          <w:lang w:bidi="sa-IN"/>
        </w:rPr>
        <w:t>!</w:t>
      </w:r>
      <w:r w:rsidR="004605FC" w:rsidRPr="00B16BE6">
        <w:rPr>
          <w:sz w:val="23"/>
          <w:szCs w:val="23"/>
          <w:cs/>
        </w:rPr>
        <w:t xml:space="preserve"> पूजयामु तं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१९८</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वत्थगंधमलंकारं इत्थीओ सयणाणि य</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भुंजाहिमाइं भोगा</w:t>
      </w:r>
      <w:r w:rsidR="004605FC" w:rsidRPr="00B16BE6">
        <w:rPr>
          <w:rFonts w:hint="cs"/>
          <w:sz w:val="23"/>
          <w:szCs w:val="23"/>
          <w:cs/>
          <w:lang w:bidi="sa-IN"/>
        </w:rPr>
        <w:t>इं</w:t>
      </w:r>
      <w:r w:rsidR="004605FC" w:rsidRPr="00B16BE6">
        <w:rPr>
          <w:sz w:val="23"/>
          <w:szCs w:val="23"/>
          <w:cs/>
        </w:rPr>
        <w:t xml:space="preserve"> आउसो </w:t>
      </w:r>
      <w:r w:rsidR="004605FC" w:rsidRPr="00B16BE6">
        <w:rPr>
          <w:sz w:val="23"/>
          <w:szCs w:val="23"/>
        </w:rPr>
        <w:t>!</w:t>
      </w:r>
      <w:r w:rsidR="004605FC" w:rsidRPr="00B16BE6">
        <w:rPr>
          <w:rFonts w:hint="cs"/>
          <w:sz w:val="23"/>
          <w:szCs w:val="23"/>
          <w:cs/>
          <w:lang w:bidi="sa-IN"/>
        </w:rPr>
        <w:t xml:space="preserve"> </w:t>
      </w:r>
      <w:r w:rsidR="004605FC" w:rsidRPr="00B16BE6">
        <w:rPr>
          <w:sz w:val="23"/>
          <w:szCs w:val="23"/>
          <w:cs/>
        </w:rPr>
        <w:t>पूजयामु तं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१९९</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 xml:space="preserve">जो तुमे </w:t>
      </w:r>
      <w:r w:rsidR="004605FC" w:rsidRPr="00B16BE6">
        <w:rPr>
          <w:rFonts w:hint="cs"/>
          <w:bCs w:val="0"/>
          <w:sz w:val="23"/>
          <w:szCs w:val="23"/>
          <w:cs/>
          <w:lang w:bidi="sa-IN"/>
        </w:rPr>
        <w:t>नि</w:t>
      </w:r>
      <w:r w:rsidR="004605FC" w:rsidRPr="00B16BE6">
        <w:rPr>
          <w:bCs w:val="0"/>
          <w:sz w:val="23"/>
          <w:szCs w:val="23"/>
          <w:cs/>
        </w:rPr>
        <w:t>यमो चिण्णो</w:t>
      </w:r>
      <w:r w:rsidR="004605FC" w:rsidRPr="00B16BE6">
        <w:rPr>
          <w:rFonts w:hint="cs"/>
          <w:bCs w:val="0"/>
          <w:sz w:val="23"/>
          <w:szCs w:val="23"/>
          <w:cs/>
          <w:lang w:bidi="sa-IN"/>
        </w:rPr>
        <w:t>,</w:t>
      </w:r>
      <w:r w:rsidR="004605FC" w:rsidRPr="00B16BE6">
        <w:rPr>
          <w:bCs w:val="0"/>
          <w:sz w:val="23"/>
          <w:szCs w:val="23"/>
          <w:cs/>
        </w:rPr>
        <w:t xml:space="preserve"> भिक्खुभाव</w:t>
      </w:r>
      <w:r w:rsidR="004605FC" w:rsidRPr="00B16BE6">
        <w:rPr>
          <w:rFonts w:hint="cs"/>
          <w:bCs w:val="0"/>
          <w:sz w:val="23"/>
          <w:szCs w:val="23"/>
          <w:cs/>
        </w:rPr>
        <w:t>ंमि</w:t>
      </w:r>
      <w:r w:rsidR="004605FC" w:rsidRPr="00B16BE6">
        <w:rPr>
          <w:bCs w:val="0"/>
          <w:sz w:val="23"/>
          <w:szCs w:val="23"/>
          <w:cs/>
        </w:rPr>
        <w:t xml:space="preserve"> सुव्वया</w:t>
      </w:r>
      <w:r w:rsidR="004605FC" w:rsidRPr="00B16BE6">
        <w:rPr>
          <w:rFonts w:hint="cs"/>
          <w:bCs w:val="0"/>
          <w:sz w:val="23"/>
          <w:szCs w:val="23"/>
          <w:cs/>
          <w:lang w:bidi="sa-IN"/>
        </w:rPr>
        <w:t xml:space="preserve"> </w:t>
      </w:r>
      <w:r w:rsidR="004605FC" w:rsidRPr="00B16BE6">
        <w:rPr>
          <w:bCs w:val="0"/>
          <w:sz w:val="23"/>
          <w:szCs w:val="23"/>
          <w:lang w:bidi="sa-IN"/>
        </w:rPr>
        <w:t>!</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अगारमावसंतस्स</w:t>
      </w:r>
      <w:r w:rsidR="004605FC" w:rsidRPr="00B16BE6">
        <w:rPr>
          <w:rFonts w:hint="cs"/>
          <w:sz w:val="23"/>
          <w:szCs w:val="23"/>
          <w:cs/>
          <w:lang w:bidi="sa-IN"/>
        </w:rPr>
        <w:t>,</w:t>
      </w:r>
      <w:r w:rsidR="004605FC" w:rsidRPr="00B16BE6">
        <w:rPr>
          <w:sz w:val="23"/>
          <w:szCs w:val="23"/>
          <w:cs/>
        </w:rPr>
        <w:t xml:space="preserve"> सव्वो संविज्जए तहा ।।</w:t>
      </w:r>
    </w:p>
    <w:p w:rsidR="004605FC" w:rsidRPr="00B16BE6" w:rsidRDefault="006C61F3"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२००</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चिरं दूइ</w:t>
      </w:r>
      <w:r w:rsidR="004605FC" w:rsidRPr="00B16BE6">
        <w:rPr>
          <w:rFonts w:hint="cs"/>
          <w:bCs w:val="0"/>
          <w:sz w:val="23"/>
          <w:szCs w:val="23"/>
          <w:cs/>
          <w:lang w:bidi="sa-IN"/>
        </w:rPr>
        <w:t>ज्ज</w:t>
      </w:r>
      <w:r w:rsidR="004605FC" w:rsidRPr="00B16BE6">
        <w:rPr>
          <w:bCs w:val="0"/>
          <w:sz w:val="23"/>
          <w:szCs w:val="23"/>
          <w:cs/>
        </w:rPr>
        <w:t>माणस्स</w:t>
      </w:r>
      <w:r w:rsidR="004605FC" w:rsidRPr="00B16BE6">
        <w:rPr>
          <w:rFonts w:hint="cs"/>
          <w:bCs w:val="0"/>
          <w:sz w:val="23"/>
          <w:szCs w:val="23"/>
          <w:cs/>
          <w:lang w:bidi="sa-IN"/>
        </w:rPr>
        <w:t>,</w:t>
      </w:r>
      <w:r w:rsidR="004605FC" w:rsidRPr="00B16BE6">
        <w:rPr>
          <w:bCs w:val="0"/>
          <w:sz w:val="23"/>
          <w:szCs w:val="23"/>
          <w:cs/>
        </w:rPr>
        <w:t xml:space="preserve"> दोसो दाणिं कुओ तव</w:t>
      </w:r>
      <w:r w:rsidR="004605FC" w:rsidRPr="00B16BE6">
        <w:rPr>
          <w:rFonts w:hint="cs"/>
          <w:bCs w:val="0"/>
          <w:sz w:val="23"/>
          <w:szCs w:val="23"/>
          <w:cs/>
          <w:lang w:bidi="sa-IN"/>
        </w:rPr>
        <w:t xml:space="preserve"> </w:t>
      </w:r>
      <w:r w:rsidR="004605FC" w:rsidRPr="00B16BE6">
        <w:rPr>
          <w:bCs w:val="0"/>
          <w:sz w:val="23"/>
          <w:szCs w:val="23"/>
          <w:lang w:bidi="sa-IN"/>
        </w:rPr>
        <w:t>?</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 xml:space="preserve">इच्चेव णं </w:t>
      </w:r>
      <w:r w:rsidR="004605FC" w:rsidRPr="00B16BE6">
        <w:rPr>
          <w:rFonts w:hint="cs"/>
          <w:sz w:val="23"/>
          <w:szCs w:val="23"/>
          <w:cs/>
          <w:lang w:bidi="sa-IN"/>
        </w:rPr>
        <w:t>नि</w:t>
      </w:r>
      <w:r w:rsidR="004605FC" w:rsidRPr="00B16BE6">
        <w:rPr>
          <w:sz w:val="23"/>
          <w:szCs w:val="23"/>
          <w:cs/>
        </w:rPr>
        <w:t>मंतेति</w:t>
      </w:r>
      <w:r w:rsidR="004605FC" w:rsidRPr="00B16BE6">
        <w:rPr>
          <w:rFonts w:hint="cs"/>
          <w:sz w:val="23"/>
          <w:szCs w:val="23"/>
          <w:cs/>
          <w:lang w:bidi="sa-IN"/>
        </w:rPr>
        <w:t>,</w:t>
      </w:r>
      <w:r w:rsidR="004605FC" w:rsidRPr="00B16BE6">
        <w:rPr>
          <w:sz w:val="23"/>
          <w:szCs w:val="23"/>
          <w:cs/>
        </w:rPr>
        <w:t xml:space="preserve"> </w:t>
      </w:r>
      <w:r w:rsidR="004605FC" w:rsidRPr="00B16BE6">
        <w:rPr>
          <w:rFonts w:hint="cs"/>
          <w:sz w:val="23"/>
          <w:szCs w:val="23"/>
          <w:cs/>
          <w:lang w:bidi="sa-IN"/>
        </w:rPr>
        <w:t>नी</w:t>
      </w:r>
      <w:r w:rsidR="004605FC" w:rsidRPr="00B16BE6">
        <w:rPr>
          <w:sz w:val="23"/>
          <w:szCs w:val="23"/>
          <w:cs/>
        </w:rPr>
        <w:t>वारेण व सूयरं ।।</w:t>
      </w:r>
    </w:p>
    <w:p w:rsidR="004605FC" w:rsidRPr="00B16BE6" w:rsidRDefault="006F41BD"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२०१</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चोइया भिक्खुचरियाए</w:t>
      </w:r>
      <w:r w:rsidR="004605FC" w:rsidRPr="00B16BE6">
        <w:rPr>
          <w:rFonts w:hint="cs"/>
          <w:bCs w:val="0"/>
          <w:sz w:val="23"/>
          <w:szCs w:val="23"/>
          <w:cs/>
          <w:lang w:bidi="sa-IN"/>
        </w:rPr>
        <w:t>,</w:t>
      </w:r>
      <w:r w:rsidR="004605FC" w:rsidRPr="00B16BE6">
        <w:rPr>
          <w:bCs w:val="0"/>
          <w:sz w:val="23"/>
          <w:szCs w:val="23"/>
          <w:cs/>
        </w:rPr>
        <w:t xml:space="preserve"> अचयंता जवित्तए</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तत्थ मंदा विसीयंति</w:t>
      </w:r>
      <w:r w:rsidR="004605FC" w:rsidRPr="00B16BE6">
        <w:rPr>
          <w:rFonts w:hint="cs"/>
          <w:sz w:val="23"/>
          <w:szCs w:val="23"/>
          <w:cs/>
          <w:lang w:bidi="sa-IN"/>
        </w:rPr>
        <w:t>,</w:t>
      </w:r>
      <w:r w:rsidR="004605FC" w:rsidRPr="00B16BE6">
        <w:rPr>
          <w:sz w:val="23"/>
          <w:szCs w:val="23"/>
          <w:cs/>
        </w:rPr>
        <w:t xml:space="preserve"> उज्जाणंसि व दुब्बला ।।</w:t>
      </w:r>
    </w:p>
    <w:p w:rsidR="004605FC" w:rsidRPr="00B16BE6" w:rsidRDefault="00E9413A"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२०२</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अचयंता व लूहेण</w:t>
      </w:r>
      <w:r w:rsidR="004605FC" w:rsidRPr="00B16BE6">
        <w:rPr>
          <w:rFonts w:hint="cs"/>
          <w:bCs w:val="0"/>
          <w:sz w:val="23"/>
          <w:szCs w:val="23"/>
          <w:cs/>
          <w:lang w:bidi="sa-IN"/>
        </w:rPr>
        <w:t>ं</w:t>
      </w:r>
      <w:r w:rsidR="004605FC" w:rsidRPr="00B16BE6">
        <w:rPr>
          <w:bCs w:val="0"/>
          <w:sz w:val="23"/>
          <w:szCs w:val="23"/>
          <w:cs/>
        </w:rPr>
        <w:t xml:space="preserve"> उवहाणेण तज्जिया</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978" w:firstLine="1980"/>
        <w:jc w:val="distribute"/>
        <w:rPr>
          <w:sz w:val="23"/>
          <w:szCs w:val="23"/>
        </w:rPr>
      </w:pPr>
      <w:r w:rsidRPr="00B16BE6">
        <w:rPr>
          <w:rFonts w:hint="cs"/>
          <w:sz w:val="23"/>
          <w:szCs w:val="23"/>
          <w:cs/>
        </w:rPr>
        <w:tab/>
      </w:r>
      <w:r w:rsidR="004605FC" w:rsidRPr="00B16BE6">
        <w:rPr>
          <w:sz w:val="23"/>
          <w:szCs w:val="23"/>
          <w:cs/>
        </w:rPr>
        <w:t>तत्थ मंदा विसीयंति</w:t>
      </w:r>
      <w:r w:rsidR="004605FC" w:rsidRPr="00B16BE6">
        <w:rPr>
          <w:rFonts w:hint="cs"/>
          <w:sz w:val="23"/>
          <w:szCs w:val="23"/>
          <w:cs/>
          <w:lang w:bidi="sa-IN"/>
        </w:rPr>
        <w:t>,</w:t>
      </w:r>
      <w:r w:rsidR="004605FC" w:rsidRPr="00B16BE6">
        <w:rPr>
          <w:sz w:val="23"/>
          <w:szCs w:val="23"/>
          <w:cs/>
        </w:rPr>
        <w:t xml:space="preserve"> </w:t>
      </w:r>
      <w:r w:rsidR="004605FC" w:rsidRPr="00B16BE6">
        <w:rPr>
          <w:rFonts w:hint="cs"/>
          <w:sz w:val="23"/>
          <w:szCs w:val="23"/>
          <w:cs/>
          <w:lang w:bidi="sa-IN"/>
        </w:rPr>
        <w:t>उज्जाणंसि</w:t>
      </w:r>
      <w:r w:rsidR="004605FC" w:rsidRPr="00B16BE6">
        <w:rPr>
          <w:sz w:val="23"/>
          <w:szCs w:val="23"/>
          <w:cs/>
        </w:rPr>
        <w:t xml:space="preserve"> व जरग्गवा ।।</w:t>
      </w:r>
    </w:p>
    <w:p w:rsidR="004605FC" w:rsidRPr="00B16BE6" w:rsidRDefault="00E9413A" w:rsidP="0089169B">
      <w:pPr>
        <w:pStyle w:val="H4Hindi"/>
        <w:tabs>
          <w:tab w:val="left" w:pos="2700"/>
        </w:tabs>
        <w:spacing w:before="0" w:after="0"/>
        <w:ind w:right="1978" w:firstLine="1980"/>
        <w:jc w:val="distribute"/>
        <w:rPr>
          <w:bCs w:val="0"/>
          <w:sz w:val="23"/>
          <w:szCs w:val="23"/>
        </w:rPr>
      </w:pPr>
      <w:r w:rsidRPr="00B16BE6">
        <w:rPr>
          <w:color w:val="00B050"/>
          <w:sz w:val="23"/>
          <w:szCs w:val="23"/>
        </w:rPr>
        <w:t>[</w:t>
      </w:r>
      <w:r w:rsidRPr="00B16BE6">
        <w:rPr>
          <w:rFonts w:hint="cs"/>
          <w:color w:val="00B050"/>
          <w:sz w:val="23"/>
          <w:szCs w:val="23"/>
          <w:cs/>
        </w:rPr>
        <w:t>२०३</w:t>
      </w:r>
      <w:r w:rsidRPr="00B16BE6">
        <w:rPr>
          <w:color w:val="00B050"/>
          <w:sz w:val="23"/>
          <w:szCs w:val="23"/>
        </w:rPr>
        <w:t>]</w:t>
      </w:r>
      <w:r w:rsidR="00CC0E20" w:rsidRPr="00B16BE6">
        <w:rPr>
          <w:rFonts w:hint="cs"/>
          <w:color w:val="00B050"/>
          <w:sz w:val="23"/>
          <w:szCs w:val="23"/>
          <w:cs/>
        </w:rPr>
        <w:tab/>
      </w:r>
      <w:r w:rsidR="004605FC" w:rsidRPr="00B16BE6">
        <w:rPr>
          <w:bCs w:val="0"/>
          <w:sz w:val="23"/>
          <w:szCs w:val="23"/>
          <w:cs/>
        </w:rPr>
        <w:t xml:space="preserve">एवं </w:t>
      </w:r>
      <w:r w:rsidR="004605FC" w:rsidRPr="00B16BE6">
        <w:rPr>
          <w:rFonts w:hint="cs"/>
          <w:bCs w:val="0"/>
          <w:sz w:val="23"/>
          <w:szCs w:val="23"/>
          <w:cs/>
          <w:lang w:bidi="sa-IN"/>
        </w:rPr>
        <w:t>नि</w:t>
      </w:r>
      <w:r w:rsidR="004605FC" w:rsidRPr="00B16BE6">
        <w:rPr>
          <w:bCs w:val="0"/>
          <w:sz w:val="23"/>
          <w:szCs w:val="23"/>
          <w:cs/>
        </w:rPr>
        <w:t xml:space="preserve">मंतणं </w:t>
      </w:r>
      <w:r w:rsidR="004605FC" w:rsidRPr="00B16BE6">
        <w:rPr>
          <w:rFonts w:hint="cs"/>
          <w:bCs w:val="0"/>
          <w:sz w:val="23"/>
          <w:szCs w:val="23"/>
          <w:cs/>
          <w:lang w:bidi="sa-IN"/>
        </w:rPr>
        <w:t>लद्धुं,</w:t>
      </w:r>
      <w:r w:rsidR="004605FC" w:rsidRPr="00B16BE6">
        <w:rPr>
          <w:bCs w:val="0"/>
          <w:sz w:val="23"/>
          <w:szCs w:val="23"/>
          <w:cs/>
        </w:rPr>
        <w:t xml:space="preserve"> मुच्छिया गिद्ध </w:t>
      </w:r>
      <w:r w:rsidR="004605FC" w:rsidRPr="00B16BE6">
        <w:rPr>
          <w:rFonts w:hint="cs"/>
          <w:bCs w:val="0"/>
          <w:sz w:val="23"/>
          <w:szCs w:val="23"/>
          <w:cs/>
          <w:lang w:bidi="sa-IN"/>
        </w:rPr>
        <w:t>इ</w:t>
      </w:r>
      <w:r w:rsidR="004605FC" w:rsidRPr="00B16BE6">
        <w:rPr>
          <w:bCs w:val="0"/>
          <w:sz w:val="23"/>
          <w:szCs w:val="23"/>
          <w:cs/>
        </w:rPr>
        <w:t>त्थ</w:t>
      </w:r>
      <w:r w:rsidR="004605FC" w:rsidRPr="00B16BE6">
        <w:rPr>
          <w:rFonts w:hint="cs"/>
          <w:bCs w:val="0"/>
          <w:sz w:val="23"/>
          <w:szCs w:val="23"/>
          <w:cs/>
          <w:lang w:bidi="sa-IN"/>
        </w:rPr>
        <w:t>ि</w:t>
      </w:r>
      <w:r w:rsidR="004605FC" w:rsidRPr="00B16BE6">
        <w:rPr>
          <w:bCs w:val="0"/>
          <w:sz w:val="23"/>
          <w:szCs w:val="23"/>
          <w:cs/>
        </w:rPr>
        <w:t>सु</w:t>
      </w:r>
      <w:r w:rsidR="004605FC" w:rsidRPr="00B16BE6">
        <w:rPr>
          <w:rFonts w:hint="cs"/>
          <w:bCs w:val="0"/>
          <w:sz w:val="23"/>
          <w:szCs w:val="23"/>
          <w:cs/>
          <w:lang w:bidi="sa-IN"/>
        </w:rPr>
        <w:t xml:space="preserve"> ।</w:t>
      </w:r>
    </w:p>
    <w:p w:rsidR="004605FC" w:rsidRPr="00B16BE6" w:rsidRDefault="00CC0E20" w:rsidP="0089169B">
      <w:pPr>
        <w:pStyle w:val="PlainHindi"/>
        <w:tabs>
          <w:tab w:val="left" w:pos="2700"/>
        </w:tabs>
        <w:spacing w:after="0"/>
        <w:ind w:right="178" w:firstLine="1980"/>
        <w:jc w:val="distribute"/>
        <w:rPr>
          <w:sz w:val="23"/>
          <w:szCs w:val="23"/>
        </w:rPr>
      </w:pPr>
      <w:r w:rsidRPr="00B16BE6">
        <w:rPr>
          <w:rFonts w:hint="cs"/>
          <w:sz w:val="23"/>
          <w:szCs w:val="23"/>
          <w:cs/>
        </w:rPr>
        <w:tab/>
      </w:r>
      <w:r w:rsidR="004605FC" w:rsidRPr="00B16BE6">
        <w:rPr>
          <w:sz w:val="23"/>
          <w:szCs w:val="23"/>
          <w:cs/>
        </w:rPr>
        <w:t>अज्झोवव</w:t>
      </w:r>
      <w:r w:rsidR="004605FC" w:rsidRPr="00B16BE6">
        <w:rPr>
          <w:rFonts w:hint="cs"/>
          <w:sz w:val="23"/>
          <w:szCs w:val="23"/>
          <w:cs/>
          <w:lang w:bidi="sa-IN"/>
        </w:rPr>
        <w:t>न्ना</w:t>
      </w:r>
      <w:r w:rsidR="004605FC" w:rsidRPr="00B16BE6">
        <w:rPr>
          <w:sz w:val="23"/>
          <w:szCs w:val="23"/>
          <w:cs/>
        </w:rPr>
        <w:t xml:space="preserve"> कामेहिं</w:t>
      </w:r>
      <w:r w:rsidR="004605FC" w:rsidRPr="00B16BE6">
        <w:rPr>
          <w:rFonts w:hint="cs"/>
          <w:sz w:val="23"/>
          <w:szCs w:val="23"/>
          <w:cs/>
          <w:lang w:bidi="sa-IN"/>
        </w:rPr>
        <w:t>,</w:t>
      </w:r>
      <w:r w:rsidR="004605FC" w:rsidRPr="00B16BE6">
        <w:rPr>
          <w:sz w:val="23"/>
          <w:szCs w:val="23"/>
          <w:cs/>
        </w:rPr>
        <w:t xml:space="preserve"> चोइज्जंता गय</w:t>
      </w:r>
      <w:r w:rsidR="004605FC" w:rsidRPr="00B16BE6">
        <w:rPr>
          <w:rFonts w:hint="cs"/>
          <w:sz w:val="23"/>
          <w:szCs w:val="23"/>
          <w:cs/>
          <w:lang w:bidi="sa-IN"/>
        </w:rPr>
        <w:t>ा गिहं</w:t>
      </w:r>
      <w:r w:rsidR="004605FC" w:rsidRPr="00B16BE6">
        <w:rPr>
          <w:sz w:val="23"/>
          <w:szCs w:val="23"/>
          <w:cs/>
        </w:rPr>
        <w:t xml:space="preserve"> </w:t>
      </w:r>
      <w:r w:rsidR="004605FC" w:rsidRPr="00B16BE6">
        <w:rPr>
          <w:rFonts w:hint="cs"/>
          <w:sz w:val="23"/>
          <w:szCs w:val="23"/>
          <w:cs/>
          <w:lang w:bidi="sa-IN"/>
        </w:rPr>
        <w:t>।।</w:t>
      </w:r>
      <w:r w:rsidR="004605FC" w:rsidRPr="00B16BE6">
        <w:rPr>
          <w:sz w:val="23"/>
          <w:szCs w:val="23"/>
          <w:cs/>
        </w:rPr>
        <w:t xml:space="preserve"> त्ति बेमि ।।</w:t>
      </w:r>
    </w:p>
    <w:p w:rsidR="00F53B11" w:rsidRPr="00B16BE6" w:rsidRDefault="00F53B11" w:rsidP="00F53B11">
      <w:pPr>
        <w:pStyle w:val="ShlokHindi"/>
        <w:spacing w:after="100" w:afterAutospacing="1"/>
      </w:pPr>
      <w:r>
        <w:rPr>
          <w:sz w:val="23"/>
          <w:szCs w:val="23"/>
          <w:cs/>
        </w:rPr>
        <w:tab/>
      </w:r>
      <w:r w:rsidRPr="00B16BE6">
        <w:rPr>
          <w:rFonts w:hint="cs"/>
          <w:cs/>
        </w:rPr>
        <w:t xml:space="preserve">० </w:t>
      </w:r>
      <w:r w:rsidRPr="00B16BE6">
        <w:rPr>
          <w:cs/>
        </w:rPr>
        <w:t>तइए अज्झयणे बीओ उद्देसो समत्तो</w:t>
      </w:r>
      <w:r w:rsidRPr="00B16BE6">
        <w:rPr>
          <w:rFonts w:hint="cs"/>
          <w:cs/>
        </w:rPr>
        <w:t xml:space="preserve"> ०</w:t>
      </w:r>
    </w:p>
    <w:p w:rsidR="00B16BE6" w:rsidRPr="00B16BE6" w:rsidRDefault="00B16BE6" w:rsidP="00F53B11">
      <w:pPr>
        <w:tabs>
          <w:tab w:val="left" w:pos="5100"/>
        </w:tabs>
        <w:spacing w:after="0" w:line="240" w:lineRule="auto"/>
        <w:ind w:right="1708"/>
        <w:contextualSpacing/>
        <w:rPr>
          <w:rFonts w:cs="Mangal" w:hint="cs"/>
          <w:sz w:val="23"/>
          <w:szCs w:val="23"/>
        </w:rPr>
      </w:pPr>
    </w:p>
    <w:p w:rsidR="00853D58" w:rsidRDefault="00853D58" w:rsidP="00853D58">
      <w:pPr>
        <w:spacing w:after="0" w:line="240" w:lineRule="auto"/>
        <w:ind w:right="1708"/>
        <w:contextualSpacing/>
        <w:rPr>
          <w:rFonts w:cs="Mangal"/>
          <w:sz w:val="24"/>
          <w:szCs w:val="24"/>
        </w:rPr>
      </w:pPr>
      <w:r>
        <w:rPr>
          <w:rFonts w:cs="Mangal" w:hint="cs"/>
          <w:sz w:val="24"/>
          <w:szCs w:val="24"/>
          <w:cs/>
        </w:rPr>
        <w:t>सुयक्खंधो-१, अज्झयणं-३, उद्देसो-३</w:t>
      </w:r>
    </w:p>
    <w:tbl>
      <w:tblPr>
        <w:tblW w:w="10065" w:type="dxa"/>
        <w:tblInd w:w="93" w:type="dxa"/>
        <w:tblBorders>
          <w:top w:val="single" w:sz="4" w:space="0" w:color="auto"/>
        </w:tblBorders>
        <w:tblLook w:val="04A0"/>
      </w:tblPr>
      <w:tblGrid>
        <w:gridCol w:w="10065"/>
      </w:tblGrid>
      <w:tr w:rsidR="00853D58" w:rsidTr="00900160">
        <w:trPr>
          <w:trHeight w:val="242"/>
        </w:trPr>
        <w:tc>
          <w:tcPr>
            <w:tcW w:w="10065" w:type="dxa"/>
            <w:tcBorders>
              <w:top w:val="single" w:sz="4" w:space="0" w:color="FF0000"/>
              <w:left w:val="nil"/>
              <w:bottom w:val="nil"/>
              <w:right w:val="nil"/>
            </w:tcBorders>
          </w:tcPr>
          <w:p w:rsidR="00853D58" w:rsidRDefault="00853D58"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A2284C" w:rsidRDefault="00CC0E20" w:rsidP="009814F7">
      <w:pPr>
        <w:pStyle w:val="H3Hindi"/>
        <w:tabs>
          <w:tab w:val="left" w:pos="2160"/>
        </w:tabs>
        <w:spacing w:before="0" w:after="0"/>
        <w:ind w:right="1440" w:firstLine="1440"/>
        <w:jc w:val="center"/>
        <w:rPr>
          <w:i w:val="0"/>
          <w:iCs w:val="0"/>
          <w:color w:val="FF0000"/>
          <w:sz w:val="28"/>
          <w:szCs w:val="28"/>
          <w:u w:val="wave"/>
        </w:rPr>
      </w:pPr>
      <w:bookmarkStart w:id="16" w:name="_Toc318398168"/>
      <w:r w:rsidRPr="00A2284C">
        <w:rPr>
          <w:rFonts w:hint="cs"/>
          <w:i w:val="0"/>
          <w:iCs w:val="0"/>
          <w:color w:val="FF0000"/>
          <w:sz w:val="28"/>
          <w:szCs w:val="28"/>
          <w:u w:val="wave"/>
          <w:cs/>
        </w:rPr>
        <w:t xml:space="preserve">० </w:t>
      </w:r>
      <w:r w:rsidR="004605FC" w:rsidRPr="00A2284C">
        <w:rPr>
          <w:i w:val="0"/>
          <w:iCs w:val="0"/>
          <w:color w:val="FF0000"/>
          <w:sz w:val="28"/>
          <w:szCs w:val="28"/>
          <w:u w:val="wave"/>
          <w:cs/>
        </w:rPr>
        <w:t>तइओ उद्देसो</w:t>
      </w:r>
      <w:bookmarkEnd w:id="16"/>
      <w:r w:rsidRPr="00A2284C">
        <w:rPr>
          <w:rFonts w:hint="cs"/>
          <w:i w:val="0"/>
          <w:iCs w:val="0"/>
          <w:color w:val="FF0000"/>
          <w:sz w:val="28"/>
          <w:szCs w:val="28"/>
          <w:u w:val="wave"/>
          <w:cs/>
        </w:rPr>
        <w:t xml:space="preserve"> ०</w:t>
      </w:r>
    </w:p>
    <w:p w:rsidR="004605FC" w:rsidRPr="007264F7" w:rsidRDefault="00E9413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२०४</w:t>
      </w:r>
      <w:r w:rsidRPr="0069493C">
        <w:rPr>
          <w:color w:val="00B050"/>
          <w:sz w:val="24"/>
          <w:szCs w:val="24"/>
        </w:rPr>
        <w:t>]</w:t>
      </w:r>
      <w:r w:rsidR="00CC0E20">
        <w:rPr>
          <w:rFonts w:hint="cs"/>
          <w:color w:val="00B050"/>
          <w:sz w:val="24"/>
          <w:szCs w:val="24"/>
          <w:cs/>
        </w:rPr>
        <w:tab/>
      </w:r>
      <w:r w:rsidR="004605FC" w:rsidRPr="007264F7">
        <w:rPr>
          <w:bCs w:val="0"/>
          <w:sz w:val="24"/>
          <w:szCs w:val="24"/>
          <w:cs/>
        </w:rPr>
        <w:t>जहा संगामकाल</w:t>
      </w:r>
      <w:r w:rsidR="004605FC" w:rsidRPr="007264F7">
        <w:rPr>
          <w:rFonts w:hint="cs"/>
          <w:bCs w:val="0"/>
          <w:sz w:val="24"/>
          <w:szCs w:val="24"/>
          <w:cs/>
        </w:rPr>
        <w:t>ंमि</w:t>
      </w:r>
      <w:r w:rsidR="004605FC" w:rsidRPr="007264F7">
        <w:rPr>
          <w:rFonts w:hint="cs"/>
          <w:bCs w:val="0"/>
          <w:sz w:val="24"/>
          <w:szCs w:val="24"/>
          <w:cs/>
          <w:lang w:bidi="sa-IN"/>
        </w:rPr>
        <w:t>,</w:t>
      </w:r>
      <w:r w:rsidR="004605FC" w:rsidRPr="007264F7">
        <w:rPr>
          <w:bCs w:val="0"/>
          <w:sz w:val="24"/>
          <w:szCs w:val="24"/>
          <w:cs/>
        </w:rPr>
        <w:t xml:space="preserve"> पिट्ठओ भीरु वेहइ</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वलयं गहणं नूमं</w:t>
      </w:r>
      <w:r w:rsidR="004605FC" w:rsidRPr="007264F7">
        <w:rPr>
          <w:rFonts w:hint="cs"/>
          <w:sz w:val="24"/>
          <w:szCs w:val="24"/>
          <w:cs/>
          <w:lang w:bidi="sa-IN"/>
        </w:rPr>
        <w:t>,</w:t>
      </w:r>
      <w:r w:rsidR="004605FC" w:rsidRPr="007264F7">
        <w:rPr>
          <w:sz w:val="24"/>
          <w:szCs w:val="24"/>
          <w:cs/>
        </w:rPr>
        <w:t xml:space="preserve"> को जाणइ पराजयं</w:t>
      </w:r>
      <w:r w:rsidR="004605FC" w:rsidRPr="007264F7">
        <w:rPr>
          <w:rFonts w:hint="cs"/>
          <w:sz w:val="24"/>
          <w:szCs w:val="24"/>
          <w:cs/>
        </w:rPr>
        <w:t>?</w:t>
      </w:r>
      <w:r w:rsidR="004605FC" w:rsidRPr="007264F7">
        <w:rPr>
          <w:sz w:val="24"/>
          <w:szCs w:val="24"/>
          <w:cs/>
        </w:rPr>
        <w:t xml:space="preserve"> ।।</w:t>
      </w:r>
    </w:p>
    <w:p w:rsidR="004605FC" w:rsidRPr="007264F7" w:rsidRDefault="00E9413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२०५</w:t>
      </w:r>
      <w:r w:rsidRPr="0069493C">
        <w:rPr>
          <w:color w:val="00B050"/>
          <w:sz w:val="24"/>
          <w:szCs w:val="24"/>
        </w:rPr>
        <w:t>]</w:t>
      </w:r>
      <w:r w:rsidR="00CC0E20">
        <w:rPr>
          <w:rFonts w:hint="cs"/>
          <w:color w:val="00B050"/>
          <w:sz w:val="24"/>
          <w:szCs w:val="24"/>
          <w:cs/>
        </w:rPr>
        <w:tab/>
      </w:r>
      <w:r w:rsidR="004605FC" w:rsidRPr="007264F7">
        <w:rPr>
          <w:bCs w:val="0"/>
          <w:sz w:val="24"/>
          <w:szCs w:val="24"/>
          <w:cs/>
        </w:rPr>
        <w:t>मुहुत्ताणं मुहुत्तस्स</w:t>
      </w:r>
      <w:r w:rsidR="004605FC" w:rsidRPr="007264F7">
        <w:rPr>
          <w:rFonts w:hint="cs"/>
          <w:bCs w:val="0"/>
          <w:sz w:val="24"/>
          <w:szCs w:val="24"/>
          <w:cs/>
          <w:lang w:bidi="sa-IN"/>
        </w:rPr>
        <w:t>,</w:t>
      </w:r>
      <w:r w:rsidR="004605FC" w:rsidRPr="007264F7">
        <w:rPr>
          <w:bCs w:val="0"/>
          <w:sz w:val="24"/>
          <w:szCs w:val="24"/>
          <w:cs/>
        </w:rPr>
        <w:t xml:space="preserve"> मुहुत्तो होइ तारिसो</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पराजियाऽवसप्पामो इति भीरु उवेहई ।।</w:t>
      </w:r>
    </w:p>
    <w:p w:rsidR="004605FC" w:rsidRPr="007264F7" w:rsidRDefault="00E9413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२०६</w:t>
      </w:r>
      <w:r w:rsidRPr="0069493C">
        <w:rPr>
          <w:color w:val="00B050"/>
          <w:sz w:val="24"/>
          <w:szCs w:val="24"/>
        </w:rPr>
        <w:t>]</w:t>
      </w:r>
      <w:r w:rsidR="00CC0E20">
        <w:rPr>
          <w:rFonts w:hint="cs"/>
          <w:color w:val="00B050"/>
          <w:sz w:val="24"/>
          <w:szCs w:val="24"/>
          <w:cs/>
        </w:rPr>
        <w:tab/>
      </w:r>
      <w:r w:rsidR="004605FC" w:rsidRPr="007264F7">
        <w:rPr>
          <w:bCs w:val="0"/>
          <w:sz w:val="24"/>
          <w:szCs w:val="24"/>
          <w:cs/>
        </w:rPr>
        <w:t>एवं तु समणा एगे</w:t>
      </w:r>
      <w:r w:rsidR="004605FC" w:rsidRPr="007264F7">
        <w:rPr>
          <w:rFonts w:hint="cs"/>
          <w:bCs w:val="0"/>
          <w:sz w:val="24"/>
          <w:szCs w:val="24"/>
          <w:cs/>
          <w:lang w:bidi="sa-IN"/>
        </w:rPr>
        <w:t>,</w:t>
      </w:r>
      <w:r w:rsidR="004605FC" w:rsidRPr="007264F7">
        <w:rPr>
          <w:bCs w:val="0"/>
          <w:sz w:val="24"/>
          <w:szCs w:val="24"/>
          <w:cs/>
        </w:rPr>
        <w:t xml:space="preserve"> अबलं नच्चाण अप्पगं</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अ</w:t>
      </w:r>
      <w:r w:rsidR="004605FC" w:rsidRPr="007264F7">
        <w:rPr>
          <w:rFonts w:hint="cs"/>
          <w:sz w:val="24"/>
          <w:szCs w:val="24"/>
          <w:cs/>
          <w:lang w:bidi="sa-IN"/>
        </w:rPr>
        <w:t>ना</w:t>
      </w:r>
      <w:r w:rsidR="004605FC" w:rsidRPr="007264F7">
        <w:rPr>
          <w:sz w:val="24"/>
          <w:szCs w:val="24"/>
          <w:cs/>
        </w:rPr>
        <w:t>गयं भयं दिस्स</w:t>
      </w:r>
      <w:r w:rsidR="004605FC" w:rsidRPr="007264F7">
        <w:rPr>
          <w:rFonts w:hint="cs"/>
          <w:sz w:val="24"/>
          <w:szCs w:val="24"/>
          <w:cs/>
          <w:lang w:bidi="sa-IN"/>
        </w:rPr>
        <w:t>,</w:t>
      </w:r>
      <w:r w:rsidR="004605FC" w:rsidRPr="007264F7">
        <w:rPr>
          <w:sz w:val="24"/>
          <w:szCs w:val="24"/>
          <w:cs/>
        </w:rPr>
        <w:t xml:space="preserve"> अवकप्पंतिमं सुयं ।।</w:t>
      </w:r>
    </w:p>
    <w:p w:rsidR="004605FC" w:rsidRPr="007264F7" w:rsidRDefault="00E9413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२०७</w:t>
      </w:r>
      <w:r w:rsidRPr="0069493C">
        <w:rPr>
          <w:color w:val="00B050"/>
          <w:sz w:val="24"/>
          <w:szCs w:val="24"/>
        </w:rPr>
        <w:t>]</w:t>
      </w:r>
      <w:r w:rsidR="00CC0E20">
        <w:rPr>
          <w:rFonts w:hint="cs"/>
          <w:color w:val="00B050"/>
          <w:sz w:val="24"/>
          <w:szCs w:val="24"/>
          <w:cs/>
        </w:rPr>
        <w:tab/>
      </w:r>
      <w:r w:rsidR="004605FC" w:rsidRPr="007264F7">
        <w:rPr>
          <w:bCs w:val="0"/>
          <w:sz w:val="24"/>
          <w:szCs w:val="24"/>
          <w:cs/>
        </w:rPr>
        <w:t>को जाणइ वि</w:t>
      </w:r>
      <w:r w:rsidR="004605FC" w:rsidRPr="007264F7">
        <w:rPr>
          <w:rFonts w:hint="cs"/>
          <w:bCs w:val="0"/>
          <w:sz w:val="24"/>
          <w:szCs w:val="24"/>
          <w:cs/>
          <w:lang w:bidi="sa-IN"/>
        </w:rPr>
        <w:t>ऊ</w:t>
      </w:r>
      <w:r w:rsidR="004605FC" w:rsidRPr="007264F7">
        <w:rPr>
          <w:bCs w:val="0"/>
          <w:sz w:val="24"/>
          <w:szCs w:val="24"/>
          <w:cs/>
        </w:rPr>
        <w:t>वातं</w:t>
      </w:r>
      <w:r w:rsidR="004605FC" w:rsidRPr="007264F7">
        <w:rPr>
          <w:rFonts w:hint="cs"/>
          <w:bCs w:val="0"/>
          <w:sz w:val="24"/>
          <w:szCs w:val="24"/>
          <w:cs/>
          <w:lang w:bidi="sa-IN"/>
        </w:rPr>
        <w:t>,</w:t>
      </w:r>
      <w:r w:rsidR="004605FC" w:rsidRPr="007264F7">
        <w:rPr>
          <w:bCs w:val="0"/>
          <w:sz w:val="24"/>
          <w:szCs w:val="24"/>
          <w:cs/>
        </w:rPr>
        <w:t xml:space="preserve"> इत्थीओ उदगा</w:t>
      </w:r>
      <w:r w:rsidR="004605FC" w:rsidRPr="007264F7">
        <w:rPr>
          <w:rFonts w:hint="cs"/>
          <w:bCs w:val="0"/>
          <w:sz w:val="24"/>
          <w:szCs w:val="24"/>
          <w:cs/>
          <w:lang w:bidi="sa-IN"/>
        </w:rPr>
        <w:t xml:space="preserve">उ </w:t>
      </w:r>
      <w:r w:rsidR="004605FC" w:rsidRPr="007264F7">
        <w:rPr>
          <w:bCs w:val="0"/>
          <w:sz w:val="24"/>
          <w:szCs w:val="24"/>
          <w:cs/>
        </w:rPr>
        <w:t>वा</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चोइज्जंता पवक्खामो न</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नो</w:t>
      </w:r>
      <w:r w:rsidR="004605FC" w:rsidRPr="007264F7">
        <w:rPr>
          <w:sz w:val="24"/>
          <w:szCs w:val="24"/>
          <w:cs/>
        </w:rPr>
        <w:t xml:space="preserve"> अत्थि पकप्पियं ।।</w:t>
      </w:r>
    </w:p>
    <w:p w:rsidR="004605FC" w:rsidRPr="007264F7" w:rsidRDefault="00E9413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२०८</w:t>
      </w:r>
      <w:r w:rsidRPr="0069493C">
        <w:rPr>
          <w:color w:val="00B050"/>
          <w:sz w:val="24"/>
          <w:szCs w:val="24"/>
        </w:rPr>
        <w:t>]</w:t>
      </w:r>
      <w:r w:rsidR="00CC0E20">
        <w:rPr>
          <w:rFonts w:hint="cs"/>
          <w:color w:val="00B050"/>
          <w:sz w:val="24"/>
          <w:szCs w:val="24"/>
          <w:cs/>
        </w:rPr>
        <w:tab/>
      </w:r>
      <w:r w:rsidR="004605FC" w:rsidRPr="007264F7">
        <w:rPr>
          <w:bCs w:val="0"/>
          <w:sz w:val="24"/>
          <w:szCs w:val="24"/>
          <w:cs/>
        </w:rPr>
        <w:t>इच्चे</w:t>
      </w:r>
      <w:r w:rsidR="004605FC" w:rsidRPr="007264F7">
        <w:rPr>
          <w:rFonts w:hint="cs"/>
          <w:bCs w:val="0"/>
          <w:sz w:val="24"/>
          <w:szCs w:val="24"/>
          <w:cs/>
          <w:lang w:bidi="sa-IN"/>
        </w:rPr>
        <w:t>व</w:t>
      </w:r>
      <w:r w:rsidR="004605FC" w:rsidRPr="007264F7">
        <w:rPr>
          <w:bCs w:val="0"/>
          <w:sz w:val="24"/>
          <w:szCs w:val="24"/>
          <w:cs/>
        </w:rPr>
        <w:t xml:space="preserve"> पडिलेहंति</w:t>
      </w:r>
      <w:r w:rsidR="004605FC" w:rsidRPr="007264F7">
        <w:rPr>
          <w:rFonts w:hint="cs"/>
          <w:bCs w:val="0"/>
          <w:sz w:val="24"/>
          <w:szCs w:val="24"/>
          <w:cs/>
          <w:lang w:bidi="sa-IN"/>
        </w:rPr>
        <w:t>,</w:t>
      </w:r>
      <w:r w:rsidR="004605FC" w:rsidRPr="007264F7">
        <w:rPr>
          <w:bCs w:val="0"/>
          <w:sz w:val="24"/>
          <w:szCs w:val="24"/>
          <w:cs/>
        </w:rPr>
        <w:t xml:space="preserve"> वलयाइ पडिलेहिणो</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वितिगिंछसमाव</w:t>
      </w:r>
      <w:r w:rsidR="004605FC" w:rsidRPr="007264F7">
        <w:rPr>
          <w:rFonts w:hint="cs"/>
          <w:sz w:val="24"/>
          <w:szCs w:val="24"/>
          <w:cs/>
          <w:lang w:bidi="sa-IN"/>
        </w:rPr>
        <w:t>न्ना,</w:t>
      </w:r>
      <w:r w:rsidR="004605FC" w:rsidRPr="007264F7">
        <w:rPr>
          <w:sz w:val="24"/>
          <w:szCs w:val="24"/>
          <w:cs/>
        </w:rPr>
        <w:t xml:space="preserve"> पंथाणं व अकोविया ।।</w:t>
      </w:r>
    </w:p>
    <w:p w:rsidR="004605FC" w:rsidRPr="007264F7" w:rsidRDefault="00E9413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२०९</w:t>
      </w:r>
      <w:r w:rsidRPr="0069493C">
        <w:rPr>
          <w:color w:val="00B050"/>
          <w:sz w:val="24"/>
          <w:szCs w:val="24"/>
        </w:rPr>
        <w:t>]</w:t>
      </w:r>
      <w:r w:rsidR="00CC0E20">
        <w:rPr>
          <w:rFonts w:hint="cs"/>
          <w:color w:val="00B050"/>
          <w:sz w:val="24"/>
          <w:szCs w:val="24"/>
          <w:cs/>
        </w:rPr>
        <w:tab/>
      </w:r>
      <w:r w:rsidR="004605FC" w:rsidRPr="007264F7">
        <w:rPr>
          <w:bCs w:val="0"/>
          <w:sz w:val="24"/>
          <w:szCs w:val="24"/>
          <w:cs/>
        </w:rPr>
        <w:t>जे उ संगामकाल</w:t>
      </w:r>
      <w:r w:rsidR="004605FC" w:rsidRPr="007264F7">
        <w:rPr>
          <w:rFonts w:hint="cs"/>
          <w:bCs w:val="0"/>
          <w:sz w:val="24"/>
          <w:szCs w:val="24"/>
          <w:cs/>
        </w:rPr>
        <w:t>ंमि</w:t>
      </w:r>
      <w:r w:rsidR="004605FC" w:rsidRPr="007264F7">
        <w:rPr>
          <w:rFonts w:hint="cs"/>
          <w:bCs w:val="0"/>
          <w:sz w:val="24"/>
          <w:szCs w:val="24"/>
          <w:cs/>
          <w:lang w:bidi="sa-IN"/>
        </w:rPr>
        <w:t>,</w:t>
      </w:r>
      <w:r w:rsidR="004605FC" w:rsidRPr="007264F7">
        <w:rPr>
          <w:bCs w:val="0"/>
          <w:sz w:val="24"/>
          <w:szCs w:val="24"/>
          <w:cs/>
        </w:rPr>
        <w:t xml:space="preserve"> नाया सूरपुरंगमा</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rFonts w:hint="cs"/>
          <w:sz w:val="24"/>
          <w:szCs w:val="24"/>
          <w:cs/>
          <w:lang w:bidi="sa-IN"/>
        </w:rPr>
        <w:t>नो</w:t>
      </w:r>
      <w:r w:rsidR="004605FC" w:rsidRPr="007264F7">
        <w:rPr>
          <w:sz w:val="24"/>
          <w:szCs w:val="24"/>
          <w:cs/>
        </w:rPr>
        <w:t xml:space="preserve"> ते पिट्ठमुवेहिंति</w:t>
      </w:r>
      <w:r w:rsidR="004605FC" w:rsidRPr="007264F7">
        <w:rPr>
          <w:rFonts w:hint="cs"/>
          <w:sz w:val="24"/>
          <w:szCs w:val="24"/>
          <w:cs/>
          <w:lang w:bidi="sa-IN"/>
        </w:rPr>
        <w:t>,</w:t>
      </w:r>
      <w:r w:rsidR="004605FC" w:rsidRPr="007264F7">
        <w:rPr>
          <w:sz w:val="24"/>
          <w:szCs w:val="24"/>
          <w:cs/>
        </w:rPr>
        <w:t xml:space="preserve"> किं परं मरणं सिया ।।</w:t>
      </w:r>
    </w:p>
    <w:p w:rsidR="004605FC" w:rsidRPr="007264F7" w:rsidRDefault="00E9413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२१०</w:t>
      </w:r>
      <w:r w:rsidRPr="0069493C">
        <w:rPr>
          <w:color w:val="00B050"/>
          <w:sz w:val="24"/>
          <w:szCs w:val="24"/>
        </w:rPr>
        <w:t>]</w:t>
      </w:r>
      <w:r w:rsidR="00CC0E20">
        <w:rPr>
          <w:rFonts w:hint="cs"/>
          <w:color w:val="00B050"/>
          <w:sz w:val="24"/>
          <w:szCs w:val="24"/>
          <w:cs/>
        </w:rPr>
        <w:tab/>
      </w:r>
      <w:r w:rsidR="004605FC" w:rsidRPr="007264F7">
        <w:rPr>
          <w:bCs w:val="0"/>
          <w:sz w:val="24"/>
          <w:szCs w:val="24"/>
          <w:cs/>
        </w:rPr>
        <w:t>एवं समुट्ठिए भिक्खू</w:t>
      </w:r>
      <w:r w:rsidR="004605FC" w:rsidRPr="007264F7">
        <w:rPr>
          <w:rFonts w:hint="cs"/>
          <w:bCs w:val="0"/>
          <w:sz w:val="24"/>
          <w:szCs w:val="24"/>
          <w:cs/>
          <w:lang w:bidi="sa-IN"/>
        </w:rPr>
        <w:t>,</w:t>
      </w:r>
      <w:r w:rsidR="004605FC" w:rsidRPr="007264F7">
        <w:rPr>
          <w:bCs w:val="0"/>
          <w:sz w:val="24"/>
          <w:szCs w:val="24"/>
          <w:cs/>
        </w:rPr>
        <w:t xml:space="preserve"> वोसिज्जा</w:t>
      </w:r>
      <w:r w:rsidR="004605FC" w:rsidRPr="007264F7">
        <w:rPr>
          <w:rFonts w:hint="cs"/>
          <w:bCs w:val="0"/>
          <w:sz w:val="24"/>
          <w:szCs w:val="24"/>
          <w:cs/>
          <w:lang w:bidi="sa-IN"/>
        </w:rPr>
        <w:t>ऽ</w:t>
      </w:r>
      <w:r w:rsidR="004605FC" w:rsidRPr="007264F7">
        <w:rPr>
          <w:bCs w:val="0"/>
          <w:sz w:val="24"/>
          <w:szCs w:val="24"/>
          <w:cs/>
        </w:rPr>
        <w:t>गारबंधणं</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आरंभं तिरियं कट्टु</w:t>
      </w:r>
      <w:r w:rsidR="004605FC" w:rsidRPr="007264F7">
        <w:rPr>
          <w:rFonts w:hint="cs"/>
          <w:sz w:val="24"/>
          <w:szCs w:val="24"/>
          <w:cs/>
          <w:lang w:bidi="sa-IN"/>
        </w:rPr>
        <w:t>,</w:t>
      </w:r>
      <w:r w:rsidR="004605FC" w:rsidRPr="007264F7">
        <w:rPr>
          <w:sz w:val="24"/>
          <w:szCs w:val="24"/>
          <w:cs/>
        </w:rPr>
        <w:t xml:space="preserve"> अत्तत्ताए परिव्वए ।।</w:t>
      </w:r>
    </w:p>
    <w:p w:rsidR="004605FC" w:rsidRPr="007264F7" w:rsidRDefault="00E9413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२११</w:t>
      </w:r>
      <w:r w:rsidRPr="0069493C">
        <w:rPr>
          <w:color w:val="00B050"/>
          <w:sz w:val="24"/>
          <w:szCs w:val="24"/>
        </w:rPr>
        <w:t>]</w:t>
      </w:r>
      <w:r w:rsidR="00CC0E20">
        <w:rPr>
          <w:rFonts w:hint="cs"/>
          <w:color w:val="00B050"/>
          <w:sz w:val="24"/>
          <w:szCs w:val="24"/>
          <w:cs/>
        </w:rPr>
        <w:tab/>
      </w:r>
      <w:r w:rsidR="004605FC" w:rsidRPr="007264F7">
        <w:rPr>
          <w:bCs w:val="0"/>
          <w:sz w:val="24"/>
          <w:szCs w:val="24"/>
          <w:cs/>
        </w:rPr>
        <w:t>तमेगे परिभासंति</w:t>
      </w:r>
      <w:r w:rsidR="004605FC" w:rsidRPr="007264F7">
        <w:rPr>
          <w:rFonts w:hint="cs"/>
          <w:bCs w:val="0"/>
          <w:sz w:val="24"/>
          <w:szCs w:val="24"/>
          <w:cs/>
          <w:lang w:bidi="sa-IN"/>
        </w:rPr>
        <w:t>,</w:t>
      </w:r>
      <w:r w:rsidR="004605FC" w:rsidRPr="007264F7">
        <w:rPr>
          <w:bCs w:val="0"/>
          <w:sz w:val="24"/>
          <w:szCs w:val="24"/>
          <w:cs/>
        </w:rPr>
        <w:t xml:space="preserve"> भिक्खुयं साहुजीविणं</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जे एवं परिभासंति</w:t>
      </w:r>
      <w:r w:rsidR="004605FC" w:rsidRPr="007264F7">
        <w:rPr>
          <w:rFonts w:hint="cs"/>
          <w:sz w:val="24"/>
          <w:szCs w:val="24"/>
          <w:cs/>
          <w:lang w:bidi="sa-IN"/>
        </w:rPr>
        <w:t>,</w:t>
      </w:r>
      <w:r w:rsidR="004605FC" w:rsidRPr="007264F7">
        <w:rPr>
          <w:sz w:val="24"/>
          <w:szCs w:val="24"/>
          <w:cs/>
        </w:rPr>
        <w:t xml:space="preserve"> अंतए ते समाहिए ।।</w:t>
      </w:r>
    </w:p>
    <w:p w:rsidR="004605FC" w:rsidRPr="007264F7" w:rsidRDefault="00E9413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२१२</w:t>
      </w:r>
      <w:r w:rsidRPr="0069493C">
        <w:rPr>
          <w:color w:val="00B050"/>
          <w:sz w:val="24"/>
          <w:szCs w:val="24"/>
        </w:rPr>
        <w:t>]</w:t>
      </w:r>
      <w:r w:rsidR="00CC0E20">
        <w:rPr>
          <w:rFonts w:hint="cs"/>
          <w:color w:val="00B050"/>
          <w:sz w:val="24"/>
          <w:szCs w:val="24"/>
          <w:cs/>
        </w:rPr>
        <w:tab/>
      </w:r>
      <w:r w:rsidR="004605FC" w:rsidRPr="007264F7">
        <w:rPr>
          <w:bCs w:val="0"/>
          <w:sz w:val="24"/>
          <w:szCs w:val="24"/>
          <w:cs/>
        </w:rPr>
        <w:t xml:space="preserve">संबद्धसमकप्पा </w:t>
      </w:r>
      <w:r w:rsidR="004605FC" w:rsidRPr="007264F7">
        <w:rPr>
          <w:rFonts w:hint="cs"/>
          <w:bCs w:val="0"/>
          <w:sz w:val="24"/>
          <w:szCs w:val="24"/>
          <w:cs/>
          <w:lang w:bidi="sa-IN"/>
        </w:rPr>
        <w:t>उ,</w:t>
      </w:r>
      <w:r w:rsidR="004605FC" w:rsidRPr="007264F7">
        <w:rPr>
          <w:bCs w:val="0"/>
          <w:sz w:val="24"/>
          <w:szCs w:val="24"/>
          <w:cs/>
        </w:rPr>
        <w:t xml:space="preserve"> अ</w:t>
      </w:r>
      <w:r w:rsidR="004605FC" w:rsidRPr="007264F7">
        <w:rPr>
          <w:rFonts w:hint="cs"/>
          <w:bCs w:val="0"/>
          <w:sz w:val="24"/>
          <w:szCs w:val="24"/>
          <w:cs/>
          <w:lang w:bidi="sa-IN"/>
        </w:rPr>
        <w:t>न्न</w:t>
      </w:r>
      <w:r w:rsidR="004605FC" w:rsidRPr="007264F7">
        <w:rPr>
          <w:bCs w:val="0"/>
          <w:sz w:val="24"/>
          <w:szCs w:val="24"/>
          <w:cs/>
        </w:rPr>
        <w:t>म</w:t>
      </w:r>
      <w:r w:rsidR="004605FC" w:rsidRPr="007264F7">
        <w:rPr>
          <w:rFonts w:hint="cs"/>
          <w:bCs w:val="0"/>
          <w:sz w:val="24"/>
          <w:szCs w:val="24"/>
          <w:cs/>
          <w:lang w:bidi="sa-IN"/>
        </w:rPr>
        <w:t>न्ने</w:t>
      </w:r>
      <w:r w:rsidR="004605FC" w:rsidRPr="007264F7">
        <w:rPr>
          <w:bCs w:val="0"/>
          <w:sz w:val="24"/>
          <w:szCs w:val="24"/>
          <w:cs/>
        </w:rPr>
        <w:t>सु मुच्छिया</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पिंडवायं गिलाणस्स</w:t>
      </w:r>
      <w:r w:rsidR="004605FC" w:rsidRPr="007264F7">
        <w:rPr>
          <w:rFonts w:hint="cs"/>
          <w:sz w:val="24"/>
          <w:szCs w:val="24"/>
          <w:cs/>
          <w:lang w:bidi="sa-IN"/>
        </w:rPr>
        <w:t>,</w:t>
      </w:r>
      <w:r w:rsidR="004605FC" w:rsidRPr="007264F7">
        <w:rPr>
          <w:sz w:val="24"/>
          <w:szCs w:val="24"/>
          <w:cs/>
        </w:rPr>
        <w:t xml:space="preserve"> जं सारे</w:t>
      </w:r>
      <w:r w:rsidR="004605FC" w:rsidRPr="007264F7">
        <w:rPr>
          <w:rFonts w:hint="cs"/>
          <w:sz w:val="24"/>
          <w:szCs w:val="24"/>
          <w:cs/>
          <w:lang w:bidi="sa-IN"/>
        </w:rPr>
        <w:t>ह</w:t>
      </w:r>
      <w:r w:rsidR="004605FC" w:rsidRPr="007264F7">
        <w:rPr>
          <w:sz w:val="24"/>
          <w:szCs w:val="24"/>
          <w:cs/>
        </w:rPr>
        <w:t xml:space="preserve"> दलाह य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२१३</w:t>
      </w:r>
      <w:r w:rsidRPr="0069493C">
        <w:rPr>
          <w:color w:val="00B050"/>
          <w:sz w:val="24"/>
          <w:szCs w:val="24"/>
        </w:rPr>
        <w:t>]</w:t>
      </w:r>
      <w:r w:rsidR="00CC0E20">
        <w:rPr>
          <w:rFonts w:hint="cs"/>
          <w:color w:val="00B050"/>
          <w:sz w:val="24"/>
          <w:szCs w:val="24"/>
          <w:cs/>
        </w:rPr>
        <w:tab/>
      </w:r>
      <w:r w:rsidR="004605FC" w:rsidRPr="007264F7">
        <w:rPr>
          <w:bCs w:val="0"/>
          <w:sz w:val="24"/>
          <w:szCs w:val="24"/>
          <w:cs/>
        </w:rPr>
        <w:t>एवं तुब्भे सरागत्था</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न्न</w:t>
      </w:r>
      <w:r w:rsidR="004605FC" w:rsidRPr="007264F7">
        <w:rPr>
          <w:bCs w:val="0"/>
          <w:sz w:val="24"/>
          <w:szCs w:val="24"/>
          <w:cs/>
        </w:rPr>
        <w:t>म</w:t>
      </w:r>
      <w:r w:rsidR="004605FC" w:rsidRPr="007264F7">
        <w:rPr>
          <w:rFonts w:hint="cs"/>
          <w:bCs w:val="0"/>
          <w:sz w:val="24"/>
          <w:szCs w:val="24"/>
          <w:cs/>
          <w:lang w:bidi="sa-IN"/>
        </w:rPr>
        <w:t>न्न</w:t>
      </w:r>
      <w:r w:rsidR="004605FC" w:rsidRPr="007264F7">
        <w:rPr>
          <w:bCs w:val="0"/>
          <w:sz w:val="24"/>
          <w:szCs w:val="24"/>
          <w:cs/>
        </w:rPr>
        <w:t>म</w:t>
      </w:r>
      <w:r w:rsidR="004605FC" w:rsidRPr="007264F7">
        <w:rPr>
          <w:rFonts w:hint="cs"/>
          <w:bCs w:val="0"/>
          <w:sz w:val="24"/>
          <w:szCs w:val="24"/>
          <w:cs/>
        </w:rPr>
        <w:t>नु</w:t>
      </w:r>
      <w:r w:rsidR="004605FC" w:rsidRPr="007264F7">
        <w:rPr>
          <w:bCs w:val="0"/>
          <w:sz w:val="24"/>
          <w:szCs w:val="24"/>
          <w:cs/>
        </w:rPr>
        <w:t>व्वसा</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नट्ठ-सप्पह-सब्भावा</w:t>
      </w:r>
      <w:r w:rsidR="004605FC" w:rsidRPr="007264F7">
        <w:rPr>
          <w:rFonts w:hint="cs"/>
          <w:sz w:val="24"/>
          <w:szCs w:val="24"/>
          <w:cs/>
          <w:lang w:bidi="sa-IN"/>
        </w:rPr>
        <w:t>,</w:t>
      </w:r>
      <w:r w:rsidR="004605FC" w:rsidRPr="007264F7">
        <w:rPr>
          <w:sz w:val="24"/>
          <w:szCs w:val="24"/>
          <w:cs/>
        </w:rPr>
        <w:t xml:space="preserve"> संसारस्स अपारगा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२१४</w:t>
      </w:r>
      <w:r w:rsidRPr="0069493C">
        <w:rPr>
          <w:color w:val="00B050"/>
          <w:sz w:val="24"/>
          <w:szCs w:val="24"/>
        </w:rPr>
        <w:t>]</w:t>
      </w:r>
      <w:r w:rsidR="00CC0E20">
        <w:rPr>
          <w:rFonts w:hint="cs"/>
          <w:color w:val="00B050"/>
          <w:sz w:val="24"/>
          <w:szCs w:val="24"/>
          <w:cs/>
        </w:rPr>
        <w:tab/>
      </w:r>
      <w:r w:rsidR="004605FC" w:rsidRPr="007264F7">
        <w:rPr>
          <w:bCs w:val="0"/>
          <w:sz w:val="24"/>
          <w:szCs w:val="24"/>
          <w:cs/>
        </w:rPr>
        <w:t>अह ते प</w:t>
      </w:r>
      <w:r w:rsidR="004605FC" w:rsidRPr="007264F7">
        <w:rPr>
          <w:rFonts w:hint="cs"/>
          <w:bCs w:val="0"/>
          <w:sz w:val="24"/>
          <w:szCs w:val="24"/>
          <w:cs/>
        </w:rPr>
        <w:t>रि</w:t>
      </w:r>
      <w:r w:rsidR="004605FC" w:rsidRPr="007264F7">
        <w:rPr>
          <w:bCs w:val="0"/>
          <w:sz w:val="24"/>
          <w:szCs w:val="24"/>
          <w:cs/>
        </w:rPr>
        <w:t>भासेज्जा</w:t>
      </w:r>
      <w:r w:rsidR="004605FC" w:rsidRPr="007264F7">
        <w:rPr>
          <w:rFonts w:hint="cs"/>
          <w:bCs w:val="0"/>
          <w:sz w:val="24"/>
          <w:szCs w:val="24"/>
          <w:cs/>
          <w:lang w:bidi="sa-IN"/>
        </w:rPr>
        <w:t>,</w:t>
      </w:r>
      <w:r w:rsidR="004605FC" w:rsidRPr="007264F7">
        <w:rPr>
          <w:bCs w:val="0"/>
          <w:sz w:val="24"/>
          <w:szCs w:val="24"/>
          <w:cs/>
        </w:rPr>
        <w:t xml:space="preserve"> भिक्खू मोक्खविसारए</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एवं तुब्भे पभासंता</w:t>
      </w:r>
      <w:r w:rsidR="004605FC" w:rsidRPr="007264F7">
        <w:rPr>
          <w:rFonts w:hint="cs"/>
          <w:sz w:val="24"/>
          <w:szCs w:val="24"/>
          <w:cs/>
          <w:lang w:bidi="sa-IN"/>
        </w:rPr>
        <w:t>,</w:t>
      </w:r>
      <w:r w:rsidR="004605FC" w:rsidRPr="007264F7">
        <w:rPr>
          <w:sz w:val="24"/>
          <w:szCs w:val="24"/>
          <w:cs/>
        </w:rPr>
        <w:t xml:space="preserve"> दुपक्खं चेव सेवहा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२१५</w:t>
      </w:r>
      <w:r w:rsidRPr="0069493C">
        <w:rPr>
          <w:color w:val="00B050"/>
          <w:sz w:val="24"/>
          <w:szCs w:val="24"/>
        </w:rPr>
        <w:t>]</w:t>
      </w:r>
      <w:r w:rsidR="00CC0E20">
        <w:rPr>
          <w:rFonts w:hint="cs"/>
          <w:color w:val="00B050"/>
          <w:sz w:val="24"/>
          <w:szCs w:val="24"/>
          <w:cs/>
        </w:rPr>
        <w:tab/>
      </w:r>
      <w:r w:rsidR="004605FC" w:rsidRPr="007264F7">
        <w:rPr>
          <w:bCs w:val="0"/>
          <w:sz w:val="24"/>
          <w:szCs w:val="24"/>
          <w:cs/>
        </w:rPr>
        <w:t>तुब्भे भुंजह पाएसु</w:t>
      </w:r>
      <w:r w:rsidR="004605FC" w:rsidRPr="007264F7">
        <w:rPr>
          <w:rFonts w:hint="cs"/>
          <w:bCs w:val="0"/>
          <w:sz w:val="24"/>
          <w:szCs w:val="24"/>
          <w:cs/>
          <w:lang w:bidi="sa-IN"/>
        </w:rPr>
        <w:t>,</w:t>
      </w:r>
      <w:r w:rsidR="004605FC" w:rsidRPr="007264F7">
        <w:rPr>
          <w:bCs w:val="0"/>
          <w:sz w:val="24"/>
          <w:szCs w:val="24"/>
          <w:cs/>
        </w:rPr>
        <w:t xml:space="preserve"> गिला</w:t>
      </w:r>
      <w:r w:rsidR="004605FC" w:rsidRPr="007264F7">
        <w:rPr>
          <w:rFonts w:hint="cs"/>
          <w:bCs w:val="0"/>
          <w:sz w:val="24"/>
          <w:szCs w:val="24"/>
          <w:cs/>
          <w:lang w:bidi="sa-IN"/>
        </w:rPr>
        <w:t>णोऽ</w:t>
      </w:r>
      <w:r w:rsidR="004605FC" w:rsidRPr="007264F7">
        <w:rPr>
          <w:bCs w:val="0"/>
          <w:sz w:val="24"/>
          <w:szCs w:val="24"/>
          <w:cs/>
        </w:rPr>
        <w:t>भिहडं</w:t>
      </w:r>
      <w:r w:rsidR="004605FC" w:rsidRPr="007264F7">
        <w:rPr>
          <w:rFonts w:hint="cs"/>
          <w:bCs w:val="0"/>
          <w:sz w:val="24"/>
          <w:szCs w:val="24"/>
          <w:cs/>
          <w:lang w:bidi="sa-IN"/>
        </w:rPr>
        <w:t>मि</w:t>
      </w:r>
      <w:r w:rsidR="004605FC" w:rsidRPr="007264F7">
        <w:rPr>
          <w:bCs w:val="0"/>
          <w:sz w:val="24"/>
          <w:szCs w:val="24"/>
          <w:cs/>
        </w:rPr>
        <w:t xml:space="preserve"> य</w:t>
      </w:r>
      <w:r w:rsidR="004605FC" w:rsidRPr="007264F7">
        <w:rPr>
          <w:rFonts w:hint="cs"/>
          <w:bCs w:val="0"/>
          <w:sz w:val="24"/>
          <w:szCs w:val="24"/>
          <w:cs/>
          <w:lang w:bidi="sa-IN"/>
        </w:rPr>
        <w:t>ा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तं च बीओदगं भोच्चा</w:t>
      </w:r>
      <w:r w:rsidR="004605FC" w:rsidRPr="007264F7">
        <w:rPr>
          <w:rFonts w:hint="cs"/>
          <w:sz w:val="24"/>
          <w:szCs w:val="24"/>
          <w:cs/>
          <w:lang w:bidi="sa-IN"/>
        </w:rPr>
        <w:t>,</w:t>
      </w:r>
      <w:r w:rsidR="004605FC" w:rsidRPr="007264F7">
        <w:rPr>
          <w:sz w:val="24"/>
          <w:szCs w:val="24"/>
          <w:cs/>
        </w:rPr>
        <w:t xml:space="preserve"> तमुद्देस्सादि जं कडं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२१६</w:t>
      </w:r>
      <w:r w:rsidRPr="0069493C">
        <w:rPr>
          <w:color w:val="00B050"/>
          <w:sz w:val="24"/>
          <w:szCs w:val="24"/>
        </w:rPr>
        <w:t>]</w:t>
      </w:r>
      <w:r w:rsidR="00CC0E20">
        <w:rPr>
          <w:rFonts w:hint="cs"/>
          <w:color w:val="00B050"/>
          <w:sz w:val="24"/>
          <w:szCs w:val="24"/>
          <w:cs/>
        </w:rPr>
        <w:tab/>
      </w:r>
      <w:r w:rsidR="004605FC" w:rsidRPr="007264F7">
        <w:rPr>
          <w:bCs w:val="0"/>
          <w:sz w:val="24"/>
          <w:szCs w:val="24"/>
          <w:cs/>
        </w:rPr>
        <w:t>लित्ता तिव्वाभितावे</w:t>
      </w:r>
      <w:r w:rsidR="004605FC" w:rsidRPr="007264F7">
        <w:rPr>
          <w:rFonts w:hint="cs"/>
          <w:bCs w:val="0"/>
          <w:sz w:val="24"/>
          <w:szCs w:val="24"/>
          <w:cs/>
          <w:lang w:bidi="sa-IN"/>
        </w:rPr>
        <w:t>णं,</w:t>
      </w:r>
      <w:r w:rsidR="004605FC" w:rsidRPr="007264F7">
        <w:rPr>
          <w:bCs w:val="0"/>
          <w:sz w:val="24"/>
          <w:szCs w:val="24"/>
          <w:cs/>
        </w:rPr>
        <w:t xml:space="preserve"> उज्झिया असमाहिया</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rFonts w:hint="cs"/>
          <w:sz w:val="24"/>
          <w:szCs w:val="24"/>
          <w:cs/>
          <w:lang w:bidi="sa-IN"/>
        </w:rPr>
        <w:t>ना</w:t>
      </w:r>
      <w:r w:rsidR="004605FC" w:rsidRPr="007264F7">
        <w:rPr>
          <w:sz w:val="24"/>
          <w:szCs w:val="24"/>
          <w:cs/>
        </w:rPr>
        <w:t>इकंडूइयं से</w:t>
      </w:r>
      <w:r w:rsidR="004605FC" w:rsidRPr="007264F7">
        <w:rPr>
          <w:rFonts w:hint="cs"/>
          <w:sz w:val="24"/>
          <w:szCs w:val="24"/>
          <w:cs/>
          <w:lang w:bidi="sa-IN"/>
        </w:rPr>
        <w:t>यं</w:t>
      </w:r>
      <w:r w:rsidR="004605FC" w:rsidRPr="007264F7">
        <w:rPr>
          <w:sz w:val="24"/>
          <w:szCs w:val="24"/>
          <w:cs/>
        </w:rPr>
        <w:t xml:space="preserve"> अरुयस्सावरज्झई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२१७</w:t>
      </w:r>
      <w:r w:rsidRPr="0069493C">
        <w:rPr>
          <w:color w:val="00B050"/>
          <w:sz w:val="24"/>
          <w:szCs w:val="24"/>
        </w:rPr>
        <w:t>]</w:t>
      </w:r>
      <w:r w:rsidR="00CC0E20">
        <w:rPr>
          <w:rFonts w:hint="cs"/>
          <w:color w:val="00B050"/>
          <w:sz w:val="24"/>
          <w:szCs w:val="24"/>
          <w:cs/>
        </w:rPr>
        <w:tab/>
      </w:r>
      <w:r w:rsidR="004605FC" w:rsidRPr="007264F7">
        <w:rPr>
          <w:bCs w:val="0"/>
          <w:sz w:val="24"/>
          <w:szCs w:val="24"/>
          <w:cs/>
        </w:rPr>
        <w:t>तत्तेण अ</w:t>
      </w:r>
      <w:r w:rsidR="004605FC" w:rsidRPr="007264F7">
        <w:rPr>
          <w:rFonts w:hint="cs"/>
          <w:bCs w:val="0"/>
          <w:sz w:val="24"/>
          <w:szCs w:val="24"/>
          <w:cs/>
          <w:lang w:bidi="sa-IN"/>
        </w:rPr>
        <w:t>नु</w:t>
      </w:r>
      <w:r w:rsidR="004605FC" w:rsidRPr="007264F7">
        <w:rPr>
          <w:bCs w:val="0"/>
          <w:sz w:val="24"/>
          <w:szCs w:val="24"/>
          <w:cs/>
        </w:rPr>
        <w:t>सिट्ठा ते</w:t>
      </w:r>
      <w:r w:rsidR="004605FC" w:rsidRPr="007264F7">
        <w:rPr>
          <w:rFonts w:hint="cs"/>
          <w:bCs w:val="0"/>
          <w:sz w:val="24"/>
          <w:szCs w:val="24"/>
          <w:cs/>
          <w:lang w:bidi="sa-IN"/>
        </w:rPr>
        <w:t>,</w:t>
      </w:r>
      <w:r w:rsidR="004605FC" w:rsidRPr="007264F7">
        <w:rPr>
          <w:bCs w:val="0"/>
          <w:sz w:val="24"/>
          <w:szCs w:val="24"/>
          <w:cs/>
        </w:rPr>
        <w:t xml:space="preserve"> अपडिण्णेण जाणया</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न एस नियए मग्गे</w:t>
      </w:r>
      <w:r w:rsidR="004605FC" w:rsidRPr="007264F7">
        <w:rPr>
          <w:rFonts w:hint="cs"/>
          <w:sz w:val="24"/>
          <w:szCs w:val="24"/>
          <w:cs/>
          <w:lang w:bidi="sa-IN"/>
        </w:rPr>
        <w:t>,</w:t>
      </w:r>
      <w:r w:rsidR="004605FC" w:rsidRPr="007264F7">
        <w:rPr>
          <w:sz w:val="24"/>
          <w:szCs w:val="24"/>
          <w:cs/>
        </w:rPr>
        <w:t xml:space="preserve"> असमिक्खा वई किई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२१८</w:t>
      </w:r>
      <w:r w:rsidRPr="0069493C">
        <w:rPr>
          <w:color w:val="00B050"/>
          <w:sz w:val="24"/>
          <w:szCs w:val="24"/>
        </w:rPr>
        <w:t>]</w:t>
      </w:r>
      <w:r w:rsidR="00CC0E20">
        <w:rPr>
          <w:rFonts w:hint="cs"/>
          <w:color w:val="00B050"/>
          <w:sz w:val="24"/>
          <w:szCs w:val="24"/>
          <w:cs/>
        </w:rPr>
        <w:tab/>
      </w:r>
      <w:r w:rsidR="004605FC" w:rsidRPr="007264F7">
        <w:rPr>
          <w:bCs w:val="0"/>
          <w:sz w:val="24"/>
          <w:szCs w:val="24"/>
          <w:cs/>
        </w:rPr>
        <w:t>एरिसा जा वई एसा</w:t>
      </w:r>
      <w:r w:rsidR="004605FC" w:rsidRPr="007264F7">
        <w:rPr>
          <w:rFonts w:hint="cs"/>
          <w:bCs w:val="0"/>
          <w:sz w:val="24"/>
          <w:szCs w:val="24"/>
          <w:cs/>
          <w:lang w:bidi="sa-IN"/>
        </w:rPr>
        <w:t>,</w:t>
      </w:r>
      <w:r w:rsidR="004605FC" w:rsidRPr="007264F7">
        <w:rPr>
          <w:bCs w:val="0"/>
          <w:sz w:val="24"/>
          <w:szCs w:val="24"/>
          <w:cs/>
        </w:rPr>
        <w:t xml:space="preserve"> अग्गे वेणु व्व करिसिया</w:t>
      </w:r>
      <w:r w:rsidR="004605FC" w:rsidRPr="007264F7">
        <w:rPr>
          <w:rFonts w:hint="cs"/>
          <w:bCs w:val="0"/>
          <w:sz w:val="24"/>
          <w:szCs w:val="24"/>
          <w:cs/>
          <w:lang w:bidi="sa-IN"/>
        </w:rPr>
        <w:t xml:space="preserve"> ।</w:t>
      </w:r>
    </w:p>
    <w:p w:rsidR="004605FC" w:rsidRPr="007264F7" w:rsidRDefault="00CC0E20" w:rsidP="00B16BE6">
      <w:pPr>
        <w:pStyle w:val="PlainHindi"/>
        <w:tabs>
          <w:tab w:val="left" w:pos="2700"/>
        </w:tabs>
        <w:ind w:right="1973" w:firstLine="1987"/>
        <w:jc w:val="distribute"/>
        <w:rPr>
          <w:sz w:val="24"/>
          <w:szCs w:val="24"/>
        </w:rPr>
      </w:pPr>
      <w:r>
        <w:rPr>
          <w:rFonts w:hint="cs"/>
          <w:sz w:val="24"/>
          <w:szCs w:val="24"/>
          <w:cs/>
        </w:rPr>
        <w:tab/>
      </w:r>
      <w:r w:rsidR="004605FC" w:rsidRPr="007264F7">
        <w:rPr>
          <w:sz w:val="24"/>
          <w:szCs w:val="24"/>
          <w:cs/>
        </w:rPr>
        <w:t>गिहि</w:t>
      </w:r>
      <w:r w:rsidR="004605FC" w:rsidRPr="007264F7">
        <w:rPr>
          <w:rFonts w:hint="cs"/>
          <w:sz w:val="24"/>
          <w:szCs w:val="24"/>
          <w:cs/>
          <w:lang w:bidi="sa-IN"/>
        </w:rPr>
        <w:t>णो</w:t>
      </w:r>
      <w:r w:rsidR="004605FC" w:rsidRPr="007264F7">
        <w:rPr>
          <w:sz w:val="24"/>
          <w:szCs w:val="24"/>
          <w:cs/>
        </w:rPr>
        <w:t xml:space="preserve"> अभिहडं सेयं</w:t>
      </w:r>
      <w:r w:rsidR="004605FC" w:rsidRPr="007264F7">
        <w:rPr>
          <w:rFonts w:hint="cs"/>
          <w:sz w:val="24"/>
          <w:szCs w:val="24"/>
          <w:cs/>
          <w:lang w:bidi="sa-IN"/>
        </w:rPr>
        <w:t>,</w:t>
      </w:r>
      <w:r w:rsidR="004605FC" w:rsidRPr="007264F7">
        <w:rPr>
          <w:sz w:val="24"/>
          <w:szCs w:val="24"/>
          <w:cs/>
        </w:rPr>
        <w:t xml:space="preserve"> भुंजिउं न उ भिक्खुण</w:t>
      </w:r>
      <w:r w:rsidR="004605FC" w:rsidRPr="007264F7">
        <w:rPr>
          <w:rFonts w:hint="cs"/>
          <w:sz w:val="24"/>
          <w:szCs w:val="24"/>
          <w:cs/>
          <w:lang w:bidi="sa-IN"/>
        </w:rPr>
        <w:t>ं</w:t>
      </w:r>
      <w:r w:rsidR="004605FC" w:rsidRPr="007264F7">
        <w:rPr>
          <w:sz w:val="24"/>
          <w:szCs w:val="24"/>
          <w:cs/>
        </w:rPr>
        <w:t xml:space="preserve">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२१९</w:t>
      </w:r>
      <w:r w:rsidRPr="0069493C">
        <w:rPr>
          <w:color w:val="00B050"/>
          <w:sz w:val="24"/>
          <w:szCs w:val="24"/>
        </w:rPr>
        <w:t>]</w:t>
      </w:r>
      <w:r w:rsidR="00CC0E20">
        <w:rPr>
          <w:rFonts w:hint="cs"/>
          <w:color w:val="00B050"/>
          <w:sz w:val="24"/>
          <w:szCs w:val="24"/>
          <w:cs/>
        </w:rPr>
        <w:tab/>
      </w:r>
      <w:r w:rsidR="004605FC" w:rsidRPr="007264F7">
        <w:rPr>
          <w:bCs w:val="0"/>
          <w:sz w:val="24"/>
          <w:szCs w:val="24"/>
          <w:cs/>
        </w:rPr>
        <w:t>धम्मपन्नवणा जा सा</w:t>
      </w:r>
      <w:r w:rsidR="004605FC" w:rsidRPr="007264F7">
        <w:rPr>
          <w:rFonts w:hint="cs"/>
          <w:bCs w:val="0"/>
          <w:sz w:val="24"/>
          <w:szCs w:val="24"/>
          <w:cs/>
          <w:lang w:bidi="sa-IN"/>
        </w:rPr>
        <w:t>,</w:t>
      </w:r>
      <w:r w:rsidR="004605FC" w:rsidRPr="007264F7">
        <w:rPr>
          <w:bCs w:val="0"/>
          <w:sz w:val="24"/>
          <w:szCs w:val="24"/>
          <w:cs/>
        </w:rPr>
        <w:t xml:space="preserve"> सार</w:t>
      </w:r>
      <w:r w:rsidR="004605FC" w:rsidRPr="007264F7">
        <w:rPr>
          <w:rFonts w:hint="cs"/>
          <w:bCs w:val="0"/>
          <w:sz w:val="24"/>
          <w:szCs w:val="24"/>
          <w:cs/>
        </w:rPr>
        <w:t xml:space="preserve">ंभा </w:t>
      </w:r>
      <w:r w:rsidR="004605FC" w:rsidRPr="007264F7">
        <w:rPr>
          <w:bCs w:val="0"/>
          <w:sz w:val="24"/>
          <w:szCs w:val="24"/>
          <w:cs/>
        </w:rPr>
        <w:t>ण विसोहिया</w:t>
      </w:r>
      <w:r w:rsidR="004605FC" w:rsidRPr="007264F7">
        <w:rPr>
          <w:rFonts w:hint="cs"/>
          <w:bCs w:val="0"/>
          <w:sz w:val="24"/>
          <w:szCs w:val="24"/>
          <w:cs/>
          <w:lang w:bidi="sa-IN"/>
        </w:rPr>
        <w:t xml:space="preserve"> ।</w:t>
      </w:r>
    </w:p>
    <w:p w:rsidR="00550B94" w:rsidRDefault="00550B94" w:rsidP="00550B94">
      <w:pPr>
        <w:spacing w:after="0" w:line="240" w:lineRule="auto"/>
        <w:ind w:right="1708"/>
        <w:contextualSpacing/>
        <w:rPr>
          <w:rFonts w:cs="Mangal"/>
          <w:sz w:val="24"/>
          <w:szCs w:val="24"/>
        </w:rPr>
      </w:pPr>
      <w:r>
        <w:rPr>
          <w:rFonts w:cs="Mangal" w:hint="cs"/>
          <w:sz w:val="24"/>
          <w:szCs w:val="24"/>
          <w:cs/>
        </w:rPr>
        <w:lastRenderedPageBreak/>
        <w:t>सुयक्खंधो-१, अज्झयणं-३, उद्देसो-३</w:t>
      </w:r>
    </w:p>
    <w:tbl>
      <w:tblPr>
        <w:tblW w:w="10065" w:type="dxa"/>
        <w:tblInd w:w="93" w:type="dxa"/>
        <w:tblBorders>
          <w:top w:val="single" w:sz="4" w:space="0" w:color="auto"/>
        </w:tblBorders>
        <w:tblLook w:val="04A0"/>
      </w:tblPr>
      <w:tblGrid>
        <w:gridCol w:w="10065"/>
      </w:tblGrid>
      <w:tr w:rsidR="00550B94" w:rsidTr="00900160">
        <w:trPr>
          <w:trHeight w:val="242"/>
        </w:trPr>
        <w:tc>
          <w:tcPr>
            <w:tcW w:w="10065" w:type="dxa"/>
            <w:tcBorders>
              <w:top w:val="single" w:sz="4" w:space="0" w:color="FF0000"/>
              <w:left w:val="nil"/>
              <w:bottom w:val="nil"/>
              <w:right w:val="nil"/>
            </w:tcBorders>
          </w:tcPr>
          <w:p w:rsidR="00550B94" w:rsidRDefault="00550B94"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न उ एयाहि</w:t>
      </w:r>
      <w:r w:rsidR="004605FC" w:rsidRPr="007264F7">
        <w:rPr>
          <w:rFonts w:hint="cs"/>
          <w:sz w:val="24"/>
          <w:szCs w:val="24"/>
          <w:cs/>
          <w:lang w:bidi="sa-IN"/>
        </w:rPr>
        <w:t>ं</w:t>
      </w:r>
      <w:r w:rsidR="004605FC" w:rsidRPr="007264F7">
        <w:rPr>
          <w:sz w:val="24"/>
          <w:szCs w:val="24"/>
          <w:cs/>
        </w:rPr>
        <w:t xml:space="preserve"> दिट्ठीहिं</w:t>
      </w:r>
      <w:r w:rsidR="004605FC" w:rsidRPr="007264F7">
        <w:rPr>
          <w:rFonts w:hint="cs"/>
          <w:sz w:val="24"/>
          <w:szCs w:val="24"/>
          <w:cs/>
          <w:lang w:bidi="sa-IN"/>
        </w:rPr>
        <w:t>,</w:t>
      </w:r>
      <w:r w:rsidR="004605FC" w:rsidRPr="007264F7">
        <w:rPr>
          <w:sz w:val="24"/>
          <w:szCs w:val="24"/>
          <w:cs/>
        </w:rPr>
        <w:t xml:space="preserve"> पुव्वमासि पगप्पियं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२२०</w:t>
      </w:r>
      <w:r w:rsidRPr="0069493C">
        <w:rPr>
          <w:color w:val="00B050"/>
          <w:sz w:val="24"/>
          <w:szCs w:val="24"/>
        </w:rPr>
        <w:t>]</w:t>
      </w:r>
      <w:r w:rsidR="00CC0E20">
        <w:rPr>
          <w:rFonts w:hint="cs"/>
          <w:color w:val="00B050"/>
          <w:sz w:val="24"/>
          <w:szCs w:val="24"/>
          <w:cs/>
        </w:rPr>
        <w:tab/>
      </w:r>
      <w:r w:rsidR="004605FC" w:rsidRPr="007264F7">
        <w:rPr>
          <w:bCs w:val="0"/>
          <w:sz w:val="24"/>
          <w:szCs w:val="24"/>
          <w:cs/>
        </w:rPr>
        <w:t>सव्वाहिं अ</w:t>
      </w:r>
      <w:r w:rsidR="004605FC" w:rsidRPr="007264F7">
        <w:rPr>
          <w:rFonts w:hint="cs"/>
          <w:bCs w:val="0"/>
          <w:sz w:val="24"/>
          <w:szCs w:val="24"/>
          <w:cs/>
          <w:lang w:bidi="sa-IN"/>
        </w:rPr>
        <w:t>नु</w:t>
      </w:r>
      <w:r w:rsidR="004605FC" w:rsidRPr="007264F7">
        <w:rPr>
          <w:bCs w:val="0"/>
          <w:sz w:val="24"/>
          <w:szCs w:val="24"/>
          <w:cs/>
        </w:rPr>
        <w:t>जुत्तीहिं अचयंता जवित्तए</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तओ वायं निराकिच्चा</w:t>
      </w:r>
      <w:r w:rsidR="004605FC" w:rsidRPr="007264F7">
        <w:rPr>
          <w:rFonts w:hint="cs"/>
          <w:sz w:val="24"/>
          <w:szCs w:val="24"/>
          <w:cs/>
          <w:lang w:bidi="sa-IN"/>
        </w:rPr>
        <w:t>,</w:t>
      </w:r>
      <w:r w:rsidR="004605FC" w:rsidRPr="007264F7">
        <w:rPr>
          <w:sz w:val="24"/>
          <w:szCs w:val="24"/>
          <w:cs/>
        </w:rPr>
        <w:t xml:space="preserve"> ते भुज्जो वि पगब्भिया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२२१</w:t>
      </w:r>
      <w:r w:rsidRPr="0069493C">
        <w:rPr>
          <w:color w:val="00B050"/>
          <w:sz w:val="24"/>
          <w:szCs w:val="24"/>
        </w:rPr>
        <w:t>]</w:t>
      </w:r>
      <w:r w:rsidR="00CC0E20">
        <w:rPr>
          <w:rFonts w:hint="cs"/>
          <w:color w:val="00B050"/>
          <w:sz w:val="24"/>
          <w:szCs w:val="24"/>
          <w:cs/>
        </w:rPr>
        <w:tab/>
      </w:r>
      <w:r w:rsidR="004605FC" w:rsidRPr="007264F7">
        <w:rPr>
          <w:bCs w:val="0"/>
          <w:sz w:val="24"/>
          <w:szCs w:val="24"/>
          <w:cs/>
        </w:rPr>
        <w:t>रागदोसाभिभूयप्पा मिच्छत्तेण अभिद्दुया</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अक्कोसे सरणं जंति टंकणा इव पव्वयं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२२२</w:t>
      </w:r>
      <w:r w:rsidRPr="0069493C">
        <w:rPr>
          <w:color w:val="00B050"/>
          <w:sz w:val="24"/>
          <w:szCs w:val="24"/>
        </w:rPr>
        <w:t>]</w:t>
      </w:r>
      <w:r w:rsidR="00CC0E20">
        <w:rPr>
          <w:rFonts w:hint="cs"/>
          <w:color w:val="00B050"/>
          <w:sz w:val="24"/>
          <w:szCs w:val="24"/>
          <w:cs/>
        </w:rPr>
        <w:tab/>
      </w:r>
      <w:r w:rsidR="004605FC" w:rsidRPr="007264F7">
        <w:rPr>
          <w:bCs w:val="0"/>
          <w:sz w:val="24"/>
          <w:szCs w:val="24"/>
          <w:cs/>
        </w:rPr>
        <w:t>बहुगुणप्पकप्पाइं</w:t>
      </w:r>
      <w:r w:rsidR="004605FC" w:rsidRPr="007264F7">
        <w:rPr>
          <w:rFonts w:hint="cs"/>
          <w:bCs w:val="0"/>
          <w:sz w:val="24"/>
          <w:szCs w:val="24"/>
          <w:cs/>
          <w:lang w:bidi="sa-IN"/>
        </w:rPr>
        <w:t>,</w:t>
      </w:r>
      <w:r w:rsidR="004605FC" w:rsidRPr="007264F7">
        <w:rPr>
          <w:bCs w:val="0"/>
          <w:sz w:val="24"/>
          <w:szCs w:val="24"/>
          <w:cs/>
        </w:rPr>
        <w:t xml:space="preserve"> कुज्जा अत्तसमाहिए</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जेण</w:t>
      </w:r>
      <w:r w:rsidR="004605FC" w:rsidRPr="007264F7">
        <w:rPr>
          <w:rFonts w:hint="cs"/>
          <w:sz w:val="24"/>
          <w:szCs w:val="24"/>
          <w:cs/>
          <w:lang w:bidi="sa-IN"/>
        </w:rPr>
        <w:t>ऽन्ने</w:t>
      </w:r>
      <w:r w:rsidR="004605FC" w:rsidRPr="007264F7">
        <w:rPr>
          <w:sz w:val="24"/>
          <w:szCs w:val="24"/>
          <w:cs/>
        </w:rPr>
        <w:t xml:space="preserve"> न विरुज्झेज्जा</w:t>
      </w:r>
      <w:r w:rsidR="004605FC" w:rsidRPr="007264F7">
        <w:rPr>
          <w:rFonts w:hint="cs"/>
          <w:sz w:val="24"/>
          <w:szCs w:val="24"/>
          <w:cs/>
          <w:lang w:bidi="sa-IN"/>
        </w:rPr>
        <w:t>,</w:t>
      </w:r>
      <w:r w:rsidR="004605FC" w:rsidRPr="007264F7">
        <w:rPr>
          <w:sz w:val="24"/>
          <w:szCs w:val="24"/>
          <w:cs/>
        </w:rPr>
        <w:t xml:space="preserve"> तेणं तं तं समायरे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२२३</w:t>
      </w:r>
      <w:r w:rsidRPr="0069493C">
        <w:rPr>
          <w:color w:val="00B050"/>
          <w:sz w:val="24"/>
          <w:szCs w:val="24"/>
        </w:rPr>
        <w:t>]</w:t>
      </w:r>
      <w:r w:rsidR="00CC0E20">
        <w:rPr>
          <w:rFonts w:hint="cs"/>
          <w:color w:val="00B050"/>
          <w:sz w:val="24"/>
          <w:szCs w:val="24"/>
          <w:cs/>
        </w:rPr>
        <w:tab/>
      </w:r>
      <w:r w:rsidR="004605FC" w:rsidRPr="007264F7">
        <w:rPr>
          <w:bCs w:val="0"/>
          <w:sz w:val="24"/>
          <w:szCs w:val="24"/>
          <w:cs/>
        </w:rPr>
        <w:t>इमं च धम्ममा</w:t>
      </w:r>
      <w:r w:rsidR="004605FC" w:rsidRPr="007264F7">
        <w:rPr>
          <w:rFonts w:hint="cs"/>
          <w:bCs w:val="0"/>
          <w:sz w:val="24"/>
          <w:szCs w:val="24"/>
          <w:cs/>
          <w:lang w:bidi="sa-IN"/>
        </w:rPr>
        <w:t>दा</w:t>
      </w:r>
      <w:r w:rsidR="004605FC" w:rsidRPr="007264F7">
        <w:rPr>
          <w:bCs w:val="0"/>
          <w:sz w:val="24"/>
          <w:szCs w:val="24"/>
          <w:cs/>
        </w:rPr>
        <w:t>य</w:t>
      </w:r>
      <w:r w:rsidR="004605FC" w:rsidRPr="007264F7">
        <w:rPr>
          <w:rFonts w:hint="cs"/>
          <w:bCs w:val="0"/>
          <w:sz w:val="24"/>
          <w:szCs w:val="24"/>
          <w:cs/>
          <w:lang w:bidi="sa-IN"/>
        </w:rPr>
        <w:t>,</w:t>
      </w:r>
      <w:r w:rsidR="004605FC" w:rsidRPr="007264F7">
        <w:rPr>
          <w:bCs w:val="0"/>
          <w:sz w:val="24"/>
          <w:szCs w:val="24"/>
          <w:cs/>
        </w:rPr>
        <w:t xml:space="preserve"> कासवेण पवेइयं</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कुज्जा भिक्खू गिलाणस्स</w:t>
      </w:r>
      <w:r w:rsidR="004605FC" w:rsidRPr="007264F7">
        <w:rPr>
          <w:rFonts w:hint="cs"/>
          <w:sz w:val="24"/>
          <w:szCs w:val="24"/>
          <w:cs/>
          <w:lang w:bidi="sa-IN"/>
        </w:rPr>
        <w:t>,</w:t>
      </w:r>
      <w:r w:rsidR="004605FC" w:rsidRPr="007264F7">
        <w:rPr>
          <w:sz w:val="24"/>
          <w:szCs w:val="24"/>
          <w:cs/>
        </w:rPr>
        <w:t xml:space="preserve"> अगिलाए समाहिए ।।</w:t>
      </w:r>
    </w:p>
    <w:p w:rsidR="004605FC" w:rsidRPr="007264F7" w:rsidRDefault="0055514A" w:rsidP="00C517AB">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२२४</w:t>
      </w:r>
      <w:r w:rsidRPr="0069493C">
        <w:rPr>
          <w:color w:val="00B050"/>
          <w:sz w:val="24"/>
          <w:szCs w:val="24"/>
        </w:rPr>
        <w:t>]</w:t>
      </w:r>
      <w:r w:rsidR="00CC0E20">
        <w:rPr>
          <w:rFonts w:hint="cs"/>
          <w:color w:val="00B050"/>
          <w:sz w:val="24"/>
          <w:szCs w:val="24"/>
          <w:cs/>
        </w:rPr>
        <w:tab/>
      </w:r>
      <w:r w:rsidR="004605FC" w:rsidRPr="007264F7">
        <w:rPr>
          <w:bCs w:val="0"/>
          <w:sz w:val="24"/>
          <w:szCs w:val="24"/>
          <w:cs/>
        </w:rPr>
        <w:t>संखाय पेसलं धम्मं</w:t>
      </w:r>
      <w:r w:rsidR="004605FC" w:rsidRPr="007264F7">
        <w:rPr>
          <w:rFonts w:hint="cs"/>
          <w:bCs w:val="0"/>
          <w:sz w:val="24"/>
          <w:szCs w:val="24"/>
          <w:cs/>
          <w:lang w:bidi="sa-IN"/>
        </w:rPr>
        <w:t>,</w:t>
      </w:r>
      <w:r w:rsidR="004605FC" w:rsidRPr="007264F7">
        <w:rPr>
          <w:bCs w:val="0"/>
          <w:sz w:val="24"/>
          <w:szCs w:val="24"/>
          <w:cs/>
        </w:rPr>
        <w:t xml:space="preserve"> दिट्ठिमं परिनिव्वुडे</w:t>
      </w:r>
      <w:r w:rsidR="004605FC" w:rsidRPr="007264F7">
        <w:rPr>
          <w:rFonts w:hint="cs"/>
          <w:bCs w:val="0"/>
          <w:sz w:val="24"/>
          <w:szCs w:val="24"/>
          <w:cs/>
          <w:lang w:bidi="sa-IN"/>
        </w:rPr>
        <w:t xml:space="preserve"> ।</w:t>
      </w:r>
    </w:p>
    <w:p w:rsidR="004605FC" w:rsidRPr="007264F7" w:rsidRDefault="00CC0E20" w:rsidP="00C517AB">
      <w:pPr>
        <w:pStyle w:val="PlainHindi"/>
        <w:tabs>
          <w:tab w:val="left" w:pos="2700"/>
        </w:tabs>
        <w:spacing w:after="0"/>
        <w:ind w:right="358" w:firstLine="1980"/>
        <w:jc w:val="distribute"/>
        <w:rPr>
          <w:sz w:val="24"/>
          <w:szCs w:val="24"/>
        </w:rPr>
      </w:pPr>
      <w:r>
        <w:rPr>
          <w:rFonts w:hint="cs"/>
          <w:sz w:val="24"/>
          <w:szCs w:val="24"/>
          <w:cs/>
        </w:rPr>
        <w:tab/>
      </w:r>
      <w:r w:rsidR="004605FC" w:rsidRPr="007264F7">
        <w:rPr>
          <w:sz w:val="24"/>
          <w:szCs w:val="24"/>
          <w:cs/>
        </w:rPr>
        <w:t>उवसग्गे नियामित्ता</w:t>
      </w:r>
      <w:r w:rsidR="004605FC" w:rsidRPr="007264F7">
        <w:rPr>
          <w:rFonts w:hint="cs"/>
          <w:sz w:val="24"/>
          <w:szCs w:val="24"/>
          <w:cs/>
          <w:lang w:bidi="sa-IN"/>
        </w:rPr>
        <w:t>,</w:t>
      </w:r>
      <w:r w:rsidR="004605FC" w:rsidRPr="007264F7">
        <w:rPr>
          <w:sz w:val="24"/>
          <w:szCs w:val="24"/>
          <w:cs/>
        </w:rPr>
        <w:t xml:space="preserve"> आमोक्खाए परिव्वएज्जासि </w:t>
      </w:r>
      <w:r w:rsidR="004605FC" w:rsidRPr="007264F7">
        <w:rPr>
          <w:rFonts w:hint="cs"/>
          <w:sz w:val="24"/>
          <w:szCs w:val="24"/>
          <w:cs/>
          <w:lang w:bidi="sa-IN"/>
        </w:rPr>
        <w:t>।।</w:t>
      </w:r>
      <w:r w:rsidR="004605FC" w:rsidRPr="007264F7">
        <w:rPr>
          <w:sz w:val="24"/>
          <w:szCs w:val="24"/>
          <w:cs/>
        </w:rPr>
        <w:t xml:space="preserve"> त्ति बेमि ।।</w:t>
      </w:r>
    </w:p>
    <w:p w:rsidR="004605FC" w:rsidRPr="00820B4A" w:rsidRDefault="002D071D" w:rsidP="00B16BE6">
      <w:pPr>
        <w:pStyle w:val="ShlokHindi"/>
      </w:pPr>
      <w:r w:rsidRPr="00820B4A">
        <w:rPr>
          <w:rFonts w:hint="cs"/>
          <w:cs/>
        </w:rPr>
        <w:t>०</w:t>
      </w:r>
      <w:r w:rsidR="004605FC" w:rsidRPr="00820B4A">
        <w:rPr>
          <w:rFonts w:hint="cs"/>
          <w:cs/>
        </w:rPr>
        <w:t xml:space="preserve"> </w:t>
      </w:r>
      <w:r w:rsidR="004605FC" w:rsidRPr="00820B4A">
        <w:rPr>
          <w:cs/>
        </w:rPr>
        <w:t>तइए अज्झयणे तइओ उद्देसो समत्तो</w:t>
      </w:r>
      <w:r w:rsidR="004605FC" w:rsidRPr="00820B4A">
        <w:rPr>
          <w:rFonts w:hint="cs"/>
          <w:cs/>
        </w:rPr>
        <w:t xml:space="preserve"> </w:t>
      </w:r>
      <w:r w:rsidRPr="00820B4A">
        <w:rPr>
          <w:rFonts w:hint="cs"/>
          <w:cs/>
        </w:rPr>
        <w:t>०</w:t>
      </w:r>
    </w:p>
    <w:p w:rsidR="004605FC" w:rsidRPr="009814F7" w:rsidRDefault="00CC0E20" w:rsidP="00CC0E20">
      <w:pPr>
        <w:pStyle w:val="H3Hindi"/>
        <w:tabs>
          <w:tab w:val="left" w:pos="2160"/>
        </w:tabs>
        <w:spacing w:after="120"/>
        <w:ind w:right="1440" w:firstLine="1440"/>
        <w:jc w:val="center"/>
        <w:rPr>
          <w:i w:val="0"/>
          <w:iCs w:val="0"/>
          <w:color w:val="FF0000"/>
          <w:sz w:val="28"/>
          <w:szCs w:val="28"/>
          <w:u w:val="wave"/>
        </w:rPr>
      </w:pPr>
      <w:bookmarkStart w:id="17" w:name="_Toc318398169"/>
      <w:r w:rsidRPr="009814F7">
        <w:rPr>
          <w:rFonts w:hint="cs"/>
          <w:i w:val="0"/>
          <w:iCs w:val="0"/>
          <w:color w:val="FF0000"/>
          <w:sz w:val="28"/>
          <w:szCs w:val="28"/>
          <w:u w:val="wave"/>
          <w:cs/>
        </w:rPr>
        <w:t xml:space="preserve">० </w:t>
      </w:r>
      <w:r w:rsidR="004605FC" w:rsidRPr="009814F7">
        <w:rPr>
          <w:i w:val="0"/>
          <w:iCs w:val="0"/>
          <w:color w:val="FF0000"/>
          <w:sz w:val="28"/>
          <w:szCs w:val="28"/>
          <w:u w:val="wave"/>
          <w:cs/>
        </w:rPr>
        <w:t>चउत्थो उद्देसो</w:t>
      </w:r>
      <w:bookmarkEnd w:id="17"/>
      <w:r w:rsidRPr="009814F7">
        <w:rPr>
          <w:rFonts w:hint="cs"/>
          <w:i w:val="0"/>
          <w:iCs w:val="0"/>
          <w:color w:val="FF0000"/>
          <w:sz w:val="28"/>
          <w:szCs w:val="28"/>
          <w:u w:val="wave"/>
          <w:cs/>
        </w:rPr>
        <w:t xml:space="preserve"> ०</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२२५</w:t>
      </w:r>
      <w:r w:rsidRPr="0069493C">
        <w:rPr>
          <w:color w:val="00B050"/>
          <w:sz w:val="24"/>
          <w:szCs w:val="24"/>
        </w:rPr>
        <w:t>]</w:t>
      </w:r>
      <w:r w:rsidR="00B94631">
        <w:rPr>
          <w:rFonts w:hint="cs"/>
          <w:color w:val="00B050"/>
          <w:sz w:val="24"/>
          <w:szCs w:val="24"/>
          <w:cs/>
        </w:rPr>
        <w:tab/>
      </w:r>
      <w:r w:rsidR="004605FC" w:rsidRPr="007264F7">
        <w:rPr>
          <w:bCs w:val="0"/>
          <w:sz w:val="24"/>
          <w:szCs w:val="24"/>
          <w:cs/>
        </w:rPr>
        <w:t>आहंसु महापुरिसा</w:t>
      </w:r>
      <w:r w:rsidR="004605FC" w:rsidRPr="007264F7">
        <w:rPr>
          <w:rFonts w:hint="cs"/>
          <w:bCs w:val="0"/>
          <w:sz w:val="24"/>
          <w:szCs w:val="24"/>
          <w:cs/>
          <w:lang w:bidi="sa-IN"/>
        </w:rPr>
        <w:t>,</w:t>
      </w:r>
      <w:r w:rsidR="004605FC" w:rsidRPr="007264F7">
        <w:rPr>
          <w:bCs w:val="0"/>
          <w:sz w:val="24"/>
          <w:szCs w:val="24"/>
          <w:cs/>
        </w:rPr>
        <w:t xml:space="preserve"> पुव्विं तत्त</w:t>
      </w:r>
      <w:r w:rsidR="004605FC" w:rsidRPr="007264F7">
        <w:rPr>
          <w:rFonts w:hint="cs"/>
          <w:bCs w:val="0"/>
          <w:sz w:val="24"/>
          <w:szCs w:val="24"/>
          <w:cs/>
          <w:lang w:bidi="sa-IN"/>
        </w:rPr>
        <w:t xml:space="preserve"> </w:t>
      </w:r>
      <w:r w:rsidR="004605FC" w:rsidRPr="007264F7">
        <w:rPr>
          <w:bCs w:val="0"/>
          <w:sz w:val="24"/>
          <w:szCs w:val="24"/>
          <w:cs/>
        </w:rPr>
        <w:t>तवोध</w:t>
      </w:r>
      <w:r w:rsidR="004605FC" w:rsidRPr="007264F7">
        <w:rPr>
          <w:rFonts w:hint="cs"/>
          <w:bCs w:val="0"/>
          <w:sz w:val="24"/>
          <w:szCs w:val="24"/>
          <w:cs/>
          <w:lang w:bidi="sa-IN"/>
        </w:rPr>
        <w:t>ना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उदएण सिद्धिमाव</w:t>
      </w:r>
      <w:r w:rsidR="004605FC" w:rsidRPr="007264F7">
        <w:rPr>
          <w:rFonts w:hint="cs"/>
          <w:sz w:val="24"/>
          <w:szCs w:val="24"/>
          <w:cs/>
          <w:lang w:bidi="sa-IN"/>
        </w:rPr>
        <w:t>न्ना,</w:t>
      </w:r>
      <w:r w:rsidR="004605FC" w:rsidRPr="007264F7">
        <w:rPr>
          <w:sz w:val="24"/>
          <w:szCs w:val="24"/>
          <w:cs/>
        </w:rPr>
        <w:t xml:space="preserve"> तत्थ मंदो विसीयइ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२२६</w:t>
      </w:r>
      <w:r w:rsidRPr="0069493C">
        <w:rPr>
          <w:color w:val="00B050"/>
          <w:sz w:val="24"/>
          <w:szCs w:val="24"/>
        </w:rPr>
        <w:t>]</w:t>
      </w:r>
      <w:r w:rsidR="00B94631">
        <w:rPr>
          <w:rFonts w:hint="cs"/>
          <w:color w:val="00B050"/>
          <w:sz w:val="24"/>
          <w:szCs w:val="24"/>
          <w:cs/>
        </w:rPr>
        <w:tab/>
      </w:r>
      <w:r w:rsidR="004605FC" w:rsidRPr="007264F7">
        <w:rPr>
          <w:bCs w:val="0"/>
          <w:sz w:val="24"/>
          <w:szCs w:val="24"/>
          <w:cs/>
        </w:rPr>
        <w:t>अभुंजिया नमी वेदेही</w:t>
      </w:r>
      <w:r w:rsidR="004605FC" w:rsidRPr="007264F7">
        <w:rPr>
          <w:rFonts w:hint="cs"/>
          <w:bCs w:val="0"/>
          <w:sz w:val="24"/>
          <w:szCs w:val="24"/>
          <w:cs/>
          <w:lang w:bidi="sa-IN"/>
        </w:rPr>
        <w:t>,</w:t>
      </w:r>
      <w:r w:rsidR="004605FC" w:rsidRPr="007264F7">
        <w:rPr>
          <w:bCs w:val="0"/>
          <w:sz w:val="24"/>
          <w:szCs w:val="24"/>
          <w:cs/>
        </w:rPr>
        <w:t xml:space="preserve"> रामउत्ते य भुंजिया</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बाहुए उदगं भोच्चा</w:t>
      </w:r>
      <w:r w:rsidR="004605FC" w:rsidRPr="007264F7">
        <w:rPr>
          <w:rFonts w:hint="cs"/>
          <w:sz w:val="24"/>
          <w:szCs w:val="24"/>
          <w:cs/>
          <w:lang w:bidi="sa-IN"/>
        </w:rPr>
        <w:t>,</w:t>
      </w:r>
      <w:r w:rsidR="004605FC" w:rsidRPr="007264F7">
        <w:rPr>
          <w:sz w:val="24"/>
          <w:szCs w:val="24"/>
          <w:cs/>
        </w:rPr>
        <w:t xml:space="preserve"> तहा </w:t>
      </w:r>
      <w:r w:rsidR="004605FC" w:rsidRPr="007264F7">
        <w:rPr>
          <w:rFonts w:hint="cs"/>
          <w:sz w:val="24"/>
          <w:szCs w:val="24"/>
          <w:cs/>
          <w:lang w:bidi="sa-IN"/>
        </w:rPr>
        <w:t>ना</w:t>
      </w:r>
      <w:r w:rsidR="004605FC" w:rsidRPr="007264F7">
        <w:rPr>
          <w:sz w:val="24"/>
          <w:szCs w:val="24"/>
          <w:cs/>
        </w:rPr>
        <w:t>रा</w:t>
      </w:r>
      <w:r w:rsidR="004605FC" w:rsidRPr="007264F7">
        <w:rPr>
          <w:rFonts w:hint="cs"/>
          <w:sz w:val="24"/>
          <w:szCs w:val="24"/>
          <w:cs/>
          <w:lang w:bidi="sa-IN"/>
        </w:rPr>
        <w:t>य</w:t>
      </w:r>
      <w:r w:rsidR="004605FC" w:rsidRPr="007264F7">
        <w:rPr>
          <w:sz w:val="24"/>
          <w:szCs w:val="24"/>
          <w:cs/>
        </w:rPr>
        <w:t>णे रिसी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२२७</w:t>
      </w:r>
      <w:r w:rsidRPr="0069493C">
        <w:rPr>
          <w:color w:val="00B050"/>
          <w:sz w:val="24"/>
          <w:szCs w:val="24"/>
        </w:rPr>
        <w:t>]</w:t>
      </w:r>
      <w:r w:rsidR="00B94631">
        <w:rPr>
          <w:rFonts w:hint="cs"/>
          <w:color w:val="00B050"/>
          <w:sz w:val="24"/>
          <w:szCs w:val="24"/>
          <w:cs/>
        </w:rPr>
        <w:tab/>
      </w:r>
      <w:r w:rsidR="004605FC" w:rsidRPr="007264F7">
        <w:rPr>
          <w:bCs w:val="0"/>
          <w:sz w:val="24"/>
          <w:szCs w:val="24"/>
          <w:cs/>
        </w:rPr>
        <w:t>आसिले देविले चेव</w:t>
      </w:r>
      <w:r w:rsidR="004605FC" w:rsidRPr="007264F7">
        <w:rPr>
          <w:rFonts w:hint="cs"/>
          <w:bCs w:val="0"/>
          <w:sz w:val="24"/>
          <w:szCs w:val="24"/>
          <w:cs/>
          <w:lang w:bidi="sa-IN"/>
        </w:rPr>
        <w:t>,</w:t>
      </w:r>
      <w:r w:rsidR="004605FC" w:rsidRPr="007264F7">
        <w:rPr>
          <w:bCs w:val="0"/>
          <w:sz w:val="24"/>
          <w:szCs w:val="24"/>
          <w:cs/>
        </w:rPr>
        <w:t xml:space="preserve"> दीवायण महारिसी</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पारासरे दगं भोच्चा</w:t>
      </w:r>
      <w:r w:rsidR="004605FC" w:rsidRPr="007264F7">
        <w:rPr>
          <w:rFonts w:hint="cs"/>
          <w:sz w:val="24"/>
          <w:szCs w:val="24"/>
          <w:cs/>
          <w:lang w:bidi="sa-IN"/>
        </w:rPr>
        <w:t>,</w:t>
      </w:r>
      <w:r w:rsidR="004605FC" w:rsidRPr="007264F7">
        <w:rPr>
          <w:sz w:val="24"/>
          <w:szCs w:val="24"/>
          <w:cs/>
        </w:rPr>
        <w:t xml:space="preserve"> बीयाणि हरियाणि य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२२८</w:t>
      </w:r>
      <w:r w:rsidRPr="0069493C">
        <w:rPr>
          <w:color w:val="00B050"/>
          <w:sz w:val="24"/>
          <w:szCs w:val="24"/>
        </w:rPr>
        <w:t>]</w:t>
      </w:r>
      <w:r w:rsidR="00B94631">
        <w:rPr>
          <w:rFonts w:hint="cs"/>
          <w:color w:val="00B050"/>
          <w:sz w:val="24"/>
          <w:szCs w:val="24"/>
          <w:cs/>
        </w:rPr>
        <w:tab/>
      </w:r>
      <w:r w:rsidR="004605FC" w:rsidRPr="007264F7">
        <w:rPr>
          <w:bCs w:val="0"/>
          <w:sz w:val="24"/>
          <w:szCs w:val="24"/>
          <w:cs/>
        </w:rPr>
        <w:t>एए पुव्वं महापुरिसा</w:t>
      </w:r>
      <w:r w:rsidR="004605FC" w:rsidRPr="007264F7">
        <w:rPr>
          <w:rFonts w:hint="cs"/>
          <w:bCs w:val="0"/>
          <w:sz w:val="24"/>
          <w:szCs w:val="24"/>
          <w:cs/>
          <w:lang w:bidi="sa-IN"/>
        </w:rPr>
        <w:t>,</w:t>
      </w:r>
      <w:r w:rsidR="004605FC" w:rsidRPr="007264F7">
        <w:rPr>
          <w:bCs w:val="0"/>
          <w:sz w:val="24"/>
          <w:szCs w:val="24"/>
          <w:cs/>
        </w:rPr>
        <w:t xml:space="preserve"> आहिया इह संमया</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भोच्चा बी</w:t>
      </w:r>
      <w:r w:rsidR="004605FC" w:rsidRPr="007264F7">
        <w:rPr>
          <w:rFonts w:hint="cs"/>
          <w:sz w:val="24"/>
          <w:szCs w:val="24"/>
          <w:cs/>
          <w:lang w:bidi="sa-IN"/>
        </w:rPr>
        <w:t>ओ</w:t>
      </w:r>
      <w:r w:rsidR="004605FC" w:rsidRPr="007264F7">
        <w:rPr>
          <w:sz w:val="24"/>
          <w:szCs w:val="24"/>
          <w:cs/>
        </w:rPr>
        <w:t>दगं सिद्धा</w:t>
      </w:r>
      <w:r w:rsidR="004605FC" w:rsidRPr="007264F7">
        <w:rPr>
          <w:rFonts w:hint="cs"/>
          <w:sz w:val="24"/>
          <w:szCs w:val="24"/>
          <w:cs/>
          <w:lang w:bidi="sa-IN"/>
        </w:rPr>
        <w:t>,</w:t>
      </w:r>
      <w:r w:rsidR="004605FC" w:rsidRPr="007264F7">
        <w:rPr>
          <w:sz w:val="24"/>
          <w:szCs w:val="24"/>
          <w:cs/>
        </w:rPr>
        <w:t xml:space="preserve"> इ</w:t>
      </w:r>
      <w:r w:rsidR="004605FC" w:rsidRPr="007264F7">
        <w:rPr>
          <w:rFonts w:hint="cs"/>
          <w:sz w:val="24"/>
          <w:szCs w:val="24"/>
          <w:cs/>
        </w:rPr>
        <w:t>इ</w:t>
      </w:r>
      <w:r w:rsidR="004605FC" w:rsidRPr="007264F7">
        <w:rPr>
          <w:sz w:val="24"/>
          <w:szCs w:val="24"/>
          <w:cs/>
        </w:rPr>
        <w:t xml:space="preserve"> मेयम</w:t>
      </w:r>
      <w:r w:rsidR="004605FC" w:rsidRPr="007264F7">
        <w:rPr>
          <w:rFonts w:hint="cs"/>
          <w:sz w:val="24"/>
          <w:szCs w:val="24"/>
          <w:cs/>
          <w:lang w:bidi="sa-IN"/>
        </w:rPr>
        <w:t>नु</w:t>
      </w:r>
      <w:r w:rsidR="004605FC" w:rsidRPr="007264F7">
        <w:rPr>
          <w:sz w:val="24"/>
          <w:szCs w:val="24"/>
          <w:cs/>
        </w:rPr>
        <w:t>स्सुयं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२२९</w:t>
      </w:r>
      <w:r w:rsidRPr="0069493C">
        <w:rPr>
          <w:color w:val="00B050"/>
          <w:sz w:val="24"/>
          <w:szCs w:val="24"/>
        </w:rPr>
        <w:t>]</w:t>
      </w:r>
      <w:r w:rsidR="00B94631">
        <w:rPr>
          <w:rFonts w:hint="cs"/>
          <w:color w:val="00B050"/>
          <w:sz w:val="24"/>
          <w:szCs w:val="24"/>
          <w:cs/>
        </w:rPr>
        <w:tab/>
      </w:r>
      <w:r w:rsidR="004605FC" w:rsidRPr="007264F7">
        <w:rPr>
          <w:bCs w:val="0"/>
          <w:sz w:val="24"/>
          <w:szCs w:val="24"/>
          <w:cs/>
        </w:rPr>
        <w:t>तत्थ मंदा विसीयंति वाहच्छि</w:t>
      </w:r>
      <w:r w:rsidR="004605FC" w:rsidRPr="007264F7">
        <w:rPr>
          <w:rFonts w:hint="cs"/>
          <w:bCs w:val="0"/>
          <w:sz w:val="24"/>
          <w:szCs w:val="24"/>
          <w:cs/>
          <w:lang w:bidi="sa-IN"/>
        </w:rPr>
        <w:t>न्ना</w:t>
      </w:r>
      <w:r w:rsidR="004605FC" w:rsidRPr="007264F7">
        <w:rPr>
          <w:bCs w:val="0"/>
          <w:sz w:val="24"/>
          <w:szCs w:val="24"/>
          <w:cs/>
        </w:rPr>
        <w:t xml:space="preserve"> व गद्दभा</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पिट्ठओ परिसप्पंति</w:t>
      </w:r>
      <w:r w:rsidR="004605FC" w:rsidRPr="007264F7">
        <w:rPr>
          <w:rFonts w:hint="cs"/>
          <w:sz w:val="24"/>
          <w:szCs w:val="24"/>
          <w:cs/>
          <w:lang w:bidi="sa-IN"/>
        </w:rPr>
        <w:t>,</w:t>
      </w:r>
      <w:r w:rsidR="004605FC" w:rsidRPr="007264F7">
        <w:rPr>
          <w:sz w:val="24"/>
          <w:szCs w:val="24"/>
          <w:cs/>
        </w:rPr>
        <w:t xml:space="preserve"> पीढसप्पी</w:t>
      </w:r>
      <w:r w:rsidR="004605FC" w:rsidRPr="007264F7">
        <w:rPr>
          <w:rFonts w:hint="cs"/>
          <w:sz w:val="24"/>
          <w:szCs w:val="24"/>
          <w:cs/>
          <w:lang w:bidi="sa-IN"/>
        </w:rPr>
        <w:t>य</w:t>
      </w:r>
      <w:r w:rsidR="004605FC" w:rsidRPr="007264F7">
        <w:rPr>
          <w:sz w:val="24"/>
          <w:szCs w:val="24"/>
          <w:cs/>
        </w:rPr>
        <w:t xml:space="preserve"> संभमे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२३०</w:t>
      </w:r>
      <w:r w:rsidRPr="0069493C">
        <w:rPr>
          <w:color w:val="00B050"/>
          <w:sz w:val="24"/>
          <w:szCs w:val="24"/>
        </w:rPr>
        <w:t>]</w:t>
      </w:r>
      <w:r w:rsidR="00B94631">
        <w:rPr>
          <w:rFonts w:hint="cs"/>
          <w:color w:val="00B050"/>
          <w:sz w:val="24"/>
          <w:szCs w:val="24"/>
          <w:cs/>
        </w:rPr>
        <w:tab/>
      </w:r>
      <w:r w:rsidR="004605FC" w:rsidRPr="007264F7">
        <w:rPr>
          <w:bCs w:val="0"/>
          <w:sz w:val="24"/>
          <w:szCs w:val="24"/>
          <w:cs/>
        </w:rPr>
        <w:t>इहमेगे उ भासंति</w:t>
      </w:r>
      <w:r w:rsidR="004605FC" w:rsidRPr="007264F7">
        <w:rPr>
          <w:rFonts w:hint="cs"/>
          <w:bCs w:val="0"/>
          <w:sz w:val="24"/>
          <w:szCs w:val="24"/>
          <w:cs/>
          <w:lang w:bidi="sa-IN"/>
        </w:rPr>
        <w:t>,</w:t>
      </w:r>
      <w:r w:rsidR="004605FC" w:rsidRPr="007264F7">
        <w:rPr>
          <w:bCs w:val="0"/>
          <w:sz w:val="24"/>
          <w:szCs w:val="24"/>
          <w:cs/>
        </w:rPr>
        <w:t xml:space="preserve"> सातं सातेण विज्जई</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जे तत्थ आरियं मग्गं</w:t>
      </w:r>
      <w:r w:rsidR="004605FC" w:rsidRPr="007264F7">
        <w:rPr>
          <w:rFonts w:hint="cs"/>
          <w:sz w:val="24"/>
          <w:szCs w:val="24"/>
          <w:cs/>
          <w:lang w:bidi="sa-IN"/>
        </w:rPr>
        <w:t>,</w:t>
      </w:r>
      <w:r w:rsidR="004605FC" w:rsidRPr="007264F7">
        <w:rPr>
          <w:sz w:val="24"/>
          <w:szCs w:val="24"/>
          <w:cs/>
        </w:rPr>
        <w:t xml:space="preserve"> परमं च समाहियं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२३१</w:t>
      </w:r>
      <w:r w:rsidRPr="0069493C">
        <w:rPr>
          <w:color w:val="00B050"/>
          <w:sz w:val="24"/>
          <w:szCs w:val="24"/>
        </w:rPr>
        <w:t>]</w:t>
      </w:r>
      <w:r w:rsidR="00B94631">
        <w:rPr>
          <w:rFonts w:hint="cs"/>
          <w:color w:val="00B050"/>
          <w:sz w:val="24"/>
          <w:szCs w:val="24"/>
          <w:cs/>
        </w:rPr>
        <w:tab/>
      </w:r>
      <w:r w:rsidR="004605FC" w:rsidRPr="007264F7">
        <w:rPr>
          <w:bCs w:val="0"/>
          <w:sz w:val="24"/>
          <w:szCs w:val="24"/>
          <w:cs/>
        </w:rPr>
        <w:t>मा एयं अवम</w:t>
      </w:r>
      <w:r w:rsidR="004605FC" w:rsidRPr="007264F7">
        <w:rPr>
          <w:rFonts w:hint="cs"/>
          <w:bCs w:val="0"/>
          <w:sz w:val="24"/>
          <w:szCs w:val="24"/>
          <w:cs/>
          <w:lang w:bidi="sa-IN"/>
        </w:rPr>
        <w:t>न्नं</w:t>
      </w:r>
      <w:r w:rsidR="004605FC" w:rsidRPr="007264F7">
        <w:rPr>
          <w:bCs w:val="0"/>
          <w:sz w:val="24"/>
          <w:szCs w:val="24"/>
          <w:cs/>
        </w:rPr>
        <w:t>ता</w:t>
      </w:r>
      <w:r w:rsidR="004605FC" w:rsidRPr="007264F7">
        <w:rPr>
          <w:rFonts w:hint="cs"/>
          <w:bCs w:val="0"/>
          <w:sz w:val="24"/>
          <w:szCs w:val="24"/>
          <w:cs/>
          <w:lang w:bidi="sa-IN"/>
        </w:rPr>
        <w:t>,</w:t>
      </w:r>
      <w:r w:rsidR="004605FC" w:rsidRPr="007264F7">
        <w:rPr>
          <w:bCs w:val="0"/>
          <w:sz w:val="24"/>
          <w:szCs w:val="24"/>
          <w:cs/>
        </w:rPr>
        <w:t xml:space="preserve"> अप्पेणं लुंपहा बहुं</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एयस्स अमोक्खाए अयोहारि व्व जूर</w:t>
      </w:r>
      <w:r w:rsidR="004605FC" w:rsidRPr="007264F7">
        <w:rPr>
          <w:rFonts w:hint="cs"/>
          <w:sz w:val="24"/>
          <w:szCs w:val="24"/>
          <w:cs/>
          <w:lang w:bidi="sa-IN"/>
        </w:rPr>
        <w:t>ह</w:t>
      </w:r>
      <w:r w:rsidR="004605FC" w:rsidRPr="007264F7">
        <w:rPr>
          <w:sz w:val="24"/>
          <w:szCs w:val="24"/>
          <w:cs/>
        </w:rPr>
        <w:t xml:space="preserve">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२३२</w:t>
      </w:r>
      <w:r w:rsidRPr="0069493C">
        <w:rPr>
          <w:color w:val="00B050"/>
          <w:sz w:val="24"/>
          <w:szCs w:val="24"/>
        </w:rPr>
        <w:t>]</w:t>
      </w:r>
      <w:r w:rsidR="00B94631">
        <w:rPr>
          <w:rFonts w:hint="cs"/>
          <w:color w:val="00B050"/>
          <w:sz w:val="24"/>
          <w:szCs w:val="24"/>
          <w:cs/>
        </w:rPr>
        <w:tab/>
      </w:r>
      <w:r w:rsidR="004605FC" w:rsidRPr="007264F7">
        <w:rPr>
          <w:bCs w:val="0"/>
          <w:sz w:val="24"/>
          <w:szCs w:val="24"/>
          <w:cs/>
        </w:rPr>
        <w:t>पाणाइवाए वट्टंता</w:t>
      </w:r>
      <w:r w:rsidR="004605FC" w:rsidRPr="007264F7">
        <w:rPr>
          <w:rFonts w:hint="cs"/>
          <w:bCs w:val="0"/>
          <w:sz w:val="24"/>
          <w:szCs w:val="24"/>
          <w:cs/>
          <w:lang w:bidi="sa-IN"/>
        </w:rPr>
        <w:t>,</w:t>
      </w:r>
      <w:r w:rsidR="004605FC" w:rsidRPr="007264F7">
        <w:rPr>
          <w:bCs w:val="0"/>
          <w:sz w:val="24"/>
          <w:szCs w:val="24"/>
          <w:cs/>
        </w:rPr>
        <w:t xml:space="preserve"> मुसावाए असंजया</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अदिन्नादाणे वट्टंता</w:t>
      </w:r>
      <w:r w:rsidR="004605FC" w:rsidRPr="007264F7">
        <w:rPr>
          <w:rFonts w:hint="cs"/>
          <w:sz w:val="24"/>
          <w:szCs w:val="24"/>
          <w:cs/>
          <w:lang w:bidi="sa-IN"/>
        </w:rPr>
        <w:t>,</w:t>
      </w:r>
      <w:r w:rsidR="004605FC" w:rsidRPr="007264F7">
        <w:rPr>
          <w:sz w:val="24"/>
          <w:szCs w:val="24"/>
          <w:cs/>
        </w:rPr>
        <w:t xml:space="preserve"> मेहुणे य परिग्गहे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२३३</w:t>
      </w:r>
      <w:r w:rsidRPr="0069493C">
        <w:rPr>
          <w:color w:val="00B050"/>
          <w:sz w:val="24"/>
          <w:szCs w:val="24"/>
        </w:rPr>
        <w:t>]</w:t>
      </w:r>
      <w:r w:rsidR="00B94631">
        <w:rPr>
          <w:rFonts w:hint="cs"/>
          <w:color w:val="00B050"/>
          <w:sz w:val="24"/>
          <w:szCs w:val="24"/>
          <w:cs/>
        </w:rPr>
        <w:tab/>
      </w:r>
      <w:r w:rsidR="004605FC" w:rsidRPr="007264F7">
        <w:rPr>
          <w:bCs w:val="0"/>
          <w:sz w:val="24"/>
          <w:szCs w:val="24"/>
          <w:cs/>
        </w:rPr>
        <w:t>एवमेगे उ पासत्था</w:t>
      </w:r>
      <w:r w:rsidR="004605FC" w:rsidRPr="007264F7">
        <w:rPr>
          <w:rFonts w:hint="cs"/>
          <w:bCs w:val="0"/>
          <w:sz w:val="24"/>
          <w:szCs w:val="24"/>
          <w:cs/>
          <w:lang w:bidi="sa-IN"/>
        </w:rPr>
        <w:t>,</w:t>
      </w:r>
      <w:r w:rsidR="004605FC" w:rsidRPr="007264F7">
        <w:rPr>
          <w:bCs w:val="0"/>
          <w:sz w:val="24"/>
          <w:szCs w:val="24"/>
          <w:cs/>
        </w:rPr>
        <w:t xml:space="preserve"> प</w:t>
      </w:r>
      <w:r w:rsidR="004605FC" w:rsidRPr="007264F7">
        <w:rPr>
          <w:rFonts w:hint="cs"/>
          <w:bCs w:val="0"/>
          <w:sz w:val="24"/>
          <w:szCs w:val="24"/>
          <w:cs/>
          <w:lang w:bidi="sa-IN"/>
        </w:rPr>
        <w:t>न्न</w:t>
      </w:r>
      <w:r w:rsidR="004605FC" w:rsidRPr="007264F7">
        <w:rPr>
          <w:bCs w:val="0"/>
          <w:sz w:val="24"/>
          <w:szCs w:val="24"/>
          <w:cs/>
        </w:rPr>
        <w:t>वेंति अ</w:t>
      </w:r>
      <w:r w:rsidR="004605FC" w:rsidRPr="007264F7">
        <w:rPr>
          <w:rFonts w:hint="cs"/>
          <w:bCs w:val="0"/>
          <w:sz w:val="24"/>
          <w:szCs w:val="24"/>
          <w:cs/>
          <w:lang w:bidi="sa-IN"/>
        </w:rPr>
        <w:t>ना</w:t>
      </w:r>
      <w:r w:rsidR="004605FC" w:rsidRPr="007264F7">
        <w:rPr>
          <w:bCs w:val="0"/>
          <w:sz w:val="24"/>
          <w:szCs w:val="24"/>
          <w:cs/>
        </w:rPr>
        <w:t>रिया</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इत्थ</w:t>
      </w:r>
      <w:r w:rsidR="004605FC" w:rsidRPr="007264F7">
        <w:rPr>
          <w:rFonts w:hint="cs"/>
          <w:sz w:val="24"/>
          <w:szCs w:val="24"/>
          <w:cs/>
        </w:rPr>
        <w:t>ी</w:t>
      </w:r>
      <w:r w:rsidR="004605FC" w:rsidRPr="007264F7">
        <w:rPr>
          <w:sz w:val="24"/>
          <w:szCs w:val="24"/>
          <w:cs/>
        </w:rPr>
        <w:t>वसं गया बाला</w:t>
      </w:r>
      <w:r w:rsidR="004605FC" w:rsidRPr="007264F7">
        <w:rPr>
          <w:rFonts w:hint="cs"/>
          <w:sz w:val="24"/>
          <w:szCs w:val="24"/>
          <w:cs/>
          <w:lang w:bidi="sa-IN"/>
        </w:rPr>
        <w:t>,</w:t>
      </w:r>
      <w:r w:rsidR="004605FC" w:rsidRPr="007264F7">
        <w:rPr>
          <w:sz w:val="24"/>
          <w:szCs w:val="24"/>
          <w:cs/>
        </w:rPr>
        <w:t xml:space="preserve"> जि</w:t>
      </w:r>
      <w:r w:rsidR="004605FC" w:rsidRPr="007264F7">
        <w:rPr>
          <w:rFonts w:hint="cs"/>
          <w:sz w:val="24"/>
          <w:szCs w:val="24"/>
          <w:cs/>
          <w:lang w:bidi="sa-IN"/>
        </w:rPr>
        <w:t>न</w:t>
      </w:r>
      <w:r w:rsidR="004605FC" w:rsidRPr="007264F7">
        <w:rPr>
          <w:sz w:val="24"/>
          <w:szCs w:val="24"/>
          <w:cs/>
        </w:rPr>
        <w:t>सास</w:t>
      </w:r>
      <w:r w:rsidR="004605FC" w:rsidRPr="007264F7">
        <w:rPr>
          <w:rFonts w:hint="cs"/>
          <w:sz w:val="24"/>
          <w:szCs w:val="24"/>
          <w:cs/>
        </w:rPr>
        <w:t>न</w:t>
      </w:r>
      <w:r w:rsidR="004605FC" w:rsidRPr="007264F7">
        <w:rPr>
          <w:sz w:val="24"/>
          <w:szCs w:val="24"/>
          <w:cs/>
        </w:rPr>
        <w:t>परंमुहा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२३४</w:t>
      </w:r>
      <w:r w:rsidRPr="0069493C">
        <w:rPr>
          <w:color w:val="00B050"/>
          <w:sz w:val="24"/>
          <w:szCs w:val="24"/>
        </w:rPr>
        <w:t>]</w:t>
      </w:r>
      <w:r w:rsidR="00B94631">
        <w:rPr>
          <w:rFonts w:hint="cs"/>
          <w:color w:val="00B050"/>
          <w:sz w:val="24"/>
          <w:szCs w:val="24"/>
          <w:cs/>
        </w:rPr>
        <w:tab/>
      </w:r>
      <w:r w:rsidR="004605FC" w:rsidRPr="007264F7">
        <w:rPr>
          <w:bCs w:val="0"/>
          <w:sz w:val="24"/>
          <w:szCs w:val="24"/>
          <w:cs/>
        </w:rPr>
        <w:t>जहा गंडं पिलागं वा</w:t>
      </w:r>
      <w:r w:rsidR="004605FC" w:rsidRPr="007264F7">
        <w:rPr>
          <w:rFonts w:hint="cs"/>
          <w:bCs w:val="0"/>
          <w:sz w:val="24"/>
          <w:szCs w:val="24"/>
          <w:cs/>
          <w:lang w:bidi="sa-IN"/>
        </w:rPr>
        <w:t>,</w:t>
      </w:r>
      <w:r w:rsidR="004605FC" w:rsidRPr="007264F7">
        <w:rPr>
          <w:bCs w:val="0"/>
          <w:sz w:val="24"/>
          <w:szCs w:val="24"/>
          <w:cs/>
        </w:rPr>
        <w:t xml:space="preserve"> परिपीलेत्ता मुहुत्तगं</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एवं वि</w:t>
      </w:r>
      <w:r w:rsidR="004605FC" w:rsidRPr="007264F7">
        <w:rPr>
          <w:rFonts w:hint="cs"/>
          <w:sz w:val="24"/>
          <w:szCs w:val="24"/>
          <w:cs/>
          <w:lang w:bidi="sa-IN"/>
        </w:rPr>
        <w:t>न्न</w:t>
      </w:r>
      <w:r w:rsidR="004605FC" w:rsidRPr="007264F7">
        <w:rPr>
          <w:sz w:val="24"/>
          <w:szCs w:val="24"/>
          <w:cs/>
        </w:rPr>
        <w:t>वणित्थीसु</w:t>
      </w:r>
      <w:r w:rsidR="004605FC" w:rsidRPr="007264F7">
        <w:rPr>
          <w:rFonts w:hint="cs"/>
          <w:sz w:val="24"/>
          <w:szCs w:val="24"/>
          <w:cs/>
          <w:lang w:bidi="sa-IN"/>
        </w:rPr>
        <w:t>,</w:t>
      </w:r>
      <w:r w:rsidR="004605FC" w:rsidRPr="007264F7">
        <w:rPr>
          <w:sz w:val="24"/>
          <w:szCs w:val="24"/>
          <w:cs/>
        </w:rPr>
        <w:t xml:space="preserve"> दोसो तत्थ कओ सिया ।।</w:t>
      </w:r>
    </w:p>
    <w:p w:rsidR="00550B94" w:rsidRDefault="00550B94" w:rsidP="0072628F">
      <w:pPr>
        <w:tabs>
          <w:tab w:val="left" w:pos="2700"/>
        </w:tabs>
        <w:spacing w:after="0" w:line="240" w:lineRule="auto"/>
        <w:ind w:right="1978"/>
        <w:contextualSpacing/>
        <w:rPr>
          <w:rFonts w:cs="Mangal"/>
          <w:sz w:val="24"/>
          <w:szCs w:val="24"/>
        </w:rPr>
      </w:pPr>
      <w:r>
        <w:rPr>
          <w:rFonts w:cs="Mangal" w:hint="cs"/>
          <w:sz w:val="24"/>
          <w:szCs w:val="24"/>
          <w:cs/>
        </w:rPr>
        <w:lastRenderedPageBreak/>
        <w:t>सुयक्खंधो-१, अज्झयणं-३, उद्देसो-४</w:t>
      </w:r>
    </w:p>
    <w:tbl>
      <w:tblPr>
        <w:tblW w:w="10065" w:type="dxa"/>
        <w:tblInd w:w="93" w:type="dxa"/>
        <w:tblBorders>
          <w:top w:val="single" w:sz="4" w:space="0" w:color="auto"/>
        </w:tblBorders>
        <w:tblLook w:val="04A0"/>
      </w:tblPr>
      <w:tblGrid>
        <w:gridCol w:w="10065"/>
      </w:tblGrid>
      <w:tr w:rsidR="00550B94" w:rsidTr="00900160">
        <w:trPr>
          <w:trHeight w:val="242"/>
        </w:trPr>
        <w:tc>
          <w:tcPr>
            <w:tcW w:w="10065" w:type="dxa"/>
            <w:tcBorders>
              <w:top w:val="single" w:sz="4" w:space="0" w:color="FF0000"/>
              <w:left w:val="nil"/>
              <w:bottom w:val="nil"/>
              <w:right w:val="nil"/>
            </w:tcBorders>
          </w:tcPr>
          <w:p w:rsidR="00550B94" w:rsidRDefault="00550B94" w:rsidP="005A6143">
            <w:pPr>
              <w:tabs>
                <w:tab w:val="left" w:pos="2520"/>
                <w:tab w:val="left" w:pos="2700"/>
                <w:tab w:val="left" w:pos="8100"/>
              </w:tabs>
              <w:spacing w:after="0" w:line="240" w:lineRule="auto"/>
              <w:ind w:right="1978" w:firstLine="1980"/>
              <w:contextualSpacing/>
              <w:jc w:val="distribute"/>
              <w:rPr>
                <w:rFonts w:cs="Mangal"/>
                <w:sz w:val="24"/>
                <w:szCs w:val="24"/>
              </w:rPr>
            </w:pPr>
          </w:p>
        </w:tc>
      </w:tr>
    </w:tbl>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२३५</w:t>
      </w:r>
      <w:r w:rsidRPr="0069493C">
        <w:rPr>
          <w:color w:val="00B050"/>
          <w:sz w:val="24"/>
          <w:szCs w:val="24"/>
        </w:rPr>
        <w:t>]</w:t>
      </w:r>
      <w:r w:rsidR="00B94631">
        <w:rPr>
          <w:rFonts w:hint="cs"/>
          <w:color w:val="00B050"/>
          <w:sz w:val="24"/>
          <w:szCs w:val="24"/>
          <w:cs/>
        </w:rPr>
        <w:tab/>
      </w:r>
      <w:r w:rsidR="004605FC" w:rsidRPr="007264F7">
        <w:rPr>
          <w:bCs w:val="0"/>
          <w:sz w:val="24"/>
          <w:szCs w:val="24"/>
          <w:cs/>
        </w:rPr>
        <w:t>जहा मंधादए नाम</w:t>
      </w:r>
      <w:r w:rsidR="004605FC" w:rsidRPr="007264F7">
        <w:rPr>
          <w:rFonts w:hint="cs"/>
          <w:bCs w:val="0"/>
          <w:sz w:val="24"/>
          <w:szCs w:val="24"/>
          <w:cs/>
          <w:lang w:bidi="sa-IN"/>
        </w:rPr>
        <w:t>,</w:t>
      </w:r>
      <w:r w:rsidR="004605FC" w:rsidRPr="007264F7">
        <w:rPr>
          <w:bCs w:val="0"/>
          <w:sz w:val="24"/>
          <w:szCs w:val="24"/>
          <w:cs/>
        </w:rPr>
        <w:t xml:space="preserve"> थिमियं पियति दगं</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एवं वि</w:t>
      </w:r>
      <w:r w:rsidR="004605FC" w:rsidRPr="007264F7">
        <w:rPr>
          <w:rFonts w:hint="cs"/>
          <w:sz w:val="24"/>
          <w:szCs w:val="24"/>
          <w:cs/>
          <w:lang w:bidi="sa-IN"/>
        </w:rPr>
        <w:t>न्न</w:t>
      </w:r>
      <w:r w:rsidR="004605FC" w:rsidRPr="007264F7">
        <w:rPr>
          <w:sz w:val="24"/>
          <w:szCs w:val="24"/>
          <w:cs/>
        </w:rPr>
        <w:t xml:space="preserve">वणित्थीसु दोसो तत्थ कओ सिया </w:t>
      </w:r>
      <w:r w:rsidR="004605FC" w:rsidRPr="007264F7">
        <w:rPr>
          <w:sz w:val="24"/>
          <w:szCs w:val="24"/>
        </w:rPr>
        <w:t xml:space="preserve">? </w:t>
      </w:r>
      <w:r w:rsidR="004605FC" w:rsidRPr="007264F7">
        <w:rPr>
          <w:sz w:val="24"/>
          <w:szCs w:val="24"/>
          <w:cs/>
        </w:rPr>
        <w:t>।।</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२३६</w:t>
      </w:r>
      <w:r w:rsidRPr="0069493C">
        <w:rPr>
          <w:color w:val="00B050"/>
          <w:sz w:val="24"/>
          <w:szCs w:val="24"/>
        </w:rPr>
        <w:t>]</w:t>
      </w:r>
      <w:r w:rsidR="00B94631">
        <w:rPr>
          <w:rFonts w:hint="cs"/>
          <w:color w:val="00B050"/>
          <w:sz w:val="24"/>
          <w:szCs w:val="24"/>
          <w:cs/>
        </w:rPr>
        <w:tab/>
      </w:r>
      <w:r w:rsidR="004605FC" w:rsidRPr="007264F7">
        <w:rPr>
          <w:bCs w:val="0"/>
          <w:sz w:val="24"/>
          <w:szCs w:val="24"/>
          <w:cs/>
        </w:rPr>
        <w:t>जहा विहंगमा पिंगा</w:t>
      </w:r>
      <w:r w:rsidR="004605FC" w:rsidRPr="007264F7">
        <w:rPr>
          <w:rFonts w:hint="cs"/>
          <w:bCs w:val="0"/>
          <w:sz w:val="24"/>
          <w:szCs w:val="24"/>
          <w:cs/>
          <w:lang w:bidi="sa-IN"/>
        </w:rPr>
        <w:t>,</w:t>
      </w:r>
      <w:r w:rsidR="004605FC" w:rsidRPr="007264F7">
        <w:rPr>
          <w:bCs w:val="0"/>
          <w:sz w:val="24"/>
          <w:szCs w:val="24"/>
          <w:cs/>
        </w:rPr>
        <w:t xml:space="preserve"> थिमियं पियति दगं</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एवं वि</w:t>
      </w:r>
      <w:r w:rsidR="004605FC" w:rsidRPr="007264F7">
        <w:rPr>
          <w:rFonts w:hint="cs"/>
          <w:sz w:val="24"/>
          <w:szCs w:val="24"/>
          <w:cs/>
          <w:lang w:bidi="sa-IN"/>
        </w:rPr>
        <w:t>न्न</w:t>
      </w:r>
      <w:r w:rsidR="004605FC" w:rsidRPr="007264F7">
        <w:rPr>
          <w:sz w:val="24"/>
          <w:szCs w:val="24"/>
          <w:cs/>
        </w:rPr>
        <w:t>वणित्थीसु</w:t>
      </w:r>
      <w:r w:rsidR="004605FC" w:rsidRPr="007264F7">
        <w:rPr>
          <w:rFonts w:hint="cs"/>
          <w:sz w:val="24"/>
          <w:szCs w:val="24"/>
          <w:cs/>
          <w:lang w:bidi="sa-IN"/>
        </w:rPr>
        <w:t>,</w:t>
      </w:r>
      <w:r w:rsidR="004605FC" w:rsidRPr="007264F7">
        <w:rPr>
          <w:sz w:val="24"/>
          <w:szCs w:val="24"/>
          <w:cs/>
        </w:rPr>
        <w:t xml:space="preserve"> दोसो तत्थ कओ सिया </w:t>
      </w:r>
      <w:r w:rsidR="004605FC" w:rsidRPr="007264F7">
        <w:rPr>
          <w:sz w:val="24"/>
          <w:szCs w:val="24"/>
        </w:rPr>
        <w:t xml:space="preserve">? </w:t>
      </w:r>
      <w:r w:rsidR="004605FC" w:rsidRPr="007264F7">
        <w:rPr>
          <w:sz w:val="24"/>
          <w:szCs w:val="24"/>
          <w:cs/>
        </w:rPr>
        <w:t>।।</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२३७</w:t>
      </w:r>
      <w:r w:rsidRPr="0069493C">
        <w:rPr>
          <w:color w:val="00B050"/>
          <w:sz w:val="24"/>
          <w:szCs w:val="24"/>
        </w:rPr>
        <w:t>]</w:t>
      </w:r>
      <w:r w:rsidR="00B94631">
        <w:rPr>
          <w:rFonts w:hint="cs"/>
          <w:color w:val="00B050"/>
          <w:sz w:val="24"/>
          <w:szCs w:val="24"/>
          <w:cs/>
        </w:rPr>
        <w:tab/>
      </w:r>
      <w:r w:rsidR="004605FC" w:rsidRPr="007264F7">
        <w:rPr>
          <w:bCs w:val="0"/>
          <w:sz w:val="24"/>
          <w:szCs w:val="24"/>
          <w:cs/>
        </w:rPr>
        <w:t>एवमेगे उ पासत्था मिच्छादिट्ठी अ</w:t>
      </w:r>
      <w:r w:rsidR="004605FC" w:rsidRPr="007264F7">
        <w:rPr>
          <w:rFonts w:hint="cs"/>
          <w:bCs w:val="0"/>
          <w:sz w:val="24"/>
          <w:szCs w:val="24"/>
          <w:cs/>
          <w:lang w:bidi="sa-IN"/>
        </w:rPr>
        <w:t>ना</w:t>
      </w:r>
      <w:r w:rsidR="004605FC" w:rsidRPr="007264F7">
        <w:rPr>
          <w:bCs w:val="0"/>
          <w:sz w:val="24"/>
          <w:szCs w:val="24"/>
          <w:cs/>
        </w:rPr>
        <w:t>रिया</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अज्झ</w:t>
      </w:r>
      <w:r w:rsidR="004605FC" w:rsidRPr="007264F7">
        <w:rPr>
          <w:rFonts w:hint="cs"/>
          <w:sz w:val="24"/>
          <w:szCs w:val="24"/>
          <w:cs/>
        </w:rPr>
        <w:t>ो</w:t>
      </w:r>
      <w:r w:rsidR="004605FC" w:rsidRPr="007264F7">
        <w:rPr>
          <w:sz w:val="24"/>
          <w:szCs w:val="24"/>
          <w:cs/>
        </w:rPr>
        <w:t>वव</w:t>
      </w:r>
      <w:r w:rsidR="004605FC" w:rsidRPr="007264F7">
        <w:rPr>
          <w:rFonts w:hint="cs"/>
          <w:sz w:val="24"/>
          <w:szCs w:val="24"/>
          <w:cs/>
        </w:rPr>
        <w:t>न्ना</w:t>
      </w:r>
      <w:r w:rsidR="004605FC" w:rsidRPr="007264F7">
        <w:rPr>
          <w:sz w:val="24"/>
          <w:szCs w:val="24"/>
          <w:cs/>
        </w:rPr>
        <w:t xml:space="preserve"> कामेहिं</w:t>
      </w:r>
      <w:r w:rsidR="004605FC" w:rsidRPr="007264F7">
        <w:rPr>
          <w:rFonts w:hint="cs"/>
          <w:sz w:val="24"/>
          <w:szCs w:val="24"/>
          <w:cs/>
          <w:lang w:bidi="sa-IN"/>
        </w:rPr>
        <w:t>,</w:t>
      </w:r>
      <w:r w:rsidR="004605FC" w:rsidRPr="007264F7">
        <w:rPr>
          <w:sz w:val="24"/>
          <w:szCs w:val="24"/>
          <w:cs/>
        </w:rPr>
        <w:t xml:space="preserve"> पूयणा इव तरुणए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२३८</w:t>
      </w:r>
      <w:r w:rsidRPr="0069493C">
        <w:rPr>
          <w:color w:val="00B050"/>
          <w:sz w:val="24"/>
          <w:szCs w:val="24"/>
        </w:rPr>
        <w:t>]</w:t>
      </w:r>
      <w:r w:rsidR="00B94631">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गयमपस्संता पच्चुप्प</w:t>
      </w:r>
      <w:r w:rsidR="004605FC" w:rsidRPr="007264F7">
        <w:rPr>
          <w:rFonts w:hint="cs"/>
          <w:bCs w:val="0"/>
          <w:sz w:val="24"/>
          <w:szCs w:val="24"/>
          <w:cs/>
          <w:lang w:bidi="sa-IN"/>
        </w:rPr>
        <w:t>न्न</w:t>
      </w:r>
      <w:r w:rsidR="004605FC" w:rsidRPr="007264F7">
        <w:rPr>
          <w:bCs w:val="0"/>
          <w:sz w:val="24"/>
          <w:szCs w:val="24"/>
          <w:cs/>
        </w:rPr>
        <w:t>गवेसगा</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ते पच्छा परितप्पंति</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खी</w:t>
      </w:r>
      <w:r w:rsidR="004605FC" w:rsidRPr="007264F7">
        <w:rPr>
          <w:sz w:val="24"/>
          <w:szCs w:val="24"/>
          <w:cs/>
        </w:rPr>
        <w:t>णे आउ</w:t>
      </w:r>
      <w:r w:rsidR="004605FC" w:rsidRPr="007264F7">
        <w:rPr>
          <w:rFonts w:hint="cs"/>
          <w:sz w:val="24"/>
          <w:szCs w:val="24"/>
          <w:cs/>
        </w:rPr>
        <w:t>ंमि</w:t>
      </w:r>
      <w:r w:rsidR="004605FC" w:rsidRPr="007264F7">
        <w:rPr>
          <w:sz w:val="24"/>
          <w:szCs w:val="24"/>
          <w:cs/>
        </w:rPr>
        <w:t xml:space="preserve"> जोव्वणे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२३९</w:t>
      </w:r>
      <w:r w:rsidRPr="0069493C">
        <w:rPr>
          <w:color w:val="00B050"/>
          <w:sz w:val="24"/>
          <w:szCs w:val="24"/>
        </w:rPr>
        <w:t>]</w:t>
      </w:r>
      <w:r w:rsidR="00B94631">
        <w:rPr>
          <w:rFonts w:hint="cs"/>
          <w:color w:val="00B050"/>
          <w:sz w:val="24"/>
          <w:szCs w:val="24"/>
          <w:cs/>
        </w:rPr>
        <w:tab/>
      </w:r>
      <w:r w:rsidR="004605FC" w:rsidRPr="007264F7">
        <w:rPr>
          <w:bCs w:val="0"/>
          <w:sz w:val="24"/>
          <w:szCs w:val="24"/>
          <w:cs/>
        </w:rPr>
        <w:t>जेहिं काले पर</w:t>
      </w:r>
      <w:r w:rsidR="004605FC" w:rsidRPr="007264F7">
        <w:rPr>
          <w:rFonts w:hint="cs"/>
          <w:bCs w:val="0"/>
          <w:sz w:val="24"/>
          <w:szCs w:val="24"/>
          <w:cs/>
        </w:rPr>
        <w:t>ि</w:t>
      </w:r>
      <w:r w:rsidR="004605FC" w:rsidRPr="007264F7">
        <w:rPr>
          <w:bCs w:val="0"/>
          <w:sz w:val="24"/>
          <w:szCs w:val="24"/>
          <w:cs/>
        </w:rPr>
        <w:t>क्कंत</w:t>
      </w:r>
      <w:r w:rsidR="004605FC" w:rsidRPr="007264F7">
        <w:rPr>
          <w:rFonts w:hint="cs"/>
          <w:bCs w:val="0"/>
          <w:sz w:val="24"/>
          <w:szCs w:val="24"/>
          <w:cs/>
          <w:lang w:bidi="sa-IN"/>
        </w:rPr>
        <w:t>ं,</w:t>
      </w:r>
      <w:r w:rsidR="004605FC" w:rsidRPr="007264F7">
        <w:rPr>
          <w:bCs w:val="0"/>
          <w:sz w:val="24"/>
          <w:szCs w:val="24"/>
          <w:cs/>
        </w:rPr>
        <w:t xml:space="preserve"> न पच्छा परितप्पए</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ते धीरा बंधणुम्मुक्का</w:t>
      </w:r>
      <w:r w:rsidR="004605FC" w:rsidRPr="007264F7">
        <w:rPr>
          <w:rFonts w:hint="cs"/>
          <w:sz w:val="24"/>
          <w:szCs w:val="24"/>
          <w:cs/>
          <w:lang w:bidi="sa-IN"/>
        </w:rPr>
        <w:t>,</w:t>
      </w:r>
      <w:r w:rsidR="004605FC" w:rsidRPr="007264F7">
        <w:rPr>
          <w:sz w:val="24"/>
          <w:szCs w:val="24"/>
          <w:cs/>
        </w:rPr>
        <w:t xml:space="preserve"> नावकंखंति जीवियं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२४०</w:t>
      </w:r>
      <w:r w:rsidRPr="0069493C">
        <w:rPr>
          <w:color w:val="00B050"/>
          <w:sz w:val="24"/>
          <w:szCs w:val="24"/>
        </w:rPr>
        <w:t>]</w:t>
      </w:r>
      <w:r w:rsidR="00B94631">
        <w:rPr>
          <w:rFonts w:hint="cs"/>
          <w:color w:val="00B050"/>
          <w:sz w:val="24"/>
          <w:szCs w:val="24"/>
          <w:cs/>
        </w:rPr>
        <w:tab/>
      </w:r>
      <w:r w:rsidR="004605FC" w:rsidRPr="007264F7">
        <w:rPr>
          <w:bCs w:val="0"/>
          <w:sz w:val="24"/>
          <w:szCs w:val="24"/>
          <w:cs/>
        </w:rPr>
        <w:t>जहा नई वेयरणी</w:t>
      </w:r>
      <w:r w:rsidR="004605FC" w:rsidRPr="007264F7">
        <w:rPr>
          <w:rFonts w:hint="cs"/>
          <w:bCs w:val="0"/>
          <w:sz w:val="24"/>
          <w:szCs w:val="24"/>
          <w:cs/>
          <w:lang w:bidi="sa-IN"/>
        </w:rPr>
        <w:t>,</w:t>
      </w:r>
      <w:r w:rsidR="004605FC" w:rsidRPr="007264F7">
        <w:rPr>
          <w:bCs w:val="0"/>
          <w:sz w:val="24"/>
          <w:szCs w:val="24"/>
          <w:cs/>
        </w:rPr>
        <w:t xml:space="preserve"> दुत्तरा इह स</w:t>
      </w:r>
      <w:r w:rsidR="004605FC" w:rsidRPr="007264F7">
        <w:rPr>
          <w:rFonts w:hint="cs"/>
          <w:bCs w:val="0"/>
          <w:sz w:val="24"/>
          <w:szCs w:val="24"/>
          <w:cs/>
        </w:rPr>
        <w:t>ंम</w:t>
      </w:r>
      <w:r w:rsidR="004605FC" w:rsidRPr="007264F7">
        <w:rPr>
          <w:bCs w:val="0"/>
          <w:sz w:val="24"/>
          <w:szCs w:val="24"/>
          <w:cs/>
        </w:rPr>
        <w:t>ता</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एवं लोगंसि नारीओ</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दुरुत्तरा</w:t>
      </w:r>
      <w:r w:rsidR="004605FC" w:rsidRPr="007264F7">
        <w:rPr>
          <w:sz w:val="24"/>
          <w:szCs w:val="24"/>
          <w:cs/>
        </w:rPr>
        <w:t xml:space="preserve"> अमईमया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२४१</w:t>
      </w:r>
      <w:r w:rsidRPr="0069493C">
        <w:rPr>
          <w:color w:val="00B050"/>
          <w:sz w:val="24"/>
          <w:szCs w:val="24"/>
        </w:rPr>
        <w:t>]</w:t>
      </w:r>
      <w:r w:rsidR="00B94631">
        <w:rPr>
          <w:rFonts w:hint="cs"/>
          <w:color w:val="00B050"/>
          <w:sz w:val="24"/>
          <w:szCs w:val="24"/>
          <w:cs/>
        </w:rPr>
        <w:tab/>
      </w:r>
      <w:r w:rsidR="004605FC" w:rsidRPr="007264F7">
        <w:rPr>
          <w:bCs w:val="0"/>
          <w:sz w:val="24"/>
          <w:szCs w:val="24"/>
          <w:cs/>
        </w:rPr>
        <w:t>जेहिं नारीण संजोगा</w:t>
      </w:r>
      <w:r w:rsidR="004605FC" w:rsidRPr="007264F7">
        <w:rPr>
          <w:rFonts w:hint="cs"/>
          <w:bCs w:val="0"/>
          <w:sz w:val="24"/>
          <w:szCs w:val="24"/>
          <w:cs/>
          <w:lang w:bidi="sa-IN"/>
        </w:rPr>
        <w:t>,</w:t>
      </w:r>
      <w:r w:rsidR="004605FC" w:rsidRPr="007264F7">
        <w:rPr>
          <w:bCs w:val="0"/>
          <w:sz w:val="24"/>
          <w:szCs w:val="24"/>
          <w:cs/>
        </w:rPr>
        <w:t xml:space="preserve"> पूयणा पिट्ठओ कया</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सव्वमेयं निराकिच्चा</w:t>
      </w:r>
      <w:r w:rsidR="004605FC" w:rsidRPr="007264F7">
        <w:rPr>
          <w:rFonts w:hint="cs"/>
          <w:sz w:val="24"/>
          <w:szCs w:val="24"/>
          <w:cs/>
          <w:lang w:bidi="sa-IN"/>
        </w:rPr>
        <w:t>,</w:t>
      </w:r>
      <w:r w:rsidR="004605FC" w:rsidRPr="007264F7">
        <w:rPr>
          <w:sz w:val="24"/>
          <w:szCs w:val="24"/>
          <w:cs/>
        </w:rPr>
        <w:t xml:space="preserve"> ते ठिया सुसमाहीए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२४२</w:t>
      </w:r>
      <w:r w:rsidRPr="0069493C">
        <w:rPr>
          <w:color w:val="00B050"/>
          <w:sz w:val="24"/>
          <w:szCs w:val="24"/>
        </w:rPr>
        <w:t>]</w:t>
      </w:r>
      <w:r w:rsidR="00B94631">
        <w:rPr>
          <w:rFonts w:hint="cs"/>
          <w:color w:val="00B050"/>
          <w:sz w:val="24"/>
          <w:szCs w:val="24"/>
          <w:cs/>
        </w:rPr>
        <w:tab/>
      </w:r>
      <w:r w:rsidR="004605FC" w:rsidRPr="007264F7">
        <w:rPr>
          <w:bCs w:val="0"/>
          <w:sz w:val="24"/>
          <w:szCs w:val="24"/>
          <w:cs/>
        </w:rPr>
        <w:t>एए ओधं तरिस्संति</w:t>
      </w:r>
      <w:r w:rsidR="004605FC" w:rsidRPr="007264F7">
        <w:rPr>
          <w:rFonts w:hint="cs"/>
          <w:bCs w:val="0"/>
          <w:sz w:val="24"/>
          <w:szCs w:val="24"/>
          <w:cs/>
          <w:lang w:bidi="sa-IN"/>
        </w:rPr>
        <w:t>,</w:t>
      </w:r>
      <w:r w:rsidR="004605FC" w:rsidRPr="007264F7">
        <w:rPr>
          <w:bCs w:val="0"/>
          <w:sz w:val="24"/>
          <w:szCs w:val="24"/>
          <w:cs/>
        </w:rPr>
        <w:t xml:space="preserve"> समुद्दं ववहारिणो</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जत्थ पाणा विस</w:t>
      </w:r>
      <w:r w:rsidR="004605FC" w:rsidRPr="007264F7">
        <w:rPr>
          <w:rFonts w:hint="cs"/>
          <w:sz w:val="24"/>
          <w:szCs w:val="24"/>
          <w:cs/>
        </w:rPr>
        <w:t>न्ना</w:t>
      </w:r>
      <w:r w:rsidR="004605FC" w:rsidRPr="007264F7">
        <w:rPr>
          <w:sz w:val="24"/>
          <w:szCs w:val="24"/>
          <w:cs/>
        </w:rPr>
        <w:t>सी</w:t>
      </w:r>
      <w:r w:rsidR="004605FC" w:rsidRPr="007264F7">
        <w:rPr>
          <w:rFonts w:hint="cs"/>
          <w:sz w:val="24"/>
          <w:szCs w:val="24"/>
          <w:cs/>
          <w:lang w:bidi="sa-IN"/>
        </w:rPr>
        <w:t>,</w:t>
      </w:r>
      <w:r w:rsidR="004605FC" w:rsidRPr="007264F7">
        <w:rPr>
          <w:sz w:val="24"/>
          <w:szCs w:val="24"/>
          <w:cs/>
        </w:rPr>
        <w:t xml:space="preserve"> किच्चंती सयकम्मुणा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२४३</w:t>
      </w:r>
      <w:r w:rsidRPr="0069493C">
        <w:rPr>
          <w:color w:val="00B050"/>
          <w:sz w:val="24"/>
          <w:szCs w:val="24"/>
        </w:rPr>
        <w:t>]</w:t>
      </w:r>
      <w:r w:rsidR="00B94631">
        <w:rPr>
          <w:rFonts w:hint="cs"/>
          <w:color w:val="00B050"/>
          <w:sz w:val="24"/>
          <w:szCs w:val="24"/>
          <w:cs/>
        </w:rPr>
        <w:tab/>
      </w:r>
      <w:r w:rsidR="004605FC" w:rsidRPr="007264F7">
        <w:rPr>
          <w:bCs w:val="0"/>
          <w:sz w:val="24"/>
          <w:szCs w:val="24"/>
          <w:cs/>
        </w:rPr>
        <w:t>तं च भिक्खू परिण्णाय सुव्वए समिए चरे</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मुसावायं विवज्जेज्जा</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अ</w:t>
      </w:r>
      <w:r w:rsidR="004605FC" w:rsidRPr="007264F7">
        <w:rPr>
          <w:sz w:val="24"/>
          <w:szCs w:val="24"/>
          <w:cs/>
        </w:rPr>
        <w:t>दिण्णादाणं च वोसिरे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२४४</w:t>
      </w:r>
      <w:r w:rsidRPr="0069493C">
        <w:rPr>
          <w:color w:val="00B050"/>
          <w:sz w:val="24"/>
          <w:szCs w:val="24"/>
        </w:rPr>
        <w:t>]</w:t>
      </w:r>
      <w:r w:rsidR="00B94631">
        <w:rPr>
          <w:rFonts w:hint="cs"/>
          <w:color w:val="00B050"/>
          <w:sz w:val="24"/>
          <w:szCs w:val="24"/>
          <w:cs/>
        </w:rPr>
        <w:tab/>
      </w:r>
      <w:r w:rsidR="004605FC" w:rsidRPr="007264F7">
        <w:rPr>
          <w:bCs w:val="0"/>
          <w:sz w:val="24"/>
          <w:szCs w:val="24"/>
          <w:cs/>
        </w:rPr>
        <w:t>उड्ढमहे तिरियं वा</w:t>
      </w:r>
      <w:r w:rsidR="004605FC" w:rsidRPr="007264F7">
        <w:rPr>
          <w:rFonts w:hint="cs"/>
          <w:bCs w:val="0"/>
          <w:sz w:val="24"/>
          <w:szCs w:val="24"/>
          <w:cs/>
          <w:lang w:bidi="sa-IN"/>
        </w:rPr>
        <w:t>,</w:t>
      </w:r>
      <w:r w:rsidR="004605FC" w:rsidRPr="007264F7">
        <w:rPr>
          <w:bCs w:val="0"/>
          <w:sz w:val="24"/>
          <w:szCs w:val="24"/>
          <w:cs/>
        </w:rPr>
        <w:t xml:space="preserve"> जे केई तसथावरा</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सव्वत्थ विरतिं कुज्जा</w:t>
      </w:r>
      <w:r w:rsidR="004605FC" w:rsidRPr="007264F7">
        <w:rPr>
          <w:rFonts w:hint="cs"/>
          <w:sz w:val="24"/>
          <w:szCs w:val="24"/>
          <w:cs/>
          <w:lang w:bidi="sa-IN"/>
        </w:rPr>
        <w:t>,</w:t>
      </w:r>
      <w:r w:rsidR="004605FC" w:rsidRPr="007264F7">
        <w:rPr>
          <w:sz w:val="24"/>
          <w:szCs w:val="24"/>
          <w:cs/>
        </w:rPr>
        <w:t xml:space="preserve"> संति निव्वाणमाहियं ।।</w:t>
      </w:r>
    </w:p>
    <w:p w:rsidR="004605FC" w:rsidRPr="007264F7"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२४५</w:t>
      </w:r>
      <w:r w:rsidRPr="0069493C">
        <w:rPr>
          <w:color w:val="00B050"/>
          <w:sz w:val="24"/>
          <w:szCs w:val="24"/>
        </w:rPr>
        <w:t>]</w:t>
      </w:r>
      <w:r w:rsidR="00B94631">
        <w:rPr>
          <w:rFonts w:hint="cs"/>
          <w:color w:val="00B050"/>
          <w:sz w:val="24"/>
          <w:szCs w:val="24"/>
          <w:cs/>
        </w:rPr>
        <w:tab/>
      </w:r>
      <w:r w:rsidR="004605FC" w:rsidRPr="007264F7">
        <w:rPr>
          <w:bCs w:val="0"/>
          <w:sz w:val="24"/>
          <w:szCs w:val="24"/>
          <w:cs/>
        </w:rPr>
        <w:t>इमं च धम्ममा</w:t>
      </w:r>
      <w:r w:rsidR="004605FC" w:rsidRPr="007264F7">
        <w:rPr>
          <w:rFonts w:hint="cs"/>
          <w:bCs w:val="0"/>
          <w:sz w:val="24"/>
          <w:szCs w:val="24"/>
          <w:cs/>
          <w:lang w:bidi="sa-IN"/>
        </w:rPr>
        <w:t>दा</w:t>
      </w:r>
      <w:r w:rsidR="004605FC" w:rsidRPr="007264F7">
        <w:rPr>
          <w:bCs w:val="0"/>
          <w:sz w:val="24"/>
          <w:szCs w:val="24"/>
          <w:cs/>
        </w:rPr>
        <w:t>य कासवेण पवेइयं</w:t>
      </w:r>
      <w:r w:rsidR="004605FC" w:rsidRPr="007264F7">
        <w:rPr>
          <w:rFonts w:hint="cs"/>
          <w:bCs w:val="0"/>
          <w:sz w:val="24"/>
          <w:szCs w:val="24"/>
          <w:cs/>
          <w:lang w:bidi="sa-IN"/>
        </w:rPr>
        <w:t xml:space="preserve"> ।</w:t>
      </w:r>
    </w:p>
    <w:p w:rsidR="004605FC" w:rsidRPr="007264F7" w:rsidRDefault="00B94631" w:rsidP="005A6143">
      <w:pPr>
        <w:pStyle w:val="PlainHindi"/>
        <w:tabs>
          <w:tab w:val="left" w:pos="2700"/>
        </w:tabs>
        <w:spacing w:after="0"/>
        <w:ind w:right="1978" w:firstLine="1980"/>
        <w:jc w:val="distribute"/>
        <w:rPr>
          <w:sz w:val="24"/>
          <w:szCs w:val="24"/>
        </w:rPr>
      </w:pPr>
      <w:r>
        <w:rPr>
          <w:rFonts w:hint="cs"/>
          <w:sz w:val="24"/>
          <w:szCs w:val="24"/>
          <w:cs/>
        </w:rPr>
        <w:tab/>
      </w:r>
      <w:r w:rsidR="004605FC" w:rsidRPr="007264F7">
        <w:rPr>
          <w:sz w:val="24"/>
          <w:szCs w:val="24"/>
          <w:cs/>
        </w:rPr>
        <w:t>कुज्जा</w:t>
      </w:r>
      <w:r>
        <w:rPr>
          <w:rFonts w:hint="cs"/>
          <w:sz w:val="24"/>
          <w:szCs w:val="24"/>
          <w:cs/>
        </w:rPr>
        <w:tab/>
      </w:r>
      <w:r w:rsidR="004605FC" w:rsidRPr="007264F7">
        <w:rPr>
          <w:sz w:val="24"/>
          <w:szCs w:val="24"/>
          <w:cs/>
        </w:rPr>
        <w:t xml:space="preserve"> भिक्खू गिलाणस्स</w:t>
      </w:r>
      <w:r w:rsidR="004605FC" w:rsidRPr="007264F7">
        <w:rPr>
          <w:rFonts w:hint="cs"/>
          <w:sz w:val="24"/>
          <w:szCs w:val="24"/>
          <w:cs/>
          <w:lang w:bidi="sa-IN"/>
        </w:rPr>
        <w:t>,</w:t>
      </w:r>
      <w:r w:rsidR="004605FC" w:rsidRPr="007264F7">
        <w:rPr>
          <w:sz w:val="24"/>
          <w:szCs w:val="24"/>
          <w:cs/>
        </w:rPr>
        <w:t xml:space="preserve"> अगिलाए समाहिए ।।</w:t>
      </w:r>
    </w:p>
    <w:p w:rsidR="00B94631" w:rsidRDefault="0055514A" w:rsidP="005A6143">
      <w:pPr>
        <w:pStyle w:val="H4Hindi"/>
        <w:tabs>
          <w:tab w:val="left" w:pos="2700"/>
        </w:tabs>
        <w:spacing w:before="0" w:after="0"/>
        <w:ind w:right="1978" w:firstLine="1980"/>
        <w:jc w:val="distribute"/>
        <w:rPr>
          <w:bCs w:val="0"/>
          <w:sz w:val="24"/>
          <w:szCs w:val="24"/>
        </w:rPr>
      </w:pPr>
      <w:r w:rsidRPr="0069493C">
        <w:rPr>
          <w:color w:val="00B050"/>
          <w:sz w:val="24"/>
          <w:szCs w:val="24"/>
        </w:rPr>
        <w:t>[</w:t>
      </w:r>
      <w:r>
        <w:rPr>
          <w:rFonts w:hint="cs"/>
          <w:color w:val="00B050"/>
          <w:sz w:val="24"/>
          <w:szCs w:val="24"/>
          <w:cs/>
        </w:rPr>
        <w:t>२४६</w:t>
      </w:r>
      <w:r w:rsidRPr="0069493C">
        <w:rPr>
          <w:color w:val="00B050"/>
          <w:sz w:val="24"/>
          <w:szCs w:val="24"/>
        </w:rPr>
        <w:t>]</w:t>
      </w:r>
      <w:r w:rsidR="00B94631">
        <w:rPr>
          <w:rFonts w:hint="cs"/>
          <w:color w:val="00B050"/>
          <w:sz w:val="24"/>
          <w:szCs w:val="24"/>
          <w:cs/>
        </w:rPr>
        <w:tab/>
      </w:r>
      <w:r w:rsidR="004605FC" w:rsidRPr="007264F7">
        <w:rPr>
          <w:bCs w:val="0"/>
          <w:sz w:val="24"/>
          <w:szCs w:val="24"/>
          <w:cs/>
        </w:rPr>
        <w:t>संखाय पेसलं धम्मं</w:t>
      </w:r>
      <w:r w:rsidR="004605FC" w:rsidRPr="007264F7">
        <w:rPr>
          <w:rFonts w:hint="cs"/>
          <w:bCs w:val="0"/>
          <w:sz w:val="24"/>
          <w:szCs w:val="24"/>
          <w:cs/>
          <w:lang w:bidi="sa-IN"/>
        </w:rPr>
        <w:t>,</w:t>
      </w:r>
      <w:r w:rsidR="004605FC" w:rsidRPr="007264F7">
        <w:rPr>
          <w:bCs w:val="0"/>
          <w:sz w:val="24"/>
          <w:szCs w:val="24"/>
          <w:cs/>
        </w:rPr>
        <w:t xml:space="preserve"> दिट्ठिमं परिनिव्वुडे</w:t>
      </w:r>
      <w:r w:rsidR="004605FC" w:rsidRPr="007264F7">
        <w:rPr>
          <w:rFonts w:hint="cs"/>
          <w:bCs w:val="0"/>
          <w:sz w:val="24"/>
          <w:szCs w:val="24"/>
          <w:cs/>
          <w:lang w:bidi="sa-IN"/>
        </w:rPr>
        <w:t xml:space="preserve"> ।</w:t>
      </w:r>
    </w:p>
    <w:p w:rsidR="004605FC" w:rsidRPr="00B94631" w:rsidRDefault="00B94631" w:rsidP="005A6143">
      <w:pPr>
        <w:pStyle w:val="H4Hindi"/>
        <w:tabs>
          <w:tab w:val="left" w:pos="2700"/>
        </w:tabs>
        <w:spacing w:before="0" w:after="0"/>
        <w:ind w:right="358" w:firstLine="1980"/>
        <w:jc w:val="distribute"/>
        <w:rPr>
          <w:bCs w:val="0"/>
          <w:sz w:val="24"/>
          <w:szCs w:val="24"/>
        </w:rPr>
      </w:pPr>
      <w:r>
        <w:rPr>
          <w:rFonts w:hint="cs"/>
          <w:bCs w:val="0"/>
          <w:sz w:val="24"/>
          <w:szCs w:val="24"/>
          <w:cs/>
        </w:rPr>
        <w:tab/>
      </w:r>
      <w:r w:rsidR="004605FC" w:rsidRPr="00B94631">
        <w:rPr>
          <w:bCs w:val="0"/>
          <w:sz w:val="24"/>
          <w:szCs w:val="24"/>
          <w:cs/>
        </w:rPr>
        <w:t>उवसग्गे नियामित्ता</w:t>
      </w:r>
      <w:r w:rsidR="004605FC" w:rsidRPr="00B94631">
        <w:rPr>
          <w:rFonts w:hint="cs"/>
          <w:bCs w:val="0"/>
          <w:sz w:val="24"/>
          <w:szCs w:val="24"/>
          <w:cs/>
          <w:lang w:bidi="sa-IN"/>
        </w:rPr>
        <w:t>,</w:t>
      </w:r>
      <w:r w:rsidR="004605FC" w:rsidRPr="00B94631">
        <w:rPr>
          <w:bCs w:val="0"/>
          <w:sz w:val="24"/>
          <w:szCs w:val="24"/>
          <w:cs/>
        </w:rPr>
        <w:t xml:space="preserve"> आमोक्खाए परिव्वएज्जासि </w:t>
      </w:r>
      <w:r w:rsidR="004605FC" w:rsidRPr="00B94631">
        <w:rPr>
          <w:rFonts w:hint="cs"/>
          <w:bCs w:val="0"/>
          <w:sz w:val="24"/>
          <w:szCs w:val="24"/>
          <w:cs/>
          <w:lang w:bidi="sa-IN"/>
        </w:rPr>
        <w:t>।।</w:t>
      </w:r>
      <w:r w:rsidR="004605FC" w:rsidRPr="00B94631">
        <w:rPr>
          <w:bCs w:val="0"/>
          <w:sz w:val="24"/>
          <w:szCs w:val="24"/>
          <w:cs/>
        </w:rPr>
        <w:t xml:space="preserve"> त्ति बेमि ।।</w:t>
      </w:r>
    </w:p>
    <w:p w:rsidR="004605FC" w:rsidRPr="00820B4A" w:rsidRDefault="002D071D" w:rsidP="00B16BE6">
      <w:pPr>
        <w:pStyle w:val="ShlokHindi"/>
        <w:rPr>
          <w:lang w:bidi="sa-IN"/>
        </w:rPr>
      </w:pPr>
      <w:r w:rsidRPr="00820B4A">
        <w:rPr>
          <w:rFonts w:hint="cs"/>
          <w:cs/>
        </w:rPr>
        <w:t>०</w:t>
      </w:r>
      <w:r w:rsidR="004605FC" w:rsidRPr="00820B4A">
        <w:rPr>
          <w:rFonts w:hint="cs"/>
          <w:cs/>
        </w:rPr>
        <w:t xml:space="preserve"> </w:t>
      </w:r>
      <w:r w:rsidR="004605FC" w:rsidRPr="00820B4A">
        <w:rPr>
          <w:cs/>
        </w:rPr>
        <w:t>तइए अज्झयणे चउत्थो उद्देसो सम्मत्तो</w:t>
      </w:r>
      <w:r w:rsidR="004605FC" w:rsidRPr="00820B4A">
        <w:rPr>
          <w:rFonts w:hint="cs"/>
          <w:cs/>
        </w:rPr>
        <w:t xml:space="preserve"> </w:t>
      </w:r>
      <w:r w:rsidRPr="00820B4A">
        <w:rPr>
          <w:rFonts w:hint="cs"/>
          <w:cs/>
        </w:rPr>
        <w:t>०</w:t>
      </w:r>
    </w:p>
    <w:p w:rsidR="004605FC" w:rsidRPr="009814F7" w:rsidRDefault="004605FC" w:rsidP="00B94631">
      <w:pPr>
        <w:tabs>
          <w:tab w:val="left" w:pos="2160"/>
        </w:tabs>
        <w:spacing w:after="0" w:line="240" w:lineRule="auto"/>
        <w:ind w:right="1438" w:firstLine="1440"/>
        <w:jc w:val="center"/>
        <w:rPr>
          <w:bCs/>
          <w:color w:val="0BA51A"/>
          <w:sz w:val="24"/>
          <w:szCs w:val="24"/>
        </w:rPr>
      </w:pPr>
      <w:r w:rsidRPr="009814F7">
        <w:rPr>
          <w:rFonts w:cs="Mangal" w:hint="cs"/>
          <w:bCs/>
          <w:color w:val="0BA51A"/>
          <w:sz w:val="24"/>
          <w:szCs w:val="24"/>
          <w:cs/>
        </w:rPr>
        <w:t>मुनि</w:t>
      </w:r>
      <w:r w:rsidRPr="009814F7">
        <w:rPr>
          <w:rFonts w:hint="cs"/>
          <w:bCs/>
          <w:color w:val="0BA51A"/>
          <w:sz w:val="24"/>
          <w:szCs w:val="24"/>
          <w:cs/>
        </w:rPr>
        <w:t xml:space="preserve"> </w:t>
      </w:r>
      <w:r w:rsidRPr="009814F7">
        <w:rPr>
          <w:rFonts w:cs="Mangal" w:hint="cs"/>
          <w:bCs/>
          <w:color w:val="0BA51A"/>
          <w:sz w:val="24"/>
          <w:szCs w:val="24"/>
          <w:cs/>
        </w:rPr>
        <w:t>दीपरत्नसागरेण</w:t>
      </w:r>
      <w:r w:rsidRPr="009814F7">
        <w:rPr>
          <w:rFonts w:hint="cs"/>
          <w:bCs/>
          <w:color w:val="0BA51A"/>
          <w:sz w:val="24"/>
          <w:szCs w:val="24"/>
          <w:cs/>
        </w:rPr>
        <w:t xml:space="preserve"> </w:t>
      </w:r>
      <w:r w:rsidRPr="009814F7">
        <w:rPr>
          <w:rFonts w:cs="Mangal" w:hint="cs"/>
          <w:bCs/>
          <w:color w:val="0BA51A"/>
          <w:sz w:val="24"/>
          <w:szCs w:val="24"/>
          <w:cs/>
        </w:rPr>
        <w:t>संशोधित</w:t>
      </w:r>
      <w:r w:rsidRPr="009814F7">
        <w:rPr>
          <w:rFonts w:hint="cs"/>
          <w:bCs/>
          <w:color w:val="0BA51A"/>
          <w:sz w:val="24"/>
          <w:szCs w:val="24"/>
          <w:cs/>
        </w:rPr>
        <w:t xml:space="preserve"> </w:t>
      </w:r>
      <w:r w:rsidRPr="009814F7">
        <w:rPr>
          <w:rFonts w:cs="Mangal" w:hint="cs"/>
          <w:bCs/>
          <w:color w:val="0BA51A"/>
          <w:sz w:val="24"/>
          <w:szCs w:val="24"/>
          <w:cs/>
        </w:rPr>
        <w:t>सम्पादितश्च</w:t>
      </w:r>
      <w:r w:rsidRPr="009814F7">
        <w:rPr>
          <w:rFonts w:hint="cs"/>
          <w:bCs/>
          <w:color w:val="0BA51A"/>
          <w:sz w:val="24"/>
          <w:szCs w:val="24"/>
          <w:cs/>
        </w:rPr>
        <w:t xml:space="preserve"> </w:t>
      </w:r>
      <w:r w:rsidRPr="009814F7">
        <w:rPr>
          <w:bCs/>
          <w:color w:val="0BA51A"/>
          <w:sz w:val="24"/>
          <w:szCs w:val="24"/>
        </w:rPr>
        <w:t>“</w:t>
      </w:r>
      <w:r w:rsidRPr="009814F7">
        <w:rPr>
          <w:rFonts w:cs="Mangal" w:hint="cs"/>
          <w:bCs/>
          <w:color w:val="0BA51A"/>
          <w:sz w:val="24"/>
          <w:szCs w:val="24"/>
          <w:cs/>
        </w:rPr>
        <w:t>तइयं</w:t>
      </w:r>
      <w:r w:rsidRPr="009814F7">
        <w:rPr>
          <w:rFonts w:hint="cs"/>
          <w:bCs/>
          <w:color w:val="0BA51A"/>
          <w:sz w:val="24"/>
          <w:szCs w:val="24"/>
          <w:cs/>
        </w:rPr>
        <w:t xml:space="preserve"> </w:t>
      </w:r>
      <w:r w:rsidRPr="009814F7">
        <w:rPr>
          <w:rFonts w:cs="Mangal" w:hint="cs"/>
          <w:bCs/>
          <w:color w:val="0BA51A"/>
          <w:sz w:val="24"/>
          <w:szCs w:val="24"/>
          <w:cs/>
        </w:rPr>
        <w:t>अज्झयणं</w:t>
      </w:r>
      <w:r w:rsidRPr="009814F7">
        <w:rPr>
          <w:rFonts w:hint="cs"/>
          <w:bCs/>
          <w:color w:val="0BA51A"/>
          <w:sz w:val="24"/>
          <w:szCs w:val="24"/>
          <w:cs/>
        </w:rPr>
        <w:t xml:space="preserve"> </w:t>
      </w:r>
      <w:r w:rsidRPr="009814F7">
        <w:rPr>
          <w:rFonts w:cs="Mangal" w:hint="cs"/>
          <w:bCs/>
          <w:color w:val="0BA51A"/>
          <w:sz w:val="24"/>
          <w:szCs w:val="24"/>
          <w:cs/>
        </w:rPr>
        <w:t>सम्मत्तं</w:t>
      </w:r>
      <w:r w:rsidRPr="009814F7">
        <w:rPr>
          <w:bCs/>
          <w:color w:val="0BA51A"/>
          <w:sz w:val="24"/>
          <w:szCs w:val="24"/>
        </w:rPr>
        <w:t>”</w:t>
      </w:r>
    </w:p>
    <w:p w:rsidR="004605FC" w:rsidRPr="009814F7" w:rsidRDefault="001B3F6A" w:rsidP="00B94631">
      <w:pPr>
        <w:pStyle w:val="H2Hindi"/>
        <w:tabs>
          <w:tab w:val="left" w:pos="2160"/>
        </w:tabs>
        <w:spacing w:before="0" w:after="0"/>
        <w:ind w:right="1438" w:firstLine="1440"/>
        <w:rPr>
          <w:color w:val="C00000"/>
          <w:sz w:val="32"/>
          <w:szCs w:val="32"/>
          <w:u w:val="dotDash"/>
        </w:rPr>
      </w:pPr>
      <w:bookmarkStart w:id="18" w:name="_Toc318398170"/>
      <w:r>
        <w:rPr>
          <w:color w:val="C00000"/>
          <w:sz w:val="32"/>
          <w:szCs w:val="32"/>
          <w:u w:val="dotDash"/>
        </w:rPr>
        <w:t>0</w:t>
      </w:r>
      <w:r w:rsidR="004605FC" w:rsidRPr="009814F7">
        <w:rPr>
          <w:rFonts w:hint="cs"/>
          <w:color w:val="C00000"/>
          <w:sz w:val="32"/>
          <w:szCs w:val="32"/>
          <w:u w:val="dotDash"/>
          <w:cs/>
        </w:rPr>
        <w:t xml:space="preserve"> </w:t>
      </w:r>
      <w:r w:rsidR="004605FC" w:rsidRPr="009814F7">
        <w:rPr>
          <w:color w:val="C00000"/>
          <w:sz w:val="32"/>
          <w:szCs w:val="32"/>
          <w:u w:val="dotDash"/>
          <w:cs/>
        </w:rPr>
        <w:t>चउत्थं अज्झयणं – इत्थिपरिण्णा</w:t>
      </w:r>
      <w:bookmarkEnd w:id="18"/>
      <w:r w:rsidR="004605FC" w:rsidRPr="009814F7">
        <w:rPr>
          <w:rFonts w:hint="cs"/>
          <w:color w:val="C00000"/>
          <w:sz w:val="32"/>
          <w:szCs w:val="32"/>
          <w:u w:val="dotDash"/>
          <w:cs/>
        </w:rPr>
        <w:t xml:space="preserve"> </w:t>
      </w:r>
      <w:r>
        <w:rPr>
          <w:color w:val="C00000"/>
          <w:sz w:val="32"/>
          <w:szCs w:val="32"/>
          <w:u w:val="dotDash"/>
        </w:rPr>
        <w:t>0</w:t>
      </w:r>
    </w:p>
    <w:p w:rsidR="004605FC" w:rsidRPr="009814F7" w:rsidRDefault="00B94631" w:rsidP="00B94631">
      <w:pPr>
        <w:pStyle w:val="H3Hindi"/>
        <w:tabs>
          <w:tab w:val="left" w:pos="2160"/>
        </w:tabs>
        <w:spacing w:after="120"/>
        <w:ind w:right="1440" w:firstLine="1440"/>
        <w:jc w:val="center"/>
        <w:rPr>
          <w:i w:val="0"/>
          <w:iCs w:val="0"/>
          <w:color w:val="FF0000"/>
          <w:sz w:val="28"/>
          <w:szCs w:val="28"/>
          <w:u w:val="wave"/>
        </w:rPr>
      </w:pPr>
      <w:bookmarkStart w:id="19" w:name="_Toc318398171"/>
      <w:r w:rsidRPr="009814F7">
        <w:rPr>
          <w:rFonts w:hint="cs"/>
          <w:i w:val="0"/>
          <w:iCs w:val="0"/>
          <w:color w:val="FF0000"/>
          <w:sz w:val="28"/>
          <w:szCs w:val="28"/>
          <w:u w:val="wave"/>
          <w:cs/>
        </w:rPr>
        <w:t xml:space="preserve">० </w:t>
      </w:r>
      <w:r w:rsidR="004605FC" w:rsidRPr="009814F7">
        <w:rPr>
          <w:i w:val="0"/>
          <w:iCs w:val="0"/>
          <w:color w:val="FF0000"/>
          <w:sz w:val="28"/>
          <w:szCs w:val="28"/>
          <w:u w:val="wave"/>
          <w:cs/>
        </w:rPr>
        <w:t>पढमो उद्देसो</w:t>
      </w:r>
      <w:bookmarkEnd w:id="19"/>
      <w:r w:rsidRPr="009814F7">
        <w:rPr>
          <w:rFonts w:hint="cs"/>
          <w:i w:val="0"/>
          <w:iCs w:val="0"/>
          <w:color w:val="FF0000"/>
          <w:sz w:val="28"/>
          <w:szCs w:val="28"/>
          <w:u w:val="wave"/>
          <w:cs/>
        </w:rPr>
        <w:t xml:space="preserve"> ०</w:t>
      </w:r>
    </w:p>
    <w:p w:rsidR="004605FC" w:rsidRPr="007264F7" w:rsidRDefault="0055514A"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२४७</w:t>
      </w:r>
      <w:r w:rsidRPr="0069493C">
        <w:rPr>
          <w:color w:val="00B050"/>
          <w:sz w:val="24"/>
          <w:szCs w:val="24"/>
        </w:rPr>
        <w:t>]</w:t>
      </w:r>
      <w:r w:rsidR="00B94631">
        <w:rPr>
          <w:rFonts w:hint="cs"/>
          <w:color w:val="00B050"/>
          <w:sz w:val="24"/>
          <w:szCs w:val="24"/>
          <w:cs/>
        </w:rPr>
        <w:tab/>
      </w:r>
      <w:r w:rsidR="004605FC" w:rsidRPr="007264F7">
        <w:rPr>
          <w:bCs w:val="0"/>
          <w:sz w:val="24"/>
          <w:szCs w:val="24"/>
          <w:cs/>
        </w:rPr>
        <w:t>जे मायरं च पियरं च</w:t>
      </w:r>
      <w:r w:rsidR="004605FC" w:rsidRPr="007264F7">
        <w:rPr>
          <w:rFonts w:hint="cs"/>
          <w:bCs w:val="0"/>
          <w:sz w:val="24"/>
          <w:szCs w:val="24"/>
          <w:cs/>
          <w:lang w:bidi="sa-IN"/>
        </w:rPr>
        <w:t>,</w:t>
      </w:r>
      <w:r w:rsidR="004605FC" w:rsidRPr="007264F7">
        <w:rPr>
          <w:bCs w:val="0"/>
          <w:sz w:val="24"/>
          <w:szCs w:val="24"/>
          <w:cs/>
        </w:rPr>
        <w:t xml:space="preserve"> विप्पजहाय पुव्वसंजोगं</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एगे सहिए चरिस्सामि</w:t>
      </w:r>
      <w:r w:rsidR="004605FC" w:rsidRPr="007264F7">
        <w:rPr>
          <w:rFonts w:hint="cs"/>
          <w:sz w:val="24"/>
          <w:szCs w:val="24"/>
          <w:cs/>
          <w:lang w:bidi="sa-IN"/>
        </w:rPr>
        <w:t>,</w:t>
      </w:r>
      <w:r w:rsidR="004605FC" w:rsidRPr="007264F7">
        <w:rPr>
          <w:sz w:val="24"/>
          <w:szCs w:val="24"/>
          <w:cs/>
        </w:rPr>
        <w:t xml:space="preserve"> आरतमेहुणो विवित्तेसी ।।</w:t>
      </w:r>
    </w:p>
    <w:p w:rsidR="004605FC" w:rsidRPr="007264F7" w:rsidRDefault="0055514A"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२४८</w:t>
      </w:r>
      <w:r w:rsidRPr="0069493C">
        <w:rPr>
          <w:color w:val="00B050"/>
          <w:sz w:val="24"/>
          <w:szCs w:val="24"/>
        </w:rPr>
        <w:t>]</w:t>
      </w:r>
      <w:r w:rsidR="00B94631">
        <w:rPr>
          <w:rFonts w:hint="cs"/>
          <w:color w:val="00B050"/>
          <w:sz w:val="24"/>
          <w:szCs w:val="24"/>
          <w:cs/>
        </w:rPr>
        <w:tab/>
      </w:r>
      <w:r w:rsidR="004605FC" w:rsidRPr="007264F7">
        <w:rPr>
          <w:bCs w:val="0"/>
          <w:sz w:val="24"/>
          <w:szCs w:val="24"/>
          <w:cs/>
        </w:rPr>
        <w:t>सुहुमेणं तं पर</w:t>
      </w:r>
      <w:r w:rsidR="004605FC" w:rsidRPr="007264F7">
        <w:rPr>
          <w:rFonts w:hint="cs"/>
          <w:bCs w:val="0"/>
          <w:sz w:val="24"/>
          <w:szCs w:val="24"/>
          <w:cs/>
          <w:lang w:bidi="sa-IN"/>
        </w:rPr>
        <w:t>ि</w:t>
      </w:r>
      <w:r w:rsidR="004605FC" w:rsidRPr="007264F7">
        <w:rPr>
          <w:bCs w:val="0"/>
          <w:sz w:val="24"/>
          <w:szCs w:val="24"/>
          <w:cs/>
        </w:rPr>
        <w:t>क्कम्म</w:t>
      </w:r>
      <w:r w:rsidR="004605FC" w:rsidRPr="007264F7">
        <w:rPr>
          <w:rFonts w:hint="cs"/>
          <w:bCs w:val="0"/>
          <w:sz w:val="24"/>
          <w:szCs w:val="24"/>
          <w:cs/>
          <w:lang w:bidi="sa-IN"/>
        </w:rPr>
        <w:t>,</w:t>
      </w:r>
      <w:r w:rsidR="004605FC" w:rsidRPr="007264F7">
        <w:rPr>
          <w:bCs w:val="0"/>
          <w:sz w:val="24"/>
          <w:szCs w:val="24"/>
          <w:cs/>
        </w:rPr>
        <w:t xml:space="preserve"> छ</w:t>
      </w:r>
      <w:r w:rsidR="004605FC" w:rsidRPr="007264F7">
        <w:rPr>
          <w:rFonts w:hint="cs"/>
          <w:bCs w:val="0"/>
          <w:sz w:val="24"/>
          <w:szCs w:val="24"/>
          <w:cs/>
          <w:lang w:bidi="sa-IN"/>
        </w:rPr>
        <w:t>न्न</w:t>
      </w:r>
      <w:r w:rsidR="004605FC" w:rsidRPr="007264F7">
        <w:rPr>
          <w:bCs w:val="0"/>
          <w:sz w:val="24"/>
          <w:szCs w:val="24"/>
          <w:cs/>
        </w:rPr>
        <w:t>पएण इत्थीओ मंदा</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उवायं पि ताओ जाणंति</w:t>
      </w:r>
      <w:r w:rsidR="004605FC" w:rsidRPr="007264F7">
        <w:rPr>
          <w:rFonts w:hint="cs"/>
          <w:sz w:val="24"/>
          <w:szCs w:val="24"/>
          <w:cs/>
          <w:lang w:bidi="sa-IN"/>
        </w:rPr>
        <w:t>,</w:t>
      </w:r>
      <w:r w:rsidR="004605FC" w:rsidRPr="007264F7">
        <w:rPr>
          <w:sz w:val="24"/>
          <w:szCs w:val="24"/>
          <w:cs/>
        </w:rPr>
        <w:t xml:space="preserve"> जह लिस्संति भिक्खुणो एगे ।।</w:t>
      </w:r>
    </w:p>
    <w:p w:rsidR="004605FC" w:rsidRPr="007264F7" w:rsidRDefault="0055514A"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२४९</w:t>
      </w:r>
      <w:r w:rsidRPr="0069493C">
        <w:rPr>
          <w:color w:val="00B050"/>
          <w:sz w:val="24"/>
          <w:szCs w:val="24"/>
        </w:rPr>
        <w:t>]</w:t>
      </w:r>
      <w:r w:rsidR="00B94631">
        <w:rPr>
          <w:rFonts w:hint="cs"/>
          <w:color w:val="00B050"/>
          <w:sz w:val="24"/>
          <w:szCs w:val="24"/>
          <w:cs/>
        </w:rPr>
        <w:tab/>
      </w:r>
      <w:r w:rsidR="004605FC" w:rsidRPr="007264F7">
        <w:rPr>
          <w:bCs w:val="0"/>
          <w:sz w:val="24"/>
          <w:szCs w:val="24"/>
          <w:cs/>
        </w:rPr>
        <w:t>पासे भिसं नि</w:t>
      </w:r>
      <w:r w:rsidR="004605FC" w:rsidRPr="007264F7">
        <w:rPr>
          <w:rFonts w:hint="cs"/>
          <w:bCs w:val="0"/>
          <w:sz w:val="24"/>
          <w:szCs w:val="24"/>
          <w:cs/>
          <w:lang w:bidi="sa-IN"/>
        </w:rPr>
        <w:t>सी</w:t>
      </w:r>
      <w:r w:rsidR="004605FC" w:rsidRPr="007264F7">
        <w:rPr>
          <w:bCs w:val="0"/>
          <w:sz w:val="24"/>
          <w:szCs w:val="24"/>
          <w:cs/>
        </w:rPr>
        <w:t>यंति</w:t>
      </w:r>
      <w:r w:rsidR="004605FC" w:rsidRPr="007264F7">
        <w:rPr>
          <w:rFonts w:hint="cs"/>
          <w:bCs w:val="0"/>
          <w:sz w:val="24"/>
          <w:szCs w:val="24"/>
          <w:cs/>
          <w:lang w:bidi="sa-IN"/>
        </w:rPr>
        <w:t>,</w:t>
      </w:r>
      <w:r w:rsidR="004605FC" w:rsidRPr="007264F7">
        <w:rPr>
          <w:bCs w:val="0"/>
          <w:sz w:val="24"/>
          <w:szCs w:val="24"/>
          <w:cs/>
        </w:rPr>
        <w:t xml:space="preserve"> अभिक्खणं पोसवत्थं परिहिंति</w:t>
      </w:r>
      <w:r w:rsidR="004605FC" w:rsidRPr="007264F7">
        <w:rPr>
          <w:rFonts w:hint="cs"/>
          <w:bCs w:val="0"/>
          <w:sz w:val="24"/>
          <w:szCs w:val="24"/>
          <w:cs/>
          <w:lang w:bidi="sa-IN"/>
        </w:rPr>
        <w:t xml:space="preserve"> ।</w:t>
      </w:r>
    </w:p>
    <w:p w:rsidR="00550B94" w:rsidRDefault="00550B94" w:rsidP="00D45656">
      <w:pPr>
        <w:tabs>
          <w:tab w:val="left" w:pos="2610"/>
        </w:tabs>
        <w:spacing w:after="0" w:line="240" w:lineRule="auto"/>
        <w:ind w:right="1888"/>
        <w:contextualSpacing/>
        <w:rPr>
          <w:rFonts w:cs="Mangal"/>
          <w:sz w:val="24"/>
          <w:szCs w:val="24"/>
        </w:rPr>
      </w:pPr>
      <w:r>
        <w:rPr>
          <w:rFonts w:cs="Mangal" w:hint="cs"/>
          <w:sz w:val="24"/>
          <w:szCs w:val="24"/>
          <w:cs/>
        </w:rPr>
        <w:lastRenderedPageBreak/>
        <w:t>स</w:t>
      </w:r>
      <w:r w:rsidR="00F46855">
        <w:rPr>
          <w:rFonts w:cs="Mangal" w:hint="cs"/>
          <w:sz w:val="24"/>
          <w:szCs w:val="24"/>
          <w:cs/>
        </w:rPr>
        <w:t xml:space="preserve">ुयक्खंधो-१, अज्झयणं-४, उद्देसो-१ </w:t>
      </w:r>
    </w:p>
    <w:tbl>
      <w:tblPr>
        <w:tblW w:w="10065" w:type="dxa"/>
        <w:tblInd w:w="93" w:type="dxa"/>
        <w:tblBorders>
          <w:top w:val="single" w:sz="4" w:space="0" w:color="auto"/>
        </w:tblBorders>
        <w:tblLook w:val="04A0"/>
      </w:tblPr>
      <w:tblGrid>
        <w:gridCol w:w="10065"/>
      </w:tblGrid>
      <w:tr w:rsidR="00550B94" w:rsidTr="00900160">
        <w:trPr>
          <w:trHeight w:val="242"/>
        </w:trPr>
        <w:tc>
          <w:tcPr>
            <w:tcW w:w="10065" w:type="dxa"/>
            <w:tcBorders>
              <w:top w:val="single" w:sz="4" w:space="0" w:color="FF0000"/>
              <w:left w:val="nil"/>
              <w:bottom w:val="nil"/>
              <w:right w:val="nil"/>
            </w:tcBorders>
          </w:tcPr>
          <w:p w:rsidR="00550B94" w:rsidRDefault="00550B94" w:rsidP="00F9599B">
            <w:pPr>
              <w:tabs>
                <w:tab w:val="left" w:pos="2520"/>
                <w:tab w:val="left" w:pos="2610"/>
                <w:tab w:val="left" w:pos="8100"/>
              </w:tabs>
              <w:spacing w:after="0" w:line="240" w:lineRule="auto"/>
              <w:ind w:right="1888" w:firstLine="1890"/>
              <w:contextualSpacing/>
              <w:jc w:val="distribute"/>
              <w:rPr>
                <w:rFonts w:cs="Mangal"/>
                <w:sz w:val="24"/>
                <w:szCs w:val="24"/>
              </w:rPr>
            </w:pPr>
          </w:p>
        </w:tc>
      </w:tr>
    </w:tbl>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कायं अहे वि दंसंति</w:t>
      </w:r>
      <w:r w:rsidR="004605FC" w:rsidRPr="007264F7">
        <w:rPr>
          <w:rFonts w:hint="cs"/>
          <w:sz w:val="24"/>
          <w:szCs w:val="24"/>
          <w:cs/>
          <w:lang w:bidi="sa-IN"/>
        </w:rPr>
        <w:t>,</w:t>
      </w:r>
      <w:r w:rsidR="004605FC" w:rsidRPr="007264F7">
        <w:rPr>
          <w:sz w:val="24"/>
          <w:szCs w:val="24"/>
          <w:cs/>
        </w:rPr>
        <w:t xml:space="preserve"> बाहु मुद्धट्टु कक्खम</w:t>
      </w:r>
      <w:r w:rsidR="004605FC" w:rsidRPr="007264F7">
        <w:rPr>
          <w:rFonts w:hint="cs"/>
          <w:sz w:val="24"/>
          <w:szCs w:val="24"/>
          <w:cs/>
          <w:lang w:bidi="sa-IN"/>
        </w:rPr>
        <w:t>नु</w:t>
      </w:r>
      <w:r w:rsidR="004605FC" w:rsidRPr="007264F7">
        <w:rPr>
          <w:sz w:val="24"/>
          <w:szCs w:val="24"/>
          <w:cs/>
        </w:rPr>
        <w:t>व्वजे ।।</w:t>
      </w:r>
    </w:p>
    <w:p w:rsidR="004605FC" w:rsidRPr="007264F7" w:rsidRDefault="000B43F7"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२५०</w:t>
      </w:r>
      <w:r w:rsidRPr="0069493C">
        <w:rPr>
          <w:color w:val="00B050"/>
          <w:sz w:val="24"/>
          <w:szCs w:val="24"/>
        </w:rPr>
        <w:t>]</w:t>
      </w:r>
      <w:r w:rsidR="00B94631">
        <w:rPr>
          <w:rFonts w:hint="cs"/>
          <w:color w:val="00B050"/>
          <w:sz w:val="24"/>
          <w:szCs w:val="24"/>
          <w:cs/>
        </w:rPr>
        <w:tab/>
      </w:r>
      <w:r w:rsidR="004605FC" w:rsidRPr="007264F7">
        <w:rPr>
          <w:bCs w:val="0"/>
          <w:sz w:val="24"/>
          <w:szCs w:val="24"/>
          <w:cs/>
        </w:rPr>
        <w:t>सयणासणेहिं जोग्गेहिं</w:t>
      </w:r>
      <w:r w:rsidR="004605FC" w:rsidRPr="007264F7">
        <w:rPr>
          <w:rFonts w:hint="cs"/>
          <w:bCs w:val="0"/>
          <w:sz w:val="24"/>
          <w:szCs w:val="24"/>
          <w:cs/>
          <w:lang w:bidi="sa-IN"/>
        </w:rPr>
        <w:t>,</w:t>
      </w:r>
      <w:r w:rsidR="004605FC" w:rsidRPr="007264F7">
        <w:rPr>
          <w:bCs w:val="0"/>
          <w:sz w:val="24"/>
          <w:szCs w:val="24"/>
          <w:cs/>
        </w:rPr>
        <w:t xml:space="preserve"> इत्थीओ एगया निमंतति</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एयाणि चेव से जाणे</w:t>
      </w:r>
      <w:r w:rsidR="004605FC" w:rsidRPr="007264F7">
        <w:rPr>
          <w:rFonts w:hint="cs"/>
          <w:sz w:val="24"/>
          <w:szCs w:val="24"/>
          <w:cs/>
          <w:lang w:bidi="sa-IN"/>
        </w:rPr>
        <w:t>,</w:t>
      </w:r>
      <w:r w:rsidR="004605FC" w:rsidRPr="007264F7">
        <w:rPr>
          <w:sz w:val="24"/>
          <w:szCs w:val="24"/>
          <w:cs/>
        </w:rPr>
        <w:t xml:space="preserve"> पासाणि विरूवरूवाणि ।।</w:t>
      </w:r>
    </w:p>
    <w:p w:rsidR="004605FC" w:rsidRPr="007264F7" w:rsidRDefault="000B43F7"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२५१</w:t>
      </w:r>
      <w:r w:rsidRPr="0069493C">
        <w:rPr>
          <w:color w:val="00B050"/>
          <w:sz w:val="24"/>
          <w:szCs w:val="24"/>
        </w:rPr>
        <w:t>]</w:t>
      </w:r>
      <w:r w:rsidR="00B94631">
        <w:rPr>
          <w:rFonts w:hint="cs"/>
          <w:color w:val="00B050"/>
          <w:sz w:val="24"/>
          <w:szCs w:val="24"/>
          <w:cs/>
        </w:rPr>
        <w:tab/>
      </w:r>
      <w:r w:rsidR="004605FC" w:rsidRPr="007264F7">
        <w:rPr>
          <w:bCs w:val="0"/>
          <w:sz w:val="24"/>
          <w:szCs w:val="24"/>
          <w:cs/>
        </w:rPr>
        <w:t>नो तासु चक्खु संधेज्जा</w:t>
      </w:r>
      <w:r w:rsidR="004605FC" w:rsidRPr="007264F7">
        <w:rPr>
          <w:rFonts w:hint="cs"/>
          <w:bCs w:val="0"/>
          <w:sz w:val="24"/>
          <w:szCs w:val="24"/>
          <w:cs/>
          <w:lang w:bidi="sa-IN"/>
        </w:rPr>
        <w:t>,</w:t>
      </w:r>
      <w:r w:rsidR="004605FC" w:rsidRPr="007264F7">
        <w:rPr>
          <w:bCs w:val="0"/>
          <w:sz w:val="24"/>
          <w:szCs w:val="24"/>
          <w:cs/>
        </w:rPr>
        <w:t xml:space="preserve"> नो वि य साहसं सम</w:t>
      </w:r>
      <w:r w:rsidR="004605FC" w:rsidRPr="007264F7">
        <w:rPr>
          <w:rFonts w:hint="cs"/>
          <w:bCs w:val="0"/>
          <w:sz w:val="24"/>
          <w:szCs w:val="24"/>
          <w:cs/>
          <w:lang w:bidi="sa-IN"/>
        </w:rPr>
        <w:t>भि</w:t>
      </w:r>
      <w:r w:rsidR="004605FC" w:rsidRPr="007264F7">
        <w:rPr>
          <w:bCs w:val="0"/>
          <w:sz w:val="24"/>
          <w:szCs w:val="24"/>
          <w:cs/>
        </w:rPr>
        <w:t>जाणे</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नो सद्धियं पि विहरेज्जा</w:t>
      </w:r>
      <w:r w:rsidR="004605FC" w:rsidRPr="007264F7">
        <w:rPr>
          <w:rFonts w:hint="cs"/>
          <w:sz w:val="24"/>
          <w:szCs w:val="24"/>
          <w:cs/>
          <w:lang w:bidi="sa-IN"/>
        </w:rPr>
        <w:t>,</w:t>
      </w:r>
      <w:r w:rsidR="004605FC" w:rsidRPr="007264F7">
        <w:rPr>
          <w:sz w:val="24"/>
          <w:szCs w:val="24"/>
          <w:cs/>
        </w:rPr>
        <w:t xml:space="preserve"> एवमप्पा सुरक्खिओ होइ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२५२</w:t>
      </w:r>
      <w:r w:rsidRPr="0069493C">
        <w:rPr>
          <w:color w:val="00B050"/>
          <w:sz w:val="24"/>
          <w:szCs w:val="24"/>
        </w:rPr>
        <w:t>]</w:t>
      </w:r>
      <w:r w:rsidR="00B94631">
        <w:rPr>
          <w:rFonts w:hint="cs"/>
          <w:color w:val="00B050"/>
          <w:sz w:val="24"/>
          <w:szCs w:val="24"/>
          <w:cs/>
        </w:rPr>
        <w:tab/>
      </w:r>
      <w:r w:rsidR="004605FC" w:rsidRPr="007264F7">
        <w:rPr>
          <w:bCs w:val="0"/>
          <w:sz w:val="24"/>
          <w:szCs w:val="24"/>
          <w:cs/>
        </w:rPr>
        <w:t xml:space="preserve">आमंतिय </w:t>
      </w:r>
      <w:r w:rsidR="004605FC" w:rsidRPr="007264F7">
        <w:rPr>
          <w:rFonts w:hint="cs"/>
          <w:bCs w:val="0"/>
          <w:sz w:val="24"/>
          <w:szCs w:val="24"/>
          <w:cs/>
          <w:lang w:bidi="sa-IN"/>
        </w:rPr>
        <w:t>उस्साविया,</w:t>
      </w:r>
      <w:r w:rsidR="004605FC" w:rsidRPr="007264F7">
        <w:rPr>
          <w:bCs w:val="0"/>
          <w:sz w:val="24"/>
          <w:szCs w:val="24"/>
          <w:cs/>
        </w:rPr>
        <w:t xml:space="preserve"> भिक्खुं आयसा निमंतेति</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एयाणि चेव से जाणे</w:t>
      </w:r>
      <w:r w:rsidR="004605FC" w:rsidRPr="007264F7">
        <w:rPr>
          <w:rFonts w:hint="cs"/>
          <w:sz w:val="24"/>
          <w:szCs w:val="24"/>
          <w:cs/>
          <w:lang w:bidi="sa-IN"/>
        </w:rPr>
        <w:t>,</w:t>
      </w:r>
      <w:r w:rsidR="004605FC" w:rsidRPr="007264F7">
        <w:rPr>
          <w:sz w:val="24"/>
          <w:szCs w:val="24"/>
          <w:cs/>
        </w:rPr>
        <w:t xml:space="preserve"> सद्दाणि विरूवरूवाणि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२५३</w:t>
      </w:r>
      <w:r w:rsidRPr="0069493C">
        <w:rPr>
          <w:color w:val="00B050"/>
          <w:sz w:val="24"/>
          <w:szCs w:val="24"/>
        </w:rPr>
        <w:t>]</w:t>
      </w:r>
      <w:r w:rsidR="00B94631">
        <w:rPr>
          <w:rFonts w:hint="cs"/>
          <w:color w:val="00B050"/>
          <w:sz w:val="24"/>
          <w:szCs w:val="24"/>
          <w:cs/>
        </w:rPr>
        <w:tab/>
      </w:r>
      <w:r w:rsidR="004605FC" w:rsidRPr="007264F7">
        <w:rPr>
          <w:bCs w:val="0"/>
          <w:sz w:val="24"/>
          <w:szCs w:val="24"/>
          <w:cs/>
        </w:rPr>
        <w:t>म</w:t>
      </w:r>
      <w:r w:rsidR="004605FC" w:rsidRPr="007264F7">
        <w:rPr>
          <w:rFonts w:hint="cs"/>
          <w:bCs w:val="0"/>
          <w:sz w:val="24"/>
          <w:szCs w:val="24"/>
          <w:cs/>
          <w:lang w:bidi="sa-IN"/>
        </w:rPr>
        <w:t>न</w:t>
      </w:r>
      <w:r w:rsidR="004605FC" w:rsidRPr="007264F7">
        <w:rPr>
          <w:bCs w:val="0"/>
          <w:sz w:val="24"/>
          <w:szCs w:val="24"/>
          <w:cs/>
        </w:rPr>
        <w:t>बंधणेहि</w:t>
      </w:r>
      <w:r w:rsidR="004605FC" w:rsidRPr="007264F7">
        <w:rPr>
          <w:rFonts w:hint="cs"/>
          <w:bCs w:val="0"/>
          <w:sz w:val="24"/>
          <w:szCs w:val="24"/>
          <w:cs/>
        </w:rPr>
        <w:t>ं</w:t>
      </w:r>
      <w:r w:rsidR="004605FC" w:rsidRPr="007264F7">
        <w:rPr>
          <w:bCs w:val="0"/>
          <w:sz w:val="24"/>
          <w:szCs w:val="24"/>
          <w:cs/>
        </w:rPr>
        <w:t xml:space="preserve"> </w:t>
      </w:r>
      <w:r w:rsidR="004605FC" w:rsidRPr="007264F7">
        <w:rPr>
          <w:rFonts w:hint="cs"/>
          <w:bCs w:val="0"/>
          <w:sz w:val="24"/>
          <w:szCs w:val="24"/>
          <w:cs/>
          <w:lang w:bidi="sa-IN"/>
        </w:rPr>
        <w:t>ने</w:t>
      </w:r>
      <w:r w:rsidR="004605FC" w:rsidRPr="007264F7">
        <w:rPr>
          <w:bCs w:val="0"/>
          <w:sz w:val="24"/>
          <w:szCs w:val="24"/>
          <w:cs/>
        </w:rPr>
        <w:t>गेहिं</w:t>
      </w:r>
      <w:r w:rsidR="004605FC" w:rsidRPr="007264F7">
        <w:rPr>
          <w:rFonts w:hint="cs"/>
          <w:bCs w:val="0"/>
          <w:sz w:val="24"/>
          <w:szCs w:val="24"/>
          <w:cs/>
          <w:lang w:bidi="sa-IN"/>
        </w:rPr>
        <w:t>,</w:t>
      </w:r>
      <w:r w:rsidR="004605FC" w:rsidRPr="007264F7">
        <w:rPr>
          <w:bCs w:val="0"/>
          <w:sz w:val="24"/>
          <w:szCs w:val="24"/>
          <w:cs/>
        </w:rPr>
        <w:t xml:space="preserve"> कलुणवि</w:t>
      </w:r>
      <w:r w:rsidR="004605FC" w:rsidRPr="007264F7">
        <w:rPr>
          <w:rFonts w:hint="cs"/>
          <w:bCs w:val="0"/>
          <w:sz w:val="24"/>
          <w:szCs w:val="24"/>
          <w:cs/>
          <w:lang w:bidi="sa-IN"/>
        </w:rPr>
        <w:t>नी</w:t>
      </w:r>
      <w:r w:rsidR="004605FC" w:rsidRPr="007264F7">
        <w:rPr>
          <w:bCs w:val="0"/>
          <w:sz w:val="24"/>
          <w:szCs w:val="24"/>
          <w:cs/>
        </w:rPr>
        <w:t>यमुवगसित्ताणं</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अदु मंजुलाइं भासंति</w:t>
      </w:r>
      <w:r w:rsidR="004605FC" w:rsidRPr="007264F7">
        <w:rPr>
          <w:rFonts w:hint="cs"/>
          <w:sz w:val="24"/>
          <w:szCs w:val="24"/>
          <w:cs/>
          <w:lang w:bidi="sa-IN"/>
        </w:rPr>
        <w:t>,</w:t>
      </w:r>
      <w:r w:rsidR="004605FC" w:rsidRPr="007264F7">
        <w:rPr>
          <w:sz w:val="24"/>
          <w:szCs w:val="24"/>
          <w:cs/>
        </w:rPr>
        <w:t xml:space="preserve"> आणवयंति भि</w:t>
      </w:r>
      <w:r w:rsidR="004605FC" w:rsidRPr="007264F7">
        <w:rPr>
          <w:rFonts w:hint="cs"/>
          <w:sz w:val="24"/>
          <w:szCs w:val="24"/>
          <w:cs/>
          <w:lang w:bidi="sa-IN"/>
        </w:rPr>
        <w:t>न्न</w:t>
      </w:r>
      <w:r w:rsidR="004605FC" w:rsidRPr="007264F7">
        <w:rPr>
          <w:sz w:val="24"/>
          <w:szCs w:val="24"/>
          <w:cs/>
        </w:rPr>
        <w:t>कहाहिं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२५४</w:t>
      </w:r>
      <w:r w:rsidRPr="0069493C">
        <w:rPr>
          <w:color w:val="00B050"/>
          <w:sz w:val="24"/>
          <w:szCs w:val="24"/>
        </w:rPr>
        <w:t>]</w:t>
      </w:r>
      <w:r w:rsidR="00B94631">
        <w:rPr>
          <w:rFonts w:hint="cs"/>
          <w:color w:val="00B050"/>
          <w:sz w:val="24"/>
          <w:szCs w:val="24"/>
          <w:cs/>
        </w:rPr>
        <w:tab/>
      </w:r>
      <w:r w:rsidR="004605FC" w:rsidRPr="007264F7">
        <w:rPr>
          <w:bCs w:val="0"/>
          <w:sz w:val="24"/>
          <w:szCs w:val="24"/>
          <w:cs/>
        </w:rPr>
        <w:t>सीहं जहा व कुणिमेणं</w:t>
      </w:r>
      <w:r w:rsidR="004605FC" w:rsidRPr="007264F7">
        <w:rPr>
          <w:rFonts w:hint="cs"/>
          <w:bCs w:val="0"/>
          <w:sz w:val="24"/>
          <w:szCs w:val="24"/>
          <w:cs/>
          <w:lang w:bidi="sa-IN"/>
        </w:rPr>
        <w:t>,</w:t>
      </w:r>
      <w:r w:rsidR="004605FC" w:rsidRPr="007264F7">
        <w:rPr>
          <w:bCs w:val="0"/>
          <w:sz w:val="24"/>
          <w:szCs w:val="24"/>
          <w:cs/>
        </w:rPr>
        <w:t xml:space="preserve"> निब्भयमेगचरं</w:t>
      </w:r>
      <w:r w:rsidR="004605FC" w:rsidRPr="007264F7">
        <w:rPr>
          <w:rFonts w:hint="cs"/>
          <w:bCs w:val="0"/>
          <w:sz w:val="24"/>
          <w:szCs w:val="24"/>
          <w:cs/>
          <w:lang w:bidi="sa-IN"/>
        </w:rPr>
        <w:t>ति</w:t>
      </w:r>
      <w:r w:rsidR="004605FC" w:rsidRPr="007264F7">
        <w:rPr>
          <w:bCs w:val="0"/>
          <w:sz w:val="24"/>
          <w:szCs w:val="24"/>
          <w:cs/>
        </w:rPr>
        <w:t xml:space="preserve"> पासेणं</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एवित्थियाओ बंधंति</w:t>
      </w:r>
      <w:r w:rsidR="004605FC" w:rsidRPr="007264F7">
        <w:rPr>
          <w:rFonts w:hint="cs"/>
          <w:sz w:val="24"/>
          <w:szCs w:val="24"/>
          <w:cs/>
          <w:lang w:bidi="sa-IN"/>
        </w:rPr>
        <w:t>,</w:t>
      </w:r>
      <w:r w:rsidR="004605FC" w:rsidRPr="007264F7">
        <w:rPr>
          <w:sz w:val="24"/>
          <w:szCs w:val="24"/>
          <w:cs/>
        </w:rPr>
        <w:t xml:space="preserve"> संवुड</w:t>
      </w:r>
      <w:r w:rsidR="004605FC" w:rsidRPr="007264F7">
        <w:rPr>
          <w:rFonts w:hint="cs"/>
          <w:sz w:val="24"/>
          <w:szCs w:val="24"/>
          <w:cs/>
        </w:rPr>
        <w:t>ं ए</w:t>
      </w:r>
      <w:r w:rsidR="004605FC" w:rsidRPr="007264F7">
        <w:rPr>
          <w:sz w:val="24"/>
          <w:szCs w:val="24"/>
          <w:cs/>
        </w:rPr>
        <w:t>गतियम</w:t>
      </w:r>
      <w:r w:rsidR="004605FC" w:rsidRPr="007264F7">
        <w:rPr>
          <w:rFonts w:hint="cs"/>
          <w:sz w:val="24"/>
          <w:szCs w:val="24"/>
          <w:cs/>
          <w:lang w:bidi="sa-IN"/>
        </w:rPr>
        <w:t>न</w:t>
      </w:r>
      <w:r w:rsidR="004605FC" w:rsidRPr="007264F7">
        <w:rPr>
          <w:sz w:val="24"/>
          <w:szCs w:val="24"/>
          <w:cs/>
        </w:rPr>
        <w:t>गारं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२५५</w:t>
      </w:r>
      <w:r w:rsidRPr="0069493C">
        <w:rPr>
          <w:color w:val="00B050"/>
          <w:sz w:val="24"/>
          <w:szCs w:val="24"/>
        </w:rPr>
        <w:t>]</w:t>
      </w:r>
      <w:r w:rsidR="00B94631">
        <w:rPr>
          <w:rFonts w:hint="cs"/>
          <w:color w:val="00B050"/>
          <w:sz w:val="24"/>
          <w:szCs w:val="24"/>
          <w:cs/>
        </w:rPr>
        <w:tab/>
      </w:r>
      <w:r w:rsidR="004605FC" w:rsidRPr="007264F7">
        <w:rPr>
          <w:bCs w:val="0"/>
          <w:sz w:val="24"/>
          <w:szCs w:val="24"/>
          <w:cs/>
        </w:rPr>
        <w:t>अह तत्थ पुणो नमयंति</w:t>
      </w:r>
      <w:r w:rsidR="004605FC" w:rsidRPr="007264F7">
        <w:rPr>
          <w:rFonts w:hint="cs"/>
          <w:bCs w:val="0"/>
          <w:sz w:val="24"/>
          <w:szCs w:val="24"/>
          <w:cs/>
          <w:lang w:bidi="sa-IN"/>
        </w:rPr>
        <w:t>,</w:t>
      </w:r>
      <w:r w:rsidR="004605FC" w:rsidRPr="007264F7">
        <w:rPr>
          <w:bCs w:val="0"/>
          <w:sz w:val="24"/>
          <w:szCs w:val="24"/>
          <w:cs/>
        </w:rPr>
        <w:t xml:space="preserve"> रहकारो व ने</w:t>
      </w:r>
      <w:r w:rsidR="004605FC" w:rsidRPr="007264F7">
        <w:rPr>
          <w:rFonts w:hint="cs"/>
          <w:bCs w:val="0"/>
          <w:sz w:val="24"/>
          <w:szCs w:val="24"/>
          <w:cs/>
          <w:lang w:bidi="sa-IN"/>
        </w:rPr>
        <w:t>मि</w:t>
      </w:r>
      <w:r w:rsidR="004605FC" w:rsidRPr="007264F7">
        <w:rPr>
          <w:bCs w:val="0"/>
          <w:sz w:val="24"/>
          <w:szCs w:val="24"/>
          <w:cs/>
        </w:rPr>
        <w:t xml:space="preserve"> </w:t>
      </w:r>
      <w:r w:rsidR="004605FC" w:rsidRPr="007264F7">
        <w:rPr>
          <w:rFonts w:hint="cs"/>
          <w:bCs w:val="0"/>
          <w:sz w:val="24"/>
          <w:szCs w:val="24"/>
          <w:cs/>
          <w:lang w:bidi="sa-IN"/>
        </w:rPr>
        <w:t>आनु</w:t>
      </w:r>
      <w:r w:rsidR="004605FC" w:rsidRPr="007264F7">
        <w:rPr>
          <w:bCs w:val="0"/>
          <w:sz w:val="24"/>
          <w:szCs w:val="24"/>
          <w:cs/>
        </w:rPr>
        <w:t>पुव्वीए</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बद्धे मिए व पासेणं</w:t>
      </w:r>
      <w:r w:rsidR="004605FC" w:rsidRPr="007264F7">
        <w:rPr>
          <w:rFonts w:hint="cs"/>
          <w:sz w:val="24"/>
          <w:szCs w:val="24"/>
          <w:cs/>
          <w:lang w:bidi="sa-IN"/>
        </w:rPr>
        <w:t>,</w:t>
      </w:r>
      <w:r w:rsidR="004605FC" w:rsidRPr="007264F7">
        <w:rPr>
          <w:sz w:val="24"/>
          <w:szCs w:val="24"/>
          <w:cs/>
        </w:rPr>
        <w:t xml:space="preserve"> फंदंते वि न मुच्चई ताहे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२५६</w:t>
      </w:r>
      <w:r w:rsidRPr="0069493C">
        <w:rPr>
          <w:color w:val="00B050"/>
          <w:sz w:val="24"/>
          <w:szCs w:val="24"/>
        </w:rPr>
        <w:t>]</w:t>
      </w:r>
      <w:r w:rsidR="00B94631">
        <w:rPr>
          <w:rFonts w:hint="cs"/>
          <w:color w:val="00B050"/>
          <w:sz w:val="24"/>
          <w:szCs w:val="24"/>
          <w:cs/>
        </w:rPr>
        <w:tab/>
      </w:r>
      <w:r w:rsidR="004605FC" w:rsidRPr="007264F7">
        <w:rPr>
          <w:bCs w:val="0"/>
          <w:sz w:val="24"/>
          <w:szCs w:val="24"/>
          <w:cs/>
        </w:rPr>
        <w:t>अह सेऽणुतप्पई पच्छा</w:t>
      </w:r>
      <w:r w:rsidR="004605FC" w:rsidRPr="007264F7">
        <w:rPr>
          <w:rFonts w:hint="cs"/>
          <w:bCs w:val="0"/>
          <w:sz w:val="24"/>
          <w:szCs w:val="24"/>
          <w:cs/>
          <w:lang w:bidi="sa-IN"/>
        </w:rPr>
        <w:t>,</w:t>
      </w:r>
      <w:r w:rsidR="004605FC" w:rsidRPr="007264F7">
        <w:rPr>
          <w:bCs w:val="0"/>
          <w:sz w:val="24"/>
          <w:szCs w:val="24"/>
          <w:cs/>
        </w:rPr>
        <w:t xml:space="preserve"> भोच्चा पायसं व विसमिस्सं</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एवं वि</w:t>
      </w:r>
      <w:r w:rsidR="004605FC" w:rsidRPr="007264F7">
        <w:rPr>
          <w:rFonts w:hint="cs"/>
          <w:sz w:val="24"/>
          <w:szCs w:val="24"/>
          <w:cs/>
          <w:lang w:bidi="sa-IN"/>
        </w:rPr>
        <w:t>वे</w:t>
      </w:r>
      <w:r w:rsidR="004605FC" w:rsidRPr="007264F7">
        <w:rPr>
          <w:sz w:val="24"/>
          <w:szCs w:val="24"/>
          <w:cs/>
        </w:rPr>
        <w:t>गमा</w:t>
      </w:r>
      <w:r w:rsidR="004605FC" w:rsidRPr="007264F7">
        <w:rPr>
          <w:rFonts w:hint="cs"/>
          <w:sz w:val="24"/>
          <w:szCs w:val="24"/>
          <w:cs/>
          <w:lang w:bidi="sa-IN"/>
        </w:rPr>
        <w:t>दाय,</w:t>
      </w:r>
      <w:r w:rsidR="004605FC" w:rsidRPr="007264F7">
        <w:rPr>
          <w:sz w:val="24"/>
          <w:szCs w:val="24"/>
          <w:cs/>
        </w:rPr>
        <w:t xml:space="preserve"> संवासो न कप्प</w:t>
      </w:r>
      <w:r w:rsidR="004605FC" w:rsidRPr="007264F7">
        <w:rPr>
          <w:rFonts w:hint="cs"/>
          <w:sz w:val="24"/>
          <w:szCs w:val="24"/>
          <w:cs/>
        </w:rPr>
        <w:t>ए</w:t>
      </w:r>
      <w:r w:rsidR="004605FC" w:rsidRPr="007264F7">
        <w:rPr>
          <w:sz w:val="24"/>
          <w:szCs w:val="24"/>
          <w:cs/>
        </w:rPr>
        <w:t xml:space="preserve"> दविए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२५७</w:t>
      </w:r>
      <w:r w:rsidRPr="0069493C">
        <w:rPr>
          <w:color w:val="00B050"/>
          <w:sz w:val="24"/>
          <w:szCs w:val="24"/>
        </w:rPr>
        <w:t>]</w:t>
      </w:r>
      <w:r w:rsidR="00B94631">
        <w:rPr>
          <w:rFonts w:hint="cs"/>
          <w:color w:val="00B050"/>
          <w:sz w:val="24"/>
          <w:szCs w:val="24"/>
          <w:cs/>
        </w:rPr>
        <w:tab/>
      </w:r>
      <w:r w:rsidR="004605FC" w:rsidRPr="007264F7">
        <w:rPr>
          <w:bCs w:val="0"/>
          <w:sz w:val="24"/>
          <w:szCs w:val="24"/>
          <w:cs/>
        </w:rPr>
        <w:t>तम्हा उ वज्जए इत्थी</w:t>
      </w:r>
      <w:r w:rsidR="004605FC" w:rsidRPr="007264F7">
        <w:rPr>
          <w:rFonts w:hint="cs"/>
          <w:bCs w:val="0"/>
          <w:sz w:val="24"/>
          <w:szCs w:val="24"/>
          <w:cs/>
          <w:lang w:bidi="sa-IN"/>
        </w:rPr>
        <w:t>,</w:t>
      </w:r>
      <w:r w:rsidR="004605FC" w:rsidRPr="007264F7">
        <w:rPr>
          <w:bCs w:val="0"/>
          <w:sz w:val="24"/>
          <w:szCs w:val="24"/>
          <w:cs/>
        </w:rPr>
        <w:t xml:space="preserve"> विसलित्तं व कंटगं नच्चा</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ओए कुलाणि वसवत्ती</w:t>
      </w:r>
      <w:r w:rsidR="004605FC" w:rsidRPr="007264F7">
        <w:rPr>
          <w:rFonts w:hint="cs"/>
          <w:sz w:val="24"/>
          <w:szCs w:val="24"/>
          <w:cs/>
          <w:lang w:bidi="sa-IN"/>
        </w:rPr>
        <w:t>,</w:t>
      </w:r>
      <w:r w:rsidR="004605FC" w:rsidRPr="007264F7">
        <w:rPr>
          <w:sz w:val="24"/>
          <w:szCs w:val="24"/>
          <w:cs/>
        </w:rPr>
        <w:t xml:space="preserve"> आ</w:t>
      </w:r>
      <w:r w:rsidR="004605FC" w:rsidRPr="007264F7">
        <w:rPr>
          <w:rFonts w:hint="cs"/>
          <w:sz w:val="24"/>
          <w:szCs w:val="24"/>
          <w:cs/>
          <w:lang w:bidi="sa-IN"/>
        </w:rPr>
        <w:t>घाते</w:t>
      </w:r>
      <w:r w:rsidR="004605FC" w:rsidRPr="007264F7">
        <w:rPr>
          <w:sz w:val="24"/>
          <w:szCs w:val="24"/>
          <w:cs/>
        </w:rPr>
        <w:t xml:space="preserve"> न से वि निग्गंथे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२५८</w:t>
      </w:r>
      <w:r w:rsidRPr="0069493C">
        <w:rPr>
          <w:color w:val="00B050"/>
          <w:sz w:val="24"/>
          <w:szCs w:val="24"/>
        </w:rPr>
        <w:t>]</w:t>
      </w:r>
      <w:r w:rsidR="00B94631">
        <w:rPr>
          <w:rFonts w:hint="cs"/>
          <w:color w:val="00B050"/>
          <w:sz w:val="24"/>
          <w:szCs w:val="24"/>
          <w:cs/>
        </w:rPr>
        <w:tab/>
      </w:r>
      <w:r w:rsidR="004605FC" w:rsidRPr="007264F7">
        <w:rPr>
          <w:bCs w:val="0"/>
          <w:sz w:val="24"/>
          <w:szCs w:val="24"/>
          <w:cs/>
        </w:rPr>
        <w:t xml:space="preserve">जे एयं उंछं </w:t>
      </w:r>
      <w:r w:rsidR="004605FC" w:rsidRPr="007264F7">
        <w:rPr>
          <w:rFonts w:hint="cs"/>
          <w:bCs w:val="0"/>
          <w:sz w:val="24"/>
          <w:szCs w:val="24"/>
          <w:cs/>
          <w:lang w:bidi="sa-IN"/>
        </w:rPr>
        <w:t>अनु</w:t>
      </w:r>
      <w:r w:rsidR="004605FC" w:rsidRPr="007264F7">
        <w:rPr>
          <w:bCs w:val="0"/>
          <w:sz w:val="24"/>
          <w:szCs w:val="24"/>
          <w:cs/>
        </w:rPr>
        <w:t>गिद्धा</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न्न</w:t>
      </w:r>
      <w:r w:rsidR="004605FC" w:rsidRPr="007264F7">
        <w:rPr>
          <w:bCs w:val="0"/>
          <w:sz w:val="24"/>
          <w:szCs w:val="24"/>
          <w:cs/>
        </w:rPr>
        <w:t>यरा हु</w:t>
      </w:r>
      <w:r w:rsidR="004605FC" w:rsidRPr="007264F7">
        <w:rPr>
          <w:rFonts w:hint="cs"/>
          <w:bCs w:val="0"/>
          <w:sz w:val="24"/>
          <w:szCs w:val="24"/>
          <w:cs/>
          <w:lang w:bidi="sa-IN"/>
        </w:rPr>
        <w:t>ंति</w:t>
      </w:r>
      <w:r w:rsidR="004605FC" w:rsidRPr="007264F7">
        <w:rPr>
          <w:bCs w:val="0"/>
          <w:sz w:val="24"/>
          <w:szCs w:val="24"/>
          <w:cs/>
        </w:rPr>
        <w:t xml:space="preserve"> कुसीलाणं</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सुतवस्सिए वि से भिक्खू</w:t>
      </w:r>
      <w:r w:rsidR="004605FC" w:rsidRPr="007264F7">
        <w:rPr>
          <w:rFonts w:hint="cs"/>
          <w:sz w:val="24"/>
          <w:szCs w:val="24"/>
          <w:cs/>
          <w:lang w:bidi="sa-IN"/>
        </w:rPr>
        <w:t>,</w:t>
      </w:r>
      <w:r w:rsidR="004605FC" w:rsidRPr="007264F7">
        <w:rPr>
          <w:sz w:val="24"/>
          <w:szCs w:val="24"/>
          <w:cs/>
        </w:rPr>
        <w:t xml:space="preserve"> नो विहरे सह</w:t>
      </w:r>
      <w:r w:rsidR="004605FC" w:rsidRPr="007264F7">
        <w:rPr>
          <w:rFonts w:hint="cs"/>
          <w:sz w:val="24"/>
          <w:szCs w:val="24"/>
          <w:cs/>
          <w:lang w:bidi="sa-IN"/>
        </w:rPr>
        <w:t xml:space="preserve"> न</w:t>
      </w:r>
      <w:r w:rsidR="004605FC" w:rsidRPr="007264F7">
        <w:rPr>
          <w:sz w:val="24"/>
          <w:szCs w:val="24"/>
          <w:cs/>
        </w:rPr>
        <w:t>मित्थीसु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२५९</w:t>
      </w:r>
      <w:r w:rsidRPr="0069493C">
        <w:rPr>
          <w:color w:val="00B050"/>
          <w:sz w:val="24"/>
          <w:szCs w:val="24"/>
        </w:rPr>
        <w:t>]</w:t>
      </w:r>
      <w:r w:rsidR="00B94631">
        <w:rPr>
          <w:rFonts w:hint="cs"/>
          <w:color w:val="00B050"/>
          <w:sz w:val="24"/>
          <w:szCs w:val="24"/>
          <w:cs/>
        </w:rPr>
        <w:tab/>
      </w:r>
      <w:r w:rsidR="004605FC" w:rsidRPr="007264F7">
        <w:rPr>
          <w:bCs w:val="0"/>
          <w:sz w:val="24"/>
          <w:szCs w:val="24"/>
          <w:cs/>
        </w:rPr>
        <w:t>अवि घूयराहिं सुण्हाहिं</w:t>
      </w:r>
      <w:r w:rsidR="004605FC" w:rsidRPr="007264F7">
        <w:rPr>
          <w:rFonts w:hint="cs"/>
          <w:bCs w:val="0"/>
          <w:sz w:val="24"/>
          <w:szCs w:val="24"/>
          <w:cs/>
          <w:lang w:bidi="sa-IN"/>
        </w:rPr>
        <w:t>,</w:t>
      </w:r>
      <w:r w:rsidR="004605FC" w:rsidRPr="007264F7">
        <w:rPr>
          <w:bCs w:val="0"/>
          <w:sz w:val="24"/>
          <w:szCs w:val="24"/>
          <w:cs/>
        </w:rPr>
        <w:t xml:space="preserve"> धाईहिं अदुवा दासीहिं</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महतीहिं वा कुमारीहिं</w:t>
      </w:r>
      <w:r w:rsidR="004605FC" w:rsidRPr="007264F7">
        <w:rPr>
          <w:rFonts w:hint="cs"/>
          <w:sz w:val="24"/>
          <w:szCs w:val="24"/>
          <w:cs/>
          <w:lang w:bidi="sa-IN"/>
        </w:rPr>
        <w:t>,</w:t>
      </w:r>
      <w:r w:rsidR="004605FC" w:rsidRPr="007264F7">
        <w:rPr>
          <w:sz w:val="24"/>
          <w:szCs w:val="24"/>
          <w:cs/>
        </w:rPr>
        <w:t xml:space="preserve"> संथवं से न कुज्जा अ</w:t>
      </w:r>
      <w:r w:rsidR="004605FC" w:rsidRPr="007264F7">
        <w:rPr>
          <w:rFonts w:hint="cs"/>
          <w:sz w:val="24"/>
          <w:szCs w:val="24"/>
          <w:cs/>
          <w:lang w:bidi="sa-IN"/>
        </w:rPr>
        <w:t>न</w:t>
      </w:r>
      <w:r w:rsidR="004605FC" w:rsidRPr="007264F7">
        <w:rPr>
          <w:sz w:val="24"/>
          <w:szCs w:val="24"/>
          <w:cs/>
        </w:rPr>
        <w:t>गारे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२६०</w:t>
      </w:r>
      <w:r w:rsidRPr="0069493C">
        <w:rPr>
          <w:color w:val="00B050"/>
          <w:sz w:val="24"/>
          <w:szCs w:val="24"/>
        </w:rPr>
        <w:t>]</w:t>
      </w:r>
      <w:r w:rsidR="00B94631">
        <w:rPr>
          <w:rFonts w:hint="cs"/>
          <w:color w:val="00B050"/>
          <w:sz w:val="24"/>
          <w:szCs w:val="24"/>
          <w:cs/>
        </w:rPr>
        <w:tab/>
      </w:r>
      <w:r w:rsidR="004605FC" w:rsidRPr="007264F7">
        <w:rPr>
          <w:bCs w:val="0"/>
          <w:sz w:val="24"/>
          <w:szCs w:val="24"/>
          <w:cs/>
        </w:rPr>
        <w:t>अदु नाइणं व सुहिणं वा</w:t>
      </w:r>
      <w:r w:rsidR="004605FC" w:rsidRPr="007264F7">
        <w:rPr>
          <w:rFonts w:hint="cs"/>
          <w:bCs w:val="0"/>
          <w:sz w:val="24"/>
          <w:szCs w:val="24"/>
          <w:cs/>
          <w:lang w:bidi="sa-IN"/>
        </w:rPr>
        <w:t>,</w:t>
      </w:r>
      <w:r w:rsidR="004605FC" w:rsidRPr="007264F7">
        <w:rPr>
          <w:bCs w:val="0"/>
          <w:sz w:val="24"/>
          <w:szCs w:val="24"/>
          <w:cs/>
        </w:rPr>
        <w:t xml:space="preserve"> अप्पियं दट्ठु एगया होइ</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गिद्धा सत्ता कामेहिं</w:t>
      </w:r>
      <w:r w:rsidR="004605FC" w:rsidRPr="007264F7">
        <w:rPr>
          <w:rFonts w:hint="cs"/>
          <w:sz w:val="24"/>
          <w:szCs w:val="24"/>
          <w:cs/>
          <w:lang w:bidi="sa-IN"/>
        </w:rPr>
        <w:t>,</w:t>
      </w:r>
      <w:r w:rsidR="004605FC" w:rsidRPr="007264F7">
        <w:rPr>
          <w:sz w:val="24"/>
          <w:szCs w:val="24"/>
          <w:cs/>
        </w:rPr>
        <w:t xml:space="preserve"> रक्खणपोसणे म</w:t>
      </w:r>
      <w:r w:rsidR="004605FC" w:rsidRPr="007264F7">
        <w:rPr>
          <w:rFonts w:hint="cs"/>
          <w:sz w:val="24"/>
          <w:szCs w:val="24"/>
          <w:cs/>
          <w:lang w:bidi="sa-IN"/>
        </w:rPr>
        <w:t>नु</w:t>
      </w:r>
      <w:r w:rsidR="004605FC" w:rsidRPr="007264F7">
        <w:rPr>
          <w:sz w:val="24"/>
          <w:szCs w:val="24"/>
          <w:cs/>
        </w:rPr>
        <w:t>स्सोऽसि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२६१</w:t>
      </w:r>
      <w:r w:rsidRPr="0069493C">
        <w:rPr>
          <w:color w:val="00B050"/>
          <w:sz w:val="24"/>
          <w:szCs w:val="24"/>
        </w:rPr>
        <w:t>]</w:t>
      </w:r>
      <w:r w:rsidR="00B94631">
        <w:rPr>
          <w:rFonts w:hint="cs"/>
          <w:color w:val="00B050"/>
          <w:sz w:val="24"/>
          <w:szCs w:val="24"/>
          <w:cs/>
        </w:rPr>
        <w:tab/>
      </w:r>
      <w:r w:rsidR="004605FC" w:rsidRPr="007264F7">
        <w:rPr>
          <w:bCs w:val="0"/>
          <w:sz w:val="24"/>
          <w:szCs w:val="24"/>
          <w:cs/>
        </w:rPr>
        <w:t>समणं पि दट्ठूदासीणं</w:t>
      </w:r>
      <w:r w:rsidR="004605FC" w:rsidRPr="007264F7">
        <w:rPr>
          <w:rFonts w:hint="cs"/>
          <w:bCs w:val="0"/>
          <w:sz w:val="24"/>
          <w:szCs w:val="24"/>
          <w:cs/>
          <w:lang w:bidi="sa-IN"/>
        </w:rPr>
        <w:t>,</w:t>
      </w:r>
      <w:r w:rsidR="004605FC" w:rsidRPr="007264F7">
        <w:rPr>
          <w:bCs w:val="0"/>
          <w:sz w:val="24"/>
          <w:szCs w:val="24"/>
          <w:cs/>
        </w:rPr>
        <w:t xml:space="preserve"> तत्थ वि ताव एगे कुप्पंति</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अदु</w:t>
      </w:r>
      <w:r w:rsidR="004605FC" w:rsidRPr="007264F7">
        <w:rPr>
          <w:rFonts w:hint="cs"/>
          <w:sz w:val="24"/>
          <w:szCs w:val="24"/>
          <w:cs/>
          <w:lang w:bidi="sa-IN"/>
        </w:rPr>
        <w:t>वा</w:t>
      </w:r>
      <w:r w:rsidR="004605FC" w:rsidRPr="007264F7">
        <w:rPr>
          <w:sz w:val="24"/>
          <w:szCs w:val="24"/>
          <w:cs/>
        </w:rPr>
        <w:t xml:space="preserve"> भोयणेहिं नत्थेहिं</w:t>
      </w:r>
      <w:r w:rsidR="004605FC" w:rsidRPr="007264F7">
        <w:rPr>
          <w:rFonts w:hint="cs"/>
          <w:sz w:val="24"/>
          <w:szCs w:val="24"/>
          <w:cs/>
          <w:lang w:bidi="sa-IN"/>
        </w:rPr>
        <w:t>,</w:t>
      </w:r>
      <w:r w:rsidR="004605FC" w:rsidRPr="007264F7">
        <w:rPr>
          <w:sz w:val="24"/>
          <w:szCs w:val="24"/>
          <w:cs/>
        </w:rPr>
        <w:t xml:space="preserve"> इत्थीदोस</w:t>
      </w:r>
      <w:r w:rsidR="004605FC" w:rsidRPr="007264F7">
        <w:rPr>
          <w:rFonts w:hint="cs"/>
          <w:sz w:val="24"/>
          <w:szCs w:val="24"/>
          <w:cs/>
          <w:lang w:bidi="sa-IN"/>
        </w:rPr>
        <w:t xml:space="preserve">ं </w:t>
      </w:r>
      <w:r w:rsidR="004605FC" w:rsidRPr="007264F7">
        <w:rPr>
          <w:sz w:val="24"/>
          <w:szCs w:val="24"/>
          <w:cs/>
        </w:rPr>
        <w:t>संकिणो होंति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२६२</w:t>
      </w:r>
      <w:r w:rsidRPr="0069493C">
        <w:rPr>
          <w:color w:val="00B050"/>
          <w:sz w:val="24"/>
          <w:szCs w:val="24"/>
        </w:rPr>
        <w:t>]</w:t>
      </w:r>
      <w:r w:rsidR="00B94631">
        <w:rPr>
          <w:rFonts w:hint="cs"/>
          <w:color w:val="00B050"/>
          <w:sz w:val="24"/>
          <w:szCs w:val="24"/>
          <w:cs/>
        </w:rPr>
        <w:tab/>
      </w:r>
      <w:r w:rsidR="004605FC" w:rsidRPr="007264F7">
        <w:rPr>
          <w:bCs w:val="0"/>
          <w:sz w:val="24"/>
          <w:szCs w:val="24"/>
          <w:cs/>
        </w:rPr>
        <w:t>कुव्वंति संथवं ताहिं</w:t>
      </w:r>
      <w:r w:rsidR="004605FC" w:rsidRPr="007264F7">
        <w:rPr>
          <w:rFonts w:hint="cs"/>
          <w:bCs w:val="0"/>
          <w:sz w:val="24"/>
          <w:szCs w:val="24"/>
          <w:cs/>
          <w:lang w:bidi="sa-IN"/>
        </w:rPr>
        <w:t>,</w:t>
      </w:r>
      <w:r w:rsidR="004605FC" w:rsidRPr="007264F7">
        <w:rPr>
          <w:bCs w:val="0"/>
          <w:sz w:val="24"/>
          <w:szCs w:val="24"/>
          <w:cs/>
        </w:rPr>
        <w:t xml:space="preserve"> पब्भट्ठा समाहिजोगेहिं</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तम्हा समणा न समेंति</w:t>
      </w:r>
      <w:r w:rsidR="004605FC" w:rsidRPr="007264F7">
        <w:rPr>
          <w:rFonts w:hint="cs"/>
          <w:sz w:val="24"/>
          <w:szCs w:val="24"/>
          <w:cs/>
          <w:lang w:bidi="sa-IN"/>
        </w:rPr>
        <w:t>,</w:t>
      </w:r>
      <w:r w:rsidR="004605FC" w:rsidRPr="007264F7">
        <w:rPr>
          <w:sz w:val="24"/>
          <w:szCs w:val="24"/>
          <w:cs/>
        </w:rPr>
        <w:t xml:space="preserve"> आयहियाए स</w:t>
      </w:r>
      <w:r w:rsidR="004605FC" w:rsidRPr="007264F7">
        <w:rPr>
          <w:rFonts w:hint="cs"/>
          <w:sz w:val="24"/>
          <w:szCs w:val="24"/>
          <w:cs/>
          <w:lang w:bidi="sa-IN"/>
        </w:rPr>
        <w:t>न्नि</w:t>
      </w:r>
      <w:r w:rsidR="004605FC" w:rsidRPr="007264F7">
        <w:rPr>
          <w:sz w:val="24"/>
          <w:szCs w:val="24"/>
          <w:cs/>
        </w:rPr>
        <w:t>सेज्जाओ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२६३</w:t>
      </w:r>
      <w:r w:rsidRPr="0069493C">
        <w:rPr>
          <w:color w:val="00B050"/>
          <w:sz w:val="24"/>
          <w:szCs w:val="24"/>
        </w:rPr>
        <w:t>]</w:t>
      </w:r>
      <w:r w:rsidR="00B94631">
        <w:rPr>
          <w:rFonts w:hint="cs"/>
          <w:color w:val="00B050"/>
          <w:sz w:val="24"/>
          <w:szCs w:val="24"/>
          <w:cs/>
        </w:rPr>
        <w:tab/>
      </w:r>
      <w:r w:rsidR="004605FC" w:rsidRPr="007264F7">
        <w:rPr>
          <w:bCs w:val="0"/>
          <w:sz w:val="24"/>
          <w:szCs w:val="24"/>
          <w:cs/>
        </w:rPr>
        <w:t>बहवे गिहाइं अवहट्टु</w:t>
      </w:r>
      <w:r w:rsidR="004605FC" w:rsidRPr="007264F7">
        <w:rPr>
          <w:rFonts w:hint="cs"/>
          <w:bCs w:val="0"/>
          <w:sz w:val="24"/>
          <w:szCs w:val="24"/>
          <w:cs/>
          <w:lang w:bidi="sa-IN"/>
        </w:rPr>
        <w:t>,</w:t>
      </w:r>
      <w:r w:rsidR="004605FC" w:rsidRPr="007264F7">
        <w:rPr>
          <w:bCs w:val="0"/>
          <w:sz w:val="24"/>
          <w:szCs w:val="24"/>
          <w:cs/>
        </w:rPr>
        <w:t xml:space="preserve"> मिस्सीभावं पत्थुया</w:t>
      </w:r>
      <w:r w:rsidR="004605FC" w:rsidRPr="007264F7">
        <w:rPr>
          <w:rFonts w:hint="cs"/>
          <w:bCs w:val="0"/>
          <w:sz w:val="24"/>
          <w:szCs w:val="24"/>
          <w:cs/>
        </w:rPr>
        <w:t xml:space="preserve"> </w:t>
      </w:r>
      <w:r w:rsidR="004605FC" w:rsidRPr="007264F7">
        <w:rPr>
          <w:rFonts w:hint="cs"/>
          <w:bCs w:val="0"/>
          <w:sz w:val="24"/>
          <w:szCs w:val="24"/>
          <w:cs/>
          <w:lang w:bidi="sa-IN"/>
        </w:rPr>
        <w:t>य</w:t>
      </w:r>
      <w:r w:rsidR="004605FC" w:rsidRPr="007264F7">
        <w:rPr>
          <w:bCs w:val="0"/>
          <w:sz w:val="24"/>
          <w:szCs w:val="24"/>
          <w:cs/>
        </w:rPr>
        <w:t xml:space="preserve"> एगे</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rFonts w:hint="cs"/>
          <w:sz w:val="24"/>
          <w:szCs w:val="24"/>
          <w:cs/>
        </w:rPr>
        <w:t>धु</w:t>
      </w:r>
      <w:r w:rsidR="004605FC" w:rsidRPr="007264F7">
        <w:rPr>
          <w:sz w:val="24"/>
          <w:szCs w:val="24"/>
          <w:cs/>
        </w:rPr>
        <w:t>वमग्गमेव पवयंति</w:t>
      </w:r>
      <w:r w:rsidR="004605FC" w:rsidRPr="007264F7">
        <w:rPr>
          <w:rFonts w:hint="cs"/>
          <w:sz w:val="24"/>
          <w:szCs w:val="24"/>
          <w:cs/>
          <w:lang w:bidi="sa-IN"/>
        </w:rPr>
        <w:t>,</w:t>
      </w:r>
      <w:r w:rsidR="004605FC" w:rsidRPr="007264F7">
        <w:rPr>
          <w:sz w:val="24"/>
          <w:szCs w:val="24"/>
          <w:cs/>
        </w:rPr>
        <w:t xml:space="preserve"> वाया</w:t>
      </w:r>
      <w:r w:rsidR="004605FC" w:rsidRPr="007264F7">
        <w:rPr>
          <w:rFonts w:hint="cs"/>
          <w:sz w:val="24"/>
          <w:szCs w:val="24"/>
          <w:cs/>
          <w:lang w:bidi="sa-IN"/>
        </w:rPr>
        <w:t>वी</w:t>
      </w:r>
      <w:r w:rsidR="004605FC" w:rsidRPr="007264F7">
        <w:rPr>
          <w:sz w:val="24"/>
          <w:szCs w:val="24"/>
          <w:cs/>
        </w:rPr>
        <w:t>रियं कुसीलाणं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२६४</w:t>
      </w:r>
      <w:r w:rsidRPr="0069493C">
        <w:rPr>
          <w:color w:val="00B050"/>
          <w:sz w:val="24"/>
          <w:szCs w:val="24"/>
        </w:rPr>
        <w:t>]</w:t>
      </w:r>
      <w:r w:rsidR="00B94631">
        <w:rPr>
          <w:rFonts w:hint="cs"/>
          <w:color w:val="00B050"/>
          <w:sz w:val="24"/>
          <w:szCs w:val="24"/>
          <w:cs/>
        </w:rPr>
        <w:tab/>
      </w:r>
      <w:r w:rsidR="004605FC" w:rsidRPr="007264F7">
        <w:rPr>
          <w:bCs w:val="0"/>
          <w:sz w:val="24"/>
          <w:szCs w:val="24"/>
          <w:cs/>
        </w:rPr>
        <w:t>सुद्धं रवइ परिसाए</w:t>
      </w:r>
      <w:r w:rsidR="004605FC" w:rsidRPr="007264F7">
        <w:rPr>
          <w:rFonts w:hint="cs"/>
          <w:bCs w:val="0"/>
          <w:sz w:val="24"/>
          <w:szCs w:val="24"/>
          <w:cs/>
          <w:lang w:bidi="sa-IN"/>
        </w:rPr>
        <w:t>,</w:t>
      </w:r>
      <w:r w:rsidR="004605FC" w:rsidRPr="007264F7">
        <w:rPr>
          <w:bCs w:val="0"/>
          <w:sz w:val="24"/>
          <w:szCs w:val="24"/>
          <w:cs/>
        </w:rPr>
        <w:t xml:space="preserve"> अह रहस्स</w:t>
      </w:r>
      <w:r w:rsidR="004605FC" w:rsidRPr="007264F7">
        <w:rPr>
          <w:rFonts w:hint="cs"/>
          <w:bCs w:val="0"/>
          <w:sz w:val="24"/>
          <w:szCs w:val="24"/>
          <w:cs/>
        </w:rPr>
        <w:t>ंमि</w:t>
      </w:r>
      <w:r w:rsidR="004605FC" w:rsidRPr="007264F7">
        <w:rPr>
          <w:bCs w:val="0"/>
          <w:sz w:val="24"/>
          <w:szCs w:val="24"/>
          <w:cs/>
        </w:rPr>
        <w:t xml:space="preserve"> दुक्कडं कुणइ</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 xml:space="preserve">जाणंति य णं </w:t>
      </w:r>
      <w:r w:rsidR="004605FC" w:rsidRPr="007264F7">
        <w:rPr>
          <w:rFonts w:hint="cs"/>
          <w:sz w:val="24"/>
          <w:szCs w:val="24"/>
          <w:cs/>
        </w:rPr>
        <w:t>तहाविहा</w:t>
      </w:r>
      <w:r w:rsidR="004605FC" w:rsidRPr="007264F7">
        <w:rPr>
          <w:rFonts w:hint="cs"/>
          <w:sz w:val="24"/>
          <w:szCs w:val="24"/>
          <w:cs/>
          <w:lang w:bidi="sa-IN"/>
        </w:rPr>
        <w:t>,</w:t>
      </w:r>
      <w:r w:rsidR="004605FC" w:rsidRPr="007264F7">
        <w:rPr>
          <w:sz w:val="24"/>
          <w:szCs w:val="24"/>
          <w:cs/>
        </w:rPr>
        <w:t xml:space="preserve"> माइल्ले महासढेऽयं ति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२६५</w:t>
      </w:r>
      <w:r w:rsidRPr="0069493C">
        <w:rPr>
          <w:color w:val="00B050"/>
          <w:sz w:val="24"/>
          <w:szCs w:val="24"/>
        </w:rPr>
        <w:t>]</w:t>
      </w:r>
      <w:r w:rsidR="00B94631">
        <w:rPr>
          <w:rFonts w:hint="cs"/>
          <w:color w:val="00B050"/>
          <w:sz w:val="24"/>
          <w:szCs w:val="24"/>
          <w:cs/>
        </w:rPr>
        <w:tab/>
      </w:r>
      <w:r w:rsidR="004605FC" w:rsidRPr="007264F7">
        <w:rPr>
          <w:bCs w:val="0"/>
          <w:sz w:val="24"/>
          <w:szCs w:val="24"/>
          <w:cs/>
        </w:rPr>
        <w:t>सयं दुक्कडं न वयइ</w:t>
      </w:r>
      <w:r w:rsidR="004605FC" w:rsidRPr="007264F7">
        <w:rPr>
          <w:rFonts w:hint="cs"/>
          <w:bCs w:val="0"/>
          <w:sz w:val="24"/>
          <w:szCs w:val="24"/>
          <w:cs/>
          <w:lang w:bidi="sa-IN"/>
        </w:rPr>
        <w:t>,</w:t>
      </w:r>
      <w:r w:rsidR="004605FC" w:rsidRPr="007264F7">
        <w:rPr>
          <w:bCs w:val="0"/>
          <w:sz w:val="24"/>
          <w:szCs w:val="24"/>
          <w:cs/>
        </w:rPr>
        <w:t xml:space="preserve"> आइट्ठो वि पकत्थइ बाले</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वेयाणुवीइ मा कासी</w:t>
      </w:r>
      <w:r w:rsidR="004605FC" w:rsidRPr="007264F7">
        <w:rPr>
          <w:rFonts w:hint="cs"/>
          <w:sz w:val="24"/>
          <w:szCs w:val="24"/>
          <w:cs/>
          <w:lang w:bidi="sa-IN"/>
        </w:rPr>
        <w:t>,</w:t>
      </w:r>
      <w:r w:rsidR="004605FC" w:rsidRPr="007264F7">
        <w:rPr>
          <w:sz w:val="24"/>
          <w:szCs w:val="24"/>
          <w:cs/>
        </w:rPr>
        <w:t xml:space="preserve"> चोईज्जंतो गिलाइ से भुज्जो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२६६</w:t>
      </w:r>
      <w:r w:rsidRPr="0069493C">
        <w:rPr>
          <w:color w:val="00B050"/>
          <w:sz w:val="24"/>
          <w:szCs w:val="24"/>
        </w:rPr>
        <w:t>]</w:t>
      </w:r>
      <w:r w:rsidR="00B94631">
        <w:rPr>
          <w:rFonts w:hint="cs"/>
          <w:color w:val="00B050"/>
          <w:sz w:val="24"/>
          <w:szCs w:val="24"/>
          <w:cs/>
        </w:rPr>
        <w:tab/>
      </w:r>
      <w:r w:rsidR="004605FC" w:rsidRPr="007264F7">
        <w:rPr>
          <w:bCs w:val="0"/>
          <w:sz w:val="24"/>
          <w:szCs w:val="24"/>
          <w:cs/>
        </w:rPr>
        <w:t>उसिया वि इत्थिपोसेसु</w:t>
      </w:r>
      <w:r w:rsidR="004605FC" w:rsidRPr="007264F7">
        <w:rPr>
          <w:rFonts w:hint="cs"/>
          <w:bCs w:val="0"/>
          <w:sz w:val="24"/>
          <w:szCs w:val="24"/>
          <w:cs/>
          <w:lang w:bidi="sa-IN"/>
        </w:rPr>
        <w:t>,</w:t>
      </w:r>
      <w:r w:rsidR="004605FC" w:rsidRPr="007264F7">
        <w:rPr>
          <w:bCs w:val="0"/>
          <w:sz w:val="24"/>
          <w:szCs w:val="24"/>
          <w:cs/>
        </w:rPr>
        <w:t xml:space="preserve"> पुरिसा इत्थिवेयखे</w:t>
      </w:r>
      <w:r w:rsidR="004605FC" w:rsidRPr="007264F7">
        <w:rPr>
          <w:rFonts w:hint="cs"/>
          <w:bCs w:val="0"/>
          <w:sz w:val="24"/>
          <w:szCs w:val="24"/>
          <w:cs/>
          <w:lang w:bidi="sa-IN"/>
        </w:rPr>
        <w:t>दन्ना ।</w:t>
      </w:r>
    </w:p>
    <w:p w:rsidR="00550B94" w:rsidRDefault="00550B94" w:rsidP="00D45656">
      <w:pPr>
        <w:tabs>
          <w:tab w:val="left" w:pos="2610"/>
        </w:tabs>
        <w:spacing w:after="0" w:line="240" w:lineRule="auto"/>
        <w:ind w:right="1888"/>
        <w:contextualSpacing/>
        <w:rPr>
          <w:rFonts w:cs="Mangal"/>
          <w:sz w:val="24"/>
          <w:szCs w:val="24"/>
        </w:rPr>
      </w:pPr>
      <w:r>
        <w:rPr>
          <w:rFonts w:cs="Mangal" w:hint="cs"/>
          <w:sz w:val="24"/>
          <w:szCs w:val="24"/>
          <w:cs/>
        </w:rPr>
        <w:lastRenderedPageBreak/>
        <w:t>सुयक्खंधो-१, अज्झयण</w:t>
      </w:r>
      <w:r w:rsidR="001C69A1">
        <w:rPr>
          <w:rFonts w:cs="Mangal" w:hint="cs"/>
          <w:sz w:val="24"/>
          <w:szCs w:val="24"/>
          <w:cs/>
        </w:rPr>
        <w:t xml:space="preserve">ं-४, उद्देसो-१ </w:t>
      </w:r>
    </w:p>
    <w:tbl>
      <w:tblPr>
        <w:tblW w:w="10065" w:type="dxa"/>
        <w:tblInd w:w="93" w:type="dxa"/>
        <w:tblBorders>
          <w:top w:val="single" w:sz="4" w:space="0" w:color="auto"/>
        </w:tblBorders>
        <w:tblLook w:val="04A0"/>
      </w:tblPr>
      <w:tblGrid>
        <w:gridCol w:w="10065"/>
      </w:tblGrid>
      <w:tr w:rsidR="00550B94" w:rsidTr="00900160">
        <w:trPr>
          <w:trHeight w:val="242"/>
        </w:trPr>
        <w:tc>
          <w:tcPr>
            <w:tcW w:w="10065" w:type="dxa"/>
            <w:tcBorders>
              <w:top w:val="single" w:sz="4" w:space="0" w:color="FF0000"/>
              <w:left w:val="nil"/>
              <w:bottom w:val="nil"/>
              <w:right w:val="nil"/>
            </w:tcBorders>
          </w:tcPr>
          <w:p w:rsidR="00550B94" w:rsidRDefault="00550B94" w:rsidP="00F9599B">
            <w:pPr>
              <w:tabs>
                <w:tab w:val="left" w:pos="2520"/>
                <w:tab w:val="left" w:pos="2610"/>
                <w:tab w:val="left" w:pos="8100"/>
              </w:tabs>
              <w:spacing w:after="0" w:line="240" w:lineRule="auto"/>
              <w:ind w:right="1888" w:firstLine="1890"/>
              <w:contextualSpacing/>
              <w:jc w:val="distribute"/>
              <w:rPr>
                <w:rFonts w:cs="Mangal"/>
                <w:sz w:val="24"/>
                <w:szCs w:val="24"/>
              </w:rPr>
            </w:pPr>
          </w:p>
        </w:tc>
      </w:tr>
    </w:tbl>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पण्णासमण्णिया वेगे</w:t>
      </w:r>
      <w:r w:rsidR="004605FC" w:rsidRPr="007264F7">
        <w:rPr>
          <w:rFonts w:hint="cs"/>
          <w:sz w:val="24"/>
          <w:szCs w:val="24"/>
          <w:cs/>
          <w:lang w:bidi="sa-IN"/>
        </w:rPr>
        <w:t>,</w:t>
      </w:r>
      <w:r w:rsidR="004605FC" w:rsidRPr="007264F7">
        <w:rPr>
          <w:sz w:val="24"/>
          <w:szCs w:val="24"/>
          <w:cs/>
        </w:rPr>
        <w:t xml:space="preserve"> नारीणं वसं उवकसंति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२६७</w:t>
      </w:r>
      <w:r w:rsidRPr="0069493C">
        <w:rPr>
          <w:color w:val="00B050"/>
          <w:sz w:val="24"/>
          <w:szCs w:val="24"/>
        </w:rPr>
        <w:t>]</w:t>
      </w:r>
      <w:r w:rsidR="00B94631">
        <w:rPr>
          <w:rFonts w:hint="cs"/>
          <w:color w:val="00B050"/>
          <w:sz w:val="24"/>
          <w:szCs w:val="24"/>
          <w:cs/>
        </w:rPr>
        <w:tab/>
      </w:r>
      <w:r w:rsidR="004605FC" w:rsidRPr="007264F7">
        <w:rPr>
          <w:bCs w:val="0"/>
          <w:sz w:val="24"/>
          <w:szCs w:val="24"/>
          <w:cs/>
        </w:rPr>
        <w:t>अवि हत्थपायछेयाए</w:t>
      </w:r>
      <w:r w:rsidR="004605FC" w:rsidRPr="007264F7">
        <w:rPr>
          <w:rFonts w:hint="cs"/>
          <w:bCs w:val="0"/>
          <w:sz w:val="24"/>
          <w:szCs w:val="24"/>
          <w:cs/>
          <w:lang w:bidi="sa-IN"/>
        </w:rPr>
        <w:t>,</w:t>
      </w:r>
      <w:r w:rsidR="004605FC" w:rsidRPr="007264F7">
        <w:rPr>
          <w:bCs w:val="0"/>
          <w:sz w:val="24"/>
          <w:szCs w:val="24"/>
          <w:cs/>
        </w:rPr>
        <w:t xml:space="preserve"> अदुवा वद्धमंसउक्कंते</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अवि तेयसाभितावणाइं</w:t>
      </w:r>
      <w:r w:rsidR="004605FC" w:rsidRPr="007264F7">
        <w:rPr>
          <w:rFonts w:hint="cs"/>
          <w:sz w:val="24"/>
          <w:szCs w:val="24"/>
          <w:cs/>
          <w:lang w:bidi="sa-IN"/>
        </w:rPr>
        <w:t>,</w:t>
      </w:r>
      <w:r w:rsidR="004605FC" w:rsidRPr="007264F7">
        <w:rPr>
          <w:sz w:val="24"/>
          <w:szCs w:val="24"/>
          <w:cs/>
        </w:rPr>
        <w:t xml:space="preserve"> तच्छिय खारसिंचणाइं च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२६८</w:t>
      </w:r>
      <w:r w:rsidRPr="0069493C">
        <w:rPr>
          <w:color w:val="00B050"/>
          <w:sz w:val="24"/>
          <w:szCs w:val="24"/>
        </w:rPr>
        <w:t>]</w:t>
      </w:r>
      <w:r w:rsidR="00B94631">
        <w:rPr>
          <w:rFonts w:hint="cs"/>
          <w:color w:val="00B050"/>
          <w:sz w:val="24"/>
          <w:szCs w:val="24"/>
          <w:cs/>
        </w:rPr>
        <w:tab/>
      </w:r>
      <w:r w:rsidR="004605FC" w:rsidRPr="007264F7">
        <w:rPr>
          <w:bCs w:val="0"/>
          <w:sz w:val="24"/>
          <w:szCs w:val="24"/>
          <w:cs/>
        </w:rPr>
        <w:t>अदु कण्ण</w:t>
      </w:r>
      <w:r w:rsidR="004605FC" w:rsidRPr="007264F7">
        <w:rPr>
          <w:rFonts w:hint="cs"/>
          <w:bCs w:val="0"/>
          <w:sz w:val="24"/>
          <w:szCs w:val="24"/>
          <w:cs/>
          <w:lang w:bidi="sa-IN"/>
        </w:rPr>
        <w:t>ना</w:t>
      </w:r>
      <w:r w:rsidR="004605FC" w:rsidRPr="007264F7">
        <w:rPr>
          <w:bCs w:val="0"/>
          <w:sz w:val="24"/>
          <w:szCs w:val="24"/>
          <w:cs/>
        </w:rPr>
        <w:t>सियाछे</w:t>
      </w:r>
      <w:r w:rsidR="004605FC" w:rsidRPr="007264F7">
        <w:rPr>
          <w:rFonts w:hint="cs"/>
          <w:bCs w:val="0"/>
          <w:sz w:val="24"/>
          <w:szCs w:val="24"/>
          <w:cs/>
          <w:lang w:bidi="sa-IN"/>
        </w:rPr>
        <w:t>दं,</w:t>
      </w:r>
      <w:r w:rsidR="004605FC" w:rsidRPr="007264F7">
        <w:rPr>
          <w:bCs w:val="0"/>
          <w:sz w:val="24"/>
          <w:szCs w:val="24"/>
          <w:cs/>
        </w:rPr>
        <w:t xml:space="preserve"> कंठच्छे</w:t>
      </w:r>
      <w:r w:rsidR="004605FC" w:rsidRPr="007264F7">
        <w:rPr>
          <w:rFonts w:hint="cs"/>
          <w:bCs w:val="0"/>
          <w:sz w:val="24"/>
          <w:szCs w:val="24"/>
          <w:cs/>
          <w:lang w:bidi="sa-IN"/>
        </w:rPr>
        <w:t>द</w:t>
      </w:r>
      <w:r w:rsidR="004605FC" w:rsidRPr="007264F7">
        <w:rPr>
          <w:bCs w:val="0"/>
          <w:sz w:val="24"/>
          <w:szCs w:val="24"/>
          <w:cs/>
        </w:rPr>
        <w:t>णं तितिक्खंति</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इति एत्थ पाव-संतत्ता</w:t>
      </w:r>
      <w:r w:rsidR="004605FC" w:rsidRPr="007264F7">
        <w:rPr>
          <w:rFonts w:hint="cs"/>
          <w:sz w:val="24"/>
          <w:szCs w:val="24"/>
          <w:cs/>
          <w:lang w:bidi="sa-IN"/>
        </w:rPr>
        <w:t>,</w:t>
      </w:r>
      <w:r w:rsidR="004605FC" w:rsidRPr="007264F7">
        <w:rPr>
          <w:sz w:val="24"/>
          <w:szCs w:val="24"/>
          <w:cs/>
        </w:rPr>
        <w:t xml:space="preserve"> न य </w:t>
      </w:r>
      <w:r w:rsidR="004605FC" w:rsidRPr="007264F7">
        <w:rPr>
          <w:rFonts w:hint="cs"/>
          <w:sz w:val="24"/>
          <w:szCs w:val="24"/>
          <w:cs/>
          <w:lang w:bidi="sa-IN"/>
        </w:rPr>
        <w:t>बिं</w:t>
      </w:r>
      <w:r w:rsidR="004605FC" w:rsidRPr="007264F7">
        <w:rPr>
          <w:sz w:val="24"/>
          <w:szCs w:val="24"/>
          <w:cs/>
        </w:rPr>
        <w:t>ति पुणो न काहिंति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२६९</w:t>
      </w:r>
      <w:r w:rsidRPr="0069493C">
        <w:rPr>
          <w:color w:val="00B050"/>
          <w:sz w:val="24"/>
          <w:szCs w:val="24"/>
        </w:rPr>
        <w:t>]</w:t>
      </w:r>
      <w:r w:rsidR="00B94631">
        <w:rPr>
          <w:rFonts w:hint="cs"/>
          <w:color w:val="00B050"/>
          <w:sz w:val="24"/>
          <w:szCs w:val="24"/>
          <w:cs/>
        </w:rPr>
        <w:tab/>
      </w:r>
      <w:r w:rsidR="004605FC" w:rsidRPr="007264F7">
        <w:rPr>
          <w:bCs w:val="0"/>
          <w:sz w:val="24"/>
          <w:szCs w:val="24"/>
          <w:cs/>
        </w:rPr>
        <w:t>सुयमेयमेवमेगेसिं</w:t>
      </w:r>
      <w:r w:rsidR="004605FC" w:rsidRPr="007264F7">
        <w:rPr>
          <w:rFonts w:hint="cs"/>
          <w:bCs w:val="0"/>
          <w:sz w:val="24"/>
          <w:szCs w:val="24"/>
          <w:cs/>
          <w:lang w:bidi="sa-IN"/>
        </w:rPr>
        <w:t>,</w:t>
      </w:r>
      <w:r w:rsidR="004605FC" w:rsidRPr="007264F7">
        <w:rPr>
          <w:bCs w:val="0"/>
          <w:sz w:val="24"/>
          <w:szCs w:val="24"/>
          <w:cs/>
        </w:rPr>
        <w:t xml:space="preserve"> इत्थीवेदे वि हु सुयक्खायं</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एयं पि ता वइत्ताणं</w:t>
      </w:r>
      <w:r w:rsidR="004605FC" w:rsidRPr="007264F7">
        <w:rPr>
          <w:rFonts w:hint="cs"/>
          <w:sz w:val="24"/>
          <w:szCs w:val="24"/>
          <w:cs/>
          <w:lang w:bidi="sa-IN"/>
        </w:rPr>
        <w:t>,</w:t>
      </w:r>
      <w:r w:rsidR="004605FC" w:rsidRPr="007264F7">
        <w:rPr>
          <w:sz w:val="24"/>
          <w:szCs w:val="24"/>
          <w:cs/>
        </w:rPr>
        <w:t xml:space="preserve"> अदुवा कम्मुणा अवकरेंति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२७०</w:t>
      </w:r>
      <w:r w:rsidRPr="0069493C">
        <w:rPr>
          <w:color w:val="00B050"/>
          <w:sz w:val="24"/>
          <w:szCs w:val="24"/>
        </w:rPr>
        <w:t>]</w:t>
      </w:r>
      <w:r w:rsidR="00B94631">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न्नं</w:t>
      </w:r>
      <w:r w:rsidR="004605FC" w:rsidRPr="007264F7">
        <w:rPr>
          <w:bCs w:val="0"/>
          <w:sz w:val="24"/>
          <w:szCs w:val="24"/>
          <w:cs/>
        </w:rPr>
        <w:t xml:space="preserve"> मणेण चिंतेति</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वाया अन्नं च</w:t>
      </w:r>
      <w:r w:rsidR="004605FC" w:rsidRPr="007264F7">
        <w:rPr>
          <w:bCs w:val="0"/>
          <w:sz w:val="24"/>
          <w:szCs w:val="24"/>
          <w:cs/>
        </w:rPr>
        <w:t xml:space="preserve"> कम्मुणा अ</w:t>
      </w:r>
      <w:r w:rsidR="004605FC" w:rsidRPr="007264F7">
        <w:rPr>
          <w:rFonts w:hint="cs"/>
          <w:bCs w:val="0"/>
          <w:sz w:val="24"/>
          <w:szCs w:val="24"/>
          <w:cs/>
          <w:lang w:bidi="sa-IN"/>
        </w:rPr>
        <w:t>न्नं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 xml:space="preserve">तम्हा </w:t>
      </w:r>
      <w:r w:rsidR="004605FC" w:rsidRPr="007264F7">
        <w:rPr>
          <w:rFonts w:hint="cs"/>
          <w:sz w:val="24"/>
          <w:szCs w:val="24"/>
          <w:cs/>
          <w:lang w:bidi="sa-IN"/>
        </w:rPr>
        <w:t>न</w:t>
      </w:r>
      <w:r w:rsidR="004605FC" w:rsidRPr="007264F7">
        <w:rPr>
          <w:sz w:val="24"/>
          <w:szCs w:val="24"/>
          <w:cs/>
        </w:rPr>
        <w:t xml:space="preserve"> सद्दहे भिक्खू</w:t>
      </w:r>
      <w:r w:rsidR="004605FC" w:rsidRPr="007264F7">
        <w:rPr>
          <w:rFonts w:hint="cs"/>
          <w:sz w:val="24"/>
          <w:szCs w:val="24"/>
          <w:cs/>
          <w:lang w:bidi="sa-IN"/>
        </w:rPr>
        <w:t>,</w:t>
      </w:r>
      <w:r w:rsidR="004605FC" w:rsidRPr="007264F7">
        <w:rPr>
          <w:sz w:val="24"/>
          <w:szCs w:val="24"/>
          <w:cs/>
        </w:rPr>
        <w:t xml:space="preserve"> बहुमायाओ इत्थिओ नच्चा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२७१</w:t>
      </w:r>
      <w:r w:rsidRPr="0069493C">
        <w:rPr>
          <w:color w:val="00B050"/>
          <w:sz w:val="24"/>
          <w:szCs w:val="24"/>
        </w:rPr>
        <w:t>]</w:t>
      </w:r>
      <w:r w:rsidR="00B94631">
        <w:rPr>
          <w:rFonts w:hint="cs"/>
          <w:color w:val="00B050"/>
          <w:sz w:val="24"/>
          <w:szCs w:val="24"/>
          <w:cs/>
        </w:rPr>
        <w:tab/>
      </w:r>
      <w:r w:rsidR="004605FC" w:rsidRPr="007264F7">
        <w:rPr>
          <w:bCs w:val="0"/>
          <w:sz w:val="24"/>
          <w:szCs w:val="24"/>
          <w:cs/>
        </w:rPr>
        <w:t>जुवती समणं बूया</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विचित्तऽलंकार वत्थगाणि परिहित्ता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विरया चरिस्स</w:t>
      </w:r>
      <w:r w:rsidR="004605FC" w:rsidRPr="007264F7">
        <w:rPr>
          <w:rFonts w:hint="cs"/>
          <w:sz w:val="24"/>
          <w:szCs w:val="24"/>
          <w:cs/>
          <w:lang w:bidi="sa-IN"/>
        </w:rPr>
        <w:t>ऽ</w:t>
      </w:r>
      <w:r w:rsidR="004605FC" w:rsidRPr="007264F7">
        <w:rPr>
          <w:sz w:val="24"/>
          <w:szCs w:val="24"/>
          <w:cs/>
        </w:rPr>
        <w:t>हं रुक्खं</w:t>
      </w:r>
      <w:r w:rsidR="004605FC" w:rsidRPr="007264F7">
        <w:rPr>
          <w:rFonts w:hint="cs"/>
          <w:sz w:val="24"/>
          <w:szCs w:val="24"/>
          <w:cs/>
          <w:lang w:bidi="sa-IN"/>
        </w:rPr>
        <w:t>,</w:t>
      </w:r>
      <w:r w:rsidR="004605FC" w:rsidRPr="007264F7">
        <w:rPr>
          <w:sz w:val="24"/>
          <w:szCs w:val="24"/>
          <w:cs/>
        </w:rPr>
        <w:t xml:space="preserve"> घम्माइक्ख णे भयंतारो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२७२</w:t>
      </w:r>
      <w:r w:rsidRPr="0069493C">
        <w:rPr>
          <w:color w:val="00B050"/>
          <w:sz w:val="24"/>
          <w:szCs w:val="24"/>
        </w:rPr>
        <w:t>]</w:t>
      </w:r>
      <w:r w:rsidR="00B94631">
        <w:rPr>
          <w:rFonts w:hint="cs"/>
          <w:color w:val="00B050"/>
          <w:sz w:val="24"/>
          <w:szCs w:val="24"/>
          <w:cs/>
        </w:rPr>
        <w:tab/>
      </w:r>
      <w:r w:rsidR="004605FC" w:rsidRPr="007264F7">
        <w:rPr>
          <w:bCs w:val="0"/>
          <w:sz w:val="24"/>
          <w:szCs w:val="24"/>
          <w:cs/>
        </w:rPr>
        <w:t>अदु साविया</w:t>
      </w:r>
      <w:r w:rsidR="004605FC" w:rsidRPr="007264F7">
        <w:rPr>
          <w:rFonts w:hint="cs"/>
          <w:bCs w:val="0"/>
          <w:sz w:val="24"/>
          <w:szCs w:val="24"/>
          <w:cs/>
          <w:lang w:bidi="sa-IN"/>
        </w:rPr>
        <w:t xml:space="preserve"> </w:t>
      </w:r>
      <w:r w:rsidR="004605FC" w:rsidRPr="007264F7">
        <w:rPr>
          <w:bCs w:val="0"/>
          <w:sz w:val="24"/>
          <w:szCs w:val="24"/>
          <w:cs/>
        </w:rPr>
        <w:t>पवाएणं</w:t>
      </w:r>
      <w:r w:rsidR="004605FC" w:rsidRPr="007264F7">
        <w:rPr>
          <w:rFonts w:hint="cs"/>
          <w:bCs w:val="0"/>
          <w:sz w:val="24"/>
          <w:szCs w:val="24"/>
          <w:cs/>
          <w:lang w:bidi="sa-IN"/>
        </w:rPr>
        <w:t>,</w:t>
      </w:r>
      <w:r w:rsidR="004605FC" w:rsidRPr="007264F7">
        <w:rPr>
          <w:bCs w:val="0"/>
          <w:sz w:val="24"/>
          <w:szCs w:val="24"/>
          <w:cs/>
        </w:rPr>
        <w:t xml:space="preserve"> अह</w:t>
      </w:r>
      <w:r w:rsidR="004605FC" w:rsidRPr="007264F7">
        <w:rPr>
          <w:rFonts w:hint="cs"/>
          <w:bCs w:val="0"/>
          <w:sz w:val="24"/>
          <w:szCs w:val="24"/>
          <w:cs/>
          <w:lang w:bidi="sa-IN"/>
        </w:rPr>
        <w:t>मंसि</w:t>
      </w:r>
      <w:r w:rsidR="004605FC" w:rsidRPr="007264F7">
        <w:rPr>
          <w:bCs w:val="0"/>
          <w:sz w:val="24"/>
          <w:szCs w:val="24"/>
          <w:cs/>
        </w:rPr>
        <w:t xml:space="preserve"> साहम्मिणी य </w:t>
      </w:r>
      <w:r w:rsidR="004605FC" w:rsidRPr="007264F7">
        <w:rPr>
          <w:rFonts w:hint="cs"/>
          <w:bCs w:val="0"/>
          <w:sz w:val="24"/>
          <w:szCs w:val="24"/>
          <w:cs/>
          <w:lang w:bidi="sa-IN"/>
        </w:rPr>
        <w:t>समणाणं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जउकु</w:t>
      </w:r>
      <w:r w:rsidR="004605FC" w:rsidRPr="007264F7">
        <w:rPr>
          <w:rFonts w:hint="cs"/>
          <w:sz w:val="24"/>
          <w:szCs w:val="24"/>
          <w:cs/>
        </w:rPr>
        <w:t>ंभे</w:t>
      </w:r>
      <w:r w:rsidR="004605FC" w:rsidRPr="007264F7">
        <w:rPr>
          <w:sz w:val="24"/>
          <w:szCs w:val="24"/>
          <w:cs/>
        </w:rPr>
        <w:t xml:space="preserve"> जहा उवज्जोई</w:t>
      </w:r>
      <w:r w:rsidR="004605FC" w:rsidRPr="007264F7">
        <w:rPr>
          <w:rFonts w:hint="cs"/>
          <w:sz w:val="24"/>
          <w:szCs w:val="24"/>
          <w:cs/>
          <w:lang w:bidi="sa-IN"/>
        </w:rPr>
        <w:t>,</w:t>
      </w:r>
      <w:r w:rsidR="004605FC" w:rsidRPr="007264F7">
        <w:rPr>
          <w:sz w:val="24"/>
          <w:szCs w:val="24"/>
          <w:cs/>
        </w:rPr>
        <w:t xml:space="preserve"> संवासे विऊ विसीदेज्जा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२७३</w:t>
      </w:r>
      <w:r w:rsidRPr="0069493C">
        <w:rPr>
          <w:color w:val="00B050"/>
          <w:sz w:val="24"/>
          <w:szCs w:val="24"/>
        </w:rPr>
        <w:t>]</w:t>
      </w:r>
      <w:r w:rsidR="00B94631">
        <w:rPr>
          <w:rFonts w:hint="cs"/>
          <w:color w:val="00B050"/>
          <w:sz w:val="24"/>
          <w:szCs w:val="24"/>
          <w:cs/>
        </w:rPr>
        <w:tab/>
      </w:r>
      <w:r w:rsidR="004605FC" w:rsidRPr="007264F7">
        <w:rPr>
          <w:bCs w:val="0"/>
          <w:sz w:val="24"/>
          <w:szCs w:val="24"/>
          <w:cs/>
        </w:rPr>
        <w:t>जउकु</w:t>
      </w:r>
      <w:r w:rsidR="004605FC" w:rsidRPr="007264F7">
        <w:rPr>
          <w:rFonts w:hint="cs"/>
          <w:bCs w:val="0"/>
          <w:sz w:val="24"/>
          <w:szCs w:val="24"/>
          <w:cs/>
        </w:rPr>
        <w:t>ंभे</w:t>
      </w:r>
      <w:r w:rsidR="004605FC" w:rsidRPr="007264F7">
        <w:rPr>
          <w:bCs w:val="0"/>
          <w:sz w:val="24"/>
          <w:szCs w:val="24"/>
          <w:cs/>
        </w:rPr>
        <w:t xml:space="preserve"> जोइ</w:t>
      </w:r>
      <w:r w:rsidR="004605FC" w:rsidRPr="007264F7">
        <w:rPr>
          <w:rFonts w:hint="cs"/>
          <w:bCs w:val="0"/>
          <w:sz w:val="24"/>
          <w:szCs w:val="24"/>
          <w:cs/>
          <w:lang w:bidi="sa-IN"/>
        </w:rPr>
        <w:t>उ</w:t>
      </w:r>
      <w:r w:rsidR="004605FC" w:rsidRPr="007264F7">
        <w:rPr>
          <w:bCs w:val="0"/>
          <w:sz w:val="24"/>
          <w:szCs w:val="24"/>
          <w:cs/>
        </w:rPr>
        <w:t>वगूढे</w:t>
      </w:r>
      <w:r w:rsidR="004605FC" w:rsidRPr="007264F7">
        <w:rPr>
          <w:rFonts w:hint="cs"/>
          <w:bCs w:val="0"/>
          <w:sz w:val="24"/>
          <w:szCs w:val="24"/>
          <w:cs/>
          <w:lang w:bidi="sa-IN"/>
        </w:rPr>
        <w:t>,</w:t>
      </w:r>
      <w:r w:rsidR="004605FC" w:rsidRPr="007264F7">
        <w:rPr>
          <w:bCs w:val="0"/>
          <w:sz w:val="24"/>
          <w:szCs w:val="24"/>
          <w:cs/>
        </w:rPr>
        <w:t xml:space="preserve"> आसु</w:t>
      </w:r>
      <w:r w:rsidR="004605FC" w:rsidRPr="007264F7">
        <w:rPr>
          <w:rFonts w:hint="cs"/>
          <w:bCs w:val="0"/>
          <w:sz w:val="24"/>
          <w:szCs w:val="24"/>
          <w:cs/>
          <w:lang w:bidi="sa-IN"/>
        </w:rPr>
        <w:t>ऽ</w:t>
      </w:r>
      <w:r w:rsidR="004605FC" w:rsidRPr="007264F7">
        <w:rPr>
          <w:bCs w:val="0"/>
          <w:sz w:val="24"/>
          <w:szCs w:val="24"/>
          <w:cs/>
        </w:rPr>
        <w:t>भितत्ते नासमुवयाइ</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एवित्थियाहिं अ</w:t>
      </w:r>
      <w:r w:rsidR="004605FC" w:rsidRPr="007264F7">
        <w:rPr>
          <w:rFonts w:hint="cs"/>
          <w:sz w:val="24"/>
          <w:szCs w:val="24"/>
          <w:cs/>
          <w:lang w:bidi="sa-IN"/>
        </w:rPr>
        <w:t>न</w:t>
      </w:r>
      <w:r w:rsidR="004605FC" w:rsidRPr="007264F7">
        <w:rPr>
          <w:sz w:val="24"/>
          <w:szCs w:val="24"/>
          <w:cs/>
        </w:rPr>
        <w:t>गारा संवासेण नासमुवयंति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२७४</w:t>
      </w:r>
      <w:r w:rsidRPr="0069493C">
        <w:rPr>
          <w:color w:val="00B050"/>
          <w:sz w:val="24"/>
          <w:szCs w:val="24"/>
        </w:rPr>
        <w:t>]</w:t>
      </w:r>
      <w:r w:rsidR="00B94631">
        <w:rPr>
          <w:rFonts w:hint="cs"/>
          <w:color w:val="00B050"/>
          <w:sz w:val="24"/>
          <w:szCs w:val="24"/>
          <w:cs/>
        </w:rPr>
        <w:tab/>
      </w:r>
      <w:r w:rsidR="004605FC" w:rsidRPr="007264F7">
        <w:rPr>
          <w:bCs w:val="0"/>
          <w:sz w:val="24"/>
          <w:szCs w:val="24"/>
          <w:cs/>
        </w:rPr>
        <w:t>कुव्वंति पावगं कम्मं</w:t>
      </w:r>
      <w:r w:rsidR="004605FC" w:rsidRPr="007264F7">
        <w:rPr>
          <w:rFonts w:hint="cs"/>
          <w:bCs w:val="0"/>
          <w:sz w:val="24"/>
          <w:szCs w:val="24"/>
          <w:cs/>
          <w:lang w:bidi="sa-IN"/>
        </w:rPr>
        <w:t>,</w:t>
      </w:r>
      <w:r w:rsidR="004605FC" w:rsidRPr="007264F7">
        <w:rPr>
          <w:bCs w:val="0"/>
          <w:sz w:val="24"/>
          <w:szCs w:val="24"/>
          <w:cs/>
        </w:rPr>
        <w:t xml:space="preserve"> पुट्ठा वेगेवमा</w:t>
      </w:r>
      <w:r w:rsidR="004605FC" w:rsidRPr="007264F7">
        <w:rPr>
          <w:rFonts w:hint="cs"/>
          <w:bCs w:val="0"/>
          <w:sz w:val="24"/>
          <w:szCs w:val="24"/>
          <w:cs/>
          <w:lang w:bidi="sa-IN"/>
        </w:rPr>
        <w:t>हिं</w:t>
      </w:r>
      <w:r w:rsidR="004605FC" w:rsidRPr="007264F7">
        <w:rPr>
          <w:bCs w:val="0"/>
          <w:sz w:val="24"/>
          <w:szCs w:val="24"/>
          <w:cs/>
        </w:rPr>
        <w:t>सु</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नो</w:t>
      </w:r>
      <w:r w:rsidR="004605FC" w:rsidRPr="007264F7">
        <w:rPr>
          <w:rFonts w:hint="cs"/>
          <w:sz w:val="24"/>
          <w:szCs w:val="24"/>
          <w:cs/>
          <w:lang w:bidi="sa-IN"/>
        </w:rPr>
        <w:t>ऽ</w:t>
      </w:r>
      <w:r w:rsidR="004605FC" w:rsidRPr="007264F7">
        <w:rPr>
          <w:sz w:val="24"/>
          <w:szCs w:val="24"/>
          <w:cs/>
        </w:rPr>
        <w:t>हं करेमि पावं ति</w:t>
      </w:r>
      <w:r w:rsidR="004605FC" w:rsidRPr="007264F7">
        <w:rPr>
          <w:rFonts w:hint="cs"/>
          <w:sz w:val="24"/>
          <w:szCs w:val="24"/>
          <w:cs/>
          <w:lang w:bidi="sa-IN"/>
        </w:rPr>
        <w:t>,</w:t>
      </w:r>
      <w:r w:rsidR="004605FC" w:rsidRPr="007264F7">
        <w:rPr>
          <w:sz w:val="24"/>
          <w:szCs w:val="24"/>
          <w:cs/>
        </w:rPr>
        <w:t xml:space="preserve"> अंकेसाइणी ममेस त्ति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२७५</w:t>
      </w:r>
      <w:r w:rsidRPr="0069493C">
        <w:rPr>
          <w:color w:val="00B050"/>
          <w:sz w:val="24"/>
          <w:szCs w:val="24"/>
        </w:rPr>
        <w:t>]</w:t>
      </w:r>
      <w:r w:rsidR="00B94631">
        <w:rPr>
          <w:rFonts w:hint="cs"/>
          <w:color w:val="00B050"/>
          <w:sz w:val="24"/>
          <w:szCs w:val="24"/>
          <w:cs/>
        </w:rPr>
        <w:tab/>
      </w:r>
      <w:r w:rsidR="004605FC" w:rsidRPr="007264F7">
        <w:rPr>
          <w:bCs w:val="0"/>
          <w:sz w:val="24"/>
          <w:szCs w:val="24"/>
          <w:cs/>
        </w:rPr>
        <w:t>बालस्स मंदयं बीयं</w:t>
      </w:r>
      <w:r w:rsidR="004605FC" w:rsidRPr="007264F7">
        <w:rPr>
          <w:rFonts w:hint="cs"/>
          <w:bCs w:val="0"/>
          <w:sz w:val="24"/>
          <w:szCs w:val="24"/>
          <w:cs/>
          <w:lang w:bidi="sa-IN"/>
        </w:rPr>
        <w:t>,</w:t>
      </w:r>
      <w:r w:rsidR="004605FC" w:rsidRPr="007264F7">
        <w:rPr>
          <w:bCs w:val="0"/>
          <w:sz w:val="24"/>
          <w:szCs w:val="24"/>
          <w:cs/>
        </w:rPr>
        <w:t xml:space="preserve"> जं च कडं अवजाणई भुज्जो</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दुगुणं करेइ से पावं</w:t>
      </w:r>
      <w:r w:rsidR="004605FC" w:rsidRPr="007264F7">
        <w:rPr>
          <w:rFonts w:hint="cs"/>
          <w:sz w:val="24"/>
          <w:szCs w:val="24"/>
          <w:cs/>
          <w:lang w:bidi="sa-IN"/>
        </w:rPr>
        <w:t>,</w:t>
      </w:r>
      <w:r w:rsidR="004605FC" w:rsidRPr="007264F7">
        <w:rPr>
          <w:sz w:val="24"/>
          <w:szCs w:val="24"/>
          <w:cs/>
        </w:rPr>
        <w:t xml:space="preserve"> पूयणकामो विस</w:t>
      </w:r>
      <w:r w:rsidR="004605FC" w:rsidRPr="007264F7">
        <w:rPr>
          <w:rFonts w:hint="cs"/>
          <w:sz w:val="24"/>
          <w:szCs w:val="24"/>
          <w:cs/>
          <w:lang w:bidi="sa-IN"/>
        </w:rPr>
        <w:t>न्ने</w:t>
      </w:r>
      <w:r w:rsidR="004605FC" w:rsidRPr="007264F7">
        <w:rPr>
          <w:sz w:val="24"/>
          <w:szCs w:val="24"/>
          <w:cs/>
        </w:rPr>
        <w:t>सी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२७६</w:t>
      </w:r>
      <w:r w:rsidRPr="0069493C">
        <w:rPr>
          <w:color w:val="00B050"/>
          <w:sz w:val="24"/>
          <w:szCs w:val="24"/>
        </w:rPr>
        <w:t>]</w:t>
      </w:r>
      <w:r w:rsidR="00B94631">
        <w:rPr>
          <w:rFonts w:hint="cs"/>
          <w:color w:val="00B050"/>
          <w:sz w:val="24"/>
          <w:szCs w:val="24"/>
          <w:cs/>
        </w:rPr>
        <w:tab/>
      </w:r>
      <w:r w:rsidR="004605FC" w:rsidRPr="007264F7">
        <w:rPr>
          <w:bCs w:val="0"/>
          <w:sz w:val="24"/>
          <w:szCs w:val="24"/>
          <w:cs/>
        </w:rPr>
        <w:t>संलोकणिज्जम</w:t>
      </w:r>
      <w:r w:rsidR="004605FC" w:rsidRPr="007264F7">
        <w:rPr>
          <w:rFonts w:hint="cs"/>
          <w:bCs w:val="0"/>
          <w:sz w:val="24"/>
          <w:szCs w:val="24"/>
          <w:cs/>
          <w:lang w:bidi="sa-IN"/>
        </w:rPr>
        <w:t>न</w:t>
      </w:r>
      <w:r w:rsidR="004605FC" w:rsidRPr="007264F7">
        <w:rPr>
          <w:bCs w:val="0"/>
          <w:sz w:val="24"/>
          <w:szCs w:val="24"/>
          <w:cs/>
        </w:rPr>
        <w:t>गारं</w:t>
      </w:r>
      <w:r w:rsidR="004605FC" w:rsidRPr="007264F7">
        <w:rPr>
          <w:rFonts w:hint="cs"/>
          <w:bCs w:val="0"/>
          <w:sz w:val="24"/>
          <w:szCs w:val="24"/>
          <w:cs/>
          <w:lang w:bidi="sa-IN"/>
        </w:rPr>
        <w:t>,</w:t>
      </w:r>
      <w:r w:rsidR="004605FC" w:rsidRPr="007264F7">
        <w:rPr>
          <w:bCs w:val="0"/>
          <w:sz w:val="24"/>
          <w:szCs w:val="24"/>
          <w:cs/>
        </w:rPr>
        <w:t xml:space="preserve"> आयगयं निमंतणेणाहंसु</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1888" w:firstLine="1890"/>
        <w:jc w:val="distribute"/>
        <w:rPr>
          <w:sz w:val="24"/>
          <w:szCs w:val="24"/>
        </w:rPr>
      </w:pPr>
      <w:r>
        <w:rPr>
          <w:rFonts w:hint="cs"/>
          <w:sz w:val="24"/>
          <w:szCs w:val="24"/>
          <w:cs/>
        </w:rPr>
        <w:tab/>
      </w:r>
      <w:r w:rsidR="004605FC" w:rsidRPr="007264F7">
        <w:rPr>
          <w:sz w:val="24"/>
          <w:szCs w:val="24"/>
          <w:cs/>
        </w:rPr>
        <w:t xml:space="preserve">वत्थं वा ताइ </w:t>
      </w:r>
      <w:r w:rsidR="004605FC" w:rsidRPr="007264F7">
        <w:rPr>
          <w:sz w:val="24"/>
          <w:szCs w:val="24"/>
        </w:rPr>
        <w:t>!</w:t>
      </w:r>
      <w:r w:rsidR="004605FC" w:rsidRPr="007264F7">
        <w:rPr>
          <w:rFonts w:hint="cs"/>
          <w:sz w:val="24"/>
          <w:szCs w:val="24"/>
          <w:cs/>
          <w:lang w:bidi="sa-IN"/>
        </w:rPr>
        <w:t xml:space="preserve"> </w:t>
      </w:r>
      <w:r w:rsidR="004605FC" w:rsidRPr="007264F7">
        <w:rPr>
          <w:sz w:val="24"/>
          <w:szCs w:val="24"/>
          <w:cs/>
        </w:rPr>
        <w:t>पायं वा</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न्नं</w:t>
      </w:r>
      <w:r w:rsidR="004605FC" w:rsidRPr="007264F7">
        <w:rPr>
          <w:sz w:val="24"/>
          <w:szCs w:val="24"/>
          <w:cs/>
        </w:rPr>
        <w:t xml:space="preserve"> पा</w:t>
      </w:r>
      <w:r w:rsidR="004605FC" w:rsidRPr="007264F7">
        <w:rPr>
          <w:rFonts w:hint="cs"/>
          <w:sz w:val="24"/>
          <w:szCs w:val="24"/>
          <w:cs/>
          <w:lang w:bidi="sa-IN"/>
        </w:rPr>
        <w:t>न</w:t>
      </w:r>
      <w:r w:rsidR="004605FC" w:rsidRPr="007264F7">
        <w:rPr>
          <w:sz w:val="24"/>
          <w:szCs w:val="24"/>
          <w:cs/>
        </w:rPr>
        <w:t>गं पडिग्गाहे ।।</w:t>
      </w:r>
    </w:p>
    <w:p w:rsidR="004605FC" w:rsidRPr="007264F7" w:rsidRDefault="00990AA3" w:rsidP="00F9599B">
      <w:pPr>
        <w:pStyle w:val="H4Hindi"/>
        <w:tabs>
          <w:tab w:val="left" w:pos="2610"/>
        </w:tabs>
        <w:spacing w:before="0" w:after="0"/>
        <w:ind w:right="1888" w:firstLine="1890"/>
        <w:jc w:val="distribute"/>
        <w:rPr>
          <w:bCs w:val="0"/>
          <w:sz w:val="24"/>
          <w:szCs w:val="24"/>
        </w:rPr>
      </w:pPr>
      <w:r w:rsidRPr="0069493C">
        <w:rPr>
          <w:color w:val="00B050"/>
          <w:sz w:val="24"/>
          <w:szCs w:val="24"/>
        </w:rPr>
        <w:t>[</w:t>
      </w:r>
      <w:r>
        <w:rPr>
          <w:rFonts w:hint="cs"/>
          <w:color w:val="00B050"/>
          <w:sz w:val="24"/>
          <w:szCs w:val="24"/>
          <w:cs/>
        </w:rPr>
        <w:t>२७७</w:t>
      </w:r>
      <w:r w:rsidRPr="0069493C">
        <w:rPr>
          <w:color w:val="00B050"/>
          <w:sz w:val="24"/>
          <w:szCs w:val="24"/>
        </w:rPr>
        <w:t>]</w:t>
      </w:r>
      <w:r w:rsidR="00B94631">
        <w:rPr>
          <w:rFonts w:hint="cs"/>
          <w:color w:val="00B050"/>
          <w:sz w:val="24"/>
          <w:szCs w:val="24"/>
          <w:cs/>
        </w:rPr>
        <w:tab/>
      </w:r>
      <w:r w:rsidR="004605FC" w:rsidRPr="007264F7">
        <w:rPr>
          <w:bCs w:val="0"/>
          <w:sz w:val="24"/>
          <w:szCs w:val="24"/>
          <w:cs/>
        </w:rPr>
        <w:t>नीवारमेवं बुज्झेज्जा</w:t>
      </w:r>
      <w:r w:rsidR="004605FC" w:rsidRPr="007264F7">
        <w:rPr>
          <w:rFonts w:hint="cs"/>
          <w:bCs w:val="0"/>
          <w:sz w:val="24"/>
          <w:szCs w:val="24"/>
          <w:cs/>
          <w:lang w:bidi="sa-IN"/>
        </w:rPr>
        <w:t>,</w:t>
      </w:r>
      <w:r w:rsidR="004605FC" w:rsidRPr="007264F7">
        <w:rPr>
          <w:bCs w:val="0"/>
          <w:sz w:val="24"/>
          <w:szCs w:val="24"/>
          <w:cs/>
        </w:rPr>
        <w:t xml:space="preserve"> नो इच्छे अगारमागंतुं</w:t>
      </w:r>
      <w:r w:rsidR="004605FC" w:rsidRPr="007264F7">
        <w:rPr>
          <w:rFonts w:hint="cs"/>
          <w:bCs w:val="0"/>
          <w:sz w:val="24"/>
          <w:szCs w:val="24"/>
          <w:cs/>
          <w:lang w:bidi="sa-IN"/>
        </w:rPr>
        <w:t xml:space="preserve"> ।</w:t>
      </w:r>
    </w:p>
    <w:p w:rsidR="004605FC" w:rsidRPr="007264F7" w:rsidRDefault="00B94631" w:rsidP="00F9599B">
      <w:pPr>
        <w:pStyle w:val="PlainHindi"/>
        <w:tabs>
          <w:tab w:val="left" w:pos="2610"/>
        </w:tabs>
        <w:spacing w:after="0"/>
        <w:ind w:right="-2" w:firstLine="1890"/>
        <w:jc w:val="distribute"/>
        <w:rPr>
          <w:sz w:val="24"/>
          <w:szCs w:val="24"/>
        </w:rPr>
      </w:pPr>
      <w:r>
        <w:rPr>
          <w:rFonts w:hint="cs"/>
          <w:sz w:val="24"/>
          <w:szCs w:val="24"/>
          <w:cs/>
        </w:rPr>
        <w:tab/>
      </w:r>
      <w:r w:rsidR="004605FC" w:rsidRPr="007264F7">
        <w:rPr>
          <w:sz w:val="24"/>
          <w:szCs w:val="24"/>
          <w:cs/>
        </w:rPr>
        <w:t>बद्धे विसयपासेहिं</w:t>
      </w:r>
      <w:r w:rsidR="004605FC" w:rsidRPr="007264F7">
        <w:rPr>
          <w:rFonts w:hint="cs"/>
          <w:sz w:val="24"/>
          <w:szCs w:val="24"/>
          <w:cs/>
          <w:lang w:bidi="sa-IN"/>
        </w:rPr>
        <w:t>,</w:t>
      </w:r>
      <w:r w:rsidR="004605FC" w:rsidRPr="007264F7">
        <w:rPr>
          <w:sz w:val="24"/>
          <w:szCs w:val="24"/>
          <w:cs/>
        </w:rPr>
        <w:t xml:space="preserve"> मोहमावज्जइ पुणो मंदे </w:t>
      </w:r>
      <w:r w:rsidR="004605FC" w:rsidRPr="007264F7">
        <w:rPr>
          <w:rFonts w:hint="cs"/>
          <w:sz w:val="24"/>
          <w:szCs w:val="24"/>
          <w:cs/>
          <w:lang w:bidi="sa-IN"/>
        </w:rPr>
        <w:t>।।</w:t>
      </w:r>
      <w:r w:rsidR="004605FC" w:rsidRPr="007264F7">
        <w:rPr>
          <w:sz w:val="24"/>
          <w:szCs w:val="24"/>
          <w:cs/>
        </w:rPr>
        <w:t xml:space="preserve"> त्ति बेमि ।।</w:t>
      </w:r>
    </w:p>
    <w:p w:rsidR="004605FC" w:rsidRPr="00820B4A" w:rsidRDefault="002D071D" w:rsidP="00B16BE6">
      <w:pPr>
        <w:pStyle w:val="ShlokHindi"/>
      </w:pPr>
      <w:r w:rsidRPr="00820B4A">
        <w:rPr>
          <w:rFonts w:hint="cs"/>
          <w:cs/>
        </w:rPr>
        <w:t>०</w:t>
      </w:r>
      <w:r w:rsidR="004605FC" w:rsidRPr="00820B4A">
        <w:rPr>
          <w:rFonts w:hint="cs"/>
          <w:cs/>
        </w:rPr>
        <w:t xml:space="preserve"> </w:t>
      </w:r>
      <w:r w:rsidR="004605FC" w:rsidRPr="00820B4A">
        <w:rPr>
          <w:cs/>
        </w:rPr>
        <w:t>चउत्थे अज्झयणे पढमो उद्देसो सम्मत्तो</w:t>
      </w:r>
      <w:r w:rsidR="004605FC" w:rsidRPr="00820B4A">
        <w:rPr>
          <w:rFonts w:hint="cs"/>
          <w:cs/>
        </w:rPr>
        <w:t xml:space="preserve"> </w:t>
      </w:r>
      <w:r w:rsidRPr="00820B4A">
        <w:rPr>
          <w:rFonts w:hint="cs"/>
          <w:cs/>
        </w:rPr>
        <w:t>०</w:t>
      </w:r>
    </w:p>
    <w:p w:rsidR="004605FC" w:rsidRPr="001C69A1" w:rsidRDefault="00B94631" w:rsidP="00B94631">
      <w:pPr>
        <w:pStyle w:val="H3Hindi"/>
        <w:tabs>
          <w:tab w:val="left" w:pos="2160"/>
        </w:tabs>
        <w:spacing w:after="120"/>
        <w:ind w:right="1440" w:firstLine="1440"/>
        <w:jc w:val="center"/>
        <w:rPr>
          <w:i w:val="0"/>
          <w:iCs w:val="0"/>
          <w:color w:val="FF0000"/>
          <w:sz w:val="28"/>
          <w:szCs w:val="28"/>
          <w:u w:val="wave"/>
        </w:rPr>
      </w:pPr>
      <w:bookmarkStart w:id="20" w:name="_Toc318398172"/>
      <w:r w:rsidRPr="001C69A1">
        <w:rPr>
          <w:rFonts w:hint="cs"/>
          <w:i w:val="0"/>
          <w:iCs w:val="0"/>
          <w:color w:val="FF0000"/>
          <w:sz w:val="28"/>
          <w:szCs w:val="28"/>
          <w:u w:val="wave"/>
          <w:cs/>
        </w:rPr>
        <w:t xml:space="preserve">० </w:t>
      </w:r>
      <w:r w:rsidR="004605FC" w:rsidRPr="001C69A1">
        <w:rPr>
          <w:i w:val="0"/>
          <w:iCs w:val="0"/>
          <w:color w:val="FF0000"/>
          <w:sz w:val="28"/>
          <w:szCs w:val="28"/>
          <w:u w:val="wave"/>
          <w:cs/>
        </w:rPr>
        <w:t>बीओ उद्देसो</w:t>
      </w:r>
      <w:bookmarkEnd w:id="20"/>
      <w:r w:rsidRPr="001C69A1">
        <w:rPr>
          <w:rFonts w:hint="cs"/>
          <w:i w:val="0"/>
          <w:iCs w:val="0"/>
          <w:color w:val="FF0000"/>
          <w:sz w:val="28"/>
          <w:szCs w:val="28"/>
          <w:u w:val="wave"/>
          <w:cs/>
        </w:rPr>
        <w:t xml:space="preserve"> ०</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२७८</w:t>
      </w:r>
      <w:r w:rsidRPr="0069493C">
        <w:rPr>
          <w:color w:val="00B050"/>
          <w:sz w:val="24"/>
          <w:szCs w:val="24"/>
        </w:rPr>
        <w:t>]</w:t>
      </w:r>
      <w:r w:rsidR="00B94631">
        <w:rPr>
          <w:rFonts w:hint="cs"/>
          <w:color w:val="00B050"/>
          <w:sz w:val="24"/>
          <w:szCs w:val="24"/>
          <w:cs/>
        </w:rPr>
        <w:tab/>
      </w:r>
      <w:r w:rsidR="004605FC" w:rsidRPr="007264F7">
        <w:rPr>
          <w:bCs w:val="0"/>
          <w:sz w:val="24"/>
          <w:szCs w:val="24"/>
          <w:cs/>
        </w:rPr>
        <w:t>ओए सया न रज्जेज्जा</w:t>
      </w:r>
      <w:r w:rsidR="004605FC" w:rsidRPr="007264F7">
        <w:rPr>
          <w:rFonts w:hint="cs"/>
          <w:bCs w:val="0"/>
          <w:sz w:val="24"/>
          <w:szCs w:val="24"/>
          <w:cs/>
          <w:lang w:bidi="sa-IN"/>
        </w:rPr>
        <w:t>,</w:t>
      </w:r>
      <w:r w:rsidR="004605FC" w:rsidRPr="007264F7">
        <w:rPr>
          <w:bCs w:val="0"/>
          <w:sz w:val="24"/>
          <w:szCs w:val="24"/>
          <w:cs/>
        </w:rPr>
        <w:t xml:space="preserve"> भोगकामी पुणो विरज्जेज्जा</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भोगे समणाणं सुणेहा</w:t>
      </w:r>
      <w:r w:rsidR="004605FC" w:rsidRPr="007264F7">
        <w:rPr>
          <w:rFonts w:hint="cs"/>
          <w:sz w:val="24"/>
          <w:szCs w:val="24"/>
          <w:cs/>
          <w:lang w:bidi="sa-IN"/>
        </w:rPr>
        <w:t>,</w:t>
      </w:r>
      <w:r w:rsidR="004605FC" w:rsidRPr="007264F7">
        <w:rPr>
          <w:sz w:val="24"/>
          <w:szCs w:val="24"/>
          <w:cs/>
        </w:rPr>
        <w:t xml:space="preserve"> जह भुंजंति भिक्खुणो एगे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२७९</w:t>
      </w:r>
      <w:r w:rsidRPr="0069493C">
        <w:rPr>
          <w:color w:val="00B050"/>
          <w:sz w:val="24"/>
          <w:szCs w:val="24"/>
        </w:rPr>
        <w:t>]</w:t>
      </w:r>
      <w:r w:rsidR="00B94631">
        <w:rPr>
          <w:rFonts w:hint="cs"/>
          <w:color w:val="00B050"/>
          <w:sz w:val="24"/>
          <w:szCs w:val="24"/>
          <w:cs/>
        </w:rPr>
        <w:tab/>
      </w:r>
      <w:r w:rsidR="004605FC" w:rsidRPr="007264F7">
        <w:rPr>
          <w:bCs w:val="0"/>
          <w:sz w:val="24"/>
          <w:szCs w:val="24"/>
          <w:cs/>
        </w:rPr>
        <w:t>अह तं तु भेयमाव</w:t>
      </w:r>
      <w:r w:rsidR="004605FC" w:rsidRPr="007264F7">
        <w:rPr>
          <w:rFonts w:hint="cs"/>
          <w:bCs w:val="0"/>
          <w:sz w:val="24"/>
          <w:szCs w:val="24"/>
          <w:cs/>
          <w:lang w:bidi="sa-IN"/>
        </w:rPr>
        <w:t>न्नं</w:t>
      </w:r>
      <w:r w:rsidR="004605FC" w:rsidRPr="007264F7">
        <w:rPr>
          <w:bCs w:val="0"/>
          <w:sz w:val="24"/>
          <w:szCs w:val="24"/>
          <w:cs/>
        </w:rPr>
        <w:t xml:space="preserve"> मुच्छियं भिक्खु काममइवट्टं</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पलिभिंदियाण</w:t>
      </w:r>
      <w:r w:rsidR="004605FC" w:rsidRPr="007264F7">
        <w:rPr>
          <w:rFonts w:hint="cs"/>
          <w:sz w:val="24"/>
          <w:szCs w:val="24"/>
          <w:cs/>
          <w:lang w:bidi="sa-IN"/>
        </w:rPr>
        <w:t>ं</w:t>
      </w:r>
      <w:r w:rsidR="004605FC" w:rsidRPr="007264F7">
        <w:rPr>
          <w:sz w:val="24"/>
          <w:szCs w:val="24"/>
          <w:cs/>
        </w:rPr>
        <w:t xml:space="preserve"> तो पच्छा</w:t>
      </w:r>
      <w:r w:rsidR="004605FC" w:rsidRPr="007264F7">
        <w:rPr>
          <w:rFonts w:hint="cs"/>
          <w:sz w:val="24"/>
          <w:szCs w:val="24"/>
          <w:cs/>
          <w:lang w:bidi="sa-IN"/>
        </w:rPr>
        <w:t>,</w:t>
      </w:r>
      <w:r w:rsidR="004605FC" w:rsidRPr="007264F7">
        <w:rPr>
          <w:sz w:val="24"/>
          <w:szCs w:val="24"/>
          <w:cs/>
        </w:rPr>
        <w:t xml:space="preserve"> पादुद्धट्टु मुद्धि पहण</w:t>
      </w:r>
      <w:r w:rsidR="004605FC" w:rsidRPr="007264F7">
        <w:rPr>
          <w:rFonts w:hint="cs"/>
          <w:sz w:val="24"/>
          <w:szCs w:val="24"/>
          <w:cs/>
          <w:lang w:bidi="sa-IN"/>
        </w:rPr>
        <w:t>ं</w:t>
      </w:r>
      <w:r w:rsidR="004605FC" w:rsidRPr="007264F7">
        <w:rPr>
          <w:sz w:val="24"/>
          <w:szCs w:val="24"/>
          <w:cs/>
        </w:rPr>
        <w:t>ति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२८०</w:t>
      </w:r>
      <w:r w:rsidRPr="0069493C">
        <w:rPr>
          <w:color w:val="00B050"/>
          <w:sz w:val="24"/>
          <w:szCs w:val="24"/>
        </w:rPr>
        <w:t>]</w:t>
      </w:r>
      <w:r w:rsidR="00B94631">
        <w:rPr>
          <w:rFonts w:hint="cs"/>
          <w:color w:val="00B050"/>
          <w:sz w:val="24"/>
          <w:szCs w:val="24"/>
          <w:cs/>
        </w:rPr>
        <w:tab/>
      </w:r>
      <w:r w:rsidR="004605FC" w:rsidRPr="007264F7">
        <w:rPr>
          <w:bCs w:val="0"/>
          <w:sz w:val="24"/>
          <w:szCs w:val="24"/>
          <w:cs/>
        </w:rPr>
        <w:t>जइ केसिया</w:t>
      </w:r>
      <w:r w:rsidR="004605FC" w:rsidRPr="007264F7">
        <w:rPr>
          <w:rFonts w:hint="cs"/>
          <w:bCs w:val="0"/>
          <w:sz w:val="24"/>
          <w:szCs w:val="24"/>
          <w:cs/>
        </w:rPr>
        <w:t xml:space="preserve"> णं</w:t>
      </w:r>
      <w:r w:rsidR="004605FC" w:rsidRPr="007264F7">
        <w:rPr>
          <w:bCs w:val="0"/>
          <w:sz w:val="24"/>
          <w:szCs w:val="24"/>
          <w:cs/>
        </w:rPr>
        <w:t xml:space="preserve"> मए</w:t>
      </w:r>
      <w:r w:rsidR="004605FC" w:rsidRPr="007264F7">
        <w:rPr>
          <w:rFonts w:hint="cs"/>
          <w:bCs w:val="0"/>
          <w:sz w:val="24"/>
          <w:szCs w:val="24"/>
          <w:cs/>
          <w:lang w:bidi="sa-IN"/>
        </w:rPr>
        <w:t xml:space="preserve"> </w:t>
      </w:r>
      <w:r w:rsidR="004605FC" w:rsidRPr="007264F7">
        <w:rPr>
          <w:bCs w:val="0"/>
          <w:sz w:val="24"/>
          <w:szCs w:val="24"/>
          <w:cs/>
        </w:rPr>
        <w:t>भिक्खु</w:t>
      </w:r>
      <w:r w:rsidR="004605FC" w:rsidRPr="007264F7">
        <w:rPr>
          <w:rFonts w:hint="cs"/>
          <w:bCs w:val="0"/>
          <w:sz w:val="24"/>
          <w:szCs w:val="24"/>
          <w:cs/>
          <w:lang w:bidi="sa-IN"/>
        </w:rPr>
        <w:t>,</w:t>
      </w:r>
      <w:r w:rsidR="004605FC" w:rsidRPr="007264F7">
        <w:rPr>
          <w:bCs w:val="0"/>
          <w:sz w:val="24"/>
          <w:szCs w:val="24"/>
          <w:cs/>
        </w:rPr>
        <w:t xml:space="preserve"> नो विहरे सह</w:t>
      </w:r>
      <w:r w:rsidR="004605FC" w:rsidRPr="007264F7">
        <w:rPr>
          <w:rFonts w:hint="cs"/>
          <w:bCs w:val="0"/>
          <w:sz w:val="24"/>
          <w:szCs w:val="24"/>
          <w:cs/>
          <w:lang w:bidi="sa-IN"/>
        </w:rPr>
        <w:t xml:space="preserve"> न</w:t>
      </w:r>
      <w:r w:rsidR="004605FC" w:rsidRPr="007264F7">
        <w:rPr>
          <w:bCs w:val="0"/>
          <w:sz w:val="24"/>
          <w:szCs w:val="24"/>
          <w:cs/>
        </w:rPr>
        <w:t>मित्थीए</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के</w:t>
      </w:r>
      <w:r w:rsidR="004605FC" w:rsidRPr="007264F7">
        <w:rPr>
          <w:rFonts w:hint="cs"/>
          <w:sz w:val="24"/>
          <w:szCs w:val="24"/>
          <w:cs/>
          <w:lang w:bidi="sa-IN"/>
        </w:rPr>
        <w:t>साऽ</w:t>
      </w:r>
      <w:r w:rsidR="004605FC" w:rsidRPr="007264F7">
        <w:rPr>
          <w:sz w:val="24"/>
          <w:szCs w:val="24"/>
          <w:cs/>
        </w:rPr>
        <w:t>वि अहं लु</w:t>
      </w:r>
      <w:r w:rsidR="004605FC" w:rsidRPr="007264F7">
        <w:rPr>
          <w:rFonts w:hint="cs"/>
          <w:sz w:val="24"/>
          <w:szCs w:val="24"/>
          <w:cs/>
          <w:lang w:bidi="sa-IN"/>
        </w:rPr>
        <w:t>ं</w:t>
      </w:r>
      <w:r w:rsidR="004605FC" w:rsidRPr="007264F7">
        <w:rPr>
          <w:sz w:val="24"/>
          <w:szCs w:val="24"/>
          <w:cs/>
        </w:rPr>
        <w:t>चिस्सं</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नन्न</w:t>
      </w:r>
      <w:r w:rsidR="004605FC" w:rsidRPr="007264F7">
        <w:rPr>
          <w:sz w:val="24"/>
          <w:szCs w:val="24"/>
          <w:cs/>
        </w:rPr>
        <w:t>त्थ मए चरेज्जासि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२८१</w:t>
      </w:r>
      <w:r w:rsidRPr="0069493C">
        <w:rPr>
          <w:color w:val="00B050"/>
          <w:sz w:val="24"/>
          <w:szCs w:val="24"/>
        </w:rPr>
        <w:t>]</w:t>
      </w:r>
      <w:r w:rsidR="00B94631">
        <w:rPr>
          <w:rFonts w:hint="cs"/>
          <w:color w:val="00B050"/>
          <w:sz w:val="24"/>
          <w:szCs w:val="24"/>
          <w:cs/>
        </w:rPr>
        <w:tab/>
      </w:r>
      <w:r w:rsidR="004605FC" w:rsidRPr="007264F7">
        <w:rPr>
          <w:bCs w:val="0"/>
          <w:sz w:val="24"/>
          <w:szCs w:val="24"/>
          <w:cs/>
        </w:rPr>
        <w:t>अह णं से होइ उवल</w:t>
      </w:r>
      <w:r w:rsidR="004605FC" w:rsidRPr="007264F7">
        <w:rPr>
          <w:rFonts w:hint="cs"/>
          <w:bCs w:val="0"/>
          <w:sz w:val="24"/>
          <w:szCs w:val="24"/>
          <w:cs/>
          <w:lang w:bidi="sa-IN"/>
        </w:rPr>
        <w:t>द्धो,</w:t>
      </w:r>
      <w:r w:rsidR="004605FC" w:rsidRPr="007264F7">
        <w:rPr>
          <w:bCs w:val="0"/>
          <w:sz w:val="24"/>
          <w:szCs w:val="24"/>
          <w:cs/>
        </w:rPr>
        <w:t xml:space="preserve"> तो पेसेंति तहाभूएहिं</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अलाउच्छेयं पेहे</w:t>
      </w:r>
      <w:r w:rsidR="004605FC" w:rsidRPr="007264F7">
        <w:rPr>
          <w:rFonts w:hint="cs"/>
          <w:sz w:val="24"/>
          <w:szCs w:val="24"/>
          <w:cs/>
          <w:lang w:bidi="sa-IN"/>
        </w:rPr>
        <w:t>हि,</w:t>
      </w:r>
      <w:r w:rsidR="004605FC" w:rsidRPr="007264F7">
        <w:rPr>
          <w:sz w:val="24"/>
          <w:szCs w:val="24"/>
          <w:cs/>
        </w:rPr>
        <w:t xml:space="preserve"> वग्गुफलाइं आहराहि त्ति ।।</w:t>
      </w:r>
    </w:p>
    <w:p w:rsidR="00550B94" w:rsidRDefault="00550B94" w:rsidP="00D45656">
      <w:pPr>
        <w:tabs>
          <w:tab w:val="left" w:pos="2520"/>
        </w:tabs>
        <w:spacing w:after="0" w:line="240" w:lineRule="auto"/>
        <w:ind w:right="1798"/>
        <w:contextualSpacing/>
        <w:rPr>
          <w:rFonts w:cs="Mangal"/>
          <w:sz w:val="24"/>
          <w:szCs w:val="24"/>
        </w:rPr>
      </w:pPr>
      <w:r>
        <w:rPr>
          <w:rFonts w:cs="Mangal" w:hint="cs"/>
          <w:sz w:val="24"/>
          <w:szCs w:val="24"/>
          <w:cs/>
        </w:rPr>
        <w:lastRenderedPageBreak/>
        <w:t>सुयक्खंधो-१, अज्झयणं-४, उद्देसो-२</w:t>
      </w:r>
    </w:p>
    <w:tbl>
      <w:tblPr>
        <w:tblW w:w="10065" w:type="dxa"/>
        <w:tblInd w:w="93" w:type="dxa"/>
        <w:tblBorders>
          <w:top w:val="single" w:sz="4" w:space="0" w:color="auto"/>
        </w:tblBorders>
        <w:tblLook w:val="04A0"/>
      </w:tblPr>
      <w:tblGrid>
        <w:gridCol w:w="10065"/>
      </w:tblGrid>
      <w:tr w:rsidR="00550B94" w:rsidTr="00900160">
        <w:trPr>
          <w:trHeight w:val="242"/>
        </w:trPr>
        <w:tc>
          <w:tcPr>
            <w:tcW w:w="10065" w:type="dxa"/>
            <w:tcBorders>
              <w:top w:val="single" w:sz="4" w:space="0" w:color="FF0000"/>
              <w:left w:val="nil"/>
              <w:bottom w:val="nil"/>
              <w:right w:val="nil"/>
            </w:tcBorders>
          </w:tcPr>
          <w:p w:rsidR="00550B94" w:rsidRDefault="00550B94" w:rsidP="00D45656">
            <w:pPr>
              <w:tabs>
                <w:tab w:val="left" w:pos="2520"/>
                <w:tab w:val="left" w:pos="8100"/>
              </w:tabs>
              <w:spacing w:after="0" w:line="240" w:lineRule="auto"/>
              <w:ind w:right="1798" w:firstLine="1800"/>
              <w:contextualSpacing/>
              <w:jc w:val="distribute"/>
              <w:rPr>
                <w:rFonts w:cs="Mangal"/>
                <w:sz w:val="24"/>
                <w:szCs w:val="24"/>
              </w:rPr>
            </w:pPr>
          </w:p>
        </w:tc>
      </w:tr>
    </w:tbl>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२८२</w:t>
      </w:r>
      <w:r w:rsidRPr="0069493C">
        <w:rPr>
          <w:color w:val="00B050"/>
          <w:sz w:val="24"/>
          <w:szCs w:val="24"/>
        </w:rPr>
        <w:t>]</w:t>
      </w:r>
      <w:r w:rsidR="00B94631">
        <w:rPr>
          <w:rFonts w:hint="cs"/>
          <w:color w:val="00B050"/>
          <w:sz w:val="24"/>
          <w:szCs w:val="24"/>
          <w:cs/>
        </w:rPr>
        <w:tab/>
      </w:r>
      <w:r w:rsidR="004605FC" w:rsidRPr="007264F7">
        <w:rPr>
          <w:bCs w:val="0"/>
          <w:sz w:val="24"/>
          <w:szCs w:val="24"/>
          <w:cs/>
        </w:rPr>
        <w:t>दारूणि सागपागाए</w:t>
      </w:r>
      <w:r w:rsidR="004605FC" w:rsidRPr="007264F7">
        <w:rPr>
          <w:rFonts w:hint="cs"/>
          <w:bCs w:val="0"/>
          <w:sz w:val="24"/>
          <w:szCs w:val="24"/>
          <w:cs/>
          <w:lang w:bidi="sa-IN"/>
        </w:rPr>
        <w:t>,</w:t>
      </w:r>
      <w:r w:rsidR="004605FC" w:rsidRPr="007264F7">
        <w:rPr>
          <w:bCs w:val="0"/>
          <w:sz w:val="24"/>
          <w:szCs w:val="24"/>
          <w:cs/>
        </w:rPr>
        <w:t xml:space="preserve"> पज्जोओ वा भविस्सई राओ</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पायाणि य मे रयावेहि</w:t>
      </w:r>
      <w:r w:rsidR="004605FC" w:rsidRPr="007264F7">
        <w:rPr>
          <w:rFonts w:hint="cs"/>
          <w:sz w:val="24"/>
          <w:szCs w:val="24"/>
          <w:cs/>
          <w:lang w:bidi="sa-IN"/>
        </w:rPr>
        <w:t>,</w:t>
      </w:r>
      <w:r w:rsidR="004605FC" w:rsidRPr="007264F7">
        <w:rPr>
          <w:sz w:val="24"/>
          <w:szCs w:val="24"/>
          <w:cs/>
        </w:rPr>
        <w:t xml:space="preserve"> एहि ता मे प</w:t>
      </w:r>
      <w:r w:rsidR="004605FC" w:rsidRPr="007264F7">
        <w:rPr>
          <w:rFonts w:hint="cs"/>
          <w:sz w:val="24"/>
          <w:szCs w:val="24"/>
          <w:cs/>
        </w:rPr>
        <w:t>ि</w:t>
      </w:r>
      <w:r w:rsidR="004605FC" w:rsidRPr="007264F7">
        <w:rPr>
          <w:sz w:val="24"/>
          <w:szCs w:val="24"/>
          <w:cs/>
        </w:rPr>
        <w:t xml:space="preserve">ट्ठ </w:t>
      </w:r>
      <w:r w:rsidR="004605FC" w:rsidRPr="007264F7">
        <w:rPr>
          <w:rFonts w:hint="cs"/>
          <w:sz w:val="24"/>
          <w:szCs w:val="24"/>
          <w:cs/>
          <w:lang w:bidi="sa-IN"/>
        </w:rPr>
        <w:t>ओ</w:t>
      </w:r>
      <w:r w:rsidR="004605FC" w:rsidRPr="007264F7">
        <w:rPr>
          <w:sz w:val="24"/>
          <w:szCs w:val="24"/>
          <w:cs/>
        </w:rPr>
        <w:t>म्मद्दे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२८३</w:t>
      </w:r>
      <w:r w:rsidRPr="0069493C">
        <w:rPr>
          <w:color w:val="00B050"/>
          <w:sz w:val="24"/>
          <w:szCs w:val="24"/>
        </w:rPr>
        <w:t>]</w:t>
      </w:r>
      <w:r w:rsidR="00B94631">
        <w:rPr>
          <w:rFonts w:hint="cs"/>
          <w:color w:val="00B050"/>
          <w:sz w:val="24"/>
          <w:szCs w:val="24"/>
          <w:cs/>
        </w:rPr>
        <w:tab/>
      </w:r>
      <w:r w:rsidR="004605FC" w:rsidRPr="007264F7">
        <w:rPr>
          <w:bCs w:val="0"/>
          <w:sz w:val="24"/>
          <w:szCs w:val="24"/>
          <w:cs/>
        </w:rPr>
        <w:t>वत्थाणि य मे पडिलेहेहि</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न्नं</w:t>
      </w:r>
      <w:r w:rsidR="004605FC" w:rsidRPr="007264F7">
        <w:rPr>
          <w:bCs w:val="0"/>
          <w:sz w:val="24"/>
          <w:szCs w:val="24"/>
          <w:cs/>
        </w:rPr>
        <w:t xml:space="preserve"> पाणमाहराहि त्ति</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गंधं च रओहरणं च</w:t>
      </w:r>
      <w:r w:rsidR="004605FC" w:rsidRPr="007264F7">
        <w:rPr>
          <w:rFonts w:hint="cs"/>
          <w:sz w:val="24"/>
          <w:szCs w:val="24"/>
          <w:cs/>
          <w:lang w:bidi="sa-IN"/>
        </w:rPr>
        <w:t>,</w:t>
      </w:r>
      <w:r w:rsidR="004605FC" w:rsidRPr="007264F7">
        <w:rPr>
          <w:sz w:val="24"/>
          <w:szCs w:val="24"/>
          <w:cs/>
        </w:rPr>
        <w:t xml:space="preserve"> कासवगं च सम</w:t>
      </w:r>
      <w:r w:rsidR="004605FC" w:rsidRPr="007264F7">
        <w:rPr>
          <w:rFonts w:hint="cs"/>
          <w:sz w:val="24"/>
          <w:szCs w:val="24"/>
          <w:cs/>
          <w:lang w:bidi="sa-IN"/>
        </w:rPr>
        <w:t>नु</w:t>
      </w:r>
      <w:r w:rsidR="004605FC" w:rsidRPr="007264F7">
        <w:rPr>
          <w:sz w:val="24"/>
          <w:szCs w:val="24"/>
          <w:cs/>
        </w:rPr>
        <w:t>जाणाहि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२८४</w:t>
      </w:r>
      <w:r w:rsidRPr="0069493C">
        <w:rPr>
          <w:color w:val="00B050"/>
          <w:sz w:val="24"/>
          <w:szCs w:val="24"/>
        </w:rPr>
        <w:t>]</w:t>
      </w:r>
      <w:r w:rsidR="00B94631">
        <w:rPr>
          <w:rFonts w:hint="cs"/>
          <w:color w:val="00B050"/>
          <w:sz w:val="24"/>
          <w:szCs w:val="24"/>
          <w:cs/>
        </w:rPr>
        <w:tab/>
      </w:r>
      <w:r w:rsidR="004605FC" w:rsidRPr="007264F7">
        <w:rPr>
          <w:bCs w:val="0"/>
          <w:sz w:val="24"/>
          <w:szCs w:val="24"/>
          <w:cs/>
        </w:rPr>
        <w:t>अदु अंजणिं अलंकारं</w:t>
      </w:r>
      <w:r w:rsidR="004605FC" w:rsidRPr="007264F7">
        <w:rPr>
          <w:rFonts w:hint="cs"/>
          <w:bCs w:val="0"/>
          <w:sz w:val="24"/>
          <w:szCs w:val="24"/>
          <w:cs/>
          <w:lang w:bidi="sa-IN"/>
        </w:rPr>
        <w:t>,</w:t>
      </w:r>
      <w:r w:rsidR="004605FC" w:rsidRPr="007264F7">
        <w:rPr>
          <w:bCs w:val="0"/>
          <w:sz w:val="24"/>
          <w:szCs w:val="24"/>
          <w:cs/>
        </w:rPr>
        <w:t xml:space="preserve"> कुक्कययं मे पयच्छाहि</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लोद्धं च लोद्धकुसुमं च</w:t>
      </w:r>
      <w:r w:rsidR="004605FC" w:rsidRPr="007264F7">
        <w:rPr>
          <w:rFonts w:hint="cs"/>
          <w:sz w:val="24"/>
          <w:szCs w:val="24"/>
          <w:cs/>
          <w:lang w:bidi="sa-IN"/>
        </w:rPr>
        <w:t>,</w:t>
      </w:r>
      <w:r w:rsidR="004605FC" w:rsidRPr="007264F7">
        <w:rPr>
          <w:sz w:val="24"/>
          <w:szCs w:val="24"/>
          <w:cs/>
        </w:rPr>
        <w:t xml:space="preserve"> वेणु पलासियं च गुलियं च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२८५</w:t>
      </w:r>
      <w:r w:rsidRPr="0069493C">
        <w:rPr>
          <w:color w:val="00B050"/>
          <w:sz w:val="24"/>
          <w:szCs w:val="24"/>
        </w:rPr>
        <w:t>]</w:t>
      </w:r>
      <w:r w:rsidR="00B94631">
        <w:rPr>
          <w:rFonts w:hint="cs"/>
          <w:color w:val="00B050"/>
          <w:sz w:val="24"/>
          <w:szCs w:val="24"/>
          <w:cs/>
        </w:rPr>
        <w:tab/>
      </w:r>
      <w:r w:rsidR="004605FC" w:rsidRPr="007264F7">
        <w:rPr>
          <w:bCs w:val="0"/>
          <w:sz w:val="24"/>
          <w:szCs w:val="24"/>
          <w:cs/>
        </w:rPr>
        <w:t>कोट्ठं तगरं अगरुं च</w:t>
      </w:r>
      <w:r w:rsidR="004605FC" w:rsidRPr="007264F7">
        <w:rPr>
          <w:rFonts w:hint="cs"/>
          <w:bCs w:val="0"/>
          <w:sz w:val="24"/>
          <w:szCs w:val="24"/>
          <w:cs/>
          <w:lang w:bidi="sa-IN"/>
        </w:rPr>
        <w:t>,</w:t>
      </w:r>
      <w:r w:rsidR="004605FC" w:rsidRPr="007264F7">
        <w:rPr>
          <w:bCs w:val="0"/>
          <w:sz w:val="24"/>
          <w:szCs w:val="24"/>
          <w:cs/>
        </w:rPr>
        <w:t xml:space="preserve"> संपिट्ठं सह उसीरेणं</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तेल्लं मुहे भिलिंगा</w:t>
      </w:r>
      <w:r w:rsidR="004605FC" w:rsidRPr="007264F7">
        <w:rPr>
          <w:rFonts w:hint="cs"/>
          <w:sz w:val="24"/>
          <w:szCs w:val="24"/>
          <w:cs/>
        </w:rPr>
        <w:t>ए</w:t>
      </w:r>
      <w:r w:rsidR="004605FC" w:rsidRPr="007264F7">
        <w:rPr>
          <w:sz w:val="24"/>
          <w:szCs w:val="24"/>
          <w:cs/>
        </w:rPr>
        <w:t xml:space="preserve"> वेणुफलाइं स</w:t>
      </w:r>
      <w:r w:rsidR="004605FC" w:rsidRPr="007264F7">
        <w:rPr>
          <w:rFonts w:hint="cs"/>
          <w:sz w:val="24"/>
          <w:szCs w:val="24"/>
          <w:cs/>
          <w:lang w:bidi="sa-IN"/>
        </w:rPr>
        <w:t>न्नि</w:t>
      </w:r>
      <w:r w:rsidR="004605FC" w:rsidRPr="007264F7">
        <w:rPr>
          <w:sz w:val="24"/>
          <w:szCs w:val="24"/>
          <w:cs/>
        </w:rPr>
        <w:t>हाणाए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२८६</w:t>
      </w:r>
      <w:r w:rsidRPr="0069493C">
        <w:rPr>
          <w:color w:val="00B050"/>
          <w:sz w:val="24"/>
          <w:szCs w:val="24"/>
        </w:rPr>
        <w:t>]</w:t>
      </w:r>
      <w:r w:rsidR="00B94631">
        <w:rPr>
          <w:rFonts w:hint="cs"/>
          <w:color w:val="00B050"/>
          <w:sz w:val="24"/>
          <w:szCs w:val="24"/>
          <w:cs/>
        </w:rPr>
        <w:tab/>
      </w:r>
      <w:r w:rsidR="004605FC" w:rsidRPr="007264F7">
        <w:rPr>
          <w:bCs w:val="0"/>
          <w:sz w:val="24"/>
          <w:szCs w:val="24"/>
          <w:cs/>
        </w:rPr>
        <w:t>नंदीचुण्णगाइं पाहराहि</w:t>
      </w:r>
      <w:r w:rsidR="004605FC" w:rsidRPr="007264F7">
        <w:rPr>
          <w:rFonts w:hint="cs"/>
          <w:bCs w:val="0"/>
          <w:sz w:val="24"/>
          <w:szCs w:val="24"/>
          <w:cs/>
          <w:lang w:bidi="sa-IN"/>
        </w:rPr>
        <w:t>,</w:t>
      </w:r>
      <w:r w:rsidR="004605FC" w:rsidRPr="007264F7">
        <w:rPr>
          <w:bCs w:val="0"/>
          <w:sz w:val="24"/>
          <w:szCs w:val="24"/>
          <w:cs/>
        </w:rPr>
        <w:t xml:space="preserve"> छत्तोवा</w:t>
      </w:r>
      <w:r w:rsidR="004605FC" w:rsidRPr="007264F7">
        <w:rPr>
          <w:rFonts w:hint="cs"/>
          <w:bCs w:val="0"/>
          <w:sz w:val="24"/>
          <w:szCs w:val="24"/>
          <w:cs/>
        </w:rPr>
        <w:t>नहं</w:t>
      </w:r>
      <w:r w:rsidR="004605FC" w:rsidRPr="007264F7">
        <w:rPr>
          <w:bCs w:val="0"/>
          <w:sz w:val="24"/>
          <w:szCs w:val="24"/>
          <w:cs/>
        </w:rPr>
        <w:t xml:space="preserve"> च जाणाहि</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सत्थं च सूवच्छेयाए</w:t>
      </w:r>
      <w:r w:rsidR="004605FC" w:rsidRPr="007264F7">
        <w:rPr>
          <w:rFonts w:hint="cs"/>
          <w:sz w:val="24"/>
          <w:szCs w:val="24"/>
          <w:cs/>
          <w:lang w:bidi="sa-IN"/>
        </w:rPr>
        <w:t>,</w:t>
      </w:r>
      <w:r w:rsidR="004605FC" w:rsidRPr="007264F7">
        <w:rPr>
          <w:sz w:val="24"/>
          <w:szCs w:val="24"/>
          <w:cs/>
        </w:rPr>
        <w:t xml:space="preserve"> आणीलं च वत्थं </w:t>
      </w:r>
      <w:r w:rsidR="004605FC" w:rsidRPr="007264F7">
        <w:rPr>
          <w:rFonts w:hint="cs"/>
          <w:sz w:val="24"/>
          <w:szCs w:val="24"/>
          <w:cs/>
          <w:lang w:bidi="sa-IN"/>
        </w:rPr>
        <w:t>रया</w:t>
      </w:r>
      <w:r w:rsidR="004605FC" w:rsidRPr="007264F7">
        <w:rPr>
          <w:sz w:val="24"/>
          <w:szCs w:val="24"/>
          <w:cs/>
        </w:rPr>
        <w:t>वेहि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२८७</w:t>
      </w:r>
      <w:r w:rsidRPr="0069493C">
        <w:rPr>
          <w:color w:val="00B050"/>
          <w:sz w:val="24"/>
          <w:szCs w:val="24"/>
        </w:rPr>
        <w:t>]</w:t>
      </w:r>
      <w:r w:rsidR="00B94631">
        <w:rPr>
          <w:rFonts w:hint="cs"/>
          <w:color w:val="00B050"/>
          <w:sz w:val="24"/>
          <w:szCs w:val="24"/>
          <w:cs/>
        </w:rPr>
        <w:tab/>
      </w:r>
      <w:r w:rsidR="004605FC" w:rsidRPr="007264F7">
        <w:rPr>
          <w:bCs w:val="0"/>
          <w:sz w:val="24"/>
          <w:szCs w:val="24"/>
          <w:cs/>
        </w:rPr>
        <w:t>सुफणिं च सागपागाए</w:t>
      </w:r>
      <w:r w:rsidR="004605FC" w:rsidRPr="007264F7">
        <w:rPr>
          <w:rFonts w:hint="cs"/>
          <w:bCs w:val="0"/>
          <w:sz w:val="24"/>
          <w:szCs w:val="24"/>
          <w:cs/>
          <w:lang w:bidi="sa-IN"/>
        </w:rPr>
        <w:t>,</w:t>
      </w:r>
      <w:r w:rsidR="004605FC" w:rsidRPr="007264F7">
        <w:rPr>
          <w:bCs w:val="0"/>
          <w:sz w:val="24"/>
          <w:szCs w:val="24"/>
          <w:cs/>
        </w:rPr>
        <w:t xml:space="preserve"> आमलगाइं दगाहरणं च</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तिलगकरणिं अंज</w:t>
      </w:r>
      <w:r w:rsidR="004605FC" w:rsidRPr="007264F7">
        <w:rPr>
          <w:rFonts w:hint="cs"/>
          <w:sz w:val="24"/>
          <w:szCs w:val="24"/>
          <w:cs/>
        </w:rPr>
        <w:t>न</w:t>
      </w:r>
      <w:r w:rsidR="004605FC" w:rsidRPr="007264F7">
        <w:rPr>
          <w:sz w:val="24"/>
          <w:szCs w:val="24"/>
          <w:cs/>
        </w:rPr>
        <w:t>सलागं</w:t>
      </w:r>
      <w:r w:rsidR="004605FC" w:rsidRPr="007264F7">
        <w:rPr>
          <w:rFonts w:hint="cs"/>
          <w:sz w:val="24"/>
          <w:szCs w:val="24"/>
          <w:cs/>
          <w:lang w:bidi="sa-IN"/>
        </w:rPr>
        <w:t>,</w:t>
      </w:r>
      <w:r w:rsidR="004605FC" w:rsidRPr="007264F7">
        <w:rPr>
          <w:sz w:val="24"/>
          <w:szCs w:val="24"/>
          <w:cs/>
        </w:rPr>
        <w:t xml:space="preserve"> धिंसु मे विहुयणं विजाणाहि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२८८</w:t>
      </w:r>
      <w:r w:rsidRPr="0069493C">
        <w:rPr>
          <w:color w:val="00B050"/>
          <w:sz w:val="24"/>
          <w:szCs w:val="24"/>
        </w:rPr>
        <w:t>]</w:t>
      </w:r>
      <w:r w:rsidR="00B94631">
        <w:rPr>
          <w:rFonts w:hint="cs"/>
          <w:color w:val="00B050"/>
          <w:sz w:val="24"/>
          <w:szCs w:val="24"/>
          <w:cs/>
        </w:rPr>
        <w:tab/>
      </w:r>
      <w:r w:rsidR="004605FC" w:rsidRPr="007264F7">
        <w:rPr>
          <w:bCs w:val="0"/>
          <w:sz w:val="24"/>
          <w:szCs w:val="24"/>
          <w:cs/>
        </w:rPr>
        <w:t>संडासगं च फणिहं च</w:t>
      </w:r>
      <w:r w:rsidR="004605FC" w:rsidRPr="007264F7">
        <w:rPr>
          <w:rFonts w:hint="cs"/>
          <w:bCs w:val="0"/>
          <w:sz w:val="24"/>
          <w:szCs w:val="24"/>
          <w:cs/>
          <w:lang w:bidi="sa-IN"/>
        </w:rPr>
        <w:t>,</w:t>
      </w:r>
      <w:r w:rsidR="004605FC" w:rsidRPr="007264F7">
        <w:rPr>
          <w:bCs w:val="0"/>
          <w:sz w:val="24"/>
          <w:szCs w:val="24"/>
          <w:cs/>
        </w:rPr>
        <w:t xml:space="preserve"> सीहलिपासगं च आणाहि</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आ</w:t>
      </w:r>
      <w:r w:rsidR="004605FC" w:rsidRPr="007264F7">
        <w:rPr>
          <w:rFonts w:hint="cs"/>
          <w:sz w:val="24"/>
          <w:szCs w:val="24"/>
          <w:cs/>
          <w:lang w:bidi="sa-IN"/>
        </w:rPr>
        <w:t>दं</w:t>
      </w:r>
      <w:r w:rsidR="004605FC" w:rsidRPr="007264F7">
        <w:rPr>
          <w:sz w:val="24"/>
          <w:szCs w:val="24"/>
          <w:cs/>
        </w:rPr>
        <w:t>सगं च पयच्छाहि</w:t>
      </w:r>
      <w:r w:rsidR="004605FC" w:rsidRPr="007264F7">
        <w:rPr>
          <w:rFonts w:hint="cs"/>
          <w:sz w:val="24"/>
          <w:szCs w:val="24"/>
          <w:cs/>
          <w:lang w:bidi="sa-IN"/>
        </w:rPr>
        <w:t>,</w:t>
      </w:r>
      <w:r w:rsidR="004605FC" w:rsidRPr="007264F7">
        <w:rPr>
          <w:sz w:val="24"/>
          <w:szCs w:val="24"/>
          <w:cs/>
        </w:rPr>
        <w:t xml:space="preserve"> दंत पक्खालणं पवेस</w:t>
      </w:r>
      <w:r w:rsidR="004605FC" w:rsidRPr="007264F7">
        <w:rPr>
          <w:rFonts w:hint="cs"/>
          <w:sz w:val="24"/>
          <w:szCs w:val="24"/>
          <w:cs/>
        </w:rPr>
        <w:t>ा</w:t>
      </w:r>
      <w:r w:rsidR="004605FC" w:rsidRPr="007264F7">
        <w:rPr>
          <w:sz w:val="24"/>
          <w:szCs w:val="24"/>
          <w:cs/>
        </w:rPr>
        <w:t>हि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२८९</w:t>
      </w:r>
      <w:r w:rsidRPr="0069493C">
        <w:rPr>
          <w:color w:val="00B050"/>
          <w:sz w:val="24"/>
          <w:szCs w:val="24"/>
        </w:rPr>
        <w:t>]</w:t>
      </w:r>
      <w:r w:rsidR="00B94631">
        <w:rPr>
          <w:rFonts w:hint="cs"/>
          <w:color w:val="00B050"/>
          <w:sz w:val="24"/>
          <w:szCs w:val="24"/>
          <w:cs/>
        </w:rPr>
        <w:tab/>
      </w:r>
      <w:r w:rsidR="004605FC" w:rsidRPr="007264F7">
        <w:rPr>
          <w:bCs w:val="0"/>
          <w:sz w:val="24"/>
          <w:szCs w:val="24"/>
          <w:cs/>
        </w:rPr>
        <w:t>पूयफलं तंबोलं च</w:t>
      </w:r>
      <w:r w:rsidR="004605FC" w:rsidRPr="007264F7">
        <w:rPr>
          <w:rFonts w:hint="cs"/>
          <w:bCs w:val="0"/>
          <w:sz w:val="24"/>
          <w:szCs w:val="24"/>
          <w:cs/>
          <w:lang w:bidi="sa-IN"/>
        </w:rPr>
        <w:t>,</w:t>
      </w:r>
      <w:r w:rsidR="004605FC" w:rsidRPr="007264F7">
        <w:rPr>
          <w:bCs w:val="0"/>
          <w:sz w:val="24"/>
          <w:szCs w:val="24"/>
          <w:cs/>
        </w:rPr>
        <w:t xml:space="preserve"> सूई-सुत्तगं च जाणाहि</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कोसं च मोयमेहाए</w:t>
      </w:r>
      <w:r w:rsidR="004605FC" w:rsidRPr="007264F7">
        <w:rPr>
          <w:rFonts w:hint="cs"/>
          <w:sz w:val="24"/>
          <w:szCs w:val="24"/>
          <w:cs/>
          <w:lang w:bidi="sa-IN"/>
        </w:rPr>
        <w:t>,</w:t>
      </w:r>
      <w:r w:rsidR="004605FC" w:rsidRPr="007264F7">
        <w:rPr>
          <w:sz w:val="24"/>
          <w:szCs w:val="24"/>
          <w:cs/>
        </w:rPr>
        <w:t xml:space="preserve"> सुप्पुक्खल</w:t>
      </w:r>
      <w:r w:rsidR="004605FC" w:rsidRPr="007264F7">
        <w:rPr>
          <w:rFonts w:hint="cs"/>
          <w:sz w:val="24"/>
          <w:szCs w:val="24"/>
          <w:cs/>
          <w:lang w:bidi="sa-IN"/>
        </w:rPr>
        <w:t>गं च</w:t>
      </w:r>
      <w:r w:rsidR="004605FC" w:rsidRPr="007264F7">
        <w:rPr>
          <w:sz w:val="24"/>
          <w:szCs w:val="24"/>
          <w:cs/>
        </w:rPr>
        <w:t>-खारगलणं</w:t>
      </w:r>
      <w:r w:rsidR="004605FC" w:rsidRPr="007264F7">
        <w:rPr>
          <w:rFonts w:hint="cs"/>
          <w:sz w:val="24"/>
          <w:szCs w:val="24"/>
          <w:cs/>
        </w:rPr>
        <w:t xml:space="preserve"> </w:t>
      </w:r>
      <w:r w:rsidR="004605FC" w:rsidRPr="007264F7">
        <w:rPr>
          <w:sz w:val="24"/>
          <w:szCs w:val="24"/>
          <w:cs/>
        </w:rPr>
        <w:t>च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२९०</w:t>
      </w:r>
      <w:r w:rsidRPr="0069493C">
        <w:rPr>
          <w:color w:val="00B050"/>
          <w:sz w:val="24"/>
          <w:szCs w:val="24"/>
        </w:rPr>
        <w:t>]</w:t>
      </w:r>
      <w:r w:rsidR="00B94631">
        <w:rPr>
          <w:rFonts w:hint="cs"/>
          <w:color w:val="00B050"/>
          <w:sz w:val="24"/>
          <w:szCs w:val="24"/>
          <w:cs/>
        </w:rPr>
        <w:tab/>
      </w:r>
      <w:r w:rsidR="004605FC" w:rsidRPr="007264F7">
        <w:rPr>
          <w:rFonts w:hint="cs"/>
          <w:bCs w:val="0"/>
          <w:sz w:val="24"/>
          <w:szCs w:val="24"/>
          <w:cs/>
          <w:lang w:bidi="sa-IN"/>
        </w:rPr>
        <w:t>चं</w:t>
      </w:r>
      <w:r w:rsidR="004605FC" w:rsidRPr="007264F7">
        <w:rPr>
          <w:bCs w:val="0"/>
          <w:sz w:val="24"/>
          <w:szCs w:val="24"/>
          <w:cs/>
        </w:rPr>
        <w:t>दालगं च करगं च</w:t>
      </w:r>
      <w:r w:rsidR="004605FC" w:rsidRPr="007264F7">
        <w:rPr>
          <w:rFonts w:hint="cs"/>
          <w:bCs w:val="0"/>
          <w:sz w:val="24"/>
          <w:szCs w:val="24"/>
          <w:cs/>
          <w:lang w:bidi="sa-IN"/>
        </w:rPr>
        <w:t>,</w:t>
      </w:r>
      <w:r w:rsidR="004605FC" w:rsidRPr="007264F7">
        <w:rPr>
          <w:bCs w:val="0"/>
          <w:sz w:val="24"/>
          <w:szCs w:val="24"/>
          <w:cs/>
        </w:rPr>
        <w:t xml:space="preserve"> वच्चघरगं च आउसो </w:t>
      </w:r>
      <w:r w:rsidR="004605FC" w:rsidRPr="007264F7">
        <w:rPr>
          <w:bCs w:val="0"/>
          <w:sz w:val="24"/>
          <w:szCs w:val="24"/>
        </w:rPr>
        <w:t>!</w:t>
      </w:r>
      <w:r w:rsidR="004605FC" w:rsidRPr="007264F7">
        <w:rPr>
          <w:rFonts w:hint="cs"/>
          <w:bCs w:val="0"/>
          <w:sz w:val="24"/>
          <w:szCs w:val="24"/>
          <w:cs/>
          <w:lang w:bidi="sa-IN"/>
        </w:rPr>
        <w:t xml:space="preserve"> </w:t>
      </w:r>
      <w:r w:rsidR="004605FC" w:rsidRPr="007264F7">
        <w:rPr>
          <w:bCs w:val="0"/>
          <w:sz w:val="24"/>
          <w:szCs w:val="24"/>
          <w:cs/>
        </w:rPr>
        <w:t>खणाहि</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सरपाय</w:t>
      </w:r>
      <w:r>
        <w:rPr>
          <w:rFonts w:hint="cs"/>
          <w:sz w:val="24"/>
          <w:szCs w:val="24"/>
          <w:cs/>
        </w:rPr>
        <w:tab/>
      </w:r>
      <w:r w:rsidR="004605FC" w:rsidRPr="007264F7">
        <w:rPr>
          <w:sz w:val="24"/>
          <w:szCs w:val="24"/>
          <w:cs/>
        </w:rPr>
        <w:t>गं च जायाए</w:t>
      </w:r>
      <w:r w:rsidR="004605FC" w:rsidRPr="007264F7">
        <w:rPr>
          <w:rFonts w:hint="cs"/>
          <w:sz w:val="24"/>
          <w:szCs w:val="24"/>
          <w:cs/>
          <w:lang w:bidi="sa-IN"/>
        </w:rPr>
        <w:t>,</w:t>
      </w:r>
      <w:r w:rsidR="004605FC" w:rsidRPr="007264F7">
        <w:rPr>
          <w:sz w:val="24"/>
          <w:szCs w:val="24"/>
          <w:cs/>
        </w:rPr>
        <w:t xml:space="preserve"> गोरहगं च साम</w:t>
      </w:r>
      <w:r w:rsidR="004605FC" w:rsidRPr="007264F7">
        <w:rPr>
          <w:rFonts w:hint="cs"/>
          <w:sz w:val="24"/>
          <w:szCs w:val="24"/>
          <w:cs/>
        </w:rPr>
        <w:t>णे</w:t>
      </w:r>
      <w:r w:rsidR="004605FC" w:rsidRPr="007264F7">
        <w:rPr>
          <w:sz w:val="24"/>
          <w:szCs w:val="24"/>
          <w:cs/>
        </w:rPr>
        <w:t>राए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२९१</w:t>
      </w:r>
      <w:r w:rsidRPr="0069493C">
        <w:rPr>
          <w:color w:val="00B050"/>
          <w:sz w:val="24"/>
          <w:szCs w:val="24"/>
        </w:rPr>
        <w:t>]</w:t>
      </w:r>
      <w:r w:rsidR="00B94631">
        <w:rPr>
          <w:rFonts w:hint="cs"/>
          <w:color w:val="00B050"/>
          <w:sz w:val="24"/>
          <w:szCs w:val="24"/>
          <w:cs/>
        </w:rPr>
        <w:tab/>
      </w:r>
      <w:r w:rsidR="004605FC" w:rsidRPr="007264F7">
        <w:rPr>
          <w:bCs w:val="0"/>
          <w:sz w:val="24"/>
          <w:szCs w:val="24"/>
          <w:cs/>
        </w:rPr>
        <w:t xml:space="preserve">घडिगं </w:t>
      </w:r>
      <w:r w:rsidR="004605FC" w:rsidRPr="007264F7">
        <w:rPr>
          <w:rFonts w:hint="cs"/>
          <w:bCs w:val="0"/>
          <w:sz w:val="24"/>
          <w:szCs w:val="24"/>
          <w:cs/>
          <w:lang w:bidi="sa-IN"/>
        </w:rPr>
        <w:t>च सडिंडिमयं च,</w:t>
      </w:r>
      <w:r w:rsidR="004605FC" w:rsidRPr="007264F7">
        <w:rPr>
          <w:bCs w:val="0"/>
          <w:sz w:val="24"/>
          <w:szCs w:val="24"/>
          <w:cs/>
        </w:rPr>
        <w:t xml:space="preserve"> चेलगोलं कुमारभूयाए</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 xml:space="preserve">वासं </w:t>
      </w:r>
      <w:r w:rsidR="004605FC" w:rsidRPr="007264F7">
        <w:rPr>
          <w:rFonts w:hint="cs"/>
          <w:sz w:val="24"/>
          <w:szCs w:val="24"/>
          <w:cs/>
          <w:lang w:bidi="sa-IN"/>
        </w:rPr>
        <w:t>सम</w:t>
      </w:r>
      <w:r w:rsidR="004605FC" w:rsidRPr="007264F7">
        <w:rPr>
          <w:sz w:val="24"/>
          <w:szCs w:val="24"/>
          <w:cs/>
        </w:rPr>
        <w:t xml:space="preserve">भिआवण्णं आवसहं </w:t>
      </w:r>
      <w:r w:rsidR="004605FC" w:rsidRPr="007264F7">
        <w:rPr>
          <w:rFonts w:hint="cs"/>
          <w:sz w:val="24"/>
          <w:szCs w:val="24"/>
          <w:cs/>
          <w:lang w:bidi="sa-IN"/>
        </w:rPr>
        <w:t>च जाण भत्तं च</w:t>
      </w:r>
      <w:r w:rsidR="004605FC" w:rsidRPr="007264F7">
        <w:rPr>
          <w:sz w:val="24"/>
          <w:szCs w:val="24"/>
          <w:cs/>
        </w:rPr>
        <w:t>।।</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२९२</w:t>
      </w:r>
      <w:r w:rsidRPr="0069493C">
        <w:rPr>
          <w:color w:val="00B050"/>
          <w:sz w:val="24"/>
          <w:szCs w:val="24"/>
        </w:rPr>
        <w:t>]</w:t>
      </w:r>
      <w:r w:rsidR="00B94631">
        <w:rPr>
          <w:rFonts w:hint="cs"/>
          <w:color w:val="00B050"/>
          <w:sz w:val="24"/>
          <w:szCs w:val="24"/>
          <w:cs/>
        </w:rPr>
        <w:tab/>
      </w:r>
      <w:r w:rsidR="004605FC" w:rsidRPr="007264F7">
        <w:rPr>
          <w:bCs w:val="0"/>
          <w:sz w:val="24"/>
          <w:szCs w:val="24"/>
          <w:cs/>
        </w:rPr>
        <w:t>आसंदियं च नवसुत्तं</w:t>
      </w:r>
      <w:r w:rsidR="004605FC" w:rsidRPr="007264F7">
        <w:rPr>
          <w:rFonts w:hint="cs"/>
          <w:bCs w:val="0"/>
          <w:sz w:val="24"/>
          <w:szCs w:val="24"/>
          <w:cs/>
          <w:lang w:bidi="sa-IN"/>
        </w:rPr>
        <w:t>,</w:t>
      </w:r>
      <w:r w:rsidR="004605FC" w:rsidRPr="007264F7">
        <w:rPr>
          <w:bCs w:val="0"/>
          <w:sz w:val="24"/>
          <w:szCs w:val="24"/>
          <w:cs/>
        </w:rPr>
        <w:t xml:space="preserve"> पाउल्लाइं संकमट्ठाए</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अदु पुत्तदोहलट्ठाए</w:t>
      </w:r>
      <w:r w:rsidR="004605FC" w:rsidRPr="007264F7">
        <w:rPr>
          <w:rFonts w:hint="cs"/>
          <w:sz w:val="24"/>
          <w:szCs w:val="24"/>
          <w:cs/>
          <w:lang w:bidi="sa-IN"/>
        </w:rPr>
        <w:t>,</w:t>
      </w:r>
      <w:r w:rsidR="004605FC" w:rsidRPr="007264F7">
        <w:rPr>
          <w:sz w:val="24"/>
          <w:szCs w:val="24"/>
          <w:cs/>
        </w:rPr>
        <w:t xml:space="preserve"> आणप्पा हवंति दासा वा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२९३</w:t>
      </w:r>
      <w:r w:rsidRPr="0069493C">
        <w:rPr>
          <w:color w:val="00B050"/>
          <w:sz w:val="24"/>
          <w:szCs w:val="24"/>
        </w:rPr>
        <w:t>]</w:t>
      </w:r>
      <w:r w:rsidR="00B94631">
        <w:rPr>
          <w:rFonts w:hint="cs"/>
          <w:color w:val="00B050"/>
          <w:sz w:val="24"/>
          <w:szCs w:val="24"/>
          <w:cs/>
        </w:rPr>
        <w:tab/>
      </w:r>
      <w:r w:rsidR="004605FC" w:rsidRPr="007264F7">
        <w:rPr>
          <w:bCs w:val="0"/>
          <w:sz w:val="24"/>
          <w:szCs w:val="24"/>
          <w:cs/>
        </w:rPr>
        <w:t>जाए फले समुप्प</w:t>
      </w:r>
      <w:r w:rsidR="004605FC" w:rsidRPr="007264F7">
        <w:rPr>
          <w:rFonts w:hint="cs"/>
          <w:bCs w:val="0"/>
          <w:sz w:val="24"/>
          <w:szCs w:val="24"/>
          <w:cs/>
          <w:lang w:bidi="sa-IN"/>
        </w:rPr>
        <w:t>न्ने,</w:t>
      </w:r>
      <w:r w:rsidR="004605FC" w:rsidRPr="007264F7">
        <w:rPr>
          <w:bCs w:val="0"/>
          <w:sz w:val="24"/>
          <w:szCs w:val="24"/>
          <w:cs/>
        </w:rPr>
        <w:t xml:space="preserve"> गेण्हसु वा णं अहवा जहाहि</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अह पुत्तपोसिणो एगे</w:t>
      </w:r>
      <w:r w:rsidR="004605FC" w:rsidRPr="007264F7">
        <w:rPr>
          <w:rFonts w:hint="cs"/>
          <w:sz w:val="24"/>
          <w:szCs w:val="24"/>
          <w:cs/>
          <w:lang w:bidi="sa-IN"/>
        </w:rPr>
        <w:t>,</w:t>
      </w:r>
      <w:r w:rsidR="004605FC" w:rsidRPr="007264F7">
        <w:rPr>
          <w:sz w:val="24"/>
          <w:szCs w:val="24"/>
          <w:cs/>
        </w:rPr>
        <w:t xml:space="preserve"> भारवहा हवंति उट्टा वा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२९४</w:t>
      </w:r>
      <w:r w:rsidRPr="0069493C">
        <w:rPr>
          <w:color w:val="00B050"/>
          <w:sz w:val="24"/>
          <w:szCs w:val="24"/>
        </w:rPr>
        <w:t>]</w:t>
      </w:r>
      <w:r w:rsidR="00B94631">
        <w:rPr>
          <w:rFonts w:hint="cs"/>
          <w:color w:val="00B050"/>
          <w:sz w:val="24"/>
          <w:szCs w:val="24"/>
          <w:cs/>
        </w:rPr>
        <w:tab/>
      </w:r>
      <w:r w:rsidR="004605FC" w:rsidRPr="007264F7">
        <w:rPr>
          <w:bCs w:val="0"/>
          <w:sz w:val="24"/>
          <w:szCs w:val="24"/>
          <w:cs/>
        </w:rPr>
        <w:t>राओ वि उट्ठिया संता</w:t>
      </w:r>
      <w:r w:rsidR="004605FC" w:rsidRPr="007264F7">
        <w:rPr>
          <w:rFonts w:hint="cs"/>
          <w:bCs w:val="0"/>
          <w:sz w:val="24"/>
          <w:szCs w:val="24"/>
          <w:cs/>
          <w:lang w:bidi="sa-IN"/>
        </w:rPr>
        <w:t>,</w:t>
      </w:r>
      <w:r w:rsidR="004605FC" w:rsidRPr="007264F7">
        <w:rPr>
          <w:bCs w:val="0"/>
          <w:sz w:val="24"/>
          <w:szCs w:val="24"/>
          <w:cs/>
        </w:rPr>
        <w:t xml:space="preserve"> दारगं संठवेंति धाई वा</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सुहिरीमणा वि ते संता</w:t>
      </w:r>
      <w:r w:rsidR="004605FC" w:rsidRPr="007264F7">
        <w:rPr>
          <w:rFonts w:hint="cs"/>
          <w:sz w:val="24"/>
          <w:szCs w:val="24"/>
          <w:cs/>
          <w:lang w:bidi="sa-IN"/>
        </w:rPr>
        <w:t>,</w:t>
      </w:r>
      <w:r w:rsidR="004605FC" w:rsidRPr="007264F7">
        <w:rPr>
          <w:sz w:val="24"/>
          <w:szCs w:val="24"/>
          <w:cs/>
        </w:rPr>
        <w:t xml:space="preserve"> वत्थधुवा हवंति हंसा वा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२९५</w:t>
      </w:r>
      <w:r w:rsidRPr="0069493C">
        <w:rPr>
          <w:color w:val="00B050"/>
          <w:sz w:val="24"/>
          <w:szCs w:val="24"/>
        </w:rPr>
        <w:t>]</w:t>
      </w:r>
      <w:r w:rsidR="00B94631">
        <w:rPr>
          <w:rFonts w:hint="cs"/>
          <w:color w:val="00B050"/>
          <w:sz w:val="24"/>
          <w:szCs w:val="24"/>
          <w:cs/>
        </w:rPr>
        <w:tab/>
      </w:r>
      <w:r w:rsidR="004605FC" w:rsidRPr="007264F7">
        <w:rPr>
          <w:bCs w:val="0"/>
          <w:sz w:val="24"/>
          <w:szCs w:val="24"/>
          <w:cs/>
        </w:rPr>
        <w:t>एवं बहुहिं कयपुव्वं</w:t>
      </w:r>
      <w:r w:rsidR="004605FC" w:rsidRPr="007264F7">
        <w:rPr>
          <w:rFonts w:hint="cs"/>
          <w:bCs w:val="0"/>
          <w:sz w:val="24"/>
          <w:szCs w:val="24"/>
          <w:cs/>
          <w:lang w:bidi="sa-IN"/>
        </w:rPr>
        <w:t>,</w:t>
      </w:r>
      <w:r w:rsidR="004605FC" w:rsidRPr="007264F7">
        <w:rPr>
          <w:bCs w:val="0"/>
          <w:sz w:val="24"/>
          <w:szCs w:val="24"/>
          <w:cs/>
        </w:rPr>
        <w:t xml:space="preserve"> भोगत्थाए जेऽभियाव</w:t>
      </w:r>
      <w:r w:rsidR="004605FC" w:rsidRPr="007264F7">
        <w:rPr>
          <w:rFonts w:hint="cs"/>
          <w:bCs w:val="0"/>
          <w:sz w:val="24"/>
          <w:szCs w:val="24"/>
          <w:cs/>
          <w:lang w:bidi="sa-IN"/>
        </w:rPr>
        <w:t>न्ना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दासे मिए व पेस्से वा</w:t>
      </w:r>
      <w:r w:rsidR="004605FC" w:rsidRPr="007264F7">
        <w:rPr>
          <w:rFonts w:hint="cs"/>
          <w:sz w:val="24"/>
          <w:szCs w:val="24"/>
          <w:cs/>
          <w:lang w:bidi="sa-IN"/>
        </w:rPr>
        <w:t>,</w:t>
      </w:r>
      <w:r w:rsidR="004605FC" w:rsidRPr="007264F7">
        <w:rPr>
          <w:sz w:val="24"/>
          <w:szCs w:val="24"/>
          <w:cs/>
        </w:rPr>
        <w:t xml:space="preserve"> पसुभूए व से न वा केई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२९६</w:t>
      </w:r>
      <w:r w:rsidRPr="0069493C">
        <w:rPr>
          <w:color w:val="00B050"/>
          <w:sz w:val="24"/>
          <w:szCs w:val="24"/>
        </w:rPr>
        <w:t>]</w:t>
      </w:r>
      <w:r w:rsidR="00B94631">
        <w:rPr>
          <w:rFonts w:hint="cs"/>
          <w:color w:val="00B050"/>
          <w:sz w:val="24"/>
          <w:szCs w:val="24"/>
          <w:cs/>
        </w:rPr>
        <w:tab/>
      </w:r>
      <w:r w:rsidR="004605FC" w:rsidRPr="007264F7">
        <w:rPr>
          <w:bCs w:val="0"/>
          <w:sz w:val="24"/>
          <w:szCs w:val="24"/>
          <w:cs/>
        </w:rPr>
        <w:t>एवं खु तासु विण्णप्पं</w:t>
      </w:r>
      <w:r w:rsidR="004605FC" w:rsidRPr="007264F7">
        <w:rPr>
          <w:rFonts w:hint="cs"/>
          <w:bCs w:val="0"/>
          <w:sz w:val="24"/>
          <w:szCs w:val="24"/>
          <w:cs/>
          <w:lang w:bidi="sa-IN"/>
        </w:rPr>
        <w:t>,</w:t>
      </w:r>
      <w:r w:rsidR="004605FC" w:rsidRPr="007264F7">
        <w:rPr>
          <w:bCs w:val="0"/>
          <w:sz w:val="24"/>
          <w:szCs w:val="24"/>
          <w:cs/>
        </w:rPr>
        <w:t xml:space="preserve"> संथवं संवासं च </w:t>
      </w:r>
      <w:r w:rsidR="004605FC" w:rsidRPr="007264F7">
        <w:rPr>
          <w:rFonts w:hint="cs"/>
          <w:bCs w:val="0"/>
          <w:sz w:val="24"/>
          <w:szCs w:val="24"/>
          <w:cs/>
          <w:lang w:bidi="sa-IN"/>
        </w:rPr>
        <w:t>वज्जे</w:t>
      </w:r>
      <w:r w:rsidR="004605FC" w:rsidRPr="007264F7">
        <w:rPr>
          <w:bCs w:val="0"/>
          <w:sz w:val="24"/>
          <w:szCs w:val="24"/>
          <w:cs/>
        </w:rPr>
        <w:t>ज्जा</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तज्जातिया इमे कामा</w:t>
      </w:r>
      <w:r w:rsidR="004605FC" w:rsidRPr="007264F7">
        <w:rPr>
          <w:rFonts w:hint="cs"/>
          <w:sz w:val="24"/>
          <w:szCs w:val="24"/>
          <w:cs/>
          <w:lang w:bidi="sa-IN"/>
        </w:rPr>
        <w:t>,</w:t>
      </w:r>
      <w:r w:rsidR="004605FC" w:rsidRPr="007264F7">
        <w:rPr>
          <w:sz w:val="24"/>
          <w:szCs w:val="24"/>
          <w:cs/>
        </w:rPr>
        <w:t xml:space="preserve"> वज्जकरा य एव मक्खा</w:t>
      </w:r>
      <w:r w:rsidR="004605FC" w:rsidRPr="007264F7">
        <w:rPr>
          <w:rFonts w:hint="cs"/>
          <w:sz w:val="24"/>
          <w:szCs w:val="24"/>
          <w:cs/>
          <w:lang w:bidi="sa-IN"/>
        </w:rPr>
        <w:t>ए</w:t>
      </w:r>
      <w:r w:rsidR="004605FC" w:rsidRPr="007264F7">
        <w:rPr>
          <w:sz w:val="24"/>
          <w:szCs w:val="24"/>
          <w:cs/>
        </w:rPr>
        <w:t xml:space="preserve">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२९७</w:t>
      </w:r>
      <w:r w:rsidRPr="0069493C">
        <w:rPr>
          <w:color w:val="00B050"/>
          <w:sz w:val="24"/>
          <w:szCs w:val="24"/>
        </w:rPr>
        <w:t>]</w:t>
      </w:r>
      <w:r w:rsidR="00B94631">
        <w:rPr>
          <w:rFonts w:hint="cs"/>
          <w:color w:val="00B050"/>
          <w:sz w:val="24"/>
          <w:szCs w:val="24"/>
          <w:cs/>
        </w:rPr>
        <w:tab/>
      </w:r>
      <w:r w:rsidR="004605FC" w:rsidRPr="007264F7">
        <w:rPr>
          <w:bCs w:val="0"/>
          <w:sz w:val="24"/>
          <w:szCs w:val="24"/>
          <w:cs/>
        </w:rPr>
        <w:t>एवं भयं न सेयाए</w:t>
      </w:r>
      <w:r w:rsidR="004605FC" w:rsidRPr="007264F7">
        <w:rPr>
          <w:rFonts w:hint="cs"/>
          <w:bCs w:val="0"/>
          <w:sz w:val="24"/>
          <w:szCs w:val="24"/>
          <w:cs/>
          <w:lang w:bidi="sa-IN"/>
        </w:rPr>
        <w:t>,</w:t>
      </w:r>
      <w:r w:rsidR="004605FC" w:rsidRPr="007264F7">
        <w:rPr>
          <w:bCs w:val="0"/>
          <w:sz w:val="24"/>
          <w:szCs w:val="24"/>
          <w:cs/>
        </w:rPr>
        <w:t xml:space="preserve"> इह से अप्पगं निरुंभित्ता</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नो इत्थिं नो पसुं भिक्खू नो सयं पाणिणा निलिज्जेज्जा ।।</w:t>
      </w:r>
    </w:p>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२९८</w:t>
      </w:r>
      <w:r w:rsidRPr="0069493C">
        <w:rPr>
          <w:color w:val="00B050"/>
          <w:sz w:val="24"/>
          <w:szCs w:val="24"/>
        </w:rPr>
        <w:t>]</w:t>
      </w:r>
      <w:r w:rsidR="00B94631">
        <w:rPr>
          <w:rFonts w:hint="cs"/>
          <w:color w:val="00B050"/>
          <w:sz w:val="24"/>
          <w:szCs w:val="24"/>
          <w:cs/>
        </w:rPr>
        <w:tab/>
      </w:r>
      <w:r w:rsidR="004605FC" w:rsidRPr="007264F7">
        <w:rPr>
          <w:bCs w:val="0"/>
          <w:sz w:val="24"/>
          <w:szCs w:val="24"/>
          <w:cs/>
        </w:rPr>
        <w:t>सुविसुद्धलेसे मेहावी</w:t>
      </w:r>
      <w:r w:rsidR="004605FC" w:rsidRPr="007264F7">
        <w:rPr>
          <w:rFonts w:hint="cs"/>
          <w:bCs w:val="0"/>
          <w:sz w:val="24"/>
          <w:szCs w:val="24"/>
          <w:cs/>
          <w:lang w:bidi="sa-IN"/>
        </w:rPr>
        <w:t>,</w:t>
      </w:r>
      <w:r w:rsidR="004605FC" w:rsidRPr="007264F7">
        <w:rPr>
          <w:bCs w:val="0"/>
          <w:sz w:val="24"/>
          <w:szCs w:val="24"/>
          <w:cs/>
        </w:rPr>
        <w:t xml:space="preserve"> परकिरियं च वज्जए नाणी</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1798" w:firstLine="1800"/>
        <w:jc w:val="distribute"/>
        <w:rPr>
          <w:sz w:val="24"/>
          <w:szCs w:val="24"/>
        </w:rPr>
      </w:pPr>
      <w:r>
        <w:rPr>
          <w:rFonts w:hint="cs"/>
          <w:sz w:val="24"/>
          <w:szCs w:val="24"/>
          <w:cs/>
        </w:rPr>
        <w:tab/>
      </w:r>
      <w:r w:rsidR="004605FC" w:rsidRPr="007264F7">
        <w:rPr>
          <w:sz w:val="24"/>
          <w:szCs w:val="24"/>
          <w:cs/>
        </w:rPr>
        <w:t>म</w:t>
      </w:r>
      <w:r w:rsidR="004605FC" w:rsidRPr="007264F7">
        <w:rPr>
          <w:rFonts w:hint="cs"/>
          <w:sz w:val="24"/>
          <w:szCs w:val="24"/>
          <w:cs/>
          <w:lang w:bidi="sa-IN"/>
        </w:rPr>
        <w:t>न</w:t>
      </w:r>
      <w:r w:rsidR="004605FC" w:rsidRPr="007264F7">
        <w:rPr>
          <w:sz w:val="24"/>
          <w:szCs w:val="24"/>
          <w:cs/>
        </w:rPr>
        <w:t>सा वयसा काएणं</w:t>
      </w:r>
      <w:r w:rsidR="004605FC" w:rsidRPr="007264F7">
        <w:rPr>
          <w:rFonts w:hint="cs"/>
          <w:sz w:val="24"/>
          <w:szCs w:val="24"/>
          <w:cs/>
          <w:lang w:bidi="sa-IN"/>
        </w:rPr>
        <w:t>,</w:t>
      </w:r>
      <w:r w:rsidR="004605FC" w:rsidRPr="007264F7">
        <w:rPr>
          <w:sz w:val="24"/>
          <w:szCs w:val="24"/>
          <w:cs/>
        </w:rPr>
        <w:t xml:space="preserve"> सव्वफाससहे अ</w:t>
      </w:r>
      <w:r w:rsidR="004605FC" w:rsidRPr="007264F7">
        <w:rPr>
          <w:rFonts w:hint="cs"/>
          <w:sz w:val="24"/>
          <w:szCs w:val="24"/>
          <w:cs/>
          <w:lang w:bidi="sa-IN"/>
        </w:rPr>
        <w:t>न</w:t>
      </w:r>
      <w:r w:rsidR="004605FC" w:rsidRPr="007264F7">
        <w:rPr>
          <w:sz w:val="24"/>
          <w:szCs w:val="24"/>
          <w:cs/>
        </w:rPr>
        <w:t>गारे ।।</w:t>
      </w:r>
    </w:p>
    <w:p w:rsidR="00550B94" w:rsidRDefault="00550B94" w:rsidP="00D45656">
      <w:pPr>
        <w:tabs>
          <w:tab w:val="left" w:pos="2520"/>
        </w:tabs>
        <w:spacing w:after="0" w:line="240" w:lineRule="auto"/>
        <w:ind w:right="1798"/>
        <w:contextualSpacing/>
        <w:rPr>
          <w:rFonts w:cs="Mangal"/>
          <w:sz w:val="24"/>
          <w:szCs w:val="24"/>
        </w:rPr>
      </w:pPr>
      <w:r>
        <w:rPr>
          <w:rFonts w:cs="Mangal" w:hint="cs"/>
          <w:sz w:val="24"/>
          <w:szCs w:val="24"/>
          <w:cs/>
        </w:rPr>
        <w:lastRenderedPageBreak/>
        <w:t>सुयक्खंधो-१, अज्झयणं-४, उद्देसो-२</w:t>
      </w:r>
    </w:p>
    <w:tbl>
      <w:tblPr>
        <w:tblW w:w="10065" w:type="dxa"/>
        <w:tblInd w:w="93" w:type="dxa"/>
        <w:tblBorders>
          <w:top w:val="single" w:sz="4" w:space="0" w:color="auto"/>
        </w:tblBorders>
        <w:tblLook w:val="04A0"/>
      </w:tblPr>
      <w:tblGrid>
        <w:gridCol w:w="10065"/>
      </w:tblGrid>
      <w:tr w:rsidR="00550B94" w:rsidTr="00900160">
        <w:trPr>
          <w:trHeight w:val="242"/>
        </w:trPr>
        <w:tc>
          <w:tcPr>
            <w:tcW w:w="10065" w:type="dxa"/>
            <w:tcBorders>
              <w:top w:val="single" w:sz="4" w:space="0" w:color="FF0000"/>
              <w:left w:val="nil"/>
              <w:bottom w:val="nil"/>
              <w:right w:val="nil"/>
            </w:tcBorders>
          </w:tcPr>
          <w:p w:rsidR="00550B94" w:rsidRDefault="00550B94" w:rsidP="00D45656">
            <w:pPr>
              <w:tabs>
                <w:tab w:val="left" w:pos="2520"/>
                <w:tab w:val="left" w:pos="8100"/>
              </w:tabs>
              <w:spacing w:after="0" w:line="240" w:lineRule="auto"/>
              <w:ind w:right="1798" w:firstLine="1800"/>
              <w:contextualSpacing/>
              <w:jc w:val="distribute"/>
              <w:rPr>
                <w:rFonts w:cs="Mangal"/>
                <w:sz w:val="24"/>
                <w:szCs w:val="24"/>
              </w:rPr>
            </w:pPr>
          </w:p>
        </w:tc>
      </w:tr>
    </w:tbl>
    <w:p w:rsidR="004605FC" w:rsidRPr="007264F7" w:rsidRDefault="00990AA3" w:rsidP="00D45656">
      <w:pPr>
        <w:pStyle w:val="H4Hindi"/>
        <w:tabs>
          <w:tab w:val="left" w:pos="2520"/>
        </w:tabs>
        <w:spacing w:before="0" w:after="0"/>
        <w:ind w:right="1798" w:firstLine="1800"/>
        <w:jc w:val="distribute"/>
        <w:rPr>
          <w:bCs w:val="0"/>
          <w:sz w:val="24"/>
          <w:szCs w:val="24"/>
        </w:rPr>
      </w:pPr>
      <w:r w:rsidRPr="0069493C">
        <w:rPr>
          <w:color w:val="00B050"/>
          <w:sz w:val="24"/>
          <w:szCs w:val="24"/>
        </w:rPr>
        <w:t>[</w:t>
      </w:r>
      <w:r>
        <w:rPr>
          <w:rFonts w:hint="cs"/>
          <w:color w:val="00B050"/>
          <w:sz w:val="24"/>
          <w:szCs w:val="24"/>
          <w:cs/>
        </w:rPr>
        <w:t>२९९</w:t>
      </w:r>
      <w:r w:rsidRPr="0069493C">
        <w:rPr>
          <w:color w:val="00B050"/>
          <w:sz w:val="24"/>
          <w:szCs w:val="24"/>
        </w:rPr>
        <w:t>]</w:t>
      </w:r>
      <w:r w:rsidR="00B94631">
        <w:rPr>
          <w:rFonts w:hint="cs"/>
          <w:color w:val="00B050"/>
          <w:sz w:val="24"/>
          <w:szCs w:val="24"/>
          <w:cs/>
        </w:rPr>
        <w:tab/>
      </w:r>
      <w:r w:rsidR="004605FC" w:rsidRPr="007264F7">
        <w:rPr>
          <w:bCs w:val="0"/>
          <w:sz w:val="24"/>
          <w:szCs w:val="24"/>
          <w:cs/>
        </w:rPr>
        <w:t>इच्चेवमाहु से वीरे</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धु</w:t>
      </w:r>
      <w:r w:rsidR="004605FC" w:rsidRPr="007264F7">
        <w:rPr>
          <w:bCs w:val="0"/>
          <w:sz w:val="24"/>
          <w:szCs w:val="24"/>
          <w:cs/>
        </w:rPr>
        <w:t xml:space="preserve">यरए </w:t>
      </w:r>
      <w:r w:rsidR="004605FC" w:rsidRPr="007264F7">
        <w:rPr>
          <w:rFonts w:hint="cs"/>
          <w:bCs w:val="0"/>
          <w:sz w:val="24"/>
          <w:szCs w:val="24"/>
          <w:cs/>
          <w:lang w:bidi="sa-IN"/>
        </w:rPr>
        <w:t>धु</w:t>
      </w:r>
      <w:r w:rsidR="004605FC" w:rsidRPr="007264F7">
        <w:rPr>
          <w:bCs w:val="0"/>
          <w:sz w:val="24"/>
          <w:szCs w:val="24"/>
          <w:cs/>
        </w:rPr>
        <w:t>यमोहे से भिक्खू</w:t>
      </w:r>
      <w:r w:rsidR="004605FC" w:rsidRPr="007264F7">
        <w:rPr>
          <w:rFonts w:hint="cs"/>
          <w:bCs w:val="0"/>
          <w:sz w:val="24"/>
          <w:szCs w:val="24"/>
          <w:cs/>
          <w:lang w:bidi="sa-IN"/>
        </w:rPr>
        <w:t xml:space="preserve"> ।</w:t>
      </w:r>
    </w:p>
    <w:p w:rsidR="004605FC" w:rsidRPr="007264F7" w:rsidRDefault="00B94631" w:rsidP="00D45656">
      <w:pPr>
        <w:pStyle w:val="PlainHindi"/>
        <w:tabs>
          <w:tab w:val="left" w:pos="2520"/>
        </w:tabs>
        <w:spacing w:after="0"/>
        <w:ind w:right="-2" w:firstLine="1800"/>
        <w:jc w:val="distribute"/>
        <w:rPr>
          <w:sz w:val="24"/>
          <w:szCs w:val="24"/>
        </w:rPr>
      </w:pPr>
      <w:r>
        <w:rPr>
          <w:rFonts w:hint="cs"/>
          <w:sz w:val="24"/>
          <w:szCs w:val="24"/>
          <w:cs/>
        </w:rPr>
        <w:tab/>
      </w:r>
      <w:r w:rsidR="004605FC" w:rsidRPr="007264F7">
        <w:rPr>
          <w:sz w:val="24"/>
          <w:szCs w:val="24"/>
          <w:cs/>
        </w:rPr>
        <w:t>तम्हा अज्झत्थविसुद्धे</w:t>
      </w:r>
      <w:r w:rsidR="004605FC" w:rsidRPr="007264F7">
        <w:rPr>
          <w:rFonts w:hint="cs"/>
          <w:sz w:val="24"/>
          <w:szCs w:val="24"/>
          <w:cs/>
          <w:lang w:bidi="sa-IN"/>
        </w:rPr>
        <w:t>, सुविमुक्के</w:t>
      </w:r>
      <w:r w:rsidR="004605FC" w:rsidRPr="007264F7">
        <w:rPr>
          <w:sz w:val="24"/>
          <w:szCs w:val="24"/>
          <w:cs/>
        </w:rPr>
        <w:t xml:space="preserve"> आमोक्खाए परिव्वएज्जासि </w:t>
      </w:r>
      <w:r w:rsidR="004605FC" w:rsidRPr="007264F7">
        <w:rPr>
          <w:rFonts w:hint="cs"/>
          <w:sz w:val="24"/>
          <w:szCs w:val="24"/>
          <w:cs/>
          <w:lang w:bidi="sa-IN"/>
        </w:rPr>
        <w:t>।।</w:t>
      </w:r>
      <w:r w:rsidR="004605FC" w:rsidRPr="007264F7">
        <w:rPr>
          <w:sz w:val="24"/>
          <w:szCs w:val="24"/>
          <w:cs/>
        </w:rPr>
        <w:t xml:space="preserve"> त्ति बेमि ।।</w:t>
      </w:r>
    </w:p>
    <w:p w:rsidR="004605FC" w:rsidRPr="00820B4A" w:rsidRDefault="002D071D" w:rsidP="00B16BE6">
      <w:pPr>
        <w:pStyle w:val="ShlokHindi"/>
        <w:rPr>
          <w:lang w:bidi="sa-IN"/>
        </w:rPr>
      </w:pPr>
      <w:r w:rsidRPr="00820B4A">
        <w:rPr>
          <w:rFonts w:hint="cs"/>
          <w:cs/>
        </w:rPr>
        <w:t>०</w:t>
      </w:r>
      <w:r w:rsidR="004605FC" w:rsidRPr="00820B4A">
        <w:rPr>
          <w:rFonts w:hint="cs"/>
          <w:cs/>
        </w:rPr>
        <w:t xml:space="preserve"> </w:t>
      </w:r>
      <w:r w:rsidR="004605FC" w:rsidRPr="00820B4A">
        <w:rPr>
          <w:cs/>
        </w:rPr>
        <w:t>चउत्थे अज्झयणे बीओ उद्देसो समत्तो</w:t>
      </w:r>
      <w:r w:rsidR="004605FC" w:rsidRPr="00820B4A">
        <w:rPr>
          <w:rFonts w:hint="cs"/>
          <w:cs/>
        </w:rPr>
        <w:t xml:space="preserve"> </w:t>
      </w:r>
      <w:r w:rsidRPr="00820B4A">
        <w:rPr>
          <w:rFonts w:hint="cs"/>
          <w:cs/>
        </w:rPr>
        <w:t>०</w:t>
      </w:r>
    </w:p>
    <w:p w:rsidR="004605FC" w:rsidRPr="001C69A1" w:rsidRDefault="004605FC" w:rsidP="00CC0E20">
      <w:pPr>
        <w:tabs>
          <w:tab w:val="left" w:pos="2160"/>
        </w:tabs>
        <w:spacing w:after="0" w:line="240" w:lineRule="auto"/>
        <w:ind w:right="1438" w:firstLine="1440"/>
        <w:jc w:val="distribute"/>
        <w:rPr>
          <w:bCs/>
          <w:color w:val="0BA51A"/>
          <w:sz w:val="24"/>
          <w:szCs w:val="24"/>
        </w:rPr>
      </w:pPr>
      <w:r w:rsidRPr="001C69A1">
        <w:rPr>
          <w:rFonts w:cs="Mangal" w:hint="cs"/>
          <w:bCs/>
          <w:color w:val="0BA51A"/>
          <w:sz w:val="24"/>
          <w:szCs w:val="24"/>
          <w:cs/>
        </w:rPr>
        <w:t>मुनि</w:t>
      </w:r>
      <w:r w:rsidRPr="001C69A1">
        <w:rPr>
          <w:rFonts w:hint="cs"/>
          <w:bCs/>
          <w:color w:val="0BA51A"/>
          <w:sz w:val="24"/>
          <w:szCs w:val="24"/>
          <w:cs/>
        </w:rPr>
        <w:t xml:space="preserve"> </w:t>
      </w:r>
      <w:r w:rsidRPr="001C69A1">
        <w:rPr>
          <w:rFonts w:cs="Mangal" w:hint="cs"/>
          <w:bCs/>
          <w:color w:val="0BA51A"/>
          <w:sz w:val="24"/>
          <w:szCs w:val="24"/>
          <w:cs/>
        </w:rPr>
        <w:t>दीपरत्नसागरेण</w:t>
      </w:r>
      <w:r w:rsidRPr="001C69A1">
        <w:rPr>
          <w:rFonts w:hint="cs"/>
          <w:bCs/>
          <w:color w:val="0BA51A"/>
          <w:sz w:val="24"/>
          <w:szCs w:val="24"/>
          <w:cs/>
        </w:rPr>
        <w:t xml:space="preserve"> </w:t>
      </w:r>
      <w:r w:rsidRPr="001C69A1">
        <w:rPr>
          <w:rFonts w:cs="Mangal" w:hint="cs"/>
          <w:bCs/>
          <w:color w:val="0BA51A"/>
          <w:sz w:val="24"/>
          <w:szCs w:val="24"/>
          <w:cs/>
        </w:rPr>
        <w:t>संशोधितः</w:t>
      </w:r>
      <w:r w:rsidRPr="001C69A1">
        <w:rPr>
          <w:rFonts w:hint="cs"/>
          <w:bCs/>
          <w:color w:val="0BA51A"/>
          <w:sz w:val="24"/>
          <w:szCs w:val="24"/>
          <w:cs/>
        </w:rPr>
        <w:t xml:space="preserve"> </w:t>
      </w:r>
      <w:r w:rsidRPr="001C69A1">
        <w:rPr>
          <w:rFonts w:cs="Mangal" w:hint="cs"/>
          <w:bCs/>
          <w:color w:val="0BA51A"/>
          <w:sz w:val="24"/>
          <w:szCs w:val="24"/>
          <w:cs/>
        </w:rPr>
        <w:t>सम्पादितश्च</w:t>
      </w:r>
      <w:r w:rsidRPr="001C69A1">
        <w:rPr>
          <w:rFonts w:hint="cs"/>
          <w:bCs/>
          <w:color w:val="0BA51A"/>
          <w:sz w:val="24"/>
          <w:szCs w:val="24"/>
          <w:cs/>
        </w:rPr>
        <w:t xml:space="preserve"> </w:t>
      </w:r>
      <w:r w:rsidRPr="001C69A1">
        <w:rPr>
          <w:bCs/>
          <w:color w:val="0BA51A"/>
          <w:sz w:val="24"/>
          <w:szCs w:val="24"/>
        </w:rPr>
        <w:t>“</w:t>
      </w:r>
      <w:r w:rsidRPr="001C69A1">
        <w:rPr>
          <w:rFonts w:cs="Mangal" w:hint="cs"/>
          <w:bCs/>
          <w:color w:val="0BA51A"/>
          <w:sz w:val="24"/>
          <w:szCs w:val="24"/>
          <w:cs/>
        </w:rPr>
        <w:t>चउत्थ</w:t>
      </w:r>
      <w:r w:rsidRPr="001C69A1">
        <w:rPr>
          <w:rFonts w:hint="cs"/>
          <w:bCs/>
          <w:color w:val="0BA51A"/>
          <w:sz w:val="24"/>
          <w:szCs w:val="24"/>
          <w:cs/>
        </w:rPr>
        <w:t xml:space="preserve"> </w:t>
      </w:r>
      <w:r w:rsidRPr="001C69A1">
        <w:rPr>
          <w:rFonts w:cs="Mangal" w:hint="cs"/>
          <w:bCs/>
          <w:color w:val="0BA51A"/>
          <w:sz w:val="24"/>
          <w:szCs w:val="24"/>
          <w:cs/>
        </w:rPr>
        <w:t>अज्झयणं</w:t>
      </w:r>
      <w:r w:rsidRPr="001C69A1">
        <w:rPr>
          <w:rFonts w:hint="cs"/>
          <w:bCs/>
          <w:color w:val="0BA51A"/>
          <w:sz w:val="24"/>
          <w:szCs w:val="24"/>
          <w:cs/>
        </w:rPr>
        <w:t xml:space="preserve"> </w:t>
      </w:r>
      <w:r w:rsidRPr="001C69A1">
        <w:rPr>
          <w:rFonts w:cs="Mangal" w:hint="cs"/>
          <w:bCs/>
          <w:color w:val="0BA51A"/>
          <w:sz w:val="24"/>
          <w:szCs w:val="24"/>
          <w:cs/>
        </w:rPr>
        <w:t>सम्मत्तं</w:t>
      </w:r>
      <w:r w:rsidRPr="001C69A1">
        <w:rPr>
          <w:bCs/>
          <w:color w:val="0BA51A"/>
          <w:sz w:val="24"/>
          <w:szCs w:val="24"/>
        </w:rPr>
        <w:t>”</w:t>
      </w:r>
    </w:p>
    <w:p w:rsidR="004605FC" w:rsidRPr="001C69A1" w:rsidRDefault="001C69A1" w:rsidP="00B94631">
      <w:pPr>
        <w:pStyle w:val="H2Hindi"/>
        <w:tabs>
          <w:tab w:val="left" w:pos="2160"/>
        </w:tabs>
        <w:spacing w:before="0" w:after="0"/>
        <w:ind w:right="1438" w:firstLine="1440"/>
        <w:rPr>
          <w:color w:val="C00000"/>
          <w:sz w:val="32"/>
          <w:szCs w:val="32"/>
        </w:rPr>
      </w:pPr>
      <w:bookmarkStart w:id="21" w:name="_Toc318398173"/>
      <w:r>
        <w:rPr>
          <w:color w:val="C00000"/>
          <w:sz w:val="32"/>
          <w:szCs w:val="32"/>
        </w:rPr>
        <w:t>0</w:t>
      </w:r>
      <w:r w:rsidR="004605FC" w:rsidRPr="001C69A1">
        <w:rPr>
          <w:rFonts w:hint="cs"/>
          <w:color w:val="C00000"/>
          <w:sz w:val="32"/>
          <w:szCs w:val="32"/>
          <w:cs/>
        </w:rPr>
        <w:t xml:space="preserve"> </w:t>
      </w:r>
      <w:r w:rsidR="004605FC" w:rsidRPr="001C69A1">
        <w:rPr>
          <w:color w:val="C00000"/>
          <w:sz w:val="32"/>
          <w:szCs w:val="32"/>
          <w:cs/>
        </w:rPr>
        <w:t>पंचमं अज्झयणं – नरयविमत्ती</w:t>
      </w:r>
      <w:bookmarkEnd w:id="21"/>
      <w:r w:rsidR="004605FC" w:rsidRPr="001C69A1">
        <w:rPr>
          <w:rFonts w:hint="cs"/>
          <w:color w:val="C00000"/>
          <w:sz w:val="32"/>
          <w:szCs w:val="32"/>
          <w:cs/>
        </w:rPr>
        <w:t xml:space="preserve"> </w:t>
      </w:r>
      <w:r>
        <w:rPr>
          <w:color w:val="C00000"/>
          <w:sz w:val="32"/>
          <w:szCs w:val="32"/>
        </w:rPr>
        <w:t>0</w:t>
      </w:r>
    </w:p>
    <w:p w:rsidR="004605FC" w:rsidRPr="001C69A1" w:rsidRDefault="00B94631" w:rsidP="001C69A1">
      <w:pPr>
        <w:pStyle w:val="H3Hindi"/>
        <w:tabs>
          <w:tab w:val="left" w:pos="2160"/>
        </w:tabs>
        <w:spacing w:before="0" w:after="120"/>
        <w:ind w:right="1440" w:firstLine="1440"/>
        <w:jc w:val="center"/>
        <w:rPr>
          <w:i w:val="0"/>
          <w:iCs w:val="0"/>
          <w:color w:val="FF0000"/>
          <w:sz w:val="28"/>
          <w:szCs w:val="28"/>
          <w:u w:val="wave"/>
        </w:rPr>
      </w:pPr>
      <w:bookmarkStart w:id="22" w:name="_Toc318398174"/>
      <w:r w:rsidRPr="001C69A1">
        <w:rPr>
          <w:rFonts w:hint="cs"/>
          <w:i w:val="0"/>
          <w:iCs w:val="0"/>
          <w:color w:val="FF0000"/>
          <w:sz w:val="28"/>
          <w:szCs w:val="28"/>
          <w:u w:val="wave"/>
          <w:cs/>
        </w:rPr>
        <w:t xml:space="preserve">० </w:t>
      </w:r>
      <w:r w:rsidR="004605FC" w:rsidRPr="001C69A1">
        <w:rPr>
          <w:i w:val="0"/>
          <w:iCs w:val="0"/>
          <w:color w:val="FF0000"/>
          <w:sz w:val="28"/>
          <w:szCs w:val="28"/>
          <w:u w:val="wave"/>
          <w:cs/>
        </w:rPr>
        <w:t>पढमो उद्देसो</w:t>
      </w:r>
      <w:bookmarkEnd w:id="22"/>
      <w:r w:rsidRPr="001C69A1">
        <w:rPr>
          <w:rFonts w:hint="cs"/>
          <w:i w:val="0"/>
          <w:iCs w:val="0"/>
          <w:color w:val="FF0000"/>
          <w:sz w:val="28"/>
          <w:szCs w:val="28"/>
          <w:u w:val="wave"/>
          <w:cs/>
        </w:rPr>
        <w:t xml:space="preserve"> ०</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३००</w:t>
      </w:r>
      <w:r w:rsidRPr="0069493C">
        <w:rPr>
          <w:color w:val="00B050"/>
          <w:sz w:val="24"/>
          <w:szCs w:val="24"/>
        </w:rPr>
        <w:t>]</w:t>
      </w:r>
      <w:r w:rsidR="00B94631">
        <w:rPr>
          <w:rFonts w:hint="cs"/>
          <w:color w:val="00B050"/>
          <w:sz w:val="24"/>
          <w:szCs w:val="24"/>
          <w:cs/>
        </w:rPr>
        <w:tab/>
      </w:r>
      <w:r w:rsidR="004605FC" w:rsidRPr="007264F7">
        <w:rPr>
          <w:rFonts w:hint="cs"/>
          <w:bCs w:val="0"/>
          <w:sz w:val="24"/>
          <w:szCs w:val="24"/>
          <w:cs/>
          <w:lang w:bidi="sa-IN"/>
        </w:rPr>
        <w:t xml:space="preserve"> </w:t>
      </w:r>
      <w:r w:rsidR="004605FC" w:rsidRPr="007264F7">
        <w:rPr>
          <w:bCs w:val="0"/>
          <w:sz w:val="24"/>
          <w:szCs w:val="24"/>
          <w:cs/>
        </w:rPr>
        <w:t>पुच्छि</w:t>
      </w:r>
      <w:r w:rsidR="004605FC" w:rsidRPr="007264F7">
        <w:rPr>
          <w:rFonts w:hint="cs"/>
          <w:bCs w:val="0"/>
          <w:sz w:val="24"/>
          <w:szCs w:val="24"/>
          <w:cs/>
          <w:lang w:bidi="sa-IN"/>
        </w:rPr>
        <w:t>स्सऽ</w:t>
      </w:r>
      <w:r w:rsidR="004605FC" w:rsidRPr="007264F7">
        <w:rPr>
          <w:bCs w:val="0"/>
          <w:sz w:val="24"/>
          <w:szCs w:val="24"/>
          <w:cs/>
        </w:rPr>
        <w:t>हं केवलियं महेसिं</w:t>
      </w:r>
      <w:r w:rsidR="004605FC" w:rsidRPr="007264F7">
        <w:rPr>
          <w:rFonts w:hint="cs"/>
          <w:bCs w:val="0"/>
          <w:sz w:val="24"/>
          <w:szCs w:val="24"/>
          <w:cs/>
        </w:rPr>
        <w:t>!</w:t>
      </w:r>
      <w:r w:rsidR="004605FC" w:rsidRPr="007264F7">
        <w:rPr>
          <w:rFonts w:hint="cs"/>
          <w:bCs w:val="0"/>
          <w:sz w:val="24"/>
          <w:szCs w:val="24"/>
          <w:cs/>
          <w:lang w:bidi="sa-IN"/>
        </w:rPr>
        <w:t>,</w:t>
      </w:r>
      <w:r w:rsidR="004605FC" w:rsidRPr="007264F7">
        <w:rPr>
          <w:bCs w:val="0"/>
          <w:sz w:val="24"/>
          <w:szCs w:val="24"/>
          <w:cs/>
        </w:rPr>
        <w:t xml:space="preserve"> कहंऽभितावा नरगा पुरत्था</w:t>
      </w:r>
      <w:r w:rsidR="004605FC" w:rsidRPr="007264F7">
        <w:rPr>
          <w:rFonts w:hint="cs"/>
          <w:bCs w:val="0"/>
          <w:sz w:val="24"/>
          <w:szCs w:val="24"/>
          <w:cs/>
          <w:lang w:bidi="sa-IN"/>
        </w:rPr>
        <w:t xml:space="preserve"> </w:t>
      </w:r>
      <w:r w:rsidR="004605FC" w:rsidRPr="007264F7">
        <w:rPr>
          <w:bCs w:val="0"/>
          <w:sz w:val="24"/>
          <w:szCs w:val="24"/>
          <w:lang w:bidi="sa-IN"/>
        </w:rPr>
        <w:t xml:space="preserve">? </w:t>
      </w:r>
      <w:r w:rsidR="004605FC" w:rsidRPr="007264F7">
        <w:rPr>
          <w:rFonts w:hint="cs"/>
          <w:bCs w:val="0"/>
          <w:sz w:val="24"/>
          <w:szCs w:val="24"/>
          <w:cs/>
          <w:lang w:bidi="sa-IN"/>
        </w:rPr>
        <w:t>।</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अजाणओ मे मु</w:t>
      </w:r>
      <w:r w:rsidR="004605FC" w:rsidRPr="007264F7">
        <w:rPr>
          <w:rFonts w:hint="cs"/>
          <w:sz w:val="24"/>
          <w:szCs w:val="24"/>
          <w:cs/>
          <w:lang w:bidi="sa-IN"/>
        </w:rPr>
        <w:t>नि</w:t>
      </w:r>
      <w:r w:rsidR="004605FC" w:rsidRPr="007264F7">
        <w:rPr>
          <w:sz w:val="24"/>
          <w:szCs w:val="24"/>
          <w:lang w:bidi="sa-IN"/>
        </w:rPr>
        <w:t xml:space="preserve"> !</w:t>
      </w:r>
      <w:r w:rsidR="004605FC" w:rsidRPr="007264F7">
        <w:rPr>
          <w:sz w:val="24"/>
          <w:szCs w:val="24"/>
          <w:cs/>
        </w:rPr>
        <w:t xml:space="preserve"> बूहि जाणं</w:t>
      </w:r>
      <w:r w:rsidR="004605FC" w:rsidRPr="007264F7">
        <w:rPr>
          <w:rFonts w:hint="cs"/>
          <w:sz w:val="24"/>
          <w:szCs w:val="24"/>
          <w:cs/>
          <w:lang w:bidi="sa-IN"/>
        </w:rPr>
        <w:t>,</w:t>
      </w:r>
      <w:r w:rsidR="004605FC" w:rsidRPr="007264F7">
        <w:rPr>
          <w:sz w:val="24"/>
          <w:szCs w:val="24"/>
          <w:cs/>
        </w:rPr>
        <w:t xml:space="preserve"> कहं </w:t>
      </w:r>
      <w:r w:rsidR="004605FC" w:rsidRPr="007264F7">
        <w:rPr>
          <w:rFonts w:hint="cs"/>
          <w:sz w:val="24"/>
          <w:szCs w:val="24"/>
          <w:cs/>
          <w:lang w:bidi="sa-IN"/>
        </w:rPr>
        <w:t>नु</w:t>
      </w:r>
      <w:r w:rsidR="004605FC" w:rsidRPr="007264F7">
        <w:rPr>
          <w:sz w:val="24"/>
          <w:szCs w:val="24"/>
          <w:cs/>
        </w:rPr>
        <w:t xml:space="preserve"> बाला नरगं उवेंति</w:t>
      </w:r>
      <w:r w:rsidR="004605FC" w:rsidRPr="007264F7">
        <w:rPr>
          <w:rFonts w:hint="cs"/>
          <w:sz w:val="24"/>
          <w:szCs w:val="24"/>
          <w:cs/>
        </w:rPr>
        <w:t>?</w:t>
      </w:r>
      <w:r w:rsidR="004605FC" w:rsidRPr="007264F7">
        <w:rPr>
          <w:sz w:val="24"/>
          <w:szCs w:val="24"/>
          <w:cs/>
        </w:rPr>
        <w:t xml:space="preserve">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३०१</w:t>
      </w:r>
      <w:r w:rsidRPr="0069493C">
        <w:rPr>
          <w:color w:val="00B050"/>
          <w:sz w:val="24"/>
          <w:szCs w:val="24"/>
        </w:rPr>
        <w:t>]</w:t>
      </w:r>
      <w:r w:rsidR="00B94631">
        <w:rPr>
          <w:rFonts w:hint="cs"/>
          <w:color w:val="00B050"/>
          <w:sz w:val="24"/>
          <w:szCs w:val="24"/>
          <w:cs/>
        </w:rPr>
        <w:tab/>
      </w:r>
      <w:r w:rsidR="004605FC" w:rsidRPr="007264F7">
        <w:rPr>
          <w:bCs w:val="0"/>
          <w:sz w:val="24"/>
          <w:szCs w:val="24"/>
          <w:cs/>
        </w:rPr>
        <w:t>एवं मए पुट्ठे महा</w:t>
      </w:r>
      <w:r w:rsidR="004605FC" w:rsidRPr="007264F7">
        <w:rPr>
          <w:rFonts w:hint="cs"/>
          <w:bCs w:val="0"/>
          <w:sz w:val="24"/>
          <w:szCs w:val="24"/>
          <w:cs/>
          <w:lang w:bidi="sa-IN"/>
        </w:rPr>
        <w:t>नु</w:t>
      </w:r>
      <w:r w:rsidR="004605FC" w:rsidRPr="007264F7">
        <w:rPr>
          <w:bCs w:val="0"/>
          <w:sz w:val="24"/>
          <w:szCs w:val="24"/>
          <w:cs/>
        </w:rPr>
        <w:t>भावे</w:t>
      </w:r>
      <w:r w:rsidR="004605FC" w:rsidRPr="007264F7">
        <w:rPr>
          <w:rFonts w:hint="cs"/>
          <w:bCs w:val="0"/>
          <w:sz w:val="24"/>
          <w:szCs w:val="24"/>
          <w:cs/>
          <w:lang w:bidi="sa-IN"/>
        </w:rPr>
        <w:t>,</w:t>
      </w:r>
      <w:r w:rsidR="004605FC" w:rsidRPr="007264F7">
        <w:rPr>
          <w:bCs w:val="0"/>
          <w:sz w:val="24"/>
          <w:szCs w:val="24"/>
          <w:cs/>
        </w:rPr>
        <w:t xml:space="preserve"> इणम</w:t>
      </w:r>
      <w:r w:rsidR="004605FC" w:rsidRPr="007264F7">
        <w:rPr>
          <w:rFonts w:hint="cs"/>
          <w:bCs w:val="0"/>
          <w:sz w:val="24"/>
          <w:szCs w:val="24"/>
          <w:cs/>
          <w:lang w:bidi="sa-IN"/>
        </w:rPr>
        <w:t>ोऽ</w:t>
      </w:r>
      <w:r w:rsidR="004605FC" w:rsidRPr="007264F7">
        <w:rPr>
          <w:bCs w:val="0"/>
          <w:sz w:val="24"/>
          <w:szCs w:val="24"/>
          <w:cs/>
        </w:rPr>
        <w:t>ब्बवी कासवे आसुप्प</w:t>
      </w:r>
      <w:r w:rsidR="004605FC" w:rsidRPr="007264F7">
        <w:rPr>
          <w:rFonts w:hint="cs"/>
          <w:bCs w:val="0"/>
          <w:sz w:val="24"/>
          <w:szCs w:val="24"/>
          <w:cs/>
          <w:lang w:bidi="sa-IN"/>
        </w:rPr>
        <w:t>न्ने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पवेयइस्सं दुहमट्ठदुग्गं</w:t>
      </w:r>
      <w:r w:rsidR="004605FC" w:rsidRPr="007264F7">
        <w:rPr>
          <w:rFonts w:hint="cs"/>
          <w:sz w:val="24"/>
          <w:szCs w:val="24"/>
          <w:cs/>
          <w:lang w:bidi="sa-IN"/>
        </w:rPr>
        <w:t>,</w:t>
      </w:r>
      <w:r w:rsidR="004605FC" w:rsidRPr="007264F7">
        <w:rPr>
          <w:sz w:val="24"/>
          <w:szCs w:val="24"/>
          <w:cs/>
        </w:rPr>
        <w:t xml:space="preserve"> आदि</w:t>
      </w:r>
      <w:r w:rsidR="004605FC" w:rsidRPr="007264F7">
        <w:rPr>
          <w:rFonts w:hint="cs"/>
          <w:sz w:val="24"/>
          <w:szCs w:val="24"/>
          <w:cs/>
        </w:rPr>
        <w:t>नि</w:t>
      </w:r>
      <w:r w:rsidR="004605FC" w:rsidRPr="007264F7">
        <w:rPr>
          <w:sz w:val="24"/>
          <w:szCs w:val="24"/>
          <w:cs/>
        </w:rPr>
        <w:t>यं दुक्कडिणं पुरत्था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३०२</w:t>
      </w:r>
      <w:r w:rsidRPr="0069493C">
        <w:rPr>
          <w:color w:val="00B050"/>
          <w:sz w:val="24"/>
          <w:szCs w:val="24"/>
        </w:rPr>
        <w:t>]</w:t>
      </w:r>
      <w:r w:rsidR="00B94631">
        <w:rPr>
          <w:rFonts w:hint="cs"/>
          <w:color w:val="00B050"/>
          <w:sz w:val="24"/>
          <w:szCs w:val="24"/>
          <w:cs/>
        </w:rPr>
        <w:tab/>
      </w:r>
      <w:r w:rsidR="004605FC" w:rsidRPr="007264F7">
        <w:rPr>
          <w:bCs w:val="0"/>
          <w:sz w:val="24"/>
          <w:szCs w:val="24"/>
          <w:cs/>
        </w:rPr>
        <w:t>जे केइ बाला इह जीवियट्ठी</w:t>
      </w:r>
      <w:r w:rsidR="004605FC" w:rsidRPr="007264F7">
        <w:rPr>
          <w:rFonts w:hint="cs"/>
          <w:bCs w:val="0"/>
          <w:sz w:val="24"/>
          <w:szCs w:val="24"/>
          <w:cs/>
          <w:lang w:bidi="sa-IN"/>
        </w:rPr>
        <w:t>,</w:t>
      </w:r>
      <w:r w:rsidR="004605FC" w:rsidRPr="007264F7">
        <w:rPr>
          <w:bCs w:val="0"/>
          <w:sz w:val="24"/>
          <w:szCs w:val="24"/>
          <w:cs/>
        </w:rPr>
        <w:t xml:space="preserve"> पावाइं कम्मा</w:t>
      </w:r>
      <w:r w:rsidR="004605FC" w:rsidRPr="007264F7">
        <w:rPr>
          <w:rFonts w:hint="cs"/>
          <w:bCs w:val="0"/>
          <w:sz w:val="24"/>
          <w:szCs w:val="24"/>
          <w:cs/>
        </w:rPr>
        <w:t>इं</w:t>
      </w:r>
      <w:r w:rsidR="004605FC" w:rsidRPr="007264F7">
        <w:rPr>
          <w:bCs w:val="0"/>
          <w:sz w:val="24"/>
          <w:szCs w:val="24"/>
          <w:cs/>
        </w:rPr>
        <w:t xml:space="preserve"> करेंति रुद्दा</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ते घोररूवे </w:t>
      </w:r>
      <w:r w:rsidR="004605FC" w:rsidRPr="007264F7">
        <w:rPr>
          <w:rFonts w:hint="cs"/>
          <w:sz w:val="24"/>
          <w:szCs w:val="24"/>
          <w:cs/>
          <w:lang w:bidi="sa-IN"/>
        </w:rPr>
        <w:t>त</w:t>
      </w:r>
      <w:r w:rsidR="004605FC" w:rsidRPr="007264F7">
        <w:rPr>
          <w:sz w:val="24"/>
          <w:szCs w:val="24"/>
          <w:cs/>
        </w:rPr>
        <w:t>मिसंधयारे</w:t>
      </w:r>
      <w:r w:rsidR="004605FC" w:rsidRPr="007264F7">
        <w:rPr>
          <w:rFonts w:hint="cs"/>
          <w:sz w:val="24"/>
          <w:szCs w:val="24"/>
          <w:cs/>
          <w:lang w:bidi="sa-IN"/>
        </w:rPr>
        <w:t>,</w:t>
      </w:r>
      <w:r w:rsidR="004605FC" w:rsidRPr="007264F7">
        <w:rPr>
          <w:sz w:val="24"/>
          <w:szCs w:val="24"/>
          <w:cs/>
        </w:rPr>
        <w:t xml:space="preserve"> तिव्वा</w:t>
      </w:r>
      <w:r w:rsidR="004605FC" w:rsidRPr="007264F7">
        <w:rPr>
          <w:rFonts w:hint="cs"/>
          <w:sz w:val="24"/>
          <w:szCs w:val="24"/>
          <w:cs/>
          <w:lang w:bidi="sa-IN"/>
        </w:rPr>
        <w:t>भितावे</w:t>
      </w:r>
      <w:r w:rsidR="004605FC" w:rsidRPr="007264F7">
        <w:rPr>
          <w:sz w:val="24"/>
          <w:szCs w:val="24"/>
          <w:cs/>
        </w:rPr>
        <w:t xml:space="preserve"> नरए पडंति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३०३</w:t>
      </w:r>
      <w:r w:rsidRPr="0069493C">
        <w:rPr>
          <w:color w:val="00B050"/>
          <w:sz w:val="24"/>
          <w:szCs w:val="24"/>
        </w:rPr>
        <w:t>]</w:t>
      </w:r>
      <w:r w:rsidR="00B94631">
        <w:rPr>
          <w:rFonts w:hint="cs"/>
          <w:color w:val="00B050"/>
          <w:sz w:val="24"/>
          <w:szCs w:val="24"/>
          <w:cs/>
        </w:rPr>
        <w:tab/>
      </w:r>
      <w:r w:rsidR="004605FC" w:rsidRPr="007264F7">
        <w:rPr>
          <w:bCs w:val="0"/>
          <w:sz w:val="24"/>
          <w:szCs w:val="24"/>
          <w:cs/>
        </w:rPr>
        <w:t>तिव्वं तसे पाणिणो थावरे य</w:t>
      </w:r>
      <w:r w:rsidR="004605FC" w:rsidRPr="007264F7">
        <w:rPr>
          <w:rFonts w:hint="cs"/>
          <w:bCs w:val="0"/>
          <w:sz w:val="24"/>
          <w:szCs w:val="24"/>
          <w:cs/>
          <w:lang w:bidi="sa-IN"/>
        </w:rPr>
        <w:t>,</w:t>
      </w:r>
      <w:r w:rsidR="004605FC" w:rsidRPr="007264F7">
        <w:rPr>
          <w:bCs w:val="0"/>
          <w:sz w:val="24"/>
          <w:szCs w:val="24"/>
          <w:cs/>
        </w:rPr>
        <w:t xml:space="preserve"> जे हिंसई आयसुहं पडुच्चा</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 लूसए होइ अदत्तहारी</w:t>
      </w:r>
      <w:r w:rsidR="004605FC" w:rsidRPr="007264F7">
        <w:rPr>
          <w:rFonts w:hint="cs"/>
          <w:sz w:val="24"/>
          <w:szCs w:val="24"/>
          <w:cs/>
          <w:lang w:bidi="sa-IN"/>
        </w:rPr>
        <w:t>,</w:t>
      </w:r>
      <w:r w:rsidR="004605FC" w:rsidRPr="007264F7">
        <w:rPr>
          <w:sz w:val="24"/>
          <w:szCs w:val="24"/>
          <w:cs/>
        </w:rPr>
        <w:t xml:space="preserve"> न सिक्खई सेयवियस्स किंचि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३०४</w:t>
      </w:r>
      <w:r w:rsidRPr="0069493C">
        <w:rPr>
          <w:color w:val="00B050"/>
          <w:sz w:val="24"/>
          <w:szCs w:val="24"/>
        </w:rPr>
        <w:t>]</w:t>
      </w:r>
      <w:r w:rsidR="00B94631">
        <w:rPr>
          <w:rFonts w:hint="cs"/>
          <w:color w:val="00B050"/>
          <w:sz w:val="24"/>
          <w:szCs w:val="24"/>
          <w:cs/>
        </w:rPr>
        <w:tab/>
      </w:r>
      <w:r w:rsidR="004605FC" w:rsidRPr="007264F7">
        <w:rPr>
          <w:bCs w:val="0"/>
          <w:sz w:val="24"/>
          <w:szCs w:val="24"/>
          <w:cs/>
        </w:rPr>
        <w:t>पागब्भि पाणे बहुणं तिवाई</w:t>
      </w:r>
      <w:r w:rsidR="004605FC" w:rsidRPr="007264F7">
        <w:rPr>
          <w:rFonts w:hint="cs"/>
          <w:bCs w:val="0"/>
          <w:sz w:val="24"/>
          <w:szCs w:val="24"/>
          <w:cs/>
          <w:lang w:bidi="sa-IN"/>
        </w:rPr>
        <w:t>,</w:t>
      </w:r>
      <w:r w:rsidR="004605FC" w:rsidRPr="007264F7">
        <w:rPr>
          <w:bCs w:val="0"/>
          <w:sz w:val="24"/>
          <w:szCs w:val="24"/>
          <w:cs/>
        </w:rPr>
        <w:t xml:space="preserve"> अनिव्व</w:t>
      </w:r>
      <w:r w:rsidR="004605FC" w:rsidRPr="007264F7">
        <w:rPr>
          <w:rFonts w:hint="cs"/>
          <w:bCs w:val="0"/>
          <w:sz w:val="24"/>
          <w:szCs w:val="24"/>
          <w:cs/>
        </w:rPr>
        <w:t>ते</w:t>
      </w:r>
      <w:r w:rsidR="004605FC" w:rsidRPr="007264F7">
        <w:rPr>
          <w:bCs w:val="0"/>
          <w:sz w:val="24"/>
          <w:szCs w:val="24"/>
          <w:cs/>
        </w:rPr>
        <w:t xml:space="preserve"> घायमुवेइ बाले</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निहो निसं गच्छइ अंतकाले</w:t>
      </w:r>
      <w:r w:rsidR="004605FC" w:rsidRPr="007264F7">
        <w:rPr>
          <w:rFonts w:hint="cs"/>
          <w:sz w:val="24"/>
          <w:szCs w:val="24"/>
          <w:cs/>
          <w:lang w:bidi="sa-IN"/>
        </w:rPr>
        <w:t>,</w:t>
      </w:r>
      <w:r w:rsidR="004605FC" w:rsidRPr="007264F7">
        <w:rPr>
          <w:sz w:val="24"/>
          <w:szCs w:val="24"/>
          <w:cs/>
        </w:rPr>
        <w:t xml:space="preserve"> अहोसिरं कट्टु उवेइ दुग्गं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३०५</w:t>
      </w:r>
      <w:r w:rsidRPr="0069493C">
        <w:rPr>
          <w:color w:val="00B050"/>
          <w:sz w:val="24"/>
          <w:szCs w:val="24"/>
        </w:rPr>
        <w:t>]</w:t>
      </w:r>
      <w:r w:rsidR="00B94631">
        <w:rPr>
          <w:rFonts w:hint="cs"/>
          <w:color w:val="00B050"/>
          <w:sz w:val="24"/>
          <w:szCs w:val="24"/>
          <w:cs/>
        </w:rPr>
        <w:tab/>
      </w:r>
      <w:r w:rsidR="004605FC" w:rsidRPr="007264F7">
        <w:rPr>
          <w:bCs w:val="0"/>
          <w:sz w:val="24"/>
          <w:szCs w:val="24"/>
          <w:cs/>
        </w:rPr>
        <w:t>हण छिंदहं भिंदह णं दहेह</w:t>
      </w:r>
      <w:r w:rsidR="004605FC" w:rsidRPr="007264F7">
        <w:rPr>
          <w:rFonts w:hint="cs"/>
          <w:bCs w:val="0"/>
          <w:sz w:val="24"/>
          <w:szCs w:val="24"/>
          <w:cs/>
          <w:lang w:bidi="sa-IN"/>
        </w:rPr>
        <w:t>,</w:t>
      </w:r>
      <w:r w:rsidR="004605FC" w:rsidRPr="007264F7">
        <w:rPr>
          <w:bCs w:val="0"/>
          <w:sz w:val="24"/>
          <w:szCs w:val="24"/>
          <w:cs/>
        </w:rPr>
        <w:t xml:space="preserve"> सद्दे सुणेत्ता पर</w:t>
      </w:r>
      <w:r w:rsidR="004605FC" w:rsidRPr="007264F7">
        <w:rPr>
          <w:rFonts w:hint="cs"/>
          <w:bCs w:val="0"/>
          <w:sz w:val="24"/>
          <w:szCs w:val="24"/>
          <w:cs/>
          <w:lang w:bidi="sa-IN"/>
        </w:rPr>
        <w:t>ह</w:t>
      </w:r>
      <w:r w:rsidR="004605FC" w:rsidRPr="007264F7">
        <w:rPr>
          <w:bCs w:val="0"/>
          <w:sz w:val="24"/>
          <w:szCs w:val="24"/>
          <w:cs/>
        </w:rPr>
        <w:t>म्मियाणं</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नारगा ऊ भयभि</w:t>
      </w:r>
      <w:r w:rsidR="004605FC" w:rsidRPr="007264F7">
        <w:rPr>
          <w:rFonts w:hint="cs"/>
          <w:sz w:val="24"/>
          <w:szCs w:val="24"/>
          <w:cs/>
          <w:lang w:bidi="sa-IN"/>
        </w:rPr>
        <w:t>न्न</w:t>
      </w:r>
      <w:r w:rsidR="004605FC" w:rsidRPr="007264F7">
        <w:rPr>
          <w:sz w:val="24"/>
          <w:szCs w:val="24"/>
          <w:cs/>
        </w:rPr>
        <w:t>सण्णा कंखति कं नाम दिसं वयामो</w:t>
      </w:r>
      <w:r w:rsidR="004605FC" w:rsidRPr="007264F7">
        <w:rPr>
          <w:rFonts w:hint="cs"/>
          <w:sz w:val="24"/>
          <w:szCs w:val="24"/>
          <w:cs/>
        </w:rPr>
        <w:t>?</w:t>
      </w:r>
      <w:r w:rsidR="004605FC" w:rsidRPr="007264F7">
        <w:rPr>
          <w:sz w:val="24"/>
          <w:szCs w:val="24"/>
          <w:cs/>
        </w:rPr>
        <w:t xml:space="preserve">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३०६</w:t>
      </w:r>
      <w:r w:rsidRPr="0069493C">
        <w:rPr>
          <w:color w:val="00B050"/>
          <w:sz w:val="24"/>
          <w:szCs w:val="24"/>
        </w:rPr>
        <w:t>]</w:t>
      </w:r>
      <w:r w:rsidR="00B94631">
        <w:rPr>
          <w:rFonts w:hint="cs"/>
          <w:color w:val="00B050"/>
          <w:sz w:val="24"/>
          <w:szCs w:val="24"/>
          <w:cs/>
        </w:rPr>
        <w:tab/>
      </w:r>
      <w:r w:rsidR="004605FC" w:rsidRPr="007264F7">
        <w:rPr>
          <w:bCs w:val="0"/>
          <w:sz w:val="24"/>
          <w:szCs w:val="24"/>
          <w:cs/>
        </w:rPr>
        <w:t>इंगालरासिं जलियं सजोइं</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तत्तोवमं</w:t>
      </w:r>
      <w:r w:rsidR="004605FC" w:rsidRPr="007264F7">
        <w:rPr>
          <w:bCs w:val="0"/>
          <w:sz w:val="24"/>
          <w:szCs w:val="24"/>
          <w:cs/>
        </w:rPr>
        <w:t xml:space="preserve"> भूमिम</w:t>
      </w:r>
      <w:r w:rsidR="004605FC" w:rsidRPr="007264F7">
        <w:rPr>
          <w:rFonts w:hint="cs"/>
          <w:bCs w:val="0"/>
          <w:sz w:val="24"/>
          <w:szCs w:val="24"/>
          <w:cs/>
          <w:lang w:bidi="sa-IN"/>
        </w:rPr>
        <w:t>नु</w:t>
      </w:r>
      <w:r w:rsidR="004605FC" w:rsidRPr="007264F7">
        <w:rPr>
          <w:bCs w:val="0"/>
          <w:sz w:val="24"/>
          <w:szCs w:val="24"/>
          <w:cs/>
        </w:rPr>
        <w:t>क्कमंता</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डज्झमाणा कलुणं थणंति</w:t>
      </w:r>
      <w:r w:rsidR="004605FC" w:rsidRPr="007264F7">
        <w:rPr>
          <w:rFonts w:hint="cs"/>
          <w:sz w:val="24"/>
          <w:szCs w:val="24"/>
          <w:cs/>
          <w:lang w:bidi="sa-IN"/>
        </w:rPr>
        <w:t>,</w:t>
      </w:r>
      <w:r w:rsidR="004605FC" w:rsidRPr="007264F7">
        <w:rPr>
          <w:sz w:val="24"/>
          <w:szCs w:val="24"/>
          <w:cs/>
        </w:rPr>
        <w:t xml:space="preserve"> अरहस्सरा तत्थ चिरट्ठिईया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३०७</w:t>
      </w:r>
      <w:r w:rsidRPr="0069493C">
        <w:rPr>
          <w:color w:val="00B050"/>
          <w:sz w:val="24"/>
          <w:szCs w:val="24"/>
        </w:rPr>
        <w:t>]</w:t>
      </w:r>
      <w:r w:rsidR="00B94631">
        <w:rPr>
          <w:rFonts w:hint="cs"/>
          <w:color w:val="00B050"/>
          <w:sz w:val="24"/>
          <w:szCs w:val="24"/>
          <w:cs/>
        </w:rPr>
        <w:tab/>
      </w:r>
      <w:r w:rsidR="004605FC" w:rsidRPr="007264F7">
        <w:rPr>
          <w:bCs w:val="0"/>
          <w:sz w:val="24"/>
          <w:szCs w:val="24"/>
          <w:cs/>
        </w:rPr>
        <w:t>जइ ते सुया वेयरणी</w:t>
      </w:r>
      <w:r w:rsidR="004605FC" w:rsidRPr="007264F7">
        <w:rPr>
          <w:rFonts w:hint="cs"/>
          <w:bCs w:val="0"/>
          <w:sz w:val="24"/>
          <w:szCs w:val="24"/>
          <w:cs/>
        </w:rPr>
        <w:t xml:space="preserve"> </w:t>
      </w:r>
      <w:r w:rsidR="004605FC" w:rsidRPr="007264F7">
        <w:rPr>
          <w:bCs w:val="0"/>
          <w:sz w:val="24"/>
          <w:szCs w:val="24"/>
          <w:cs/>
        </w:rPr>
        <w:t>भिदुग्गा निसिओ जहा खुर इव तिक्खसोया</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तरंति ते वेयरणी</w:t>
      </w:r>
      <w:r w:rsidR="004605FC" w:rsidRPr="007264F7">
        <w:rPr>
          <w:rFonts w:hint="cs"/>
          <w:sz w:val="24"/>
          <w:szCs w:val="24"/>
          <w:cs/>
          <w:lang w:bidi="sa-IN"/>
        </w:rPr>
        <w:t>ं</w:t>
      </w:r>
      <w:r w:rsidR="004605FC" w:rsidRPr="007264F7">
        <w:rPr>
          <w:rFonts w:hint="cs"/>
          <w:sz w:val="24"/>
          <w:szCs w:val="24"/>
          <w:cs/>
        </w:rPr>
        <w:t xml:space="preserve"> </w:t>
      </w:r>
      <w:r w:rsidR="004605FC" w:rsidRPr="007264F7">
        <w:rPr>
          <w:sz w:val="24"/>
          <w:szCs w:val="24"/>
          <w:cs/>
        </w:rPr>
        <w:t>भिदु</w:t>
      </w:r>
      <w:r w:rsidR="004605FC" w:rsidRPr="007264F7">
        <w:rPr>
          <w:rFonts w:hint="cs"/>
          <w:sz w:val="24"/>
          <w:szCs w:val="24"/>
          <w:cs/>
          <w:lang w:bidi="sa-IN"/>
        </w:rPr>
        <w:t>ग्गां</w:t>
      </w:r>
      <w:r w:rsidR="004605FC" w:rsidRPr="007264F7">
        <w:rPr>
          <w:sz w:val="24"/>
          <w:szCs w:val="24"/>
          <w:cs/>
        </w:rPr>
        <w:t xml:space="preserve"> उसुचोइया सत्तिसु हम्ममाणा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३०८</w:t>
      </w:r>
      <w:r w:rsidRPr="0069493C">
        <w:rPr>
          <w:color w:val="00B050"/>
          <w:sz w:val="24"/>
          <w:szCs w:val="24"/>
        </w:rPr>
        <w:t>]</w:t>
      </w:r>
      <w:r w:rsidR="00B94631">
        <w:rPr>
          <w:rFonts w:hint="cs"/>
          <w:color w:val="00B050"/>
          <w:sz w:val="24"/>
          <w:szCs w:val="24"/>
          <w:cs/>
        </w:rPr>
        <w:tab/>
      </w:r>
      <w:r w:rsidR="004605FC" w:rsidRPr="007264F7">
        <w:rPr>
          <w:bCs w:val="0"/>
          <w:sz w:val="24"/>
          <w:szCs w:val="24"/>
          <w:cs/>
        </w:rPr>
        <w:t>क</w:t>
      </w:r>
      <w:r w:rsidR="004605FC" w:rsidRPr="007264F7">
        <w:rPr>
          <w:rFonts w:hint="cs"/>
          <w:bCs w:val="0"/>
          <w:sz w:val="24"/>
          <w:szCs w:val="24"/>
          <w:cs/>
        </w:rPr>
        <w:t>ी</w:t>
      </w:r>
      <w:r w:rsidR="004605FC" w:rsidRPr="007264F7">
        <w:rPr>
          <w:bCs w:val="0"/>
          <w:sz w:val="24"/>
          <w:szCs w:val="24"/>
          <w:cs/>
        </w:rPr>
        <w:t>लेहिं विज्झंति असाहुक्कमा</w:t>
      </w:r>
      <w:r w:rsidR="004605FC" w:rsidRPr="007264F7">
        <w:rPr>
          <w:rFonts w:hint="cs"/>
          <w:bCs w:val="0"/>
          <w:sz w:val="24"/>
          <w:szCs w:val="24"/>
          <w:cs/>
          <w:lang w:bidi="sa-IN"/>
        </w:rPr>
        <w:t>,</w:t>
      </w:r>
      <w:r w:rsidR="004605FC" w:rsidRPr="007264F7">
        <w:rPr>
          <w:bCs w:val="0"/>
          <w:sz w:val="24"/>
          <w:szCs w:val="24"/>
          <w:cs/>
        </w:rPr>
        <w:t xml:space="preserve"> नावं उवेंते सइविप्पहूणा</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w:t>
      </w:r>
      <w:r w:rsidR="004605FC" w:rsidRPr="007264F7">
        <w:rPr>
          <w:rFonts w:hint="cs"/>
          <w:sz w:val="24"/>
          <w:szCs w:val="24"/>
          <w:cs/>
          <w:lang w:bidi="sa-IN"/>
        </w:rPr>
        <w:t>न्ने</w:t>
      </w:r>
      <w:r w:rsidR="004605FC" w:rsidRPr="007264F7">
        <w:rPr>
          <w:sz w:val="24"/>
          <w:szCs w:val="24"/>
          <w:cs/>
        </w:rPr>
        <w:t xml:space="preserve"> तु सूलाहि</w:t>
      </w:r>
      <w:r w:rsidR="004605FC" w:rsidRPr="007264F7">
        <w:rPr>
          <w:rFonts w:hint="cs"/>
          <w:sz w:val="24"/>
          <w:szCs w:val="24"/>
          <w:cs/>
          <w:lang w:bidi="sa-IN"/>
        </w:rPr>
        <w:t>ं</w:t>
      </w:r>
      <w:r w:rsidR="004605FC" w:rsidRPr="007264F7">
        <w:rPr>
          <w:sz w:val="24"/>
          <w:szCs w:val="24"/>
          <w:cs/>
        </w:rPr>
        <w:t xml:space="preserve"> तिसूलियाहिं</w:t>
      </w:r>
      <w:r w:rsidR="004605FC" w:rsidRPr="007264F7">
        <w:rPr>
          <w:rFonts w:hint="cs"/>
          <w:sz w:val="24"/>
          <w:szCs w:val="24"/>
          <w:cs/>
          <w:lang w:bidi="sa-IN"/>
        </w:rPr>
        <w:t>,</w:t>
      </w:r>
      <w:r w:rsidR="004605FC" w:rsidRPr="007264F7">
        <w:rPr>
          <w:sz w:val="24"/>
          <w:szCs w:val="24"/>
          <w:cs/>
        </w:rPr>
        <w:t xml:space="preserve"> दीहाहि</w:t>
      </w:r>
      <w:r w:rsidR="004605FC" w:rsidRPr="007264F7">
        <w:rPr>
          <w:rFonts w:hint="cs"/>
          <w:sz w:val="24"/>
          <w:szCs w:val="24"/>
          <w:cs/>
          <w:lang w:bidi="sa-IN"/>
        </w:rPr>
        <w:t>ं</w:t>
      </w:r>
      <w:r w:rsidR="004605FC" w:rsidRPr="007264F7">
        <w:rPr>
          <w:sz w:val="24"/>
          <w:szCs w:val="24"/>
          <w:cs/>
        </w:rPr>
        <w:t xml:space="preserve"> विद्धूण अहे करेंति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३०९</w:t>
      </w:r>
      <w:r w:rsidRPr="0069493C">
        <w:rPr>
          <w:color w:val="00B050"/>
          <w:sz w:val="24"/>
          <w:szCs w:val="24"/>
        </w:rPr>
        <w:t>]</w:t>
      </w:r>
      <w:r w:rsidR="00B94631">
        <w:rPr>
          <w:rFonts w:hint="cs"/>
          <w:color w:val="00B050"/>
          <w:sz w:val="24"/>
          <w:szCs w:val="24"/>
          <w:cs/>
        </w:rPr>
        <w:tab/>
      </w:r>
      <w:r w:rsidR="004605FC" w:rsidRPr="007264F7">
        <w:rPr>
          <w:bCs w:val="0"/>
          <w:sz w:val="24"/>
          <w:szCs w:val="24"/>
          <w:cs/>
        </w:rPr>
        <w:t>केसिं च बंधित्तु गले सिलाओ</w:t>
      </w:r>
      <w:r w:rsidR="004605FC" w:rsidRPr="007264F7">
        <w:rPr>
          <w:rFonts w:hint="cs"/>
          <w:bCs w:val="0"/>
          <w:sz w:val="24"/>
          <w:szCs w:val="24"/>
          <w:cs/>
          <w:lang w:bidi="sa-IN"/>
        </w:rPr>
        <w:t>,</w:t>
      </w:r>
      <w:r w:rsidR="004605FC" w:rsidRPr="007264F7">
        <w:rPr>
          <w:bCs w:val="0"/>
          <w:sz w:val="24"/>
          <w:szCs w:val="24"/>
          <w:cs/>
        </w:rPr>
        <w:t xml:space="preserve"> उदगंसि बोलेंति महालयंसि</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कलंबुया</w:t>
      </w:r>
      <w:r w:rsidR="004605FC" w:rsidRPr="007264F7">
        <w:rPr>
          <w:rFonts w:hint="cs"/>
          <w:sz w:val="24"/>
          <w:szCs w:val="24"/>
          <w:cs/>
        </w:rPr>
        <w:t xml:space="preserve"> </w:t>
      </w:r>
      <w:r w:rsidR="004605FC" w:rsidRPr="007264F7">
        <w:rPr>
          <w:sz w:val="24"/>
          <w:szCs w:val="24"/>
          <w:cs/>
        </w:rPr>
        <w:t>वालुय</w:t>
      </w:r>
      <w:r w:rsidR="004605FC" w:rsidRPr="007264F7">
        <w:rPr>
          <w:rFonts w:hint="cs"/>
          <w:sz w:val="24"/>
          <w:szCs w:val="24"/>
          <w:cs/>
        </w:rPr>
        <w:t xml:space="preserve"> </w:t>
      </w:r>
      <w:r w:rsidR="004605FC" w:rsidRPr="007264F7">
        <w:rPr>
          <w:sz w:val="24"/>
          <w:szCs w:val="24"/>
          <w:cs/>
        </w:rPr>
        <w:t>मुम्मुरे य</w:t>
      </w:r>
      <w:r w:rsidR="004605FC" w:rsidRPr="007264F7">
        <w:rPr>
          <w:rFonts w:hint="cs"/>
          <w:sz w:val="24"/>
          <w:szCs w:val="24"/>
          <w:cs/>
          <w:lang w:bidi="sa-IN"/>
        </w:rPr>
        <w:t>,</w:t>
      </w:r>
      <w:r w:rsidR="004605FC" w:rsidRPr="007264F7">
        <w:rPr>
          <w:sz w:val="24"/>
          <w:szCs w:val="24"/>
          <w:cs/>
        </w:rPr>
        <w:t xml:space="preserve"> लोलेंति पच्चंति य तत्थ अ</w:t>
      </w:r>
      <w:r w:rsidR="004605FC" w:rsidRPr="007264F7">
        <w:rPr>
          <w:rFonts w:hint="cs"/>
          <w:sz w:val="24"/>
          <w:szCs w:val="24"/>
          <w:cs/>
          <w:lang w:bidi="sa-IN"/>
        </w:rPr>
        <w:t>न्ने</w:t>
      </w:r>
      <w:r w:rsidR="004605FC" w:rsidRPr="007264F7">
        <w:rPr>
          <w:sz w:val="24"/>
          <w:szCs w:val="24"/>
          <w:cs/>
        </w:rPr>
        <w:t xml:space="preserve">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३१०</w:t>
      </w:r>
      <w:r w:rsidRPr="0069493C">
        <w:rPr>
          <w:color w:val="00B050"/>
          <w:sz w:val="24"/>
          <w:szCs w:val="24"/>
        </w:rPr>
        <w:t>]</w:t>
      </w:r>
      <w:r w:rsidR="00B94631">
        <w:rPr>
          <w:rFonts w:hint="cs"/>
          <w:color w:val="00B050"/>
          <w:sz w:val="24"/>
          <w:szCs w:val="24"/>
          <w:cs/>
        </w:rPr>
        <w:tab/>
      </w:r>
      <w:r w:rsidR="004605FC" w:rsidRPr="007264F7">
        <w:rPr>
          <w:bCs w:val="0"/>
          <w:sz w:val="24"/>
          <w:szCs w:val="24"/>
          <w:cs/>
        </w:rPr>
        <w:t>असूरियं नाम महाभितावं</w:t>
      </w:r>
      <w:r w:rsidR="004605FC" w:rsidRPr="007264F7">
        <w:rPr>
          <w:rFonts w:hint="cs"/>
          <w:bCs w:val="0"/>
          <w:sz w:val="24"/>
          <w:szCs w:val="24"/>
          <w:cs/>
          <w:lang w:bidi="sa-IN"/>
        </w:rPr>
        <w:t>,</w:t>
      </w:r>
      <w:r w:rsidR="004605FC" w:rsidRPr="007264F7">
        <w:rPr>
          <w:bCs w:val="0"/>
          <w:sz w:val="24"/>
          <w:szCs w:val="24"/>
          <w:cs/>
        </w:rPr>
        <w:t xml:space="preserve"> अंधं तमं दुप्पतरं महंतं</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उड्ढं अहे</w:t>
      </w:r>
      <w:r w:rsidR="004605FC" w:rsidRPr="007264F7">
        <w:rPr>
          <w:rFonts w:hint="cs"/>
          <w:sz w:val="24"/>
          <w:szCs w:val="24"/>
          <w:cs/>
          <w:lang w:bidi="sa-IN"/>
        </w:rPr>
        <w:t>अं</w:t>
      </w:r>
      <w:r w:rsidR="004605FC" w:rsidRPr="007264F7">
        <w:rPr>
          <w:sz w:val="24"/>
          <w:szCs w:val="24"/>
          <w:cs/>
        </w:rPr>
        <w:t xml:space="preserve"> तिरियं दिसासु</w:t>
      </w:r>
      <w:r w:rsidR="004605FC" w:rsidRPr="007264F7">
        <w:rPr>
          <w:rFonts w:hint="cs"/>
          <w:sz w:val="24"/>
          <w:szCs w:val="24"/>
          <w:cs/>
          <w:lang w:bidi="sa-IN"/>
        </w:rPr>
        <w:t>,</w:t>
      </w:r>
      <w:r w:rsidR="004605FC" w:rsidRPr="007264F7">
        <w:rPr>
          <w:sz w:val="24"/>
          <w:szCs w:val="24"/>
          <w:cs/>
        </w:rPr>
        <w:t xml:space="preserve"> समाहिओ जत्थ</w:t>
      </w:r>
      <w:r w:rsidR="004605FC" w:rsidRPr="007264F7">
        <w:rPr>
          <w:rFonts w:hint="cs"/>
          <w:sz w:val="24"/>
          <w:szCs w:val="24"/>
          <w:cs/>
          <w:lang w:bidi="sa-IN"/>
        </w:rPr>
        <w:t>ऽ</w:t>
      </w:r>
      <w:r w:rsidR="001C69A1">
        <w:rPr>
          <w:rFonts w:hint="cs"/>
          <w:sz w:val="24"/>
          <w:szCs w:val="24"/>
          <w:cs/>
        </w:rPr>
        <w:t>ग</w:t>
      </w:r>
      <w:r w:rsidR="004605FC" w:rsidRPr="007264F7">
        <w:rPr>
          <w:rFonts w:hint="cs"/>
          <w:sz w:val="24"/>
          <w:szCs w:val="24"/>
          <w:cs/>
        </w:rPr>
        <w:t>नी</w:t>
      </w:r>
      <w:r w:rsidR="004605FC" w:rsidRPr="007264F7">
        <w:rPr>
          <w:sz w:val="24"/>
          <w:szCs w:val="24"/>
          <w:cs/>
        </w:rPr>
        <w:t xml:space="preserve"> झिया</w:t>
      </w:r>
      <w:r w:rsidR="004605FC" w:rsidRPr="007264F7">
        <w:rPr>
          <w:rFonts w:hint="cs"/>
          <w:sz w:val="24"/>
          <w:szCs w:val="24"/>
          <w:cs/>
          <w:lang w:bidi="sa-IN"/>
        </w:rPr>
        <w:t>ई</w:t>
      </w:r>
      <w:r w:rsidR="004605FC" w:rsidRPr="007264F7">
        <w:rPr>
          <w:sz w:val="24"/>
          <w:szCs w:val="24"/>
          <w:cs/>
        </w:rPr>
        <w:t xml:space="preserve">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३११</w:t>
      </w:r>
      <w:r w:rsidRPr="0069493C">
        <w:rPr>
          <w:color w:val="00B050"/>
          <w:sz w:val="24"/>
          <w:szCs w:val="24"/>
        </w:rPr>
        <w:t>]</w:t>
      </w:r>
      <w:r w:rsidR="00B94631">
        <w:rPr>
          <w:rFonts w:hint="cs"/>
          <w:color w:val="00B050"/>
          <w:sz w:val="24"/>
          <w:szCs w:val="24"/>
          <w:cs/>
        </w:rPr>
        <w:tab/>
      </w:r>
      <w:r w:rsidR="004605FC" w:rsidRPr="007264F7">
        <w:rPr>
          <w:bCs w:val="0"/>
          <w:sz w:val="24"/>
          <w:szCs w:val="24"/>
          <w:cs/>
        </w:rPr>
        <w:t>जंसी गुहाए जलणेऽति</w:t>
      </w:r>
      <w:r w:rsidR="004605FC" w:rsidRPr="007264F7">
        <w:rPr>
          <w:rFonts w:hint="cs"/>
          <w:bCs w:val="0"/>
          <w:sz w:val="24"/>
          <w:szCs w:val="24"/>
          <w:cs/>
          <w:lang w:bidi="sa-IN"/>
        </w:rPr>
        <w:t>उ</w:t>
      </w:r>
      <w:r w:rsidR="004605FC" w:rsidRPr="007264F7">
        <w:rPr>
          <w:bCs w:val="0"/>
          <w:sz w:val="24"/>
          <w:szCs w:val="24"/>
          <w:cs/>
        </w:rPr>
        <w:t>ट्टे अविजाणओ डज्झइ लुत्तपण्णो</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सया</w:t>
      </w:r>
      <w:r w:rsidR="004605FC" w:rsidRPr="007264F7">
        <w:rPr>
          <w:rFonts w:hint="cs"/>
          <w:sz w:val="24"/>
          <w:szCs w:val="24"/>
          <w:cs/>
        </w:rPr>
        <w:t xml:space="preserve"> </w:t>
      </w:r>
      <w:r w:rsidR="004605FC" w:rsidRPr="007264F7">
        <w:rPr>
          <w:sz w:val="24"/>
          <w:szCs w:val="24"/>
          <w:cs/>
        </w:rPr>
        <w:t>य कलुणं पुण धम्मठाणं</w:t>
      </w:r>
      <w:r w:rsidR="004605FC" w:rsidRPr="007264F7">
        <w:rPr>
          <w:rFonts w:hint="cs"/>
          <w:sz w:val="24"/>
          <w:szCs w:val="24"/>
          <w:cs/>
          <w:lang w:bidi="sa-IN"/>
        </w:rPr>
        <w:t>,</w:t>
      </w:r>
      <w:r w:rsidR="004605FC" w:rsidRPr="007264F7">
        <w:rPr>
          <w:sz w:val="24"/>
          <w:szCs w:val="24"/>
          <w:cs/>
        </w:rPr>
        <w:t xml:space="preserve"> गाढोव</w:t>
      </w:r>
      <w:r w:rsidR="004605FC" w:rsidRPr="007264F7">
        <w:rPr>
          <w:rFonts w:hint="cs"/>
          <w:sz w:val="24"/>
          <w:szCs w:val="24"/>
          <w:cs/>
          <w:lang w:bidi="sa-IN"/>
        </w:rPr>
        <w:t>नी</w:t>
      </w:r>
      <w:r w:rsidR="004605FC" w:rsidRPr="007264F7">
        <w:rPr>
          <w:sz w:val="24"/>
          <w:szCs w:val="24"/>
          <w:cs/>
        </w:rPr>
        <w:t>यं अइदुक्खधम्मं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३१२</w:t>
      </w:r>
      <w:r w:rsidRPr="0069493C">
        <w:rPr>
          <w:color w:val="00B050"/>
          <w:sz w:val="24"/>
          <w:szCs w:val="24"/>
        </w:rPr>
        <w:t>]</w:t>
      </w:r>
      <w:r w:rsidR="00B94631">
        <w:rPr>
          <w:rFonts w:hint="cs"/>
          <w:color w:val="00B050"/>
          <w:sz w:val="24"/>
          <w:szCs w:val="24"/>
          <w:cs/>
        </w:rPr>
        <w:tab/>
      </w:r>
      <w:r w:rsidR="004605FC" w:rsidRPr="007264F7">
        <w:rPr>
          <w:bCs w:val="0"/>
          <w:sz w:val="24"/>
          <w:szCs w:val="24"/>
          <w:cs/>
        </w:rPr>
        <w:t>चत्तारि अगणीओ समारभेत्ता</w:t>
      </w:r>
      <w:r w:rsidR="004605FC" w:rsidRPr="007264F7">
        <w:rPr>
          <w:rFonts w:hint="cs"/>
          <w:bCs w:val="0"/>
          <w:sz w:val="24"/>
          <w:szCs w:val="24"/>
          <w:cs/>
          <w:lang w:bidi="sa-IN"/>
        </w:rPr>
        <w:t>,</w:t>
      </w:r>
      <w:r w:rsidR="004605FC" w:rsidRPr="007264F7">
        <w:rPr>
          <w:bCs w:val="0"/>
          <w:sz w:val="24"/>
          <w:szCs w:val="24"/>
          <w:cs/>
        </w:rPr>
        <w:t xml:space="preserve"> ज</w:t>
      </w:r>
      <w:r w:rsidR="004605FC" w:rsidRPr="007264F7">
        <w:rPr>
          <w:rFonts w:hint="cs"/>
          <w:bCs w:val="0"/>
          <w:sz w:val="24"/>
          <w:szCs w:val="24"/>
          <w:cs/>
          <w:lang w:bidi="sa-IN"/>
        </w:rPr>
        <w:t>हिं</w:t>
      </w:r>
      <w:r w:rsidR="004605FC" w:rsidRPr="007264F7">
        <w:rPr>
          <w:bCs w:val="0"/>
          <w:sz w:val="24"/>
          <w:szCs w:val="24"/>
          <w:cs/>
        </w:rPr>
        <w:t xml:space="preserve"> कूरकम्मा</w:t>
      </w:r>
      <w:r w:rsidR="004605FC" w:rsidRPr="007264F7">
        <w:rPr>
          <w:rFonts w:hint="cs"/>
          <w:bCs w:val="0"/>
          <w:sz w:val="24"/>
          <w:szCs w:val="24"/>
          <w:cs/>
          <w:lang w:bidi="sa-IN"/>
        </w:rPr>
        <w:t>ऽ</w:t>
      </w:r>
      <w:r w:rsidR="004605FC" w:rsidRPr="007264F7">
        <w:rPr>
          <w:bCs w:val="0"/>
          <w:sz w:val="24"/>
          <w:szCs w:val="24"/>
          <w:cs/>
        </w:rPr>
        <w:t>भितवेंति बालं</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तत्थ चिट्ठंतऽभितप्पमाणा</w:t>
      </w:r>
      <w:r w:rsidR="004605FC" w:rsidRPr="007264F7">
        <w:rPr>
          <w:rFonts w:hint="cs"/>
          <w:sz w:val="24"/>
          <w:szCs w:val="24"/>
          <w:cs/>
          <w:lang w:bidi="sa-IN"/>
        </w:rPr>
        <w:t>,</w:t>
      </w:r>
      <w:r w:rsidR="004605FC" w:rsidRPr="007264F7">
        <w:rPr>
          <w:sz w:val="24"/>
          <w:szCs w:val="24"/>
          <w:cs/>
        </w:rPr>
        <w:t xml:space="preserve"> मच्छा व जीवंतुवजोइपत्ता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३१३</w:t>
      </w:r>
      <w:r w:rsidRPr="0069493C">
        <w:rPr>
          <w:color w:val="00B050"/>
          <w:sz w:val="24"/>
          <w:szCs w:val="24"/>
        </w:rPr>
        <w:t>]</w:t>
      </w:r>
      <w:r w:rsidR="00B94631">
        <w:rPr>
          <w:rFonts w:hint="cs"/>
          <w:color w:val="00B050"/>
          <w:sz w:val="24"/>
          <w:szCs w:val="24"/>
          <w:cs/>
        </w:rPr>
        <w:tab/>
      </w:r>
      <w:r w:rsidR="004605FC" w:rsidRPr="007264F7">
        <w:rPr>
          <w:bCs w:val="0"/>
          <w:sz w:val="24"/>
          <w:szCs w:val="24"/>
          <w:cs/>
        </w:rPr>
        <w:t>संतच्छणं नाम महाभितावं</w:t>
      </w:r>
      <w:r w:rsidR="004605FC" w:rsidRPr="007264F7">
        <w:rPr>
          <w:rFonts w:hint="cs"/>
          <w:bCs w:val="0"/>
          <w:sz w:val="24"/>
          <w:szCs w:val="24"/>
          <w:cs/>
          <w:lang w:bidi="sa-IN"/>
        </w:rPr>
        <w:t>,</w:t>
      </w:r>
      <w:r w:rsidR="004605FC" w:rsidRPr="007264F7">
        <w:rPr>
          <w:bCs w:val="0"/>
          <w:sz w:val="24"/>
          <w:szCs w:val="24"/>
          <w:cs/>
        </w:rPr>
        <w:t xml:space="preserve"> ते नारगा जत्थ असाहुकम्मा</w:t>
      </w:r>
      <w:r w:rsidR="004605FC" w:rsidRPr="007264F7">
        <w:rPr>
          <w:rFonts w:hint="cs"/>
          <w:bCs w:val="0"/>
          <w:sz w:val="24"/>
          <w:szCs w:val="24"/>
          <w:cs/>
          <w:lang w:bidi="sa-IN"/>
        </w:rPr>
        <w:t xml:space="preserve"> ।</w:t>
      </w:r>
    </w:p>
    <w:p w:rsidR="002620FF" w:rsidRDefault="002620FF" w:rsidP="002620FF">
      <w:pPr>
        <w:spacing w:after="0" w:line="240" w:lineRule="auto"/>
        <w:ind w:right="1708"/>
        <w:contextualSpacing/>
        <w:rPr>
          <w:rFonts w:cs="Mangal"/>
          <w:sz w:val="24"/>
          <w:szCs w:val="24"/>
        </w:rPr>
      </w:pPr>
      <w:r>
        <w:rPr>
          <w:rFonts w:cs="Mangal" w:hint="cs"/>
          <w:sz w:val="24"/>
          <w:szCs w:val="24"/>
          <w:cs/>
        </w:rPr>
        <w:lastRenderedPageBreak/>
        <w:t>सुयक्खंधो-१, अज्झयणं-५, उद्देसो-१</w:t>
      </w:r>
    </w:p>
    <w:tbl>
      <w:tblPr>
        <w:tblW w:w="10065" w:type="dxa"/>
        <w:tblInd w:w="93" w:type="dxa"/>
        <w:tblBorders>
          <w:top w:val="single" w:sz="4" w:space="0" w:color="auto"/>
        </w:tblBorders>
        <w:tblLook w:val="04A0"/>
      </w:tblPr>
      <w:tblGrid>
        <w:gridCol w:w="10065"/>
      </w:tblGrid>
      <w:tr w:rsidR="002620FF" w:rsidTr="00900160">
        <w:trPr>
          <w:trHeight w:val="242"/>
        </w:trPr>
        <w:tc>
          <w:tcPr>
            <w:tcW w:w="10065" w:type="dxa"/>
            <w:tcBorders>
              <w:top w:val="single" w:sz="4" w:space="0" w:color="FF0000"/>
              <w:left w:val="nil"/>
              <w:bottom w:val="nil"/>
              <w:right w:val="nil"/>
            </w:tcBorders>
          </w:tcPr>
          <w:p w:rsidR="002620FF" w:rsidRDefault="002620FF"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हत्थेहि</w:t>
      </w:r>
      <w:r w:rsidR="004605FC" w:rsidRPr="007264F7">
        <w:rPr>
          <w:rFonts w:hint="cs"/>
          <w:sz w:val="24"/>
          <w:szCs w:val="24"/>
          <w:cs/>
        </w:rPr>
        <w:t>ं</w:t>
      </w:r>
      <w:r w:rsidR="004605FC" w:rsidRPr="007264F7">
        <w:rPr>
          <w:sz w:val="24"/>
          <w:szCs w:val="24"/>
          <w:cs/>
        </w:rPr>
        <w:t xml:space="preserve"> पाएहि य बंधिऊणं</w:t>
      </w:r>
      <w:r w:rsidR="004605FC" w:rsidRPr="007264F7">
        <w:rPr>
          <w:rFonts w:hint="cs"/>
          <w:sz w:val="24"/>
          <w:szCs w:val="24"/>
          <w:cs/>
          <w:lang w:bidi="sa-IN"/>
        </w:rPr>
        <w:t>,</w:t>
      </w:r>
      <w:r w:rsidR="004605FC" w:rsidRPr="007264F7">
        <w:rPr>
          <w:sz w:val="24"/>
          <w:szCs w:val="24"/>
          <w:cs/>
        </w:rPr>
        <w:t xml:space="preserve"> फलगं व तच्छंति कुहाडहत्था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३१४</w:t>
      </w:r>
      <w:r w:rsidRPr="0069493C">
        <w:rPr>
          <w:color w:val="00B050"/>
          <w:sz w:val="24"/>
          <w:szCs w:val="24"/>
        </w:rPr>
        <w:t>]</w:t>
      </w:r>
      <w:r w:rsidR="00B94631">
        <w:rPr>
          <w:rFonts w:hint="cs"/>
          <w:color w:val="00B050"/>
          <w:sz w:val="24"/>
          <w:szCs w:val="24"/>
          <w:cs/>
        </w:rPr>
        <w:tab/>
      </w:r>
      <w:r w:rsidR="004605FC" w:rsidRPr="007264F7">
        <w:rPr>
          <w:bCs w:val="0"/>
          <w:sz w:val="24"/>
          <w:szCs w:val="24"/>
          <w:cs/>
        </w:rPr>
        <w:t>रुहिरे पुणो वच्च-समुस्सियंगे</w:t>
      </w:r>
      <w:r w:rsidR="004605FC" w:rsidRPr="007264F7">
        <w:rPr>
          <w:rFonts w:hint="cs"/>
          <w:bCs w:val="0"/>
          <w:sz w:val="24"/>
          <w:szCs w:val="24"/>
          <w:cs/>
          <w:lang w:bidi="sa-IN"/>
        </w:rPr>
        <w:t>,</w:t>
      </w:r>
      <w:r w:rsidR="004605FC" w:rsidRPr="007264F7">
        <w:rPr>
          <w:bCs w:val="0"/>
          <w:sz w:val="24"/>
          <w:szCs w:val="24"/>
          <w:cs/>
        </w:rPr>
        <w:t xml:space="preserve"> भि</w:t>
      </w:r>
      <w:r w:rsidR="004605FC" w:rsidRPr="007264F7">
        <w:rPr>
          <w:rFonts w:hint="cs"/>
          <w:bCs w:val="0"/>
          <w:sz w:val="24"/>
          <w:szCs w:val="24"/>
          <w:cs/>
        </w:rPr>
        <w:t>न्नु</w:t>
      </w:r>
      <w:r w:rsidR="004605FC" w:rsidRPr="007264F7">
        <w:rPr>
          <w:rFonts w:hint="cs"/>
          <w:bCs w:val="0"/>
          <w:sz w:val="24"/>
          <w:szCs w:val="24"/>
          <w:cs/>
          <w:lang w:bidi="sa-IN"/>
        </w:rPr>
        <w:t>त्त</w:t>
      </w:r>
      <w:r w:rsidR="004605FC" w:rsidRPr="007264F7">
        <w:rPr>
          <w:bCs w:val="0"/>
          <w:sz w:val="24"/>
          <w:szCs w:val="24"/>
          <w:cs/>
        </w:rPr>
        <w:t xml:space="preserve">भंगे </w:t>
      </w:r>
      <w:r w:rsidR="004605FC" w:rsidRPr="007264F7">
        <w:rPr>
          <w:rFonts w:hint="cs"/>
          <w:bCs w:val="0"/>
          <w:sz w:val="24"/>
          <w:szCs w:val="24"/>
          <w:cs/>
        </w:rPr>
        <w:t>व</w:t>
      </w:r>
      <w:r w:rsidR="004605FC" w:rsidRPr="007264F7">
        <w:rPr>
          <w:bCs w:val="0"/>
          <w:sz w:val="24"/>
          <w:szCs w:val="24"/>
          <w:cs/>
        </w:rPr>
        <w:t>रिवत्तयंता</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पयंति णं </w:t>
      </w:r>
      <w:r w:rsidR="004605FC" w:rsidRPr="007264F7">
        <w:rPr>
          <w:rFonts w:hint="cs"/>
          <w:sz w:val="24"/>
          <w:szCs w:val="24"/>
          <w:cs/>
          <w:lang w:bidi="sa-IN"/>
        </w:rPr>
        <w:t>ने</w:t>
      </w:r>
      <w:r w:rsidR="004605FC" w:rsidRPr="007264F7">
        <w:rPr>
          <w:sz w:val="24"/>
          <w:szCs w:val="24"/>
          <w:cs/>
        </w:rPr>
        <w:t>रइए फुरंते</w:t>
      </w:r>
      <w:r w:rsidR="004605FC" w:rsidRPr="007264F7">
        <w:rPr>
          <w:rFonts w:hint="cs"/>
          <w:sz w:val="24"/>
          <w:szCs w:val="24"/>
          <w:cs/>
          <w:lang w:bidi="sa-IN"/>
        </w:rPr>
        <w:t>,</w:t>
      </w:r>
      <w:r w:rsidR="004605FC" w:rsidRPr="007264F7">
        <w:rPr>
          <w:sz w:val="24"/>
          <w:szCs w:val="24"/>
          <w:cs/>
        </w:rPr>
        <w:t xml:space="preserve"> सजीवमच्छे व अयो-कवल्ले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३१५</w:t>
      </w:r>
      <w:r w:rsidRPr="0069493C">
        <w:rPr>
          <w:color w:val="00B050"/>
          <w:sz w:val="24"/>
          <w:szCs w:val="24"/>
        </w:rPr>
        <w:t>]</w:t>
      </w:r>
      <w:r w:rsidR="00B94631">
        <w:rPr>
          <w:rFonts w:hint="cs"/>
          <w:color w:val="00B050"/>
          <w:sz w:val="24"/>
          <w:szCs w:val="24"/>
          <w:cs/>
        </w:rPr>
        <w:tab/>
      </w:r>
      <w:r w:rsidR="004605FC" w:rsidRPr="007264F7">
        <w:rPr>
          <w:rFonts w:hint="cs"/>
          <w:bCs w:val="0"/>
          <w:sz w:val="24"/>
          <w:szCs w:val="24"/>
          <w:cs/>
          <w:lang w:bidi="sa-IN"/>
        </w:rPr>
        <w:t>नो</w:t>
      </w:r>
      <w:r w:rsidR="004605FC" w:rsidRPr="007264F7">
        <w:rPr>
          <w:bCs w:val="0"/>
          <w:sz w:val="24"/>
          <w:szCs w:val="24"/>
          <w:cs/>
        </w:rPr>
        <w:t xml:space="preserve"> चेव ते तत्थ मसीभवंति</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न</w:t>
      </w:r>
      <w:r w:rsidR="004605FC" w:rsidRPr="007264F7">
        <w:rPr>
          <w:bCs w:val="0"/>
          <w:sz w:val="24"/>
          <w:szCs w:val="24"/>
          <w:cs/>
        </w:rPr>
        <w:t xml:space="preserve"> मिज्जई तिव्वभिवेयणाए</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तमा</w:t>
      </w:r>
      <w:r w:rsidR="004605FC" w:rsidRPr="007264F7">
        <w:rPr>
          <w:rFonts w:hint="cs"/>
          <w:sz w:val="24"/>
          <w:szCs w:val="24"/>
          <w:cs/>
          <w:lang w:bidi="sa-IN"/>
        </w:rPr>
        <w:t>नु</w:t>
      </w:r>
      <w:r w:rsidR="004605FC" w:rsidRPr="007264F7">
        <w:rPr>
          <w:sz w:val="24"/>
          <w:szCs w:val="24"/>
          <w:cs/>
        </w:rPr>
        <w:t>भागं अ</w:t>
      </w:r>
      <w:r w:rsidR="004605FC" w:rsidRPr="007264F7">
        <w:rPr>
          <w:rFonts w:hint="cs"/>
          <w:sz w:val="24"/>
          <w:szCs w:val="24"/>
          <w:cs/>
          <w:lang w:bidi="sa-IN"/>
        </w:rPr>
        <w:t>नु</w:t>
      </w:r>
      <w:r w:rsidR="004605FC" w:rsidRPr="007264F7">
        <w:rPr>
          <w:sz w:val="24"/>
          <w:szCs w:val="24"/>
          <w:cs/>
        </w:rPr>
        <w:t>वेययंता</w:t>
      </w:r>
      <w:r w:rsidR="004605FC" w:rsidRPr="007264F7">
        <w:rPr>
          <w:rFonts w:hint="cs"/>
          <w:sz w:val="24"/>
          <w:szCs w:val="24"/>
          <w:cs/>
          <w:lang w:bidi="sa-IN"/>
        </w:rPr>
        <w:t>,</w:t>
      </w:r>
      <w:r w:rsidR="004605FC" w:rsidRPr="007264F7">
        <w:rPr>
          <w:sz w:val="24"/>
          <w:szCs w:val="24"/>
          <w:cs/>
        </w:rPr>
        <w:t xml:space="preserve"> दुक्खंति दु</w:t>
      </w:r>
      <w:r w:rsidR="004605FC" w:rsidRPr="007264F7">
        <w:rPr>
          <w:rFonts w:hint="cs"/>
          <w:sz w:val="24"/>
          <w:szCs w:val="24"/>
          <w:cs/>
        </w:rPr>
        <w:t>क्खी</w:t>
      </w:r>
      <w:r w:rsidR="004605FC" w:rsidRPr="007264F7">
        <w:rPr>
          <w:sz w:val="24"/>
          <w:szCs w:val="24"/>
          <w:cs/>
        </w:rPr>
        <w:t xml:space="preserve"> इह दुक्कडेणं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३१६</w:t>
      </w:r>
      <w:r w:rsidRPr="0069493C">
        <w:rPr>
          <w:color w:val="00B050"/>
          <w:sz w:val="24"/>
          <w:szCs w:val="24"/>
        </w:rPr>
        <w:t>]</w:t>
      </w:r>
      <w:r w:rsidR="00B94631">
        <w:rPr>
          <w:rFonts w:hint="cs"/>
          <w:color w:val="00B050"/>
          <w:sz w:val="24"/>
          <w:szCs w:val="24"/>
          <w:cs/>
        </w:rPr>
        <w:tab/>
      </w:r>
      <w:r w:rsidR="004605FC" w:rsidRPr="007264F7">
        <w:rPr>
          <w:bCs w:val="0"/>
          <w:sz w:val="24"/>
          <w:szCs w:val="24"/>
          <w:cs/>
        </w:rPr>
        <w:t>तहिं च ते लोलणसंपगाढे गाढं सुतत्तं अग</w:t>
      </w:r>
      <w:r w:rsidR="004605FC" w:rsidRPr="007264F7">
        <w:rPr>
          <w:rFonts w:hint="cs"/>
          <w:bCs w:val="0"/>
          <w:sz w:val="24"/>
          <w:szCs w:val="24"/>
          <w:cs/>
        </w:rPr>
        <w:t>निं</w:t>
      </w:r>
      <w:r w:rsidR="004605FC" w:rsidRPr="007264F7">
        <w:rPr>
          <w:bCs w:val="0"/>
          <w:sz w:val="24"/>
          <w:szCs w:val="24"/>
          <w:cs/>
        </w:rPr>
        <w:t xml:space="preserve"> वयंति</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 तत्थ सायं ल</w:t>
      </w:r>
      <w:r w:rsidR="004605FC" w:rsidRPr="007264F7">
        <w:rPr>
          <w:rFonts w:hint="cs"/>
          <w:sz w:val="24"/>
          <w:szCs w:val="24"/>
          <w:cs/>
          <w:lang w:bidi="sa-IN"/>
        </w:rPr>
        <w:t>ह</w:t>
      </w:r>
      <w:r w:rsidR="004605FC" w:rsidRPr="007264F7">
        <w:rPr>
          <w:sz w:val="24"/>
          <w:szCs w:val="24"/>
          <w:cs/>
        </w:rPr>
        <w:t>ती</w:t>
      </w:r>
      <w:r w:rsidR="004605FC" w:rsidRPr="007264F7">
        <w:rPr>
          <w:rFonts w:hint="cs"/>
          <w:sz w:val="24"/>
          <w:szCs w:val="24"/>
          <w:cs/>
        </w:rPr>
        <w:t xml:space="preserve"> </w:t>
      </w:r>
      <w:r w:rsidR="004605FC" w:rsidRPr="007264F7">
        <w:rPr>
          <w:sz w:val="24"/>
          <w:szCs w:val="24"/>
          <w:cs/>
        </w:rPr>
        <w:t>भिदुग्गे</w:t>
      </w:r>
      <w:r w:rsidR="004605FC" w:rsidRPr="007264F7">
        <w:rPr>
          <w:rFonts w:hint="cs"/>
          <w:sz w:val="24"/>
          <w:szCs w:val="24"/>
          <w:cs/>
          <w:lang w:bidi="sa-IN"/>
        </w:rPr>
        <w:t>,</w:t>
      </w:r>
      <w:r w:rsidR="004605FC" w:rsidRPr="007264F7">
        <w:rPr>
          <w:sz w:val="24"/>
          <w:szCs w:val="24"/>
          <w:cs/>
        </w:rPr>
        <w:t xml:space="preserve"> अरहियाभिता</w:t>
      </w:r>
      <w:r w:rsidR="004605FC" w:rsidRPr="007264F7">
        <w:rPr>
          <w:rFonts w:hint="cs"/>
          <w:sz w:val="24"/>
          <w:szCs w:val="24"/>
          <w:cs/>
          <w:lang w:bidi="sa-IN"/>
        </w:rPr>
        <w:t>वा</w:t>
      </w:r>
      <w:r w:rsidR="004605FC" w:rsidRPr="007264F7">
        <w:rPr>
          <w:sz w:val="24"/>
          <w:szCs w:val="24"/>
          <w:cs/>
        </w:rPr>
        <w:t xml:space="preserve"> तह वी तवेंति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३१७</w:t>
      </w:r>
      <w:r w:rsidRPr="0069493C">
        <w:rPr>
          <w:color w:val="00B050"/>
          <w:sz w:val="24"/>
          <w:szCs w:val="24"/>
        </w:rPr>
        <w:t>]</w:t>
      </w:r>
      <w:r w:rsidR="00B94631">
        <w:rPr>
          <w:rFonts w:hint="cs"/>
          <w:color w:val="00B050"/>
          <w:sz w:val="24"/>
          <w:szCs w:val="24"/>
          <w:cs/>
        </w:rPr>
        <w:tab/>
      </w:r>
      <w:r w:rsidR="004605FC" w:rsidRPr="007264F7">
        <w:rPr>
          <w:bCs w:val="0"/>
          <w:sz w:val="24"/>
          <w:szCs w:val="24"/>
          <w:cs/>
        </w:rPr>
        <w:t>से सु</w:t>
      </w:r>
      <w:r w:rsidR="004605FC" w:rsidRPr="007264F7">
        <w:rPr>
          <w:rFonts w:hint="cs"/>
          <w:bCs w:val="0"/>
          <w:sz w:val="24"/>
          <w:szCs w:val="24"/>
          <w:cs/>
          <w:lang w:bidi="sa-IN"/>
        </w:rPr>
        <w:t>च्च</w:t>
      </w:r>
      <w:r w:rsidR="004605FC" w:rsidRPr="007264F7">
        <w:rPr>
          <w:bCs w:val="0"/>
          <w:sz w:val="24"/>
          <w:szCs w:val="24"/>
          <w:cs/>
        </w:rPr>
        <w:t>ई नगरवहे व सद्दे</w:t>
      </w:r>
      <w:r w:rsidR="004605FC" w:rsidRPr="007264F7">
        <w:rPr>
          <w:rFonts w:hint="cs"/>
          <w:bCs w:val="0"/>
          <w:sz w:val="24"/>
          <w:szCs w:val="24"/>
          <w:cs/>
          <w:lang w:bidi="sa-IN"/>
        </w:rPr>
        <w:t>,</w:t>
      </w:r>
      <w:r w:rsidR="004605FC" w:rsidRPr="007264F7">
        <w:rPr>
          <w:bCs w:val="0"/>
          <w:sz w:val="24"/>
          <w:szCs w:val="24"/>
          <w:cs/>
        </w:rPr>
        <w:t xml:space="preserve"> दुहोवणी</w:t>
      </w:r>
      <w:r w:rsidR="004605FC" w:rsidRPr="007264F7">
        <w:rPr>
          <w:rFonts w:hint="cs"/>
          <w:bCs w:val="0"/>
          <w:sz w:val="24"/>
          <w:szCs w:val="24"/>
          <w:cs/>
          <w:lang w:bidi="sa-IN"/>
        </w:rPr>
        <w:t>याणि</w:t>
      </w:r>
      <w:r w:rsidR="004605FC" w:rsidRPr="007264F7">
        <w:rPr>
          <w:bCs w:val="0"/>
          <w:sz w:val="24"/>
          <w:szCs w:val="24"/>
          <w:cs/>
        </w:rPr>
        <w:t xml:space="preserve"> प</w:t>
      </w:r>
      <w:r w:rsidR="004605FC" w:rsidRPr="007264F7">
        <w:rPr>
          <w:rFonts w:hint="cs"/>
          <w:bCs w:val="0"/>
          <w:sz w:val="24"/>
          <w:szCs w:val="24"/>
          <w:cs/>
          <w:lang w:bidi="sa-IN"/>
        </w:rPr>
        <w:t>याणि</w:t>
      </w:r>
      <w:r w:rsidR="004605FC" w:rsidRPr="007264F7">
        <w:rPr>
          <w:bCs w:val="0"/>
          <w:sz w:val="24"/>
          <w:szCs w:val="24"/>
          <w:cs/>
        </w:rPr>
        <w:t xml:space="preserve"> तत्थ</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उदिण्णकम्माण उदिण्णकम्मा</w:t>
      </w:r>
      <w:r w:rsidR="004605FC" w:rsidRPr="007264F7">
        <w:rPr>
          <w:rFonts w:hint="cs"/>
          <w:sz w:val="24"/>
          <w:szCs w:val="24"/>
          <w:cs/>
          <w:lang w:bidi="sa-IN"/>
        </w:rPr>
        <w:t>,</w:t>
      </w:r>
      <w:r w:rsidR="004605FC" w:rsidRPr="007264F7">
        <w:rPr>
          <w:sz w:val="24"/>
          <w:szCs w:val="24"/>
          <w:cs/>
        </w:rPr>
        <w:t xml:space="preserve"> पुणो पुणो ते सरहं दुहेंति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३१८</w:t>
      </w:r>
      <w:r w:rsidRPr="0069493C">
        <w:rPr>
          <w:color w:val="00B050"/>
          <w:sz w:val="24"/>
          <w:szCs w:val="24"/>
        </w:rPr>
        <w:t>]</w:t>
      </w:r>
      <w:r w:rsidR="00B94631">
        <w:rPr>
          <w:rFonts w:hint="cs"/>
          <w:color w:val="00B050"/>
          <w:sz w:val="24"/>
          <w:szCs w:val="24"/>
          <w:cs/>
        </w:rPr>
        <w:tab/>
      </w:r>
      <w:r w:rsidR="004605FC" w:rsidRPr="007264F7">
        <w:rPr>
          <w:bCs w:val="0"/>
          <w:sz w:val="24"/>
          <w:szCs w:val="24"/>
          <w:cs/>
        </w:rPr>
        <w:t>पाणेहि</w:t>
      </w:r>
      <w:r w:rsidR="004605FC" w:rsidRPr="007264F7">
        <w:rPr>
          <w:rFonts w:hint="cs"/>
          <w:bCs w:val="0"/>
          <w:sz w:val="24"/>
          <w:szCs w:val="24"/>
          <w:cs/>
        </w:rPr>
        <w:t>ं</w:t>
      </w:r>
      <w:r w:rsidR="004605FC" w:rsidRPr="007264F7">
        <w:rPr>
          <w:bCs w:val="0"/>
          <w:sz w:val="24"/>
          <w:szCs w:val="24"/>
          <w:cs/>
        </w:rPr>
        <w:t xml:space="preserve"> णं पाव विओजयंति</w:t>
      </w:r>
      <w:r w:rsidR="004605FC" w:rsidRPr="007264F7">
        <w:rPr>
          <w:rFonts w:hint="cs"/>
          <w:bCs w:val="0"/>
          <w:sz w:val="24"/>
          <w:szCs w:val="24"/>
          <w:cs/>
          <w:lang w:bidi="sa-IN"/>
        </w:rPr>
        <w:t>,</w:t>
      </w:r>
      <w:r w:rsidR="004605FC" w:rsidRPr="007264F7">
        <w:rPr>
          <w:bCs w:val="0"/>
          <w:sz w:val="24"/>
          <w:szCs w:val="24"/>
          <w:cs/>
        </w:rPr>
        <w:t xml:space="preserve"> तं भे पवक्खामि जहातहेणं</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दंडेहि तत्था सरयंति बाला</w:t>
      </w:r>
      <w:r w:rsidR="004605FC" w:rsidRPr="007264F7">
        <w:rPr>
          <w:rFonts w:hint="cs"/>
          <w:sz w:val="24"/>
          <w:szCs w:val="24"/>
          <w:cs/>
          <w:lang w:bidi="sa-IN"/>
        </w:rPr>
        <w:t>,</w:t>
      </w:r>
      <w:r w:rsidR="004605FC" w:rsidRPr="007264F7">
        <w:rPr>
          <w:sz w:val="24"/>
          <w:szCs w:val="24"/>
          <w:cs/>
        </w:rPr>
        <w:t xml:space="preserve"> सव्वेहि</w:t>
      </w:r>
      <w:r w:rsidR="004605FC" w:rsidRPr="007264F7">
        <w:rPr>
          <w:rFonts w:hint="cs"/>
          <w:sz w:val="24"/>
          <w:szCs w:val="24"/>
          <w:cs/>
          <w:lang w:bidi="sa-IN"/>
        </w:rPr>
        <w:t>ं</w:t>
      </w:r>
      <w:r w:rsidR="004605FC" w:rsidRPr="007264F7">
        <w:rPr>
          <w:sz w:val="24"/>
          <w:szCs w:val="24"/>
          <w:cs/>
        </w:rPr>
        <w:t xml:space="preserve"> दंडेहि</w:t>
      </w:r>
      <w:r w:rsidR="004605FC" w:rsidRPr="007264F7">
        <w:rPr>
          <w:rFonts w:hint="cs"/>
          <w:sz w:val="24"/>
          <w:szCs w:val="24"/>
          <w:cs/>
        </w:rPr>
        <w:t>ं</w:t>
      </w:r>
      <w:r w:rsidR="004605FC" w:rsidRPr="007264F7">
        <w:rPr>
          <w:sz w:val="24"/>
          <w:szCs w:val="24"/>
          <w:cs/>
        </w:rPr>
        <w:t xml:space="preserve"> पुराकएहिं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३१९</w:t>
      </w:r>
      <w:r w:rsidRPr="0069493C">
        <w:rPr>
          <w:color w:val="00B050"/>
          <w:sz w:val="24"/>
          <w:szCs w:val="24"/>
        </w:rPr>
        <w:t>]</w:t>
      </w:r>
      <w:r w:rsidR="00B94631">
        <w:rPr>
          <w:rFonts w:hint="cs"/>
          <w:color w:val="00B050"/>
          <w:sz w:val="24"/>
          <w:szCs w:val="24"/>
          <w:cs/>
        </w:rPr>
        <w:tab/>
      </w:r>
      <w:r w:rsidR="004605FC" w:rsidRPr="007264F7">
        <w:rPr>
          <w:bCs w:val="0"/>
          <w:sz w:val="24"/>
          <w:szCs w:val="24"/>
          <w:cs/>
        </w:rPr>
        <w:t>ते हम्ममाणा नरगे पडंति</w:t>
      </w:r>
      <w:r w:rsidR="004605FC" w:rsidRPr="007264F7">
        <w:rPr>
          <w:rFonts w:hint="cs"/>
          <w:bCs w:val="0"/>
          <w:sz w:val="24"/>
          <w:szCs w:val="24"/>
          <w:cs/>
          <w:lang w:bidi="sa-IN"/>
        </w:rPr>
        <w:t>,</w:t>
      </w:r>
      <w:r w:rsidR="004605FC" w:rsidRPr="007264F7">
        <w:rPr>
          <w:bCs w:val="0"/>
          <w:sz w:val="24"/>
          <w:szCs w:val="24"/>
          <w:cs/>
        </w:rPr>
        <w:t xml:space="preserve"> पुण्णे दुरुवस्स महाभितावे</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तत्थ चिट्ठंति दुरुवभक्खी</w:t>
      </w:r>
      <w:r w:rsidR="004605FC" w:rsidRPr="007264F7">
        <w:rPr>
          <w:rFonts w:hint="cs"/>
          <w:sz w:val="24"/>
          <w:szCs w:val="24"/>
          <w:cs/>
          <w:lang w:bidi="sa-IN"/>
        </w:rPr>
        <w:t>,</w:t>
      </w:r>
      <w:r w:rsidR="004605FC" w:rsidRPr="007264F7">
        <w:rPr>
          <w:sz w:val="24"/>
          <w:szCs w:val="24"/>
          <w:cs/>
        </w:rPr>
        <w:t xml:space="preserve"> तुट्टंति कम्मोवगया किमीहिं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३२०</w:t>
      </w:r>
      <w:r w:rsidRPr="0069493C">
        <w:rPr>
          <w:color w:val="00B050"/>
          <w:sz w:val="24"/>
          <w:szCs w:val="24"/>
        </w:rPr>
        <w:t>]</w:t>
      </w:r>
      <w:r w:rsidR="00B94631">
        <w:rPr>
          <w:rFonts w:hint="cs"/>
          <w:color w:val="00B050"/>
          <w:sz w:val="24"/>
          <w:szCs w:val="24"/>
          <w:cs/>
        </w:rPr>
        <w:tab/>
      </w:r>
      <w:r w:rsidR="004605FC" w:rsidRPr="007264F7">
        <w:rPr>
          <w:bCs w:val="0"/>
          <w:sz w:val="24"/>
          <w:szCs w:val="24"/>
          <w:cs/>
        </w:rPr>
        <w:t>सया कसिणं पुण घम्मठाणं</w:t>
      </w:r>
      <w:r w:rsidR="004605FC" w:rsidRPr="007264F7">
        <w:rPr>
          <w:rFonts w:hint="cs"/>
          <w:bCs w:val="0"/>
          <w:sz w:val="24"/>
          <w:szCs w:val="24"/>
          <w:cs/>
          <w:lang w:bidi="sa-IN"/>
        </w:rPr>
        <w:t>,</w:t>
      </w:r>
      <w:r w:rsidR="004605FC" w:rsidRPr="007264F7">
        <w:rPr>
          <w:bCs w:val="0"/>
          <w:sz w:val="24"/>
          <w:szCs w:val="24"/>
          <w:cs/>
        </w:rPr>
        <w:t xml:space="preserve"> गाढोव</w:t>
      </w:r>
      <w:r w:rsidR="004605FC" w:rsidRPr="007264F7">
        <w:rPr>
          <w:rFonts w:hint="cs"/>
          <w:bCs w:val="0"/>
          <w:sz w:val="24"/>
          <w:szCs w:val="24"/>
          <w:cs/>
          <w:lang w:bidi="sa-IN"/>
        </w:rPr>
        <w:t>नी</w:t>
      </w:r>
      <w:r w:rsidR="004605FC" w:rsidRPr="007264F7">
        <w:rPr>
          <w:bCs w:val="0"/>
          <w:sz w:val="24"/>
          <w:szCs w:val="24"/>
          <w:cs/>
        </w:rPr>
        <w:t>यं अइदुक्खधम्मं</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अंदूसु पक्खिप्प विहत्तु देहं</w:t>
      </w:r>
      <w:r w:rsidR="004605FC" w:rsidRPr="007264F7">
        <w:rPr>
          <w:rFonts w:hint="cs"/>
          <w:sz w:val="24"/>
          <w:szCs w:val="24"/>
          <w:cs/>
          <w:lang w:bidi="sa-IN"/>
        </w:rPr>
        <w:t>,</w:t>
      </w:r>
      <w:r w:rsidR="004605FC" w:rsidRPr="007264F7">
        <w:rPr>
          <w:sz w:val="24"/>
          <w:szCs w:val="24"/>
          <w:cs/>
        </w:rPr>
        <w:t xml:space="preserve"> वेहेण सीसं सेऽभितावयंति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३२१</w:t>
      </w:r>
      <w:r w:rsidRPr="0069493C">
        <w:rPr>
          <w:color w:val="00B050"/>
          <w:sz w:val="24"/>
          <w:szCs w:val="24"/>
        </w:rPr>
        <w:t>]</w:t>
      </w:r>
      <w:r w:rsidR="00B94631">
        <w:rPr>
          <w:rFonts w:hint="cs"/>
          <w:color w:val="00B050"/>
          <w:sz w:val="24"/>
          <w:szCs w:val="24"/>
          <w:cs/>
        </w:rPr>
        <w:tab/>
      </w:r>
      <w:r w:rsidR="004605FC" w:rsidRPr="007264F7">
        <w:rPr>
          <w:bCs w:val="0"/>
          <w:sz w:val="24"/>
          <w:szCs w:val="24"/>
          <w:cs/>
        </w:rPr>
        <w:t>छिंदंति बालस्स खुरेण नक्कं</w:t>
      </w:r>
      <w:r w:rsidR="004605FC" w:rsidRPr="007264F7">
        <w:rPr>
          <w:rFonts w:hint="cs"/>
          <w:bCs w:val="0"/>
          <w:sz w:val="24"/>
          <w:szCs w:val="24"/>
          <w:cs/>
          <w:lang w:bidi="sa-IN"/>
        </w:rPr>
        <w:t xml:space="preserve">, </w:t>
      </w:r>
      <w:r w:rsidR="004605FC" w:rsidRPr="007264F7">
        <w:rPr>
          <w:bCs w:val="0"/>
          <w:sz w:val="24"/>
          <w:szCs w:val="24"/>
          <w:cs/>
        </w:rPr>
        <w:t>ओट्ठे वि छिंदंति दुवे वि कण्णे</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जिब्भं विणिक्कस्स विहत्थिमेत्तं</w:t>
      </w:r>
      <w:r w:rsidR="004605FC" w:rsidRPr="007264F7">
        <w:rPr>
          <w:rFonts w:hint="cs"/>
          <w:sz w:val="24"/>
          <w:szCs w:val="24"/>
          <w:cs/>
          <w:lang w:bidi="sa-IN"/>
        </w:rPr>
        <w:t>,</w:t>
      </w:r>
      <w:r w:rsidR="004605FC" w:rsidRPr="007264F7">
        <w:rPr>
          <w:sz w:val="24"/>
          <w:szCs w:val="24"/>
          <w:cs/>
        </w:rPr>
        <w:t xml:space="preserve"> तिक्खाहि</w:t>
      </w:r>
      <w:r w:rsidR="004605FC" w:rsidRPr="007264F7">
        <w:rPr>
          <w:rFonts w:hint="cs"/>
          <w:sz w:val="24"/>
          <w:szCs w:val="24"/>
          <w:cs/>
          <w:lang w:bidi="sa-IN"/>
        </w:rPr>
        <w:t>ं</w:t>
      </w:r>
      <w:r w:rsidR="004605FC" w:rsidRPr="007264F7">
        <w:rPr>
          <w:sz w:val="24"/>
          <w:szCs w:val="24"/>
          <w:cs/>
        </w:rPr>
        <w:t xml:space="preserve"> सूलाहि</w:t>
      </w:r>
      <w:r w:rsidR="004605FC" w:rsidRPr="007264F7">
        <w:rPr>
          <w:rFonts w:hint="cs"/>
          <w:sz w:val="24"/>
          <w:szCs w:val="24"/>
          <w:cs/>
          <w:lang w:bidi="sa-IN"/>
        </w:rPr>
        <w:t>ऽ</w:t>
      </w:r>
      <w:r w:rsidR="004605FC" w:rsidRPr="007264F7">
        <w:rPr>
          <w:sz w:val="24"/>
          <w:szCs w:val="24"/>
          <w:cs/>
        </w:rPr>
        <w:t>भितावयंति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३२२</w:t>
      </w:r>
      <w:r w:rsidRPr="0069493C">
        <w:rPr>
          <w:color w:val="00B050"/>
          <w:sz w:val="24"/>
          <w:szCs w:val="24"/>
        </w:rPr>
        <w:t>]</w:t>
      </w:r>
      <w:r w:rsidR="00B94631">
        <w:rPr>
          <w:rFonts w:hint="cs"/>
          <w:color w:val="00B050"/>
          <w:sz w:val="24"/>
          <w:szCs w:val="24"/>
          <w:cs/>
        </w:rPr>
        <w:tab/>
      </w:r>
      <w:r w:rsidR="004605FC" w:rsidRPr="007264F7">
        <w:rPr>
          <w:bCs w:val="0"/>
          <w:sz w:val="24"/>
          <w:szCs w:val="24"/>
          <w:cs/>
        </w:rPr>
        <w:t>ते तिप्पमाणा तलसंपुडं व्व</w:t>
      </w:r>
      <w:r w:rsidR="004605FC" w:rsidRPr="007264F7">
        <w:rPr>
          <w:rFonts w:hint="cs"/>
          <w:bCs w:val="0"/>
          <w:sz w:val="24"/>
          <w:szCs w:val="24"/>
          <w:cs/>
          <w:lang w:bidi="sa-IN"/>
        </w:rPr>
        <w:t>,</w:t>
      </w:r>
      <w:r w:rsidR="004605FC" w:rsidRPr="007264F7">
        <w:rPr>
          <w:bCs w:val="0"/>
          <w:sz w:val="24"/>
          <w:szCs w:val="24"/>
          <w:cs/>
        </w:rPr>
        <w:t xml:space="preserve"> राइंदियं तत्थ थणंति बाला</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गलंति ते सोणियपूयमंस</w:t>
      </w:r>
      <w:r w:rsidR="004605FC" w:rsidRPr="007264F7">
        <w:rPr>
          <w:rFonts w:hint="cs"/>
          <w:sz w:val="24"/>
          <w:szCs w:val="24"/>
          <w:cs/>
          <w:lang w:bidi="sa-IN"/>
        </w:rPr>
        <w:t>ं</w:t>
      </w:r>
      <w:r w:rsidR="004605FC" w:rsidRPr="007264F7">
        <w:rPr>
          <w:sz w:val="24"/>
          <w:szCs w:val="24"/>
          <w:cs/>
        </w:rPr>
        <w:t xml:space="preserve"> पज्जोइया खारप</w:t>
      </w:r>
      <w:r w:rsidR="004605FC" w:rsidRPr="007264F7">
        <w:rPr>
          <w:rFonts w:hint="cs"/>
          <w:sz w:val="24"/>
          <w:szCs w:val="24"/>
          <w:cs/>
        </w:rPr>
        <w:t>इ</w:t>
      </w:r>
      <w:r w:rsidR="004605FC" w:rsidRPr="007264F7">
        <w:rPr>
          <w:sz w:val="24"/>
          <w:szCs w:val="24"/>
          <w:cs/>
        </w:rPr>
        <w:t>द्धियंगा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३२३</w:t>
      </w:r>
      <w:r w:rsidRPr="0069493C">
        <w:rPr>
          <w:color w:val="00B050"/>
          <w:sz w:val="24"/>
          <w:szCs w:val="24"/>
        </w:rPr>
        <w:t>]</w:t>
      </w:r>
      <w:r w:rsidR="00B94631">
        <w:rPr>
          <w:rFonts w:hint="cs"/>
          <w:color w:val="00B050"/>
          <w:sz w:val="24"/>
          <w:szCs w:val="24"/>
          <w:cs/>
        </w:rPr>
        <w:tab/>
      </w:r>
      <w:r w:rsidR="004605FC" w:rsidRPr="007264F7">
        <w:rPr>
          <w:bCs w:val="0"/>
          <w:sz w:val="24"/>
          <w:szCs w:val="24"/>
          <w:cs/>
        </w:rPr>
        <w:t>जइ ते सुया लोहियपूयपाई</w:t>
      </w:r>
      <w:r w:rsidR="004605FC" w:rsidRPr="007264F7">
        <w:rPr>
          <w:rFonts w:hint="cs"/>
          <w:bCs w:val="0"/>
          <w:sz w:val="24"/>
          <w:szCs w:val="24"/>
          <w:cs/>
          <w:lang w:bidi="sa-IN"/>
        </w:rPr>
        <w:t>,</w:t>
      </w:r>
      <w:r w:rsidR="004605FC" w:rsidRPr="007264F7">
        <w:rPr>
          <w:bCs w:val="0"/>
          <w:sz w:val="24"/>
          <w:szCs w:val="24"/>
          <w:cs/>
        </w:rPr>
        <w:t xml:space="preserve"> बालागणी तेयगुणा परेणं</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कुंभी महंता</w:t>
      </w:r>
      <w:r w:rsidR="004605FC" w:rsidRPr="007264F7">
        <w:rPr>
          <w:rFonts w:hint="cs"/>
          <w:sz w:val="24"/>
          <w:szCs w:val="24"/>
          <w:cs/>
          <w:lang w:bidi="sa-IN"/>
        </w:rPr>
        <w:t>हि</w:t>
      </w:r>
      <w:r w:rsidR="004605FC" w:rsidRPr="007264F7">
        <w:rPr>
          <w:sz w:val="24"/>
          <w:szCs w:val="24"/>
          <w:cs/>
        </w:rPr>
        <w:t>यपोरुसीया</w:t>
      </w:r>
      <w:r w:rsidR="004605FC" w:rsidRPr="007264F7">
        <w:rPr>
          <w:rFonts w:hint="cs"/>
          <w:sz w:val="24"/>
          <w:szCs w:val="24"/>
          <w:cs/>
          <w:lang w:bidi="sa-IN"/>
        </w:rPr>
        <w:t>,</w:t>
      </w:r>
      <w:r w:rsidR="004605FC" w:rsidRPr="007264F7">
        <w:rPr>
          <w:sz w:val="24"/>
          <w:szCs w:val="24"/>
          <w:cs/>
        </w:rPr>
        <w:t xml:space="preserve"> समूसिया लोहियपू</w:t>
      </w:r>
      <w:r w:rsidR="004605FC" w:rsidRPr="007264F7">
        <w:rPr>
          <w:rFonts w:hint="cs"/>
          <w:sz w:val="24"/>
          <w:szCs w:val="24"/>
          <w:cs/>
          <w:lang w:bidi="sa-IN"/>
        </w:rPr>
        <w:t>य</w:t>
      </w:r>
      <w:r w:rsidR="004605FC" w:rsidRPr="007264F7">
        <w:rPr>
          <w:sz w:val="24"/>
          <w:szCs w:val="24"/>
          <w:cs/>
        </w:rPr>
        <w:t>पुण्णा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३२४</w:t>
      </w:r>
      <w:r w:rsidRPr="0069493C">
        <w:rPr>
          <w:color w:val="00B050"/>
          <w:sz w:val="24"/>
          <w:szCs w:val="24"/>
        </w:rPr>
        <w:t>]</w:t>
      </w:r>
      <w:r w:rsidR="00B94631">
        <w:rPr>
          <w:rFonts w:hint="cs"/>
          <w:color w:val="00B050"/>
          <w:sz w:val="24"/>
          <w:szCs w:val="24"/>
          <w:cs/>
        </w:rPr>
        <w:tab/>
      </w:r>
      <w:r w:rsidR="004605FC" w:rsidRPr="007264F7">
        <w:rPr>
          <w:bCs w:val="0"/>
          <w:sz w:val="24"/>
          <w:szCs w:val="24"/>
          <w:cs/>
        </w:rPr>
        <w:t>पक्खिप्प तासुं प</w:t>
      </w:r>
      <w:r w:rsidR="004605FC" w:rsidRPr="007264F7">
        <w:rPr>
          <w:rFonts w:hint="cs"/>
          <w:bCs w:val="0"/>
          <w:sz w:val="24"/>
          <w:szCs w:val="24"/>
          <w:cs/>
          <w:lang w:bidi="sa-IN"/>
        </w:rPr>
        <w:t>ययं</w:t>
      </w:r>
      <w:r w:rsidR="004605FC" w:rsidRPr="007264F7">
        <w:rPr>
          <w:bCs w:val="0"/>
          <w:sz w:val="24"/>
          <w:szCs w:val="24"/>
          <w:cs/>
        </w:rPr>
        <w:t>ति बाले</w:t>
      </w:r>
      <w:r w:rsidR="004605FC" w:rsidRPr="007264F7">
        <w:rPr>
          <w:rFonts w:hint="cs"/>
          <w:bCs w:val="0"/>
          <w:sz w:val="24"/>
          <w:szCs w:val="24"/>
          <w:cs/>
          <w:lang w:bidi="sa-IN"/>
        </w:rPr>
        <w:t>,</w:t>
      </w:r>
      <w:r w:rsidR="004605FC" w:rsidRPr="007264F7">
        <w:rPr>
          <w:bCs w:val="0"/>
          <w:sz w:val="24"/>
          <w:szCs w:val="24"/>
          <w:cs/>
        </w:rPr>
        <w:t xml:space="preserve"> अट्टस्सरे ते कलुणं रसंते</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तण्हाइया ते तउतंबतत्तं</w:t>
      </w:r>
      <w:r w:rsidR="004605FC" w:rsidRPr="007264F7">
        <w:rPr>
          <w:rFonts w:hint="cs"/>
          <w:sz w:val="24"/>
          <w:szCs w:val="24"/>
          <w:cs/>
          <w:lang w:bidi="sa-IN"/>
        </w:rPr>
        <w:t>,</w:t>
      </w:r>
      <w:r w:rsidR="004605FC" w:rsidRPr="007264F7">
        <w:rPr>
          <w:sz w:val="24"/>
          <w:szCs w:val="24"/>
          <w:cs/>
        </w:rPr>
        <w:t xml:space="preserve"> पज्जिज्जमाण</w:t>
      </w:r>
      <w:r w:rsidR="004605FC" w:rsidRPr="007264F7">
        <w:rPr>
          <w:rFonts w:hint="cs"/>
          <w:sz w:val="24"/>
          <w:szCs w:val="24"/>
          <w:cs/>
          <w:lang w:bidi="sa-IN"/>
        </w:rPr>
        <w:t>ाऽ</w:t>
      </w:r>
      <w:r w:rsidR="004605FC" w:rsidRPr="007264F7">
        <w:rPr>
          <w:sz w:val="24"/>
          <w:szCs w:val="24"/>
          <w:cs/>
        </w:rPr>
        <w:t>ट्टयरं रसंति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३२५</w:t>
      </w:r>
      <w:r w:rsidRPr="0069493C">
        <w:rPr>
          <w:color w:val="00B050"/>
          <w:sz w:val="24"/>
          <w:szCs w:val="24"/>
        </w:rPr>
        <w:t>]</w:t>
      </w:r>
      <w:r w:rsidR="00B94631">
        <w:rPr>
          <w:rFonts w:hint="cs"/>
          <w:color w:val="00B050"/>
          <w:sz w:val="24"/>
          <w:szCs w:val="24"/>
          <w:cs/>
        </w:rPr>
        <w:tab/>
      </w:r>
      <w:r w:rsidR="004605FC" w:rsidRPr="007264F7">
        <w:rPr>
          <w:bCs w:val="0"/>
          <w:sz w:val="24"/>
          <w:szCs w:val="24"/>
          <w:cs/>
        </w:rPr>
        <w:t>अप्पेण अप्पं इह वंचइत्ता</w:t>
      </w:r>
      <w:r w:rsidR="004605FC" w:rsidRPr="007264F7">
        <w:rPr>
          <w:rFonts w:hint="cs"/>
          <w:bCs w:val="0"/>
          <w:sz w:val="24"/>
          <w:szCs w:val="24"/>
          <w:cs/>
          <w:lang w:bidi="sa-IN"/>
        </w:rPr>
        <w:t>,</w:t>
      </w:r>
      <w:r w:rsidR="004605FC" w:rsidRPr="007264F7">
        <w:rPr>
          <w:bCs w:val="0"/>
          <w:sz w:val="24"/>
          <w:szCs w:val="24"/>
          <w:cs/>
        </w:rPr>
        <w:t xml:space="preserve"> भवा</w:t>
      </w:r>
      <w:r w:rsidR="004605FC" w:rsidRPr="007264F7">
        <w:rPr>
          <w:rFonts w:hint="cs"/>
          <w:bCs w:val="0"/>
          <w:sz w:val="24"/>
          <w:szCs w:val="24"/>
          <w:cs/>
          <w:lang w:bidi="sa-IN"/>
        </w:rPr>
        <w:t>ह</w:t>
      </w:r>
      <w:r w:rsidR="004605FC" w:rsidRPr="007264F7">
        <w:rPr>
          <w:bCs w:val="0"/>
          <w:sz w:val="24"/>
          <w:szCs w:val="24"/>
          <w:cs/>
        </w:rPr>
        <w:t>मे पुव्वसए सहस्से</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चिट्ठंति तत्था बहुकूरकम्मा</w:t>
      </w:r>
      <w:r w:rsidR="004605FC" w:rsidRPr="007264F7">
        <w:rPr>
          <w:rFonts w:hint="cs"/>
          <w:sz w:val="24"/>
          <w:szCs w:val="24"/>
          <w:cs/>
          <w:lang w:bidi="sa-IN"/>
        </w:rPr>
        <w:t>,</w:t>
      </w:r>
      <w:r w:rsidR="004605FC" w:rsidRPr="007264F7">
        <w:rPr>
          <w:sz w:val="24"/>
          <w:szCs w:val="24"/>
          <w:cs/>
        </w:rPr>
        <w:t xml:space="preserve"> जहाकडे कम्म तहा </w:t>
      </w:r>
      <w:r w:rsidR="004605FC" w:rsidRPr="007264F7">
        <w:rPr>
          <w:rFonts w:hint="cs"/>
          <w:sz w:val="24"/>
          <w:szCs w:val="24"/>
          <w:cs/>
          <w:lang w:bidi="sa-IN"/>
        </w:rPr>
        <w:t>सि</w:t>
      </w:r>
      <w:r w:rsidR="004605FC" w:rsidRPr="007264F7">
        <w:rPr>
          <w:sz w:val="24"/>
          <w:szCs w:val="24"/>
          <w:cs/>
        </w:rPr>
        <w:t xml:space="preserve"> भारे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३२६</w:t>
      </w:r>
      <w:r w:rsidRPr="0069493C">
        <w:rPr>
          <w:color w:val="00B050"/>
          <w:sz w:val="24"/>
          <w:szCs w:val="24"/>
        </w:rPr>
        <w:t>]</w:t>
      </w:r>
      <w:r w:rsidR="00B94631">
        <w:rPr>
          <w:rFonts w:hint="cs"/>
          <w:color w:val="00B050"/>
          <w:sz w:val="24"/>
          <w:szCs w:val="24"/>
          <w:cs/>
        </w:rPr>
        <w:tab/>
      </w:r>
      <w:r w:rsidR="004605FC" w:rsidRPr="007264F7">
        <w:rPr>
          <w:bCs w:val="0"/>
          <w:sz w:val="24"/>
          <w:szCs w:val="24"/>
          <w:cs/>
        </w:rPr>
        <w:t>समज्जिणित्ता कलुसं अणज्जा</w:t>
      </w:r>
      <w:r w:rsidR="004605FC" w:rsidRPr="007264F7">
        <w:rPr>
          <w:rFonts w:hint="cs"/>
          <w:bCs w:val="0"/>
          <w:sz w:val="24"/>
          <w:szCs w:val="24"/>
          <w:cs/>
          <w:lang w:bidi="sa-IN"/>
        </w:rPr>
        <w:t>,</w:t>
      </w:r>
      <w:r w:rsidR="004605FC" w:rsidRPr="007264F7">
        <w:rPr>
          <w:bCs w:val="0"/>
          <w:sz w:val="24"/>
          <w:szCs w:val="24"/>
          <w:cs/>
        </w:rPr>
        <w:t xml:space="preserve"> इट्ठेहि कंतेहि य विप्पहूणा</w:t>
      </w:r>
      <w:r w:rsidR="004605FC" w:rsidRPr="007264F7">
        <w:rPr>
          <w:rFonts w:hint="cs"/>
          <w:bCs w:val="0"/>
          <w:sz w:val="24"/>
          <w:szCs w:val="24"/>
          <w:cs/>
          <w:lang w:bidi="sa-IN"/>
        </w:rPr>
        <w:t xml:space="preserve"> ।</w:t>
      </w:r>
    </w:p>
    <w:p w:rsidR="004605FC" w:rsidRPr="007264F7" w:rsidRDefault="00B94631" w:rsidP="00B94631">
      <w:pPr>
        <w:pStyle w:val="PlainHindi"/>
        <w:tabs>
          <w:tab w:val="left" w:pos="2160"/>
        </w:tabs>
        <w:spacing w:after="0"/>
        <w:ind w:right="88" w:firstLine="1440"/>
        <w:jc w:val="distribute"/>
        <w:rPr>
          <w:sz w:val="24"/>
          <w:szCs w:val="24"/>
        </w:rPr>
      </w:pPr>
      <w:r>
        <w:rPr>
          <w:rFonts w:hint="cs"/>
          <w:sz w:val="24"/>
          <w:szCs w:val="24"/>
          <w:cs/>
        </w:rPr>
        <w:tab/>
      </w:r>
      <w:r w:rsidR="004605FC" w:rsidRPr="007264F7">
        <w:rPr>
          <w:sz w:val="24"/>
          <w:szCs w:val="24"/>
          <w:cs/>
        </w:rPr>
        <w:t>ते दुब्भिगंधे कसिणे य फासे</w:t>
      </w:r>
      <w:r w:rsidR="004605FC" w:rsidRPr="007264F7">
        <w:rPr>
          <w:rFonts w:hint="cs"/>
          <w:sz w:val="24"/>
          <w:szCs w:val="24"/>
          <w:cs/>
          <w:lang w:bidi="sa-IN"/>
        </w:rPr>
        <w:t>,</w:t>
      </w:r>
      <w:r w:rsidR="004605FC" w:rsidRPr="007264F7">
        <w:rPr>
          <w:sz w:val="24"/>
          <w:szCs w:val="24"/>
          <w:cs/>
        </w:rPr>
        <w:t xml:space="preserve"> कम्मोवगा कुणिमे आवसंति ।। - त्ति बेमि </w:t>
      </w:r>
    </w:p>
    <w:p w:rsidR="004605FC" w:rsidRPr="00820B4A" w:rsidRDefault="002D071D" w:rsidP="00B16BE6">
      <w:pPr>
        <w:pStyle w:val="ShlokHindi"/>
      </w:pPr>
      <w:r w:rsidRPr="00820B4A">
        <w:rPr>
          <w:rFonts w:hint="cs"/>
          <w:cs/>
        </w:rPr>
        <w:t>०</w:t>
      </w:r>
      <w:r w:rsidR="004605FC" w:rsidRPr="00820B4A">
        <w:rPr>
          <w:rFonts w:hint="cs"/>
          <w:cs/>
        </w:rPr>
        <w:t xml:space="preserve"> </w:t>
      </w:r>
      <w:r w:rsidR="004605FC" w:rsidRPr="00820B4A">
        <w:rPr>
          <w:cs/>
        </w:rPr>
        <w:t>पंचमे अज्झयणे पढमो उद्देसो समत्तो</w:t>
      </w:r>
      <w:r w:rsidR="004605FC" w:rsidRPr="00820B4A">
        <w:rPr>
          <w:rFonts w:hint="cs"/>
          <w:cs/>
        </w:rPr>
        <w:t xml:space="preserve"> </w:t>
      </w:r>
      <w:r w:rsidRPr="00820B4A">
        <w:rPr>
          <w:rFonts w:hint="cs"/>
          <w:cs/>
        </w:rPr>
        <w:t>०</w:t>
      </w:r>
    </w:p>
    <w:p w:rsidR="004605FC" w:rsidRPr="001C69A1" w:rsidRDefault="00B94631" w:rsidP="002620FF">
      <w:pPr>
        <w:pStyle w:val="H3Hindi"/>
        <w:tabs>
          <w:tab w:val="left" w:pos="2160"/>
        </w:tabs>
        <w:spacing w:after="120"/>
        <w:ind w:right="1440" w:firstLine="1440"/>
        <w:jc w:val="center"/>
        <w:rPr>
          <w:i w:val="0"/>
          <w:iCs w:val="0"/>
          <w:color w:val="FF0000"/>
          <w:sz w:val="28"/>
          <w:szCs w:val="28"/>
          <w:u w:val="wave"/>
        </w:rPr>
      </w:pPr>
      <w:bookmarkStart w:id="23" w:name="_Toc318398175"/>
      <w:r w:rsidRPr="001C69A1">
        <w:rPr>
          <w:rFonts w:hint="cs"/>
          <w:i w:val="0"/>
          <w:iCs w:val="0"/>
          <w:color w:val="FF0000"/>
          <w:sz w:val="28"/>
          <w:szCs w:val="28"/>
          <w:u w:val="wave"/>
          <w:cs/>
        </w:rPr>
        <w:t xml:space="preserve">० </w:t>
      </w:r>
      <w:r w:rsidR="004605FC" w:rsidRPr="001C69A1">
        <w:rPr>
          <w:i w:val="0"/>
          <w:iCs w:val="0"/>
          <w:color w:val="FF0000"/>
          <w:sz w:val="28"/>
          <w:szCs w:val="28"/>
          <w:u w:val="wave"/>
          <w:cs/>
        </w:rPr>
        <w:t>बीओ उद्देसो</w:t>
      </w:r>
      <w:bookmarkEnd w:id="23"/>
      <w:r w:rsidRPr="001C69A1">
        <w:rPr>
          <w:rFonts w:hint="cs"/>
          <w:i w:val="0"/>
          <w:iCs w:val="0"/>
          <w:color w:val="FF0000"/>
          <w:sz w:val="28"/>
          <w:szCs w:val="28"/>
          <w:u w:val="wave"/>
          <w:cs/>
        </w:rPr>
        <w:t xml:space="preserve"> ०</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३२७</w:t>
      </w:r>
      <w:r w:rsidRPr="0069493C">
        <w:rPr>
          <w:color w:val="00B050"/>
          <w:sz w:val="24"/>
          <w:szCs w:val="24"/>
        </w:rPr>
        <w:t>]</w:t>
      </w:r>
      <w:r w:rsidR="00B94631">
        <w:rPr>
          <w:rFonts w:hint="cs"/>
          <w:color w:val="00B050"/>
          <w:sz w:val="24"/>
          <w:szCs w:val="24"/>
          <w:cs/>
        </w:rPr>
        <w:tab/>
      </w:r>
      <w:r w:rsidR="004605FC" w:rsidRPr="007264F7">
        <w:rPr>
          <w:bCs w:val="0"/>
          <w:sz w:val="24"/>
          <w:szCs w:val="24"/>
          <w:cs/>
        </w:rPr>
        <w:t>अहावरं सासयदुक्खधम्मं</w:t>
      </w:r>
      <w:r w:rsidR="004605FC" w:rsidRPr="007264F7">
        <w:rPr>
          <w:rFonts w:hint="cs"/>
          <w:bCs w:val="0"/>
          <w:sz w:val="24"/>
          <w:szCs w:val="24"/>
          <w:cs/>
          <w:lang w:bidi="sa-IN"/>
        </w:rPr>
        <w:t>,</w:t>
      </w:r>
      <w:r w:rsidR="004605FC" w:rsidRPr="007264F7">
        <w:rPr>
          <w:bCs w:val="0"/>
          <w:sz w:val="24"/>
          <w:szCs w:val="24"/>
          <w:cs/>
        </w:rPr>
        <w:t xml:space="preserve"> तं मे पवक्खामि जहातहेणं</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बाला जहा दुक्कडकम्मकारी</w:t>
      </w:r>
      <w:r w:rsidR="004605FC" w:rsidRPr="007264F7">
        <w:rPr>
          <w:rFonts w:hint="cs"/>
          <w:sz w:val="24"/>
          <w:szCs w:val="24"/>
          <w:cs/>
          <w:lang w:bidi="sa-IN"/>
        </w:rPr>
        <w:t>,</w:t>
      </w:r>
      <w:r w:rsidR="004605FC" w:rsidRPr="007264F7">
        <w:rPr>
          <w:sz w:val="24"/>
          <w:szCs w:val="24"/>
          <w:cs/>
        </w:rPr>
        <w:t xml:space="preserve"> वेयंति कम्माइं पुरेकडाइं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३२८</w:t>
      </w:r>
      <w:r w:rsidRPr="0069493C">
        <w:rPr>
          <w:color w:val="00B050"/>
          <w:sz w:val="24"/>
          <w:szCs w:val="24"/>
        </w:rPr>
        <w:t>]</w:t>
      </w:r>
      <w:r w:rsidR="00B94631">
        <w:rPr>
          <w:rFonts w:hint="cs"/>
          <w:color w:val="00B050"/>
          <w:sz w:val="24"/>
          <w:szCs w:val="24"/>
          <w:cs/>
        </w:rPr>
        <w:tab/>
      </w:r>
      <w:r w:rsidR="004605FC" w:rsidRPr="007264F7">
        <w:rPr>
          <w:bCs w:val="0"/>
          <w:sz w:val="24"/>
          <w:szCs w:val="24"/>
          <w:cs/>
        </w:rPr>
        <w:t>हत्थेहिं पाएहि य बंधिऊणं</w:t>
      </w:r>
      <w:r w:rsidR="004605FC" w:rsidRPr="007264F7">
        <w:rPr>
          <w:rFonts w:hint="cs"/>
          <w:bCs w:val="0"/>
          <w:sz w:val="24"/>
          <w:szCs w:val="24"/>
          <w:cs/>
          <w:lang w:bidi="sa-IN"/>
        </w:rPr>
        <w:t>,</w:t>
      </w:r>
      <w:r w:rsidR="004605FC" w:rsidRPr="007264F7">
        <w:rPr>
          <w:bCs w:val="0"/>
          <w:sz w:val="24"/>
          <w:szCs w:val="24"/>
          <w:cs/>
        </w:rPr>
        <w:t xml:space="preserve"> उदरं विकत्तंति खुरासिएहिं</w:t>
      </w:r>
      <w:r w:rsidR="004605FC" w:rsidRPr="007264F7">
        <w:rPr>
          <w:rFonts w:hint="cs"/>
          <w:bCs w:val="0"/>
          <w:sz w:val="24"/>
          <w:szCs w:val="24"/>
          <w:cs/>
          <w:lang w:bidi="sa-IN"/>
        </w:rPr>
        <w:t xml:space="preserve"> ।</w:t>
      </w:r>
    </w:p>
    <w:p w:rsidR="004605FC" w:rsidRPr="007264F7" w:rsidRDefault="00B94631"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गेण्हित्तु बालस्स विहत्तु देहं</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ब</w:t>
      </w:r>
      <w:r w:rsidR="004605FC" w:rsidRPr="007264F7">
        <w:rPr>
          <w:sz w:val="24"/>
          <w:szCs w:val="24"/>
          <w:cs/>
        </w:rPr>
        <w:t>द्धं थिरं पिट्ठउ उद्धरंति ।।</w:t>
      </w:r>
    </w:p>
    <w:p w:rsidR="002620FF" w:rsidRDefault="002620FF" w:rsidP="002620FF">
      <w:pPr>
        <w:spacing w:after="0" w:line="240" w:lineRule="auto"/>
        <w:ind w:right="1708"/>
        <w:contextualSpacing/>
        <w:rPr>
          <w:rFonts w:cs="Mangal"/>
          <w:sz w:val="24"/>
          <w:szCs w:val="24"/>
        </w:rPr>
      </w:pPr>
      <w:r>
        <w:rPr>
          <w:rFonts w:cs="Mangal" w:hint="cs"/>
          <w:sz w:val="24"/>
          <w:szCs w:val="24"/>
          <w:cs/>
        </w:rPr>
        <w:lastRenderedPageBreak/>
        <w:t>सुयक्खंधो-१, अज्झयणं-५, उद्देसो-२</w:t>
      </w:r>
    </w:p>
    <w:tbl>
      <w:tblPr>
        <w:tblW w:w="10065" w:type="dxa"/>
        <w:tblInd w:w="93" w:type="dxa"/>
        <w:tblBorders>
          <w:top w:val="single" w:sz="4" w:space="0" w:color="auto"/>
        </w:tblBorders>
        <w:tblLook w:val="04A0"/>
      </w:tblPr>
      <w:tblGrid>
        <w:gridCol w:w="10065"/>
      </w:tblGrid>
      <w:tr w:rsidR="002620FF" w:rsidTr="00900160">
        <w:trPr>
          <w:trHeight w:val="242"/>
        </w:trPr>
        <w:tc>
          <w:tcPr>
            <w:tcW w:w="10065" w:type="dxa"/>
            <w:tcBorders>
              <w:top w:val="single" w:sz="4" w:space="0" w:color="FF0000"/>
              <w:left w:val="nil"/>
              <w:bottom w:val="nil"/>
              <w:right w:val="nil"/>
            </w:tcBorders>
          </w:tcPr>
          <w:p w:rsidR="002620FF" w:rsidRDefault="002620FF"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३२९</w:t>
      </w:r>
      <w:r w:rsidRPr="0069493C">
        <w:rPr>
          <w:color w:val="00B050"/>
          <w:sz w:val="24"/>
          <w:szCs w:val="24"/>
        </w:rPr>
        <w:t>]</w:t>
      </w:r>
      <w:r w:rsidR="0016627E">
        <w:rPr>
          <w:rFonts w:hint="cs"/>
          <w:color w:val="00B050"/>
          <w:sz w:val="24"/>
          <w:szCs w:val="24"/>
          <w:cs/>
        </w:rPr>
        <w:tab/>
      </w:r>
      <w:r w:rsidR="004605FC" w:rsidRPr="007264F7">
        <w:rPr>
          <w:bCs w:val="0"/>
          <w:sz w:val="24"/>
          <w:szCs w:val="24"/>
          <w:cs/>
        </w:rPr>
        <w:t>बाहू पकत्तंति य मूलओ से</w:t>
      </w:r>
      <w:r w:rsidR="004605FC" w:rsidRPr="007264F7">
        <w:rPr>
          <w:rFonts w:hint="cs"/>
          <w:bCs w:val="0"/>
          <w:sz w:val="24"/>
          <w:szCs w:val="24"/>
          <w:cs/>
          <w:lang w:bidi="sa-IN"/>
        </w:rPr>
        <w:t>,</w:t>
      </w:r>
      <w:r w:rsidR="004605FC" w:rsidRPr="007264F7">
        <w:rPr>
          <w:bCs w:val="0"/>
          <w:sz w:val="24"/>
          <w:szCs w:val="24"/>
          <w:cs/>
        </w:rPr>
        <w:t xml:space="preserve"> थूलं वियासं मुहे आडहंति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रहंसि जुत्तं सरयंति बालं</w:t>
      </w:r>
      <w:r w:rsidR="004605FC" w:rsidRPr="007264F7">
        <w:rPr>
          <w:rFonts w:hint="cs"/>
          <w:sz w:val="24"/>
          <w:szCs w:val="24"/>
          <w:cs/>
          <w:lang w:bidi="sa-IN"/>
        </w:rPr>
        <w:t>,</w:t>
      </w:r>
      <w:r w:rsidR="004605FC" w:rsidRPr="007264F7">
        <w:rPr>
          <w:sz w:val="24"/>
          <w:szCs w:val="24"/>
          <w:cs/>
        </w:rPr>
        <w:t xml:space="preserve"> आरुस्स विज्झंति तुदेण प</w:t>
      </w:r>
      <w:r w:rsidR="004605FC" w:rsidRPr="007264F7">
        <w:rPr>
          <w:rFonts w:hint="cs"/>
          <w:sz w:val="24"/>
          <w:szCs w:val="24"/>
          <w:cs/>
          <w:lang w:bidi="sa-IN"/>
        </w:rPr>
        <w:t>ि</w:t>
      </w:r>
      <w:r w:rsidR="004605FC" w:rsidRPr="007264F7">
        <w:rPr>
          <w:sz w:val="24"/>
          <w:szCs w:val="24"/>
          <w:cs/>
        </w:rPr>
        <w:t>ट्ठे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३३०</w:t>
      </w:r>
      <w:r w:rsidRPr="0069493C">
        <w:rPr>
          <w:color w:val="00B050"/>
          <w:sz w:val="24"/>
          <w:szCs w:val="24"/>
        </w:rPr>
        <w:t>]</w:t>
      </w:r>
      <w:r w:rsidR="0016627E">
        <w:rPr>
          <w:rFonts w:hint="cs"/>
          <w:color w:val="00B050"/>
          <w:sz w:val="24"/>
          <w:szCs w:val="24"/>
          <w:cs/>
        </w:rPr>
        <w:tab/>
      </w:r>
      <w:r w:rsidR="004605FC" w:rsidRPr="007264F7">
        <w:rPr>
          <w:bCs w:val="0"/>
          <w:sz w:val="24"/>
          <w:szCs w:val="24"/>
          <w:cs/>
        </w:rPr>
        <w:t>अयं व तत्तं जलियं सजो</w:t>
      </w:r>
      <w:r w:rsidR="004605FC" w:rsidRPr="007264F7">
        <w:rPr>
          <w:rFonts w:hint="cs"/>
          <w:bCs w:val="0"/>
          <w:sz w:val="24"/>
          <w:szCs w:val="24"/>
          <w:cs/>
          <w:lang w:bidi="sa-IN"/>
        </w:rPr>
        <w:t>इ,</w:t>
      </w:r>
      <w:r w:rsidR="004605FC" w:rsidRPr="007264F7">
        <w:rPr>
          <w:bCs w:val="0"/>
          <w:sz w:val="24"/>
          <w:szCs w:val="24"/>
          <w:cs/>
        </w:rPr>
        <w:t xml:space="preserve"> तओवमं भूमिम</w:t>
      </w:r>
      <w:r w:rsidR="004605FC" w:rsidRPr="007264F7">
        <w:rPr>
          <w:rFonts w:hint="cs"/>
          <w:bCs w:val="0"/>
          <w:sz w:val="24"/>
          <w:szCs w:val="24"/>
          <w:cs/>
          <w:lang w:bidi="sa-IN"/>
        </w:rPr>
        <w:t>नु</w:t>
      </w:r>
      <w:r w:rsidR="004605FC" w:rsidRPr="007264F7">
        <w:rPr>
          <w:bCs w:val="0"/>
          <w:sz w:val="24"/>
          <w:szCs w:val="24"/>
          <w:cs/>
        </w:rPr>
        <w:t>क्कमंता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ड</w:t>
      </w:r>
      <w:r w:rsidR="004605FC" w:rsidRPr="007264F7">
        <w:rPr>
          <w:rFonts w:hint="cs"/>
          <w:sz w:val="24"/>
          <w:szCs w:val="24"/>
          <w:cs/>
          <w:lang w:bidi="sa-IN"/>
        </w:rPr>
        <w:t>ज्झ</w:t>
      </w:r>
      <w:r w:rsidR="004605FC" w:rsidRPr="007264F7">
        <w:rPr>
          <w:sz w:val="24"/>
          <w:szCs w:val="24"/>
          <w:cs/>
        </w:rPr>
        <w:t>माणा कलुणं थणंति</w:t>
      </w:r>
      <w:r w:rsidR="004605FC" w:rsidRPr="007264F7">
        <w:rPr>
          <w:rFonts w:hint="cs"/>
          <w:sz w:val="24"/>
          <w:szCs w:val="24"/>
          <w:cs/>
          <w:lang w:bidi="sa-IN"/>
        </w:rPr>
        <w:t>,</w:t>
      </w:r>
      <w:r w:rsidR="004605FC" w:rsidRPr="007264F7">
        <w:rPr>
          <w:sz w:val="24"/>
          <w:szCs w:val="24"/>
          <w:cs/>
        </w:rPr>
        <w:t xml:space="preserve"> उसुजोइया तत्तजुगेसु जुत्ता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३३१</w:t>
      </w:r>
      <w:r w:rsidRPr="0069493C">
        <w:rPr>
          <w:color w:val="00B050"/>
          <w:sz w:val="24"/>
          <w:szCs w:val="24"/>
        </w:rPr>
        <w:t>]</w:t>
      </w:r>
      <w:r w:rsidR="0016627E">
        <w:rPr>
          <w:rFonts w:hint="cs"/>
          <w:color w:val="00B050"/>
          <w:sz w:val="24"/>
          <w:szCs w:val="24"/>
          <w:cs/>
        </w:rPr>
        <w:tab/>
      </w:r>
      <w:r w:rsidR="004605FC" w:rsidRPr="007264F7">
        <w:rPr>
          <w:bCs w:val="0"/>
          <w:sz w:val="24"/>
          <w:szCs w:val="24"/>
          <w:cs/>
        </w:rPr>
        <w:t>बाला बला भूमिम</w:t>
      </w:r>
      <w:r w:rsidR="004605FC" w:rsidRPr="007264F7">
        <w:rPr>
          <w:rFonts w:hint="cs"/>
          <w:bCs w:val="0"/>
          <w:sz w:val="24"/>
          <w:szCs w:val="24"/>
          <w:cs/>
          <w:lang w:bidi="sa-IN"/>
        </w:rPr>
        <w:t>नु</w:t>
      </w:r>
      <w:r w:rsidR="004605FC" w:rsidRPr="007264F7">
        <w:rPr>
          <w:bCs w:val="0"/>
          <w:sz w:val="24"/>
          <w:szCs w:val="24"/>
          <w:cs/>
        </w:rPr>
        <w:t>क्कमंता</w:t>
      </w:r>
      <w:r w:rsidR="004605FC" w:rsidRPr="007264F7">
        <w:rPr>
          <w:rFonts w:hint="cs"/>
          <w:bCs w:val="0"/>
          <w:sz w:val="24"/>
          <w:szCs w:val="24"/>
          <w:cs/>
          <w:lang w:bidi="sa-IN"/>
        </w:rPr>
        <w:t>,</w:t>
      </w:r>
      <w:r w:rsidR="004605FC" w:rsidRPr="007264F7">
        <w:rPr>
          <w:bCs w:val="0"/>
          <w:sz w:val="24"/>
          <w:szCs w:val="24"/>
          <w:cs/>
        </w:rPr>
        <w:t xml:space="preserve"> पविज्जलं लोहपहं व तत्तं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जंसीऽभिदुग्गंसि पवज्जमाणा</w:t>
      </w:r>
      <w:r w:rsidR="004605FC" w:rsidRPr="007264F7">
        <w:rPr>
          <w:rFonts w:hint="cs"/>
          <w:sz w:val="24"/>
          <w:szCs w:val="24"/>
          <w:cs/>
          <w:lang w:bidi="sa-IN"/>
        </w:rPr>
        <w:t>,</w:t>
      </w:r>
      <w:r w:rsidR="004605FC" w:rsidRPr="007264F7">
        <w:rPr>
          <w:sz w:val="24"/>
          <w:szCs w:val="24"/>
          <w:cs/>
        </w:rPr>
        <w:t xml:space="preserve"> पेसे व दंडेहि पुरा करेंति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३३२</w:t>
      </w:r>
      <w:r w:rsidRPr="0069493C">
        <w:rPr>
          <w:color w:val="00B050"/>
          <w:sz w:val="24"/>
          <w:szCs w:val="24"/>
        </w:rPr>
        <w:t>]</w:t>
      </w:r>
      <w:r w:rsidR="0016627E">
        <w:rPr>
          <w:rFonts w:hint="cs"/>
          <w:color w:val="00B050"/>
          <w:sz w:val="24"/>
          <w:szCs w:val="24"/>
          <w:cs/>
        </w:rPr>
        <w:tab/>
      </w:r>
      <w:r w:rsidR="004605FC" w:rsidRPr="007264F7">
        <w:rPr>
          <w:bCs w:val="0"/>
          <w:sz w:val="24"/>
          <w:szCs w:val="24"/>
          <w:cs/>
        </w:rPr>
        <w:t>ते संपगाढं</w:t>
      </w:r>
      <w:r w:rsidR="004605FC" w:rsidRPr="007264F7">
        <w:rPr>
          <w:rFonts w:hint="cs"/>
          <w:bCs w:val="0"/>
          <w:sz w:val="24"/>
          <w:szCs w:val="24"/>
          <w:cs/>
          <w:lang w:bidi="sa-IN"/>
        </w:rPr>
        <w:t>सि</w:t>
      </w:r>
      <w:r w:rsidR="004605FC" w:rsidRPr="007264F7">
        <w:rPr>
          <w:bCs w:val="0"/>
          <w:sz w:val="24"/>
          <w:szCs w:val="24"/>
          <w:cs/>
        </w:rPr>
        <w:t xml:space="preserve"> पव</w:t>
      </w:r>
      <w:r w:rsidR="004605FC" w:rsidRPr="007264F7">
        <w:rPr>
          <w:rFonts w:hint="cs"/>
          <w:bCs w:val="0"/>
          <w:sz w:val="24"/>
          <w:szCs w:val="24"/>
          <w:cs/>
          <w:lang w:bidi="sa-IN"/>
        </w:rPr>
        <w:t>ज्ज</w:t>
      </w:r>
      <w:r w:rsidR="004605FC" w:rsidRPr="007264F7">
        <w:rPr>
          <w:bCs w:val="0"/>
          <w:sz w:val="24"/>
          <w:szCs w:val="24"/>
          <w:cs/>
        </w:rPr>
        <w:t>माणा</w:t>
      </w:r>
      <w:r w:rsidR="004605FC" w:rsidRPr="007264F7">
        <w:rPr>
          <w:rFonts w:hint="cs"/>
          <w:bCs w:val="0"/>
          <w:sz w:val="24"/>
          <w:szCs w:val="24"/>
          <w:cs/>
          <w:lang w:bidi="sa-IN"/>
        </w:rPr>
        <w:t>,</w:t>
      </w:r>
      <w:r w:rsidR="004605FC" w:rsidRPr="007264F7">
        <w:rPr>
          <w:bCs w:val="0"/>
          <w:sz w:val="24"/>
          <w:szCs w:val="24"/>
          <w:cs/>
        </w:rPr>
        <w:t xml:space="preserve"> सिलाहि हम्मंति </w:t>
      </w:r>
      <w:r w:rsidR="004605FC" w:rsidRPr="007264F7">
        <w:rPr>
          <w:rFonts w:hint="cs"/>
          <w:bCs w:val="0"/>
          <w:sz w:val="24"/>
          <w:szCs w:val="24"/>
          <w:cs/>
          <w:lang w:bidi="sa-IN"/>
        </w:rPr>
        <w:t>नि</w:t>
      </w:r>
      <w:r w:rsidR="004605FC" w:rsidRPr="007264F7">
        <w:rPr>
          <w:bCs w:val="0"/>
          <w:sz w:val="24"/>
          <w:szCs w:val="24"/>
          <w:cs/>
        </w:rPr>
        <w:t>पातिनीहिं</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संतावणी नाम चिरट्ठिईया</w:t>
      </w:r>
      <w:r w:rsidR="004605FC" w:rsidRPr="007264F7">
        <w:rPr>
          <w:rFonts w:hint="cs"/>
          <w:sz w:val="24"/>
          <w:szCs w:val="24"/>
          <w:cs/>
          <w:lang w:bidi="sa-IN"/>
        </w:rPr>
        <w:t>,</w:t>
      </w:r>
      <w:r w:rsidR="004605FC" w:rsidRPr="007264F7">
        <w:rPr>
          <w:sz w:val="24"/>
          <w:szCs w:val="24"/>
          <w:cs/>
        </w:rPr>
        <w:t xml:space="preserve"> संतप्पई जत्थ असाहुकम्मा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३३३</w:t>
      </w:r>
      <w:r w:rsidRPr="0069493C">
        <w:rPr>
          <w:color w:val="00B050"/>
          <w:sz w:val="24"/>
          <w:szCs w:val="24"/>
        </w:rPr>
        <w:t>]</w:t>
      </w:r>
      <w:r w:rsidR="0016627E">
        <w:rPr>
          <w:rFonts w:hint="cs"/>
          <w:color w:val="00B050"/>
          <w:sz w:val="24"/>
          <w:szCs w:val="24"/>
          <w:cs/>
        </w:rPr>
        <w:tab/>
      </w:r>
      <w:r w:rsidR="004605FC" w:rsidRPr="007264F7">
        <w:rPr>
          <w:bCs w:val="0"/>
          <w:sz w:val="24"/>
          <w:szCs w:val="24"/>
          <w:cs/>
        </w:rPr>
        <w:t>कंदूसु पक्खिप्प पयंति बालं</w:t>
      </w:r>
      <w:r w:rsidR="004605FC" w:rsidRPr="007264F7">
        <w:rPr>
          <w:rFonts w:hint="cs"/>
          <w:bCs w:val="0"/>
          <w:sz w:val="24"/>
          <w:szCs w:val="24"/>
          <w:cs/>
          <w:lang w:bidi="sa-IN"/>
        </w:rPr>
        <w:t>,</w:t>
      </w:r>
      <w:r w:rsidR="004605FC" w:rsidRPr="007264F7">
        <w:rPr>
          <w:bCs w:val="0"/>
          <w:sz w:val="24"/>
          <w:szCs w:val="24"/>
          <w:cs/>
        </w:rPr>
        <w:t xml:space="preserve"> तओ वि</w:t>
      </w:r>
      <w:r w:rsidR="004605FC" w:rsidRPr="007264F7">
        <w:rPr>
          <w:rFonts w:hint="cs"/>
          <w:bCs w:val="0"/>
          <w:sz w:val="24"/>
          <w:szCs w:val="24"/>
          <w:cs/>
          <w:lang w:bidi="sa-IN"/>
        </w:rPr>
        <w:t xml:space="preserve"> </w:t>
      </w:r>
      <w:r w:rsidR="004605FC" w:rsidRPr="007264F7">
        <w:rPr>
          <w:bCs w:val="0"/>
          <w:sz w:val="24"/>
          <w:szCs w:val="24"/>
          <w:cs/>
        </w:rPr>
        <w:t>दड्ढा पुण उप्पतंति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उड्ढकाएहि</w:t>
      </w:r>
      <w:r w:rsidR="004605FC" w:rsidRPr="007264F7">
        <w:rPr>
          <w:rFonts w:hint="cs"/>
          <w:sz w:val="24"/>
          <w:szCs w:val="24"/>
          <w:cs/>
        </w:rPr>
        <w:t>ं</w:t>
      </w:r>
      <w:r w:rsidR="004605FC" w:rsidRPr="007264F7">
        <w:rPr>
          <w:sz w:val="24"/>
          <w:szCs w:val="24"/>
          <w:cs/>
        </w:rPr>
        <w:t xml:space="preserve"> पक्खज्जमाणा</w:t>
      </w:r>
      <w:r w:rsidR="004605FC" w:rsidRPr="007264F7">
        <w:rPr>
          <w:rFonts w:hint="cs"/>
          <w:sz w:val="24"/>
          <w:szCs w:val="24"/>
          <w:cs/>
          <w:lang w:bidi="sa-IN"/>
        </w:rPr>
        <w:t>,</w:t>
      </w:r>
      <w:r w:rsidR="004605FC" w:rsidRPr="007264F7">
        <w:rPr>
          <w:sz w:val="24"/>
          <w:szCs w:val="24"/>
          <w:cs/>
        </w:rPr>
        <w:t xml:space="preserve"> अवरेहि</w:t>
      </w:r>
      <w:r w:rsidR="004605FC" w:rsidRPr="007264F7">
        <w:rPr>
          <w:rFonts w:hint="cs"/>
          <w:sz w:val="24"/>
          <w:szCs w:val="24"/>
          <w:cs/>
          <w:lang w:bidi="sa-IN"/>
        </w:rPr>
        <w:t>ं</w:t>
      </w:r>
      <w:r w:rsidR="004605FC" w:rsidRPr="007264F7">
        <w:rPr>
          <w:sz w:val="24"/>
          <w:szCs w:val="24"/>
          <w:cs/>
        </w:rPr>
        <w:t xml:space="preserve"> खज्जंति सणप्फएहिं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३३४</w:t>
      </w:r>
      <w:r w:rsidRPr="0069493C">
        <w:rPr>
          <w:color w:val="00B050"/>
          <w:sz w:val="24"/>
          <w:szCs w:val="24"/>
        </w:rPr>
        <w:t>]</w:t>
      </w:r>
      <w:r w:rsidR="0016627E">
        <w:rPr>
          <w:rFonts w:hint="cs"/>
          <w:color w:val="00B050"/>
          <w:sz w:val="24"/>
          <w:szCs w:val="24"/>
          <w:cs/>
        </w:rPr>
        <w:tab/>
      </w:r>
      <w:r w:rsidR="004605FC" w:rsidRPr="007264F7">
        <w:rPr>
          <w:bCs w:val="0"/>
          <w:sz w:val="24"/>
          <w:szCs w:val="24"/>
          <w:cs/>
        </w:rPr>
        <w:t>समूसियं नाम विधूमठाणं</w:t>
      </w:r>
      <w:r w:rsidR="004605FC" w:rsidRPr="007264F7">
        <w:rPr>
          <w:rFonts w:hint="cs"/>
          <w:bCs w:val="0"/>
          <w:sz w:val="24"/>
          <w:szCs w:val="24"/>
          <w:cs/>
          <w:lang w:bidi="sa-IN"/>
        </w:rPr>
        <w:t>,</w:t>
      </w:r>
      <w:r w:rsidR="004605FC" w:rsidRPr="007264F7">
        <w:rPr>
          <w:bCs w:val="0"/>
          <w:sz w:val="24"/>
          <w:szCs w:val="24"/>
          <w:cs/>
        </w:rPr>
        <w:t xml:space="preserve"> जं सोयतत्ता कलुणं थणंति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अहोसिरं कट्टु विगत्तिऊणं</w:t>
      </w:r>
      <w:r w:rsidR="004605FC" w:rsidRPr="007264F7">
        <w:rPr>
          <w:rFonts w:hint="cs"/>
          <w:sz w:val="24"/>
          <w:szCs w:val="24"/>
          <w:cs/>
          <w:lang w:bidi="sa-IN"/>
        </w:rPr>
        <w:t>,</w:t>
      </w:r>
      <w:r w:rsidR="004605FC" w:rsidRPr="007264F7">
        <w:rPr>
          <w:sz w:val="24"/>
          <w:szCs w:val="24"/>
          <w:cs/>
        </w:rPr>
        <w:t xml:space="preserve"> अयं व सत्थेहि समूसवेंति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३३५</w:t>
      </w:r>
      <w:r w:rsidRPr="0069493C">
        <w:rPr>
          <w:color w:val="00B050"/>
          <w:sz w:val="24"/>
          <w:szCs w:val="24"/>
        </w:rPr>
        <w:t>]</w:t>
      </w:r>
      <w:r w:rsidR="0016627E">
        <w:rPr>
          <w:rFonts w:hint="cs"/>
          <w:color w:val="00B050"/>
          <w:sz w:val="24"/>
          <w:szCs w:val="24"/>
          <w:cs/>
        </w:rPr>
        <w:tab/>
      </w:r>
      <w:r w:rsidR="004605FC" w:rsidRPr="007264F7">
        <w:rPr>
          <w:bCs w:val="0"/>
          <w:sz w:val="24"/>
          <w:szCs w:val="24"/>
          <w:cs/>
        </w:rPr>
        <w:t>समूसिया तत्थ विसूणियंगा</w:t>
      </w:r>
      <w:r w:rsidR="004605FC" w:rsidRPr="007264F7">
        <w:rPr>
          <w:rFonts w:hint="cs"/>
          <w:bCs w:val="0"/>
          <w:sz w:val="24"/>
          <w:szCs w:val="24"/>
          <w:cs/>
          <w:lang w:bidi="sa-IN"/>
        </w:rPr>
        <w:t>,</w:t>
      </w:r>
      <w:r w:rsidR="004605FC" w:rsidRPr="007264F7">
        <w:rPr>
          <w:bCs w:val="0"/>
          <w:sz w:val="24"/>
          <w:szCs w:val="24"/>
          <w:cs/>
        </w:rPr>
        <w:t xml:space="preserve"> पक्खीहि</w:t>
      </w:r>
      <w:r w:rsidR="004605FC" w:rsidRPr="007264F7">
        <w:rPr>
          <w:rFonts w:hint="cs"/>
          <w:bCs w:val="0"/>
          <w:sz w:val="24"/>
          <w:szCs w:val="24"/>
          <w:cs/>
          <w:lang w:bidi="sa-IN"/>
        </w:rPr>
        <w:t>ं</w:t>
      </w:r>
      <w:r w:rsidR="004605FC" w:rsidRPr="007264F7">
        <w:rPr>
          <w:bCs w:val="0"/>
          <w:sz w:val="24"/>
          <w:szCs w:val="24"/>
          <w:cs/>
        </w:rPr>
        <w:t xml:space="preserve"> खज्जंति अओमुहेहिं</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संजीवणी नाम चिरट्ठिईया</w:t>
      </w:r>
      <w:r w:rsidR="004605FC" w:rsidRPr="007264F7">
        <w:rPr>
          <w:rFonts w:hint="cs"/>
          <w:sz w:val="24"/>
          <w:szCs w:val="24"/>
          <w:cs/>
          <w:lang w:bidi="sa-IN"/>
        </w:rPr>
        <w:t>,</w:t>
      </w:r>
      <w:r w:rsidR="004605FC" w:rsidRPr="007264F7">
        <w:rPr>
          <w:sz w:val="24"/>
          <w:szCs w:val="24"/>
          <w:cs/>
        </w:rPr>
        <w:t xml:space="preserve"> जंसी पया हम्मइ पाव</w:t>
      </w:r>
      <w:r w:rsidR="004605FC" w:rsidRPr="007264F7">
        <w:rPr>
          <w:rFonts w:hint="cs"/>
          <w:sz w:val="24"/>
          <w:szCs w:val="24"/>
          <w:cs/>
          <w:lang w:bidi="sa-IN"/>
        </w:rPr>
        <w:t>चे</w:t>
      </w:r>
      <w:r w:rsidR="004605FC" w:rsidRPr="007264F7">
        <w:rPr>
          <w:sz w:val="24"/>
          <w:szCs w:val="24"/>
          <w:cs/>
        </w:rPr>
        <w:t>या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३३६</w:t>
      </w:r>
      <w:r w:rsidRPr="0069493C">
        <w:rPr>
          <w:color w:val="00B050"/>
          <w:sz w:val="24"/>
          <w:szCs w:val="24"/>
        </w:rPr>
        <w:t>]</w:t>
      </w:r>
      <w:r w:rsidR="0016627E">
        <w:rPr>
          <w:rFonts w:hint="cs"/>
          <w:color w:val="00B050"/>
          <w:sz w:val="24"/>
          <w:szCs w:val="24"/>
          <w:cs/>
        </w:rPr>
        <w:tab/>
      </w:r>
      <w:r w:rsidR="004605FC" w:rsidRPr="007264F7">
        <w:rPr>
          <w:bCs w:val="0"/>
          <w:sz w:val="24"/>
          <w:szCs w:val="24"/>
          <w:cs/>
        </w:rPr>
        <w:t>तिक्खाहि</w:t>
      </w:r>
      <w:r w:rsidR="004605FC" w:rsidRPr="007264F7">
        <w:rPr>
          <w:rFonts w:hint="cs"/>
          <w:bCs w:val="0"/>
          <w:sz w:val="24"/>
          <w:szCs w:val="24"/>
          <w:cs/>
          <w:lang w:bidi="sa-IN"/>
        </w:rPr>
        <w:t>ं</w:t>
      </w:r>
      <w:r w:rsidR="004605FC" w:rsidRPr="007264F7">
        <w:rPr>
          <w:bCs w:val="0"/>
          <w:sz w:val="24"/>
          <w:szCs w:val="24"/>
          <w:cs/>
        </w:rPr>
        <w:t xml:space="preserve"> सूलाहि</w:t>
      </w:r>
      <w:r w:rsidR="004605FC" w:rsidRPr="007264F7">
        <w:rPr>
          <w:rFonts w:hint="cs"/>
          <w:bCs w:val="0"/>
          <w:sz w:val="24"/>
          <w:szCs w:val="24"/>
          <w:cs/>
          <w:lang w:bidi="sa-IN"/>
        </w:rPr>
        <w:t>ं</w:t>
      </w:r>
      <w:r w:rsidR="004605FC" w:rsidRPr="007264F7">
        <w:rPr>
          <w:bCs w:val="0"/>
          <w:sz w:val="24"/>
          <w:szCs w:val="24"/>
          <w:cs/>
        </w:rPr>
        <w:t xml:space="preserve"> ऽभितावयंति</w:t>
      </w:r>
      <w:r w:rsidR="004605FC" w:rsidRPr="007264F7">
        <w:rPr>
          <w:rFonts w:hint="cs"/>
          <w:bCs w:val="0"/>
          <w:sz w:val="24"/>
          <w:szCs w:val="24"/>
          <w:cs/>
          <w:lang w:bidi="sa-IN"/>
        </w:rPr>
        <w:t>,</w:t>
      </w:r>
      <w:r w:rsidR="004605FC" w:rsidRPr="007264F7">
        <w:rPr>
          <w:bCs w:val="0"/>
          <w:sz w:val="24"/>
          <w:szCs w:val="24"/>
          <w:cs/>
        </w:rPr>
        <w:t xml:space="preserve"> वसो</w:t>
      </w:r>
      <w:r w:rsidR="004605FC" w:rsidRPr="007264F7">
        <w:rPr>
          <w:rFonts w:hint="cs"/>
          <w:bCs w:val="0"/>
          <w:sz w:val="24"/>
          <w:szCs w:val="24"/>
          <w:cs/>
          <w:lang w:bidi="sa-IN"/>
        </w:rPr>
        <w:t>गयं</w:t>
      </w:r>
      <w:r w:rsidR="004605FC" w:rsidRPr="007264F7">
        <w:rPr>
          <w:bCs w:val="0"/>
          <w:sz w:val="24"/>
          <w:szCs w:val="24"/>
          <w:cs/>
        </w:rPr>
        <w:t xml:space="preserve"> सावययं व लद्धं</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सूलविद्धा कलुणं थणंति</w:t>
      </w:r>
      <w:r w:rsidR="004605FC" w:rsidRPr="007264F7">
        <w:rPr>
          <w:rFonts w:hint="cs"/>
          <w:sz w:val="24"/>
          <w:szCs w:val="24"/>
          <w:cs/>
          <w:lang w:bidi="sa-IN"/>
        </w:rPr>
        <w:t>,</w:t>
      </w:r>
      <w:r w:rsidR="004605FC" w:rsidRPr="007264F7">
        <w:rPr>
          <w:sz w:val="24"/>
          <w:szCs w:val="24"/>
          <w:cs/>
        </w:rPr>
        <w:t xml:space="preserve"> एगंतदुक्खं दुहओ गिलाणा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३३७</w:t>
      </w:r>
      <w:r w:rsidRPr="0069493C">
        <w:rPr>
          <w:color w:val="00B050"/>
          <w:sz w:val="24"/>
          <w:szCs w:val="24"/>
        </w:rPr>
        <w:t>]</w:t>
      </w:r>
      <w:r w:rsidR="0016627E">
        <w:rPr>
          <w:rFonts w:hint="cs"/>
          <w:color w:val="00B050"/>
          <w:sz w:val="24"/>
          <w:szCs w:val="24"/>
          <w:cs/>
        </w:rPr>
        <w:tab/>
      </w:r>
      <w:r w:rsidR="004605FC" w:rsidRPr="007264F7">
        <w:rPr>
          <w:bCs w:val="0"/>
          <w:sz w:val="24"/>
          <w:szCs w:val="24"/>
          <w:cs/>
        </w:rPr>
        <w:t xml:space="preserve">सया जलं </w:t>
      </w:r>
      <w:r w:rsidR="004605FC" w:rsidRPr="007264F7">
        <w:rPr>
          <w:rFonts w:hint="cs"/>
          <w:bCs w:val="0"/>
          <w:sz w:val="24"/>
          <w:szCs w:val="24"/>
          <w:cs/>
        </w:rPr>
        <w:t>नाम</w:t>
      </w:r>
      <w:r w:rsidR="004605FC" w:rsidRPr="007264F7">
        <w:rPr>
          <w:bCs w:val="0"/>
          <w:sz w:val="24"/>
          <w:szCs w:val="24"/>
          <w:cs/>
        </w:rPr>
        <w:t xml:space="preserve"> निहं महंतं</w:t>
      </w:r>
      <w:r w:rsidR="004605FC" w:rsidRPr="007264F7">
        <w:rPr>
          <w:rFonts w:hint="cs"/>
          <w:bCs w:val="0"/>
          <w:sz w:val="24"/>
          <w:szCs w:val="24"/>
          <w:cs/>
          <w:lang w:bidi="sa-IN"/>
        </w:rPr>
        <w:t>,</w:t>
      </w:r>
      <w:r w:rsidR="004605FC" w:rsidRPr="007264F7">
        <w:rPr>
          <w:bCs w:val="0"/>
          <w:sz w:val="24"/>
          <w:szCs w:val="24"/>
          <w:cs/>
        </w:rPr>
        <w:t xml:space="preserve"> जंसी जलंतो अग</w:t>
      </w:r>
      <w:r w:rsidR="004605FC" w:rsidRPr="007264F7">
        <w:rPr>
          <w:rFonts w:hint="cs"/>
          <w:bCs w:val="0"/>
          <w:sz w:val="24"/>
          <w:szCs w:val="24"/>
          <w:cs/>
          <w:lang w:bidi="sa-IN"/>
        </w:rPr>
        <w:t>नी</w:t>
      </w:r>
      <w:r w:rsidR="004605FC" w:rsidRPr="007264F7">
        <w:rPr>
          <w:bCs w:val="0"/>
          <w:sz w:val="24"/>
          <w:szCs w:val="24"/>
          <w:cs/>
        </w:rPr>
        <w:t xml:space="preserve"> अकट्ठो</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चिट्ठंति </w:t>
      </w:r>
      <w:r w:rsidR="004605FC" w:rsidRPr="007264F7">
        <w:rPr>
          <w:rFonts w:hint="cs"/>
          <w:sz w:val="24"/>
          <w:szCs w:val="24"/>
          <w:cs/>
          <w:lang w:bidi="sa-IN"/>
        </w:rPr>
        <w:t>बद्धा</w:t>
      </w:r>
      <w:r w:rsidR="004605FC" w:rsidRPr="007264F7">
        <w:rPr>
          <w:sz w:val="24"/>
          <w:szCs w:val="24"/>
          <w:cs/>
        </w:rPr>
        <w:t xml:space="preserve"> बहुकूरकम्मा</w:t>
      </w:r>
      <w:r w:rsidR="004605FC" w:rsidRPr="007264F7">
        <w:rPr>
          <w:rFonts w:hint="cs"/>
          <w:sz w:val="24"/>
          <w:szCs w:val="24"/>
          <w:cs/>
          <w:lang w:bidi="sa-IN"/>
        </w:rPr>
        <w:t>,</w:t>
      </w:r>
      <w:r w:rsidR="004605FC" w:rsidRPr="007264F7">
        <w:rPr>
          <w:sz w:val="24"/>
          <w:szCs w:val="24"/>
          <w:cs/>
        </w:rPr>
        <w:t xml:space="preserve"> अरहस्सरा केइ चिरट्ठिईया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३३८</w:t>
      </w:r>
      <w:r w:rsidRPr="0069493C">
        <w:rPr>
          <w:color w:val="00B050"/>
          <w:sz w:val="24"/>
          <w:szCs w:val="24"/>
        </w:rPr>
        <w:t>]</w:t>
      </w:r>
      <w:r w:rsidR="0016627E">
        <w:rPr>
          <w:rFonts w:hint="cs"/>
          <w:color w:val="00B050"/>
          <w:sz w:val="24"/>
          <w:szCs w:val="24"/>
          <w:cs/>
        </w:rPr>
        <w:tab/>
      </w:r>
      <w:r w:rsidR="004605FC" w:rsidRPr="007264F7">
        <w:rPr>
          <w:bCs w:val="0"/>
          <w:sz w:val="24"/>
          <w:szCs w:val="24"/>
          <w:cs/>
        </w:rPr>
        <w:t>चिया महंतीउ समारभित्ता</w:t>
      </w:r>
      <w:r w:rsidR="004605FC" w:rsidRPr="007264F7">
        <w:rPr>
          <w:rFonts w:hint="cs"/>
          <w:bCs w:val="0"/>
          <w:sz w:val="24"/>
          <w:szCs w:val="24"/>
          <w:cs/>
          <w:lang w:bidi="sa-IN"/>
        </w:rPr>
        <w:t>,</w:t>
      </w:r>
      <w:r w:rsidR="004605FC" w:rsidRPr="007264F7">
        <w:rPr>
          <w:bCs w:val="0"/>
          <w:sz w:val="24"/>
          <w:szCs w:val="24"/>
          <w:cs/>
        </w:rPr>
        <w:t xml:space="preserve"> छुब्भंति ते तं कलुणं रसंतं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आवट्टई तत्थ असाहुकम्मा सप्पी जहा </w:t>
      </w:r>
      <w:r w:rsidR="004605FC" w:rsidRPr="007264F7">
        <w:rPr>
          <w:rFonts w:hint="cs"/>
          <w:sz w:val="24"/>
          <w:szCs w:val="24"/>
          <w:cs/>
          <w:lang w:bidi="sa-IN"/>
        </w:rPr>
        <w:t>पडियं</w:t>
      </w:r>
      <w:r w:rsidR="004605FC" w:rsidRPr="007264F7">
        <w:rPr>
          <w:sz w:val="24"/>
          <w:szCs w:val="24"/>
          <w:cs/>
        </w:rPr>
        <w:t xml:space="preserve"> जोइमज्झे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३३९</w:t>
      </w:r>
      <w:r w:rsidRPr="0069493C">
        <w:rPr>
          <w:color w:val="00B050"/>
          <w:sz w:val="24"/>
          <w:szCs w:val="24"/>
        </w:rPr>
        <w:t>]</w:t>
      </w:r>
      <w:r w:rsidR="0016627E">
        <w:rPr>
          <w:rFonts w:hint="cs"/>
          <w:color w:val="00B050"/>
          <w:sz w:val="24"/>
          <w:szCs w:val="24"/>
          <w:cs/>
        </w:rPr>
        <w:tab/>
      </w:r>
      <w:r w:rsidR="004605FC" w:rsidRPr="007264F7">
        <w:rPr>
          <w:bCs w:val="0"/>
          <w:sz w:val="24"/>
          <w:szCs w:val="24"/>
          <w:cs/>
        </w:rPr>
        <w:t>सया कसिणं पुण घम्मठाणं</w:t>
      </w:r>
      <w:r w:rsidR="004605FC" w:rsidRPr="007264F7">
        <w:rPr>
          <w:rFonts w:hint="cs"/>
          <w:bCs w:val="0"/>
          <w:sz w:val="24"/>
          <w:szCs w:val="24"/>
          <w:cs/>
          <w:lang w:bidi="sa-IN"/>
        </w:rPr>
        <w:t>,</w:t>
      </w:r>
      <w:r w:rsidR="004605FC" w:rsidRPr="007264F7">
        <w:rPr>
          <w:bCs w:val="0"/>
          <w:sz w:val="24"/>
          <w:szCs w:val="24"/>
          <w:cs/>
        </w:rPr>
        <w:t xml:space="preserve"> गा</w:t>
      </w:r>
      <w:r w:rsidR="004605FC" w:rsidRPr="007264F7">
        <w:rPr>
          <w:rFonts w:hint="cs"/>
          <w:bCs w:val="0"/>
          <w:sz w:val="24"/>
          <w:szCs w:val="24"/>
          <w:cs/>
          <w:lang w:bidi="sa-IN"/>
        </w:rPr>
        <w:t>ढो</w:t>
      </w:r>
      <w:r w:rsidR="004605FC" w:rsidRPr="007264F7">
        <w:rPr>
          <w:bCs w:val="0"/>
          <w:sz w:val="24"/>
          <w:szCs w:val="24"/>
          <w:cs/>
        </w:rPr>
        <w:t>व</w:t>
      </w:r>
      <w:r w:rsidR="004605FC" w:rsidRPr="007264F7">
        <w:rPr>
          <w:rFonts w:hint="cs"/>
          <w:bCs w:val="0"/>
          <w:sz w:val="24"/>
          <w:szCs w:val="24"/>
          <w:cs/>
          <w:lang w:bidi="sa-IN"/>
        </w:rPr>
        <w:t>नी</w:t>
      </w:r>
      <w:r w:rsidR="004605FC" w:rsidRPr="007264F7">
        <w:rPr>
          <w:bCs w:val="0"/>
          <w:sz w:val="24"/>
          <w:szCs w:val="24"/>
          <w:cs/>
        </w:rPr>
        <w:t>यं अइदुक्खधम्मं</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हत्थेहि</w:t>
      </w:r>
      <w:r w:rsidR="004605FC" w:rsidRPr="007264F7">
        <w:rPr>
          <w:rFonts w:hint="cs"/>
          <w:sz w:val="24"/>
          <w:szCs w:val="24"/>
          <w:cs/>
          <w:lang w:bidi="sa-IN"/>
        </w:rPr>
        <w:t>ं</w:t>
      </w:r>
      <w:r w:rsidR="004605FC" w:rsidRPr="007264F7">
        <w:rPr>
          <w:sz w:val="24"/>
          <w:szCs w:val="24"/>
          <w:cs/>
        </w:rPr>
        <w:t xml:space="preserve"> पाएहि य बंधिऊणं</w:t>
      </w:r>
      <w:r w:rsidR="004605FC" w:rsidRPr="007264F7">
        <w:rPr>
          <w:rFonts w:hint="cs"/>
          <w:sz w:val="24"/>
          <w:szCs w:val="24"/>
          <w:cs/>
          <w:lang w:bidi="sa-IN"/>
        </w:rPr>
        <w:t>,</w:t>
      </w:r>
      <w:r w:rsidR="004605FC" w:rsidRPr="007264F7">
        <w:rPr>
          <w:sz w:val="24"/>
          <w:szCs w:val="24"/>
          <w:cs/>
        </w:rPr>
        <w:t xml:space="preserve"> सत्तुं व दंडेहि समारभंति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३४०</w:t>
      </w:r>
      <w:r w:rsidRPr="0069493C">
        <w:rPr>
          <w:color w:val="00B050"/>
          <w:sz w:val="24"/>
          <w:szCs w:val="24"/>
        </w:rPr>
        <w:t>]</w:t>
      </w:r>
      <w:r w:rsidR="0016627E">
        <w:rPr>
          <w:rFonts w:hint="cs"/>
          <w:color w:val="00B050"/>
          <w:sz w:val="24"/>
          <w:szCs w:val="24"/>
          <w:cs/>
        </w:rPr>
        <w:tab/>
      </w:r>
      <w:r w:rsidR="004605FC" w:rsidRPr="007264F7">
        <w:rPr>
          <w:bCs w:val="0"/>
          <w:sz w:val="24"/>
          <w:szCs w:val="24"/>
          <w:cs/>
        </w:rPr>
        <w:t>भंजंति बालस्स वहेण प</w:t>
      </w:r>
      <w:r w:rsidR="004605FC" w:rsidRPr="007264F7">
        <w:rPr>
          <w:rFonts w:hint="cs"/>
          <w:bCs w:val="0"/>
          <w:sz w:val="24"/>
          <w:szCs w:val="24"/>
          <w:cs/>
          <w:lang w:bidi="sa-IN"/>
        </w:rPr>
        <w:t>ुट्ठी,</w:t>
      </w:r>
      <w:r w:rsidR="004605FC" w:rsidRPr="007264F7">
        <w:rPr>
          <w:bCs w:val="0"/>
          <w:sz w:val="24"/>
          <w:szCs w:val="24"/>
          <w:cs/>
        </w:rPr>
        <w:t xml:space="preserve"> </w:t>
      </w:r>
      <w:r w:rsidR="004605FC" w:rsidRPr="007264F7">
        <w:rPr>
          <w:rFonts w:hint="cs"/>
          <w:bCs w:val="0"/>
          <w:sz w:val="24"/>
          <w:szCs w:val="24"/>
          <w:cs/>
          <w:lang w:bidi="sa-IN"/>
        </w:rPr>
        <w:t>सी</w:t>
      </w:r>
      <w:r w:rsidR="004605FC" w:rsidRPr="007264F7">
        <w:rPr>
          <w:bCs w:val="0"/>
          <w:sz w:val="24"/>
          <w:szCs w:val="24"/>
          <w:cs/>
        </w:rPr>
        <w:t>सं पि भिंदंति अयोघ</w:t>
      </w:r>
      <w:r w:rsidR="004605FC" w:rsidRPr="007264F7">
        <w:rPr>
          <w:rFonts w:hint="cs"/>
          <w:bCs w:val="0"/>
          <w:sz w:val="24"/>
          <w:szCs w:val="24"/>
          <w:cs/>
        </w:rPr>
        <w:t>ने</w:t>
      </w:r>
      <w:r w:rsidR="004605FC" w:rsidRPr="007264F7">
        <w:rPr>
          <w:bCs w:val="0"/>
          <w:sz w:val="24"/>
          <w:szCs w:val="24"/>
          <w:cs/>
        </w:rPr>
        <w:t>हिं</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भिन्नदेहा फलगा व त</w:t>
      </w:r>
      <w:r w:rsidR="004605FC" w:rsidRPr="007264F7">
        <w:rPr>
          <w:rFonts w:hint="cs"/>
          <w:sz w:val="24"/>
          <w:szCs w:val="24"/>
          <w:cs/>
          <w:lang w:bidi="sa-IN"/>
        </w:rPr>
        <w:t>च्छा</w:t>
      </w:r>
      <w:r w:rsidR="004605FC" w:rsidRPr="007264F7">
        <w:rPr>
          <w:sz w:val="24"/>
          <w:szCs w:val="24"/>
          <w:cs/>
        </w:rPr>
        <w:t xml:space="preserve"> तत्ताहि</w:t>
      </w:r>
      <w:r w:rsidR="004605FC" w:rsidRPr="007264F7">
        <w:rPr>
          <w:rFonts w:hint="cs"/>
          <w:sz w:val="24"/>
          <w:szCs w:val="24"/>
          <w:cs/>
          <w:lang w:bidi="sa-IN"/>
        </w:rPr>
        <w:t>ं</w:t>
      </w:r>
      <w:r w:rsidR="004605FC" w:rsidRPr="007264F7">
        <w:rPr>
          <w:sz w:val="24"/>
          <w:szCs w:val="24"/>
          <w:cs/>
        </w:rPr>
        <w:t xml:space="preserve"> आराहि</w:t>
      </w:r>
      <w:r w:rsidR="004605FC" w:rsidRPr="007264F7">
        <w:rPr>
          <w:rFonts w:hint="cs"/>
          <w:sz w:val="24"/>
          <w:szCs w:val="24"/>
          <w:cs/>
          <w:lang w:bidi="sa-IN"/>
        </w:rPr>
        <w:t>ं</w:t>
      </w:r>
      <w:r w:rsidR="004605FC" w:rsidRPr="007264F7">
        <w:rPr>
          <w:sz w:val="24"/>
          <w:szCs w:val="24"/>
          <w:cs/>
        </w:rPr>
        <w:t xml:space="preserve"> नियोजयंति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३४१</w:t>
      </w:r>
      <w:r w:rsidRPr="0069493C">
        <w:rPr>
          <w:color w:val="00B050"/>
          <w:sz w:val="24"/>
          <w:szCs w:val="24"/>
        </w:rPr>
        <w:t>]</w:t>
      </w:r>
      <w:r w:rsidR="0016627E">
        <w:rPr>
          <w:rFonts w:hint="cs"/>
          <w:color w:val="00B050"/>
          <w:sz w:val="24"/>
          <w:szCs w:val="24"/>
          <w:cs/>
        </w:rPr>
        <w:tab/>
      </w:r>
      <w:r w:rsidR="004605FC" w:rsidRPr="007264F7">
        <w:rPr>
          <w:bCs w:val="0"/>
          <w:sz w:val="24"/>
          <w:szCs w:val="24"/>
          <w:cs/>
        </w:rPr>
        <w:t>अभिजुंजिया रुद्द असाहुकम्मा</w:t>
      </w:r>
      <w:r w:rsidR="004605FC" w:rsidRPr="007264F7">
        <w:rPr>
          <w:rFonts w:hint="cs"/>
          <w:bCs w:val="0"/>
          <w:sz w:val="24"/>
          <w:szCs w:val="24"/>
          <w:cs/>
          <w:lang w:bidi="sa-IN"/>
        </w:rPr>
        <w:t>,</w:t>
      </w:r>
      <w:r w:rsidR="004605FC" w:rsidRPr="007264F7">
        <w:rPr>
          <w:bCs w:val="0"/>
          <w:sz w:val="24"/>
          <w:szCs w:val="24"/>
          <w:cs/>
        </w:rPr>
        <w:t xml:space="preserve"> उसुचोइया हत्थिवहं वहंति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एगं दुरूहित्तु दुवे त</w:t>
      </w:r>
      <w:r w:rsidR="004605FC" w:rsidRPr="007264F7">
        <w:rPr>
          <w:rFonts w:hint="cs"/>
          <w:sz w:val="24"/>
          <w:szCs w:val="24"/>
          <w:cs/>
          <w:lang w:bidi="sa-IN"/>
        </w:rPr>
        <w:t>तो</w:t>
      </w:r>
      <w:r w:rsidR="004605FC" w:rsidRPr="007264F7">
        <w:rPr>
          <w:sz w:val="24"/>
          <w:szCs w:val="24"/>
          <w:cs/>
        </w:rPr>
        <w:t xml:space="preserve"> वा</w:t>
      </w:r>
      <w:r w:rsidR="004605FC" w:rsidRPr="007264F7">
        <w:rPr>
          <w:rFonts w:hint="cs"/>
          <w:sz w:val="24"/>
          <w:szCs w:val="24"/>
          <w:cs/>
          <w:lang w:bidi="sa-IN"/>
        </w:rPr>
        <w:t>,</w:t>
      </w:r>
      <w:r w:rsidR="004605FC" w:rsidRPr="007264F7">
        <w:rPr>
          <w:sz w:val="24"/>
          <w:szCs w:val="24"/>
          <w:cs/>
        </w:rPr>
        <w:t xml:space="preserve"> आरुस्स विज्झंति ककाणओ से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३४२</w:t>
      </w:r>
      <w:r w:rsidRPr="0069493C">
        <w:rPr>
          <w:color w:val="00B050"/>
          <w:sz w:val="24"/>
          <w:szCs w:val="24"/>
        </w:rPr>
        <w:t>]</w:t>
      </w:r>
      <w:r w:rsidR="0016627E">
        <w:rPr>
          <w:rFonts w:hint="cs"/>
          <w:color w:val="00B050"/>
          <w:sz w:val="24"/>
          <w:szCs w:val="24"/>
          <w:cs/>
        </w:rPr>
        <w:tab/>
      </w:r>
      <w:r w:rsidR="004605FC" w:rsidRPr="007264F7">
        <w:rPr>
          <w:bCs w:val="0"/>
          <w:sz w:val="24"/>
          <w:szCs w:val="24"/>
          <w:cs/>
        </w:rPr>
        <w:t>बाला बला भूमिम</w:t>
      </w:r>
      <w:r w:rsidR="004605FC" w:rsidRPr="007264F7">
        <w:rPr>
          <w:rFonts w:hint="cs"/>
          <w:bCs w:val="0"/>
          <w:sz w:val="24"/>
          <w:szCs w:val="24"/>
          <w:cs/>
          <w:lang w:bidi="sa-IN"/>
        </w:rPr>
        <w:t>नु</w:t>
      </w:r>
      <w:r w:rsidR="004605FC" w:rsidRPr="007264F7">
        <w:rPr>
          <w:bCs w:val="0"/>
          <w:sz w:val="24"/>
          <w:szCs w:val="24"/>
          <w:cs/>
        </w:rPr>
        <w:t>क्कमंता पविज्जलं कं</w:t>
      </w:r>
      <w:r w:rsidR="004605FC" w:rsidRPr="007264F7">
        <w:rPr>
          <w:rFonts w:hint="cs"/>
          <w:bCs w:val="0"/>
          <w:sz w:val="24"/>
          <w:szCs w:val="24"/>
          <w:cs/>
          <w:lang w:bidi="sa-IN"/>
        </w:rPr>
        <w:t>ट</w:t>
      </w:r>
      <w:r w:rsidR="004605FC" w:rsidRPr="007264F7">
        <w:rPr>
          <w:bCs w:val="0"/>
          <w:sz w:val="24"/>
          <w:szCs w:val="24"/>
          <w:cs/>
        </w:rPr>
        <w:t>इलं महंतं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विवद्धतप्पेहि विसण्णचित्ते</w:t>
      </w:r>
      <w:r w:rsidR="004605FC" w:rsidRPr="007264F7">
        <w:rPr>
          <w:rFonts w:hint="cs"/>
          <w:sz w:val="24"/>
          <w:szCs w:val="24"/>
          <w:cs/>
          <w:lang w:bidi="sa-IN"/>
        </w:rPr>
        <w:t>,</w:t>
      </w:r>
      <w:r w:rsidR="004605FC" w:rsidRPr="007264F7">
        <w:rPr>
          <w:sz w:val="24"/>
          <w:szCs w:val="24"/>
          <w:cs/>
        </w:rPr>
        <w:t xml:space="preserve"> समीरिया कोट्टबलिं करेंति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३४३</w:t>
      </w:r>
      <w:r w:rsidRPr="0069493C">
        <w:rPr>
          <w:color w:val="00B050"/>
          <w:sz w:val="24"/>
          <w:szCs w:val="24"/>
        </w:rPr>
        <w:t>]</w:t>
      </w:r>
      <w:r w:rsidR="0016627E">
        <w:rPr>
          <w:rFonts w:hint="cs"/>
          <w:color w:val="00B050"/>
          <w:sz w:val="24"/>
          <w:szCs w:val="24"/>
          <w:cs/>
        </w:rPr>
        <w:tab/>
      </w:r>
      <w:r w:rsidR="004605FC" w:rsidRPr="007264F7">
        <w:rPr>
          <w:bCs w:val="0"/>
          <w:sz w:val="24"/>
          <w:szCs w:val="24"/>
          <w:cs/>
        </w:rPr>
        <w:t>वेयालिए नाम महाभितावे</w:t>
      </w:r>
      <w:r w:rsidR="004605FC" w:rsidRPr="007264F7">
        <w:rPr>
          <w:rFonts w:hint="cs"/>
          <w:bCs w:val="0"/>
          <w:sz w:val="24"/>
          <w:szCs w:val="24"/>
          <w:cs/>
          <w:lang w:bidi="sa-IN"/>
        </w:rPr>
        <w:t>,</w:t>
      </w:r>
      <w:r w:rsidR="004605FC" w:rsidRPr="007264F7">
        <w:rPr>
          <w:bCs w:val="0"/>
          <w:sz w:val="24"/>
          <w:szCs w:val="24"/>
          <w:cs/>
        </w:rPr>
        <w:t xml:space="preserve"> एगायए पव्वयमंतलिक्खे</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हम्मंति तत्था बहुकूरम्मा</w:t>
      </w:r>
      <w:r w:rsidR="004605FC" w:rsidRPr="007264F7">
        <w:rPr>
          <w:rFonts w:hint="cs"/>
          <w:sz w:val="24"/>
          <w:szCs w:val="24"/>
          <w:cs/>
          <w:lang w:bidi="sa-IN"/>
        </w:rPr>
        <w:t>,</w:t>
      </w:r>
      <w:r w:rsidR="004605FC" w:rsidRPr="007264F7">
        <w:rPr>
          <w:sz w:val="24"/>
          <w:szCs w:val="24"/>
          <w:cs/>
        </w:rPr>
        <w:t xml:space="preserve"> परं सहस्साण मुहुत्तगाणं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३४४</w:t>
      </w:r>
      <w:r w:rsidRPr="0069493C">
        <w:rPr>
          <w:color w:val="00B050"/>
          <w:sz w:val="24"/>
          <w:szCs w:val="24"/>
        </w:rPr>
        <w:t>]</w:t>
      </w:r>
      <w:r w:rsidR="0016627E">
        <w:rPr>
          <w:rFonts w:hint="cs"/>
          <w:color w:val="00B050"/>
          <w:sz w:val="24"/>
          <w:szCs w:val="24"/>
          <w:cs/>
        </w:rPr>
        <w:tab/>
      </w:r>
      <w:r w:rsidR="004605FC" w:rsidRPr="007264F7">
        <w:rPr>
          <w:bCs w:val="0"/>
          <w:sz w:val="24"/>
          <w:szCs w:val="24"/>
          <w:cs/>
        </w:rPr>
        <w:t>सं</w:t>
      </w:r>
      <w:r w:rsidR="004605FC" w:rsidRPr="007264F7">
        <w:rPr>
          <w:rFonts w:hint="cs"/>
          <w:bCs w:val="0"/>
          <w:sz w:val="24"/>
          <w:szCs w:val="24"/>
          <w:cs/>
        </w:rPr>
        <w:t>वा</w:t>
      </w:r>
      <w:r w:rsidR="004605FC" w:rsidRPr="007264F7">
        <w:rPr>
          <w:bCs w:val="0"/>
          <w:sz w:val="24"/>
          <w:szCs w:val="24"/>
          <w:cs/>
        </w:rPr>
        <w:t>हिया दुक्कडिणो थणंति</w:t>
      </w:r>
      <w:r w:rsidR="004605FC" w:rsidRPr="007264F7">
        <w:rPr>
          <w:rFonts w:hint="cs"/>
          <w:bCs w:val="0"/>
          <w:sz w:val="24"/>
          <w:szCs w:val="24"/>
          <w:cs/>
          <w:lang w:bidi="sa-IN"/>
        </w:rPr>
        <w:t>,</w:t>
      </w:r>
      <w:r w:rsidR="004605FC" w:rsidRPr="007264F7">
        <w:rPr>
          <w:bCs w:val="0"/>
          <w:sz w:val="24"/>
          <w:szCs w:val="24"/>
          <w:cs/>
        </w:rPr>
        <w:t xml:space="preserve"> अहो य राओ परितप्पमाणा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एगंतकूडे </w:t>
      </w:r>
      <w:r w:rsidR="004605FC" w:rsidRPr="007264F7">
        <w:rPr>
          <w:rFonts w:hint="cs"/>
          <w:sz w:val="24"/>
          <w:szCs w:val="24"/>
          <w:cs/>
          <w:lang w:bidi="sa-IN"/>
        </w:rPr>
        <w:t>न</w:t>
      </w:r>
      <w:r w:rsidR="004605FC" w:rsidRPr="007264F7">
        <w:rPr>
          <w:sz w:val="24"/>
          <w:szCs w:val="24"/>
          <w:cs/>
        </w:rPr>
        <w:t>रए महंते</w:t>
      </w:r>
      <w:r w:rsidR="004605FC" w:rsidRPr="007264F7">
        <w:rPr>
          <w:rFonts w:hint="cs"/>
          <w:sz w:val="24"/>
          <w:szCs w:val="24"/>
          <w:cs/>
          <w:lang w:bidi="sa-IN"/>
        </w:rPr>
        <w:t>,</w:t>
      </w:r>
      <w:r w:rsidR="004605FC" w:rsidRPr="007264F7">
        <w:rPr>
          <w:sz w:val="24"/>
          <w:szCs w:val="24"/>
          <w:cs/>
        </w:rPr>
        <w:t xml:space="preserve"> कूडेण तत्था विसमे हया उ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३४५</w:t>
      </w:r>
      <w:r w:rsidRPr="0069493C">
        <w:rPr>
          <w:color w:val="00B050"/>
          <w:sz w:val="24"/>
          <w:szCs w:val="24"/>
        </w:rPr>
        <w:t>]</w:t>
      </w:r>
      <w:r w:rsidR="0016627E">
        <w:rPr>
          <w:rFonts w:hint="cs"/>
          <w:color w:val="00B050"/>
          <w:sz w:val="24"/>
          <w:szCs w:val="24"/>
          <w:cs/>
        </w:rPr>
        <w:tab/>
      </w:r>
      <w:r w:rsidR="004605FC" w:rsidRPr="007264F7">
        <w:rPr>
          <w:bCs w:val="0"/>
          <w:sz w:val="24"/>
          <w:szCs w:val="24"/>
          <w:cs/>
        </w:rPr>
        <w:t>भंजंति णं पुव्वमरी सरोसं</w:t>
      </w:r>
      <w:r w:rsidR="004605FC" w:rsidRPr="007264F7">
        <w:rPr>
          <w:rFonts w:hint="cs"/>
          <w:bCs w:val="0"/>
          <w:sz w:val="24"/>
          <w:szCs w:val="24"/>
          <w:cs/>
          <w:lang w:bidi="sa-IN"/>
        </w:rPr>
        <w:t>,</w:t>
      </w:r>
      <w:r w:rsidR="004605FC" w:rsidRPr="007264F7">
        <w:rPr>
          <w:bCs w:val="0"/>
          <w:sz w:val="24"/>
          <w:szCs w:val="24"/>
          <w:cs/>
        </w:rPr>
        <w:t xml:space="preserve"> समुग्गरे ते मुसले गहेउं</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भिन्नदेहा रुहिरं वमंता</w:t>
      </w:r>
      <w:r w:rsidR="004605FC" w:rsidRPr="007264F7">
        <w:rPr>
          <w:rFonts w:hint="cs"/>
          <w:sz w:val="24"/>
          <w:szCs w:val="24"/>
          <w:cs/>
          <w:lang w:bidi="sa-IN"/>
        </w:rPr>
        <w:t>,</w:t>
      </w:r>
      <w:r w:rsidR="004605FC" w:rsidRPr="007264F7">
        <w:rPr>
          <w:sz w:val="24"/>
          <w:szCs w:val="24"/>
          <w:cs/>
        </w:rPr>
        <w:t xml:space="preserve"> ओमुद्धगा धरणितले पडंति ।।</w:t>
      </w:r>
    </w:p>
    <w:p w:rsidR="002620FF" w:rsidRDefault="002620FF" w:rsidP="002620FF">
      <w:pPr>
        <w:spacing w:after="0" w:line="240" w:lineRule="auto"/>
        <w:ind w:right="1708"/>
        <w:contextualSpacing/>
        <w:rPr>
          <w:rFonts w:cs="Mangal"/>
          <w:sz w:val="24"/>
          <w:szCs w:val="24"/>
        </w:rPr>
      </w:pPr>
      <w:r>
        <w:rPr>
          <w:rFonts w:cs="Mangal" w:hint="cs"/>
          <w:sz w:val="24"/>
          <w:szCs w:val="24"/>
          <w:cs/>
        </w:rPr>
        <w:lastRenderedPageBreak/>
        <w:t>सुयक्खंधो-१, अज्झयणं-५, उद्देसो-२</w:t>
      </w:r>
    </w:p>
    <w:tbl>
      <w:tblPr>
        <w:tblW w:w="10065" w:type="dxa"/>
        <w:tblInd w:w="93" w:type="dxa"/>
        <w:tblBorders>
          <w:top w:val="single" w:sz="4" w:space="0" w:color="auto"/>
        </w:tblBorders>
        <w:tblLook w:val="04A0"/>
      </w:tblPr>
      <w:tblGrid>
        <w:gridCol w:w="10065"/>
      </w:tblGrid>
      <w:tr w:rsidR="002620FF" w:rsidTr="00900160">
        <w:trPr>
          <w:trHeight w:val="242"/>
        </w:trPr>
        <w:tc>
          <w:tcPr>
            <w:tcW w:w="10065" w:type="dxa"/>
            <w:tcBorders>
              <w:top w:val="single" w:sz="4" w:space="0" w:color="FF0000"/>
              <w:left w:val="nil"/>
              <w:bottom w:val="nil"/>
              <w:right w:val="nil"/>
            </w:tcBorders>
          </w:tcPr>
          <w:p w:rsidR="002620FF" w:rsidRDefault="002620FF"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३४६</w:t>
      </w:r>
      <w:r w:rsidRPr="0069493C">
        <w:rPr>
          <w:color w:val="00B050"/>
          <w:sz w:val="24"/>
          <w:szCs w:val="24"/>
        </w:rPr>
        <w:t>]</w:t>
      </w:r>
      <w:r w:rsidR="0016627E">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सिया नाम महासियाला</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पाग</w:t>
      </w:r>
      <w:r w:rsidR="004605FC" w:rsidRPr="007264F7">
        <w:rPr>
          <w:rFonts w:hint="cs"/>
          <w:bCs w:val="0"/>
          <w:sz w:val="24"/>
          <w:szCs w:val="24"/>
          <w:cs/>
        </w:rPr>
        <w:t>ब्भि</w:t>
      </w:r>
      <w:r w:rsidR="004605FC" w:rsidRPr="007264F7">
        <w:rPr>
          <w:rFonts w:hint="cs"/>
          <w:bCs w:val="0"/>
          <w:sz w:val="24"/>
          <w:szCs w:val="24"/>
          <w:cs/>
          <w:lang w:bidi="sa-IN"/>
        </w:rPr>
        <w:t>णो</w:t>
      </w:r>
      <w:r w:rsidR="004605FC" w:rsidRPr="007264F7">
        <w:rPr>
          <w:bCs w:val="0"/>
          <w:sz w:val="24"/>
          <w:szCs w:val="24"/>
          <w:cs/>
        </w:rPr>
        <w:t xml:space="preserve"> तत्थ सयावकोवा</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खज्जंति तत्था बहुकूरकम्मा</w:t>
      </w:r>
      <w:r w:rsidR="004605FC" w:rsidRPr="007264F7">
        <w:rPr>
          <w:rFonts w:hint="cs"/>
          <w:sz w:val="24"/>
          <w:szCs w:val="24"/>
          <w:cs/>
          <w:lang w:bidi="sa-IN"/>
        </w:rPr>
        <w:t>,</w:t>
      </w:r>
      <w:r w:rsidR="004605FC" w:rsidRPr="007264F7">
        <w:rPr>
          <w:sz w:val="24"/>
          <w:szCs w:val="24"/>
          <w:cs/>
        </w:rPr>
        <w:t xml:space="preserve"> अदूर</w:t>
      </w:r>
      <w:r w:rsidR="004605FC" w:rsidRPr="007264F7">
        <w:rPr>
          <w:rFonts w:hint="cs"/>
          <w:sz w:val="24"/>
          <w:szCs w:val="24"/>
          <w:cs/>
          <w:lang w:bidi="sa-IN"/>
        </w:rPr>
        <w:t>गा</w:t>
      </w:r>
      <w:r w:rsidR="004605FC" w:rsidRPr="007264F7">
        <w:rPr>
          <w:sz w:val="24"/>
          <w:szCs w:val="24"/>
          <w:cs/>
        </w:rPr>
        <w:t xml:space="preserve"> संकलियाहि</w:t>
      </w:r>
      <w:r w:rsidR="004605FC" w:rsidRPr="007264F7">
        <w:rPr>
          <w:rFonts w:hint="cs"/>
          <w:sz w:val="24"/>
          <w:szCs w:val="24"/>
          <w:cs/>
        </w:rPr>
        <w:t>ं</w:t>
      </w:r>
      <w:r w:rsidR="004605FC" w:rsidRPr="007264F7">
        <w:rPr>
          <w:sz w:val="24"/>
          <w:szCs w:val="24"/>
          <w:cs/>
        </w:rPr>
        <w:t xml:space="preserve"> बद्धा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३४७</w:t>
      </w:r>
      <w:r w:rsidRPr="0069493C">
        <w:rPr>
          <w:color w:val="00B050"/>
          <w:sz w:val="24"/>
          <w:szCs w:val="24"/>
        </w:rPr>
        <w:t>]</w:t>
      </w:r>
      <w:r w:rsidR="0016627E">
        <w:rPr>
          <w:rFonts w:hint="cs"/>
          <w:color w:val="00B050"/>
          <w:sz w:val="24"/>
          <w:szCs w:val="24"/>
          <w:cs/>
        </w:rPr>
        <w:tab/>
      </w:r>
      <w:r w:rsidR="004605FC" w:rsidRPr="007264F7">
        <w:rPr>
          <w:bCs w:val="0"/>
          <w:sz w:val="24"/>
          <w:szCs w:val="24"/>
          <w:cs/>
        </w:rPr>
        <w:t>सयाजला नाम नई</w:t>
      </w:r>
      <w:r w:rsidR="004605FC" w:rsidRPr="007264F7">
        <w:rPr>
          <w:rFonts w:hint="cs"/>
          <w:bCs w:val="0"/>
          <w:sz w:val="24"/>
          <w:szCs w:val="24"/>
          <w:cs/>
        </w:rPr>
        <w:t xml:space="preserve"> </w:t>
      </w:r>
      <w:r w:rsidR="004605FC" w:rsidRPr="007264F7">
        <w:rPr>
          <w:bCs w:val="0"/>
          <w:sz w:val="24"/>
          <w:szCs w:val="24"/>
          <w:cs/>
        </w:rPr>
        <w:t>भिदुग्गा</w:t>
      </w:r>
      <w:r w:rsidR="004605FC" w:rsidRPr="007264F7">
        <w:rPr>
          <w:rFonts w:hint="cs"/>
          <w:bCs w:val="0"/>
          <w:sz w:val="24"/>
          <w:szCs w:val="24"/>
          <w:cs/>
          <w:lang w:bidi="sa-IN"/>
        </w:rPr>
        <w:t>,</w:t>
      </w:r>
      <w:r w:rsidR="004605FC" w:rsidRPr="007264F7">
        <w:rPr>
          <w:bCs w:val="0"/>
          <w:sz w:val="24"/>
          <w:szCs w:val="24"/>
          <w:cs/>
        </w:rPr>
        <w:t xml:space="preserve"> पविज्ज</w:t>
      </w:r>
      <w:r w:rsidR="004605FC" w:rsidRPr="007264F7">
        <w:rPr>
          <w:rFonts w:hint="cs"/>
          <w:bCs w:val="0"/>
          <w:sz w:val="24"/>
          <w:szCs w:val="24"/>
          <w:cs/>
          <w:lang w:bidi="sa-IN"/>
        </w:rPr>
        <w:t>लं</w:t>
      </w:r>
      <w:r w:rsidR="004605FC" w:rsidRPr="007264F7">
        <w:rPr>
          <w:bCs w:val="0"/>
          <w:sz w:val="24"/>
          <w:szCs w:val="24"/>
          <w:cs/>
        </w:rPr>
        <w:t xml:space="preserve"> लोहविलीणतत्ता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जंसी</w:t>
      </w:r>
      <w:r w:rsidR="004605FC" w:rsidRPr="007264F7">
        <w:rPr>
          <w:rFonts w:hint="cs"/>
          <w:sz w:val="24"/>
          <w:szCs w:val="24"/>
          <w:cs/>
        </w:rPr>
        <w:t xml:space="preserve"> </w:t>
      </w:r>
      <w:r w:rsidR="004605FC" w:rsidRPr="007264F7">
        <w:rPr>
          <w:sz w:val="24"/>
          <w:szCs w:val="24"/>
          <w:cs/>
        </w:rPr>
        <w:t>भिदुग्गंसि पवज्जमाणा</w:t>
      </w:r>
      <w:r w:rsidR="004605FC" w:rsidRPr="007264F7">
        <w:rPr>
          <w:rFonts w:hint="cs"/>
          <w:sz w:val="24"/>
          <w:szCs w:val="24"/>
          <w:cs/>
          <w:lang w:bidi="sa-IN"/>
        </w:rPr>
        <w:t>,</w:t>
      </w:r>
      <w:r w:rsidR="004605FC" w:rsidRPr="007264F7">
        <w:rPr>
          <w:sz w:val="24"/>
          <w:szCs w:val="24"/>
          <w:cs/>
        </w:rPr>
        <w:t xml:space="preserve"> एगायताऽ</w:t>
      </w:r>
      <w:r w:rsidR="004605FC" w:rsidRPr="007264F7">
        <w:rPr>
          <w:rFonts w:hint="cs"/>
          <w:sz w:val="24"/>
          <w:szCs w:val="24"/>
          <w:cs/>
          <w:lang w:bidi="sa-IN"/>
        </w:rPr>
        <w:t>नु</w:t>
      </w:r>
      <w:r w:rsidR="004605FC" w:rsidRPr="007264F7">
        <w:rPr>
          <w:sz w:val="24"/>
          <w:szCs w:val="24"/>
          <w:cs/>
        </w:rPr>
        <w:t>क्कमणं करेंति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३४८</w:t>
      </w:r>
      <w:r w:rsidRPr="0069493C">
        <w:rPr>
          <w:color w:val="00B050"/>
          <w:sz w:val="24"/>
          <w:szCs w:val="24"/>
        </w:rPr>
        <w:t>]</w:t>
      </w:r>
      <w:r w:rsidR="0016627E">
        <w:rPr>
          <w:rFonts w:hint="cs"/>
          <w:color w:val="00B050"/>
          <w:sz w:val="24"/>
          <w:szCs w:val="24"/>
          <w:cs/>
        </w:rPr>
        <w:tab/>
      </w:r>
      <w:r w:rsidR="004605FC" w:rsidRPr="007264F7">
        <w:rPr>
          <w:bCs w:val="0"/>
          <w:sz w:val="24"/>
          <w:szCs w:val="24"/>
          <w:cs/>
        </w:rPr>
        <w:t>एयाइं फासाइं फुसंति बालं</w:t>
      </w:r>
      <w:r w:rsidR="004605FC" w:rsidRPr="007264F7">
        <w:rPr>
          <w:rFonts w:hint="cs"/>
          <w:bCs w:val="0"/>
          <w:sz w:val="24"/>
          <w:szCs w:val="24"/>
          <w:cs/>
          <w:lang w:bidi="sa-IN"/>
        </w:rPr>
        <w:t>,</w:t>
      </w:r>
      <w:r w:rsidR="004605FC" w:rsidRPr="007264F7">
        <w:rPr>
          <w:bCs w:val="0"/>
          <w:sz w:val="24"/>
          <w:szCs w:val="24"/>
          <w:cs/>
        </w:rPr>
        <w:t xml:space="preserve"> निरंतरं तत्थ चिरट्ठिईयं</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 हम्ममाणस्स उ होइ ताणं</w:t>
      </w:r>
      <w:r w:rsidR="004605FC" w:rsidRPr="007264F7">
        <w:rPr>
          <w:rFonts w:hint="cs"/>
          <w:sz w:val="24"/>
          <w:szCs w:val="24"/>
          <w:cs/>
          <w:lang w:bidi="sa-IN"/>
        </w:rPr>
        <w:t>,</w:t>
      </w:r>
      <w:r w:rsidR="004605FC" w:rsidRPr="007264F7">
        <w:rPr>
          <w:sz w:val="24"/>
          <w:szCs w:val="24"/>
          <w:cs/>
        </w:rPr>
        <w:t xml:space="preserve"> एगो सयं पच्चणुहोइ दुक्खं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३४९</w:t>
      </w:r>
      <w:r w:rsidRPr="0069493C">
        <w:rPr>
          <w:color w:val="00B050"/>
          <w:sz w:val="24"/>
          <w:szCs w:val="24"/>
        </w:rPr>
        <w:t>]</w:t>
      </w:r>
      <w:r w:rsidR="0016627E">
        <w:rPr>
          <w:rFonts w:hint="cs"/>
          <w:color w:val="00B050"/>
          <w:sz w:val="24"/>
          <w:szCs w:val="24"/>
          <w:cs/>
        </w:rPr>
        <w:tab/>
      </w:r>
      <w:r w:rsidR="004605FC" w:rsidRPr="007264F7">
        <w:rPr>
          <w:bCs w:val="0"/>
          <w:sz w:val="24"/>
          <w:szCs w:val="24"/>
          <w:cs/>
        </w:rPr>
        <w:t>जं जारिसं पुव्वमकासि कम्मं</w:t>
      </w:r>
      <w:r w:rsidR="004605FC" w:rsidRPr="007264F7">
        <w:rPr>
          <w:rFonts w:hint="cs"/>
          <w:bCs w:val="0"/>
          <w:sz w:val="24"/>
          <w:szCs w:val="24"/>
          <w:cs/>
          <w:lang w:bidi="sa-IN"/>
        </w:rPr>
        <w:t>,</w:t>
      </w:r>
      <w:r w:rsidR="004605FC" w:rsidRPr="007264F7">
        <w:rPr>
          <w:bCs w:val="0"/>
          <w:sz w:val="24"/>
          <w:szCs w:val="24"/>
          <w:cs/>
        </w:rPr>
        <w:t xml:space="preserve"> तमेव आगच्छइ संपराए</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एगंतदुक्खं भवमज्जिणित्ता वेदेंति दुक्खी तम</w:t>
      </w:r>
      <w:r w:rsidR="004605FC" w:rsidRPr="007264F7">
        <w:rPr>
          <w:rFonts w:hint="cs"/>
          <w:sz w:val="24"/>
          <w:szCs w:val="24"/>
          <w:cs/>
          <w:lang w:bidi="sa-IN"/>
        </w:rPr>
        <w:t>नं</w:t>
      </w:r>
      <w:r w:rsidR="004605FC" w:rsidRPr="007264F7">
        <w:rPr>
          <w:sz w:val="24"/>
          <w:szCs w:val="24"/>
          <w:cs/>
        </w:rPr>
        <w:t>तदुक्खं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३५०</w:t>
      </w:r>
      <w:r w:rsidRPr="0069493C">
        <w:rPr>
          <w:color w:val="00B050"/>
          <w:sz w:val="24"/>
          <w:szCs w:val="24"/>
        </w:rPr>
        <w:t>]</w:t>
      </w:r>
      <w:r w:rsidR="0016627E">
        <w:rPr>
          <w:rFonts w:hint="cs"/>
          <w:color w:val="00B050"/>
          <w:sz w:val="24"/>
          <w:szCs w:val="24"/>
          <w:cs/>
        </w:rPr>
        <w:tab/>
      </w:r>
      <w:r w:rsidR="004605FC" w:rsidRPr="007264F7">
        <w:rPr>
          <w:bCs w:val="0"/>
          <w:sz w:val="24"/>
          <w:szCs w:val="24"/>
          <w:cs/>
        </w:rPr>
        <w:t>एयाणि सोच्चा नरगाणि धीरे</w:t>
      </w:r>
      <w:r w:rsidR="004605FC" w:rsidRPr="007264F7">
        <w:rPr>
          <w:rFonts w:hint="cs"/>
          <w:bCs w:val="0"/>
          <w:sz w:val="24"/>
          <w:szCs w:val="24"/>
          <w:cs/>
          <w:lang w:bidi="sa-IN"/>
        </w:rPr>
        <w:t>,</w:t>
      </w:r>
      <w:r w:rsidR="004605FC" w:rsidRPr="007264F7">
        <w:rPr>
          <w:bCs w:val="0"/>
          <w:sz w:val="24"/>
          <w:szCs w:val="24"/>
          <w:cs/>
        </w:rPr>
        <w:t xml:space="preserve"> न हिंसए क</w:t>
      </w:r>
      <w:r w:rsidR="004605FC" w:rsidRPr="007264F7">
        <w:rPr>
          <w:rFonts w:hint="cs"/>
          <w:bCs w:val="0"/>
          <w:sz w:val="24"/>
          <w:szCs w:val="24"/>
          <w:cs/>
        </w:rPr>
        <w:t>िं</w:t>
      </w:r>
      <w:r w:rsidR="004605FC" w:rsidRPr="007264F7">
        <w:rPr>
          <w:bCs w:val="0"/>
          <w:sz w:val="24"/>
          <w:szCs w:val="24"/>
          <w:cs/>
        </w:rPr>
        <w:t>च</w:t>
      </w:r>
      <w:r w:rsidR="004605FC" w:rsidRPr="007264F7">
        <w:rPr>
          <w:rFonts w:hint="cs"/>
          <w:bCs w:val="0"/>
          <w:sz w:val="24"/>
          <w:szCs w:val="24"/>
          <w:cs/>
        </w:rPr>
        <w:t>न</w:t>
      </w:r>
      <w:r w:rsidR="004605FC" w:rsidRPr="007264F7">
        <w:rPr>
          <w:bCs w:val="0"/>
          <w:sz w:val="24"/>
          <w:szCs w:val="24"/>
          <w:cs/>
        </w:rPr>
        <w:t xml:space="preserve"> सव्वलोए</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एगंतदिट्ठी अपरिग्गहे उ</w:t>
      </w:r>
      <w:r w:rsidR="004605FC" w:rsidRPr="007264F7">
        <w:rPr>
          <w:rFonts w:hint="cs"/>
          <w:sz w:val="24"/>
          <w:szCs w:val="24"/>
          <w:cs/>
          <w:lang w:bidi="sa-IN"/>
        </w:rPr>
        <w:t>,</w:t>
      </w:r>
      <w:r w:rsidR="004605FC" w:rsidRPr="007264F7">
        <w:rPr>
          <w:sz w:val="24"/>
          <w:szCs w:val="24"/>
          <w:cs/>
        </w:rPr>
        <w:t xml:space="preserve"> बुज्झेज्ज लोगस्स वसं न गच्छे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३५१</w:t>
      </w:r>
      <w:r w:rsidRPr="0069493C">
        <w:rPr>
          <w:color w:val="00B050"/>
          <w:sz w:val="24"/>
          <w:szCs w:val="24"/>
        </w:rPr>
        <w:t>]</w:t>
      </w:r>
      <w:r w:rsidR="0016627E">
        <w:rPr>
          <w:rFonts w:hint="cs"/>
          <w:color w:val="00B050"/>
          <w:sz w:val="24"/>
          <w:szCs w:val="24"/>
          <w:cs/>
        </w:rPr>
        <w:tab/>
      </w:r>
      <w:r w:rsidR="004605FC" w:rsidRPr="007264F7">
        <w:rPr>
          <w:bCs w:val="0"/>
          <w:sz w:val="24"/>
          <w:szCs w:val="24"/>
          <w:cs/>
        </w:rPr>
        <w:t>एवं तिरिक्ख</w:t>
      </w:r>
      <w:r w:rsidR="004605FC" w:rsidRPr="007264F7">
        <w:rPr>
          <w:rFonts w:hint="cs"/>
          <w:bCs w:val="0"/>
          <w:sz w:val="24"/>
          <w:szCs w:val="24"/>
          <w:cs/>
          <w:lang w:bidi="sa-IN"/>
        </w:rPr>
        <w:t xml:space="preserve">े </w:t>
      </w:r>
      <w:r w:rsidR="004605FC" w:rsidRPr="007264F7">
        <w:rPr>
          <w:bCs w:val="0"/>
          <w:sz w:val="24"/>
          <w:szCs w:val="24"/>
          <w:cs/>
        </w:rPr>
        <w:t>म</w:t>
      </w:r>
      <w:r w:rsidR="004605FC" w:rsidRPr="007264F7">
        <w:rPr>
          <w:rFonts w:hint="cs"/>
          <w:bCs w:val="0"/>
          <w:sz w:val="24"/>
          <w:szCs w:val="24"/>
          <w:cs/>
          <w:lang w:bidi="sa-IN"/>
        </w:rPr>
        <w:t>नु</w:t>
      </w:r>
      <w:r w:rsidR="004605FC" w:rsidRPr="007264F7">
        <w:rPr>
          <w:bCs w:val="0"/>
          <w:sz w:val="24"/>
          <w:szCs w:val="24"/>
          <w:cs/>
        </w:rPr>
        <w:t>या</w:t>
      </w:r>
      <w:r w:rsidR="004605FC" w:rsidRPr="007264F7">
        <w:rPr>
          <w:rFonts w:hint="cs"/>
          <w:bCs w:val="0"/>
          <w:sz w:val="24"/>
          <w:szCs w:val="24"/>
          <w:cs/>
          <w:lang w:bidi="sa-IN"/>
        </w:rPr>
        <w:t>सु</w:t>
      </w:r>
      <w:r w:rsidR="004605FC" w:rsidRPr="007264F7">
        <w:rPr>
          <w:bCs w:val="0"/>
          <w:sz w:val="24"/>
          <w:szCs w:val="24"/>
          <w:cs/>
        </w:rPr>
        <w:t>रेसं चउरंत</w:t>
      </w:r>
      <w:r w:rsidR="004605FC" w:rsidRPr="007264F7">
        <w:rPr>
          <w:rFonts w:hint="cs"/>
          <w:bCs w:val="0"/>
          <w:sz w:val="24"/>
          <w:szCs w:val="24"/>
          <w:cs/>
          <w:lang w:bidi="sa-IN"/>
        </w:rPr>
        <w:t>ऽनं</w:t>
      </w:r>
      <w:r w:rsidR="004605FC" w:rsidRPr="007264F7">
        <w:rPr>
          <w:bCs w:val="0"/>
          <w:sz w:val="24"/>
          <w:szCs w:val="24"/>
          <w:cs/>
        </w:rPr>
        <w:t>तं तयणू</w:t>
      </w:r>
      <w:r w:rsidR="004605FC" w:rsidRPr="007264F7">
        <w:rPr>
          <w:rFonts w:hint="cs"/>
          <w:bCs w:val="0"/>
          <w:sz w:val="24"/>
          <w:szCs w:val="24"/>
          <w:cs/>
          <w:lang w:bidi="sa-IN"/>
        </w:rPr>
        <w:t>व्</w:t>
      </w:r>
      <w:r w:rsidR="004605FC" w:rsidRPr="007264F7">
        <w:rPr>
          <w:bCs w:val="0"/>
          <w:sz w:val="24"/>
          <w:szCs w:val="24"/>
          <w:cs/>
        </w:rPr>
        <w:t>विवागं</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1C69A1">
        <w:rPr>
          <w:rFonts w:hint="cs"/>
          <w:sz w:val="24"/>
          <w:szCs w:val="24"/>
          <w:cs/>
        </w:rPr>
        <w:t xml:space="preserve">स </w:t>
      </w:r>
      <w:r w:rsidR="004605FC" w:rsidRPr="007264F7">
        <w:rPr>
          <w:sz w:val="24"/>
          <w:szCs w:val="24"/>
          <w:cs/>
        </w:rPr>
        <w:t>सव्वमेयं इइ वेयइत्ता</w:t>
      </w:r>
      <w:r w:rsidR="004605FC" w:rsidRPr="007264F7">
        <w:rPr>
          <w:rFonts w:hint="cs"/>
          <w:sz w:val="24"/>
          <w:szCs w:val="24"/>
          <w:cs/>
          <w:lang w:bidi="sa-IN"/>
        </w:rPr>
        <w:t>,</w:t>
      </w:r>
      <w:r w:rsidR="004605FC" w:rsidRPr="007264F7">
        <w:rPr>
          <w:sz w:val="24"/>
          <w:szCs w:val="24"/>
          <w:cs/>
        </w:rPr>
        <w:t xml:space="preserve"> कंखेज्ज कालं धुयमाय</w:t>
      </w:r>
      <w:r w:rsidR="004605FC" w:rsidRPr="007264F7">
        <w:rPr>
          <w:rFonts w:hint="cs"/>
          <w:sz w:val="24"/>
          <w:szCs w:val="24"/>
          <w:cs/>
          <w:lang w:bidi="sa-IN"/>
        </w:rPr>
        <w:t>रेज्ज</w:t>
      </w:r>
      <w:r w:rsidR="004605FC" w:rsidRPr="007264F7">
        <w:rPr>
          <w:sz w:val="24"/>
          <w:szCs w:val="24"/>
          <w:cs/>
        </w:rPr>
        <w:t xml:space="preserve"> </w:t>
      </w:r>
      <w:r w:rsidR="004605FC" w:rsidRPr="007264F7">
        <w:rPr>
          <w:rFonts w:hint="cs"/>
          <w:sz w:val="24"/>
          <w:szCs w:val="24"/>
          <w:cs/>
          <w:lang w:bidi="sa-IN"/>
        </w:rPr>
        <w:t>।।</w:t>
      </w:r>
      <w:r w:rsidR="004605FC" w:rsidRPr="007264F7">
        <w:rPr>
          <w:sz w:val="24"/>
          <w:szCs w:val="24"/>
          <w:cs/>
        </w:rPr>
        <w:t xml:space="preserve"> त्ति बेमि ।।</w:t>
      </w:r>
    </w:p>
    <w:p w:rsidR="004605FC" w:rsidRPr="00820B4A" w:rsidRDefault="002D071D" w:rsidP="00B16BE6">
      <w:pPr>
        <w:pStyle w:val="ShlokHindi"/>
        <w:rPr>
          <w:lang w:bidi="sa-IN"/>
        </w:rPr>
      </w:pPr>
      <w:r w:rsidRPr="00820B4A">
        <w:rPr>
          <w:rFonts w:hint="cs"/>
          <w:cs/>
        </w:rPr>
        <w:t>०</w:t>
      </w:r>
      <w:r w:rsidR="004605FC" w:rsidRPr="00820B4A">
        <w:rPr>
          <w:rFonts w:hint="cs"/>
          <w:cs/>
        </w:rPr>
        <w:t xml:space="preserve"> </w:t>
      </w:r>
      <w:r w:rsidR="004605FC" w:rsidRPr="00820B4A">
        <w:rPr>
          <w:cs/>
        </w:rPr>
        <w:t>पंचमे अज्झयणे बीओ उद्देसो समत्तो</w:t>
      </w:r>
      <w:r w:rsidR="004605FC" w:rsidRPr="00820B4A">
        <w:rPr>
          <w:rFonts w:hint="cs"/>
          <w:cs/>
        </w:rPr>
        <w:t xml:space="preserve"> </w:t>
      </w:r>
      <w:r w:rsidRPr="00820B4A">
        <w:rPr>
          <w:rFonts w:hint="cs"/>
          <w:cs/>
        </w:rPr>
        <w:t>०</w:t>
      </w:r>
    </w:p>
    <w:p w:rsidR="004605FC" w:rsidRPr="001C69A1" w:rsidRDefault="004605FC" w:rsidP="0016627E">
      <w:pPr>
        <w:tabs>
          <w:tab w:val="left" w:pos="2160"/>
        </w:tabs>
        <w:spacing w:after="0" w:line="240" w:lineRule="auto"/>
        <w:ind w:right="1438" w:firstLine="1440"/>
        <w:jc w:val="center"/>
        <w:rPr>
          <w:bCs/>
          <w:color w:val="0BA51A"/>
          <w:sz w:val="24"/>
          <w:szCs w:val="24"/>
          <w:cs/>
        </w:rPr>
      </w:pPr>
      <w:r w:rsidRPr="001C69A1">
        <w:rPr>
          <w:rFonts w:cs="Mangal" w:hint="cs"/>
          <w:bCs/>
          <w:color w:val="0BA51A"/>
          <w:sz w:val="24"/>
          <w:szCs w:val="24"/>
          <w:cs/>
        </w:rPr>
        <w:t>मुनि</w:t>
      </w:r>
      <w:r w:rsidRPr="001C69A1">
        <w:rPr>
          <w:rFonts w:cs="Shruti" w:hint="cs"/>
          <w:bCs/>
          <w:color w:val="0BA51A"/>
          <w:sz w:val="24"/>
          <w:szCs w:val="24"/>
          <w:cs/>
        </w:rPr>
        <w:t xml:space="preserve"> </w:t>
      </w:r>
      <w:r w:rsidRPr="001C69A1">
        <w:rPr>
          <w:rFonts w:cs="Mangal" w:hint="cs"/>
          <w:bCs/>
          <w:color w:val="0BA51A"/>
          <w:sz w:val="24"/>
          <w:szCs w:val="24"/>
          <w:cs/>
        </w:rPr>
        <w:t>दीपरत्नसागरेण</w:t>
      </w:r>
      <w:r w:rsidRPr="001C69A1">
        <w:rPr>
          <w:rFonts w:cs="Shruti" w:hint="cs"/>
          <w:bCs/>
          <w:color w:val="0BA51A"/>
          <w:sz w:val="24"/>
          <w:szCs w:val="24"/>
          <w:cs/>
        </w:rPr>
        <w:t xml:space="preserve"> </w:t>
      </w:r>
      <w:r w:rsidRPr="001C69A1">
        <w:rPr>
          <w:rFonts w:cs="Mangal" w:hint="cs"/>
          <w:bCs/>
          <w:color w:val="0BA51A"/>
          <w:sz w:val="24"/>
          <w:szCs w:val="24"/>
          <w:cs/>
        </w:rPr>
        <w:t>संशोधितः</w:t>
      </w:r>
      <w:r w:rsidRPr="001C69A1">
        <w:rPr>
          <w:rFonts w:cs="Shruti" w:hint="cs"/>
          <w:bCs/>
          <w:color w:val="0BA51A"/>
          <w:sz w:val="24"/>
          <w:szCs w:val="24"/>
          <w:cs/>
        </w:rPr>
        <w:t xml:space="preserve"> </w:t>
      </w:r>
      <w:r w:rsidRPr="001C69A1">
        <w:rPr>
          <w:rFonts w:cs="Mangal" w:hint="cs"/>
          <w:bCs/>
          <w:color w:val="0BA51A"/>
          <w:sz w:val="24"/>
          <w:szCs w:val="24"/>
          <w:cs/>
        </w:rPr>
        <w:t>सम्पादितश्च</w:t>
      </w:r>
      <w:r w:rsidRPr="001C69A1">
        <w:rPr>
          <w:rFonts w:cs="Shruti" w:hint="cs"/>
          <w:bCs/>
          <w:color w:val="0BA51A"/>
          <w:sz w:val="24"/>
          <w:szCs w:val="24"/>
          <w:cs/>
        </w:rPr>
        <w:t xml:space="preserve"> </w:t>
      </w:r>
      <w:r w:rsidRPr="001C69A1">
        <w:rPr>
          <w:bCs/>
          <w:color w:val="0BA51A"/>
          <w:sz w:val="24"/>
          <w:szCs w:val="24"/>
        </w:rPr>
        <w:t>“</w:t>
      </w:r>
      <w:r w:rsidRPr="001C69A1">
        <w:rPr>
          <w:rFonts w:cs="Mangal" w:hint="cs"/>
          <w:bCs/>
          <w:color w:val="0BA51A"/>
          <w:sz w:val="24"/>
          <w:szCs w:val="24"/>
          <w:cs/>
        </w:rPr>
        <w:t>पंचमं</w:t>
      </w:r>
      <w:r w:rsidRPr="001C69A1">
        <w:rPr>
          <w:rFonts w:cs="Shruti" w:hint="cs"/>
          <w:bCs/>
          <w:color w:val="0BA51A"/>
          <w:sz w:val="24"/>
          <w:szCs w:val="24"/>
          <w:cs/>
        </w:rPr>
        <w:t xml:space="preserve"> </w:t>
      </w:r>
      <w:r w:rsidRPr="001C69A1">
        <w:rPr>
          <w:rFonts w:cs="Mangal" w:hint="cs"/>
          <w:bCs/>
          <w:color w:val="0BA51A"/>
          <w:sz w:val="24"/>
          <w:szCs w:val="24"/>
          <w:cs/>
        </w:rPr>
        <w:t>अज्झयणं</w:t>
      </w:r>
      <w:r w:rsidRPr="001C69A1">
        <w:rPr>
          <w:rFonts w:cs="Shruti" w:hint="cs"/>
          <w:bCs/>
          <w:color w:val="0BA51A"/>
          <w:sz w:val="24"/>
          <w:szCs w:val="24"/>
          <w:cs/>
        </w:rPr>
        <w:t xml:space="preserve"> </w:t>
      </w:r>
      <w:r w:rsidRPr="001C69A1">
        <w:rPr>
          <w:rFonts w:cs="Mangal" w:hint="cs"/>
          <w:bCs/>
          <w:color w:val="0BA51A"/>
          <w:sz w:val="24"/>
          <w:szCs w:val="24"/>
          <w:cs/>
        </w:rPr>
        <w:t>समत्तं</w:t>
      </w:r>
      <w:r w:rsidRPr="001C69A1">
        <w:rPr>
          <w:bCs/>
          <w:color w:val="0BA51A"/>
          <w:sz w:val="24"/>
          <w:szCs w:val="24"/>
        </w:rPr>
        <w:t>”</w:t>
      </w:r>
    </w:p>
    <w:p w:rsidR="004605FC" w:rsidRPr="002620FF" w:rsidRDefault="00E33E66" w:rsidP="0016627E">
      <w:pPr>
        <w:pStyle w:val="H2Hindi"/>
        <w:tabs>
          <w:tab w:val="left" w:pos="2160"/>
        </w:tabs>
        <w:ind w:right="1440" w:firstLine="1440"/>
        <w:rPr>
          <w:sz w:val="32"/>
          <w:szCs w:val="32"/>
        </w:rPr>
      </w:pPr>
      <w:bookmarkStart w:id="24" w:name="_Toc318398176"/>
      <w:r>
        <w:rPr>
          <w:sz w:val="32"/>
          <w:szCs w:val="32"/>
        </w:rPr>
        <w:t>0</w:t>
      </w:r>
      <w:r w:rsidR="004605FC" w:rsidRPr="002620FF">
        <w:rPr>
          <w:rFonts w:hint="cs"/>
          <w:sz w:val="32"/>
          <w:szCs w:val="32"/>
          <w:cs/>
        </w:rPr>
        <w:t xml:space="preserve"> </w:t>
      </w:r>
      <w:r w:rsidR="004605FC" w:rsidRPr="002620FF">
        <w:rPr>
          <w:sz w:val="32"/>
          <w:szCs w:val="32"/>
          <w:cs/>
        </w:rPr>
        <w:t>छट्ठं अज्झयणं</w:t>
      </w:r>
      <w:r w:rsidR="004605FC" w:rsidRPr="002620FF">
        <w:rPr>
          <w:rFonts w:hint="cs"/>
          <w:sz w:val="32"/>
          <w:szCs w:val="32"/>
          <w:cs/>
        </w:rPr>
        <w:t xml:space="preserve"> </w:t>
      </w:r>
      <w:r w:rsidR="004605FC" w:rsidRPr="002620FF">
        <w:rPr>
          <w:sz w:val="32"/>
          <w:szCs w:val="32"/>
          <w:cs/>
        </w:rPr>
        <w:t>महावीरत्थुई</w:t>
      </w:r>
      <w:bookmarkEnd w:id="24"/>
      <w:r w:rsidR="004605FC" w:rsidRPr="002620FF">
        <w:rPr>
          <w:rFonts w:hint="cs"/>
          <w:sz w:val="32"/>
          <w:szCs w:val="32"/>
          <w:cs/>
        </w:rPr>
        <w:t xml:space="preserve"> </w:t>
      </w:r>
      <w:r>
        <w:rPr>
          <w:sz w:val="32"/>
          <w:szCs w:val="32"/>
        </w:rPr>
        <w:t>0</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३५२</w:t>
      </w:r>
      <w:r w:rsidRPr="0069493C">
        <w:rPr>
          <w:color w:val="00B050"/>
          <w:sz w:val="24"/>
          <w:szCs w:val="24"/>
        </w:rPr>
        <w:t>]</w:t>
      </w:r>
      <w:r w:rsidR="0016627E">
        <w:rPr>
          <w:rFonts w:hint="cs"/>
          <w:color w:val="00B050"/>
          <w:sz w:val="24"/>
          <w:szCs w:val="24"/>
          <w:cs/>
        </w:rPr>
        <w:tab/>
      </w:r>
      <w:r w:rsidR="004605FC" w:rsidRPr="007264F7">
        <w:rPr>
          <w:bCs w:val="0"/>
          <w:sz w:val="24"/>
          <w:szCs w:val="24"/>
          <w:cs/>
        </w:rPr>
        <w:t>पुच्छिसु णं समणा माहणा य</w:t>
      </w:r>
      <w:r w:rsidR="004605FC" w:rsidRPr="007264F7">
        <w:rPr>
          <w:rFonts w:hint="cs"/>
          <w:bCs w:val="0"/>
          <w:sz w:val="24"/>
          <w:szCs w:val="24"/>
          <w:cs/>
          <w:lang w:bidi="sa-IN"/>
        </w:rPr>
        <w:t>,</w:t>
      </w:r>
      <w:r w:rsidR="004605FC" w:rsidRPr="007264F7">
        <w:rPr>
          <w:bCs w:val="0"/>
          <w:sz w:val="24"/>
          <w:szCs w:val="24"/>
          <w:cs/>
        </w:rPr>
        <w:t xml:space="preserve"> अगारिणो या परतित्थिया य</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से केइ </w:t>
      </w:r>
      <w:r w:rsidR="004605FC" w:rsidRPr="007264F7">
        <w:rPr>
          <w:rFonts w:hint="cs"/>
          <w:sz w:val="24"/>
          <w:szCs w:val="24"/>
          <w:cs/>
          <w:lang w:bidi="sa-IN"/>
        </w:rPr>
        <w:t>नेग</w:t>
      </w:r>
      <w:r w:rsidR="004605FC" w:rsidRPr="007264F7">
        <w:rPr>
          <w:rFonts w:hint="cs"/>
          <w:sz w:val="24"/>
          <w:szCs w:val="24"/>
          <w:cs/>
        </w:rPr>
        <w:t>ं</w:t>
      </w:r>
      <w:r w:rsidR="004605FC" w:rsidRPr="007264F7">
        <w:rPr>
          <w:rFonts w:hint="cs"/>
          <w:sz w:val="24"/>
          <w:szCs w:val="24"/>
          <w:cs/>
          <w:lang w:bidi="sa-IN"/>
        </w:rPr>
        <w:t>त</w:t>
      </w:r>
      <w:r w:rsidR="004605FC" w:rsidRPr="007264F7">
        <w:rPr>
          <w:sz w:val="24"/>
          <w:szCs w:val="24"/>
          <w:cs/>
        </w:rPr>
        <w:t>हि</w:t>
      </w:r>
      <w:r w:rsidR="004605FC" w:rsidRPr="007264F7">
        <w:rPr>
          <w:rFonts w:hint="cs"/>
          <w:sz w:val="24"/>
          <w:szCs w:val="24"/>
          <w:cs/>
          <w:lang w:bidi="sa-IN"/>
        </w:rPr>
        <w:t>यं</w:t>
      </w:r>
      <w:r w:rsidR="004605FC" w:rsidRPr="007264F7">
        <w:rPr>
          <w:sz w:val="24"/>
          <w:szCs w:val="24"/>
          <w:cs/>
        </w:rPr>
        <w:t xml:space="preserve"> घम्ममाहु</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w:t>
      </w:r>
      <w:r w:rsidR="004605FC" w:rsidRPr="007264F7">
        <w:rPr>
          <w:sz w:val="24"/>
          <w:szCs w:val="24"/>
          <w:cs/>
        </w:rPr>
        <w:t>लिसं साहु</w:t>
      </w:r>
      <w:r w:rsidR="004605FC" w:rsidRPr="007264F7">
        <w:rPr>
          <w:rFonts w:hint="cs"/>
          <w:sz w:val="24"/>
          <w:szCs w:val="24"/>
          <w:cs/>
          <w:lang w:bidi="sa-IN"/>
        </w:rPr>
        <w:t xml:space="preserve"> </w:t>
      </w:r>
      <w:r w:rsidR="004605FC" w:rsidRPr="007264F7">
        <w:rPr>
          <w:sz w:val="24"/>
          <w:szCs w:val="24"/>
          <w:cs/>
        </w:rPr>
        <w:t>समिक्खयाए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३५३</w:t>
      </w:r>
      <w:r w:rsidRPr="0069493C">
        <w:rPr>
          <w:color w:val="00B050"/>
          <w:sz w:val="24"/>
          <w:szCs w:val="24"/>
        </w:rPr>
        <w:t>]</w:t>
      </w:r>
      <w:r w:rsidR="0016627E">
        <w:rPr>
          <w:rFonts w:hint="cs"/>
          <w:color w:val="00B050"/>
          <w:sz w:val="24"/>
          <w:szCs w:val="24"/>
          <w:cs/>
        </w:rPr>
        <w:tab/>
      </w:r>
      <w:r w:rsidR="004605FC" w:rsidRPr="007264F7">
        <w:rPr>
          <w:bCs w:val="0"/>
          <w:sz w:val="24"/>
          <w:szCs w:val="24"/>
          <w:cs/>
        </w:rPr>
        <w:t xml:space="preserve">कहं </w:t>
      </w:r>
      <w:r w:rsidR="004605FC" w:rsidRPr="007264F7">
        <w:rPr>
          <w:rFonts w:hint="cs"/>
          <w:bCs w:val="0"/>
          <w:sz w:val="24"/>
          <w:szCs w:val="24"/>
          <w:cs/>
          <w:lang w:bidi="sa-IN"/>
        </w:rPr>
        <w:t>च</w:t>
      </w:r>
      <w:r w:rsidR="004605FC" w:rsidRPr="007264F7">
        <w:rPr>
          <w:bCs w:val="0"/>
          <w:sz w:val="24"/>
          <w:szCs w:val="24"/>
          <w:cs/>
        </w:rPr>
        <w:t xml:space="preserve"> नाणं कह दंसणं से</w:t>
      </w:r>
      <w:r w:rsidR="004605FC" w:rsidRPr="007264F7">
        <w:rPr>
          <w:rFonts w:hint="cs"/>
          <w:bCs w:val="0"/>
          <w:sz w:val="24"/>
          <w:szCs w:val="24"/>
          <w:cs/>
          <w:lang w:bidi="sa-IN"/>
        </w:rPr>
        <w:t>,</w:t>
      </w:r>
      <w:r w:rsidR="004605FC" w:rsidRPr="007264F7">
        <w:rPr>
          <w:bCs w:val="0"/>
          <w:sz w:val="24"/>
          <w:szCs w:val="24"/>
          <w:cs/>
        </w:rPr>
        <w:t xml:space="preserve"> सीलं कहं नायसुयस्स आसि</w:t>
      </w:r>
      <w:r w:rsidR="004605FC" w:rsidRPr="007264F7">
        <w:rPr>
          <w:rFonts w:hint="cs"/>
          <w:bCs w:val="0"/>
          <w:sz w:val="24"/>
          <w:szCs w:val="24"/>
          <w:cs/>
          <w:lang w:bidi="sa-IN"/>
        </w:rPr>
        <w:t xml:space="preserve"> </w:t>
      </w:r>
      <w:r w:rsidR="004605FC" w:rsidRPr="007264F7">
        <w:rPr>
          <w:bCs w:val="0"/>
          <w:sz w:val="24"/>
          <w:szCs w:val="24"/>
          <w:lang w:bidi="sa-IN"/>
        </w:rPr>
        <w:t>?</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जाणासि णं भिक्खु जहातहेणं</w:t>
      </w:r>
      <w:r w:rsidR="004605FC" w:rsidRPr="007264F7">
        <w:rPr>
          <w:rFonts w:hint="cs"/>
          <w:sz w:val="24"/>
          <w:szCs w:val="24"/>
          <w:cs/>
          <w:lang w:bidi="sa-IN"/>
        </w:rPr>
        <w:t>,</w:t>
      </w:r>
      <w:r w:rsidR="004605FC" w:rsidRPr="007264F7">
        <w:rPr>
          <w:sz w:val="24"/>
          <w:szCs w:val="24"/>
          <w:cs/>
        </w:rPr>
        <w:t xml:space="preserve"> अहासुयं बूहि जहा निसंतं ।।</w:t>
      </w:r>
    </w:p>
    <w:p w:rsidR="004605FC" w:rsidRPr="007264F7" w:rsidRDefault="00990AA3"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३५४</w:t>
      </w:r>
      <w:r w:rsidRPr="0069493C">
        <w:rPr>
          <w:color w:val="00B050"/>
          <w:sz w:val="24"/>
          <w:szCs w:val="24"/>
        </w:rPr>
        <w:t>]</w:t>
      </w:r>
      <w:r w:rsidR="0016627E">
        <w:rPr>
          <w:rFonts w:hint="cs"/>
          <w:color w:val="00B050"/>
          <w:sz w:val="24"/>
          <w:szCs w:val="24"/>
          <w:cs/>
        </w:rPr>
        <w:tab/>
      </w:r>
      <w:r w:rsidR="004605FC" w:rsidRPr="007264F7">
        <w:rPr>
          <w:bCs w:val="0"/>
          <w:sz w:val="24"/>
          <w:szCs w:val="24"/>
          <w:cs/>
        </w:rPr>
        <w:t>खेयण्णए से कुस</w:t>
      </w:r>
      <w:r w:rsidR="004605FC" w:rsidRPr="007264F7">
        <w:rPr>
          <w:rFonts w:hint="cs"/>
          <w:bCs w:val="0"/>
          <w:sz w:val="24"/>
          <w:szCs w:val="24"/>
          <w:cs/>
          <w:lang w:bidi="sa-IN"/>
        </w:rPr>
        <w:t>लासुपन्ने</w:t>
      </w:r>
      <w:r w:rsidR="004605FC" w:rsidRPr="007264F7">
        <w:rPr>
          <w:bCs w:val="0"/>
          <w:sz w:val="24"/>
          <w:szCs w:val="24"/>
          <w:cs/>
        </w:rPr>
        <w:t xml:space="preserve"> अ</w:t>
      </w:r>
      <w:r w:rsidR="004605FC" w:rsidRPr="007264F7">
        <w:rPr>
          <w:rFonts w:hint="cs"/>
          <w:bCs w:val="0"/>
          <w:sz w:val="24"/>
          <w:szCs w:val="24"/>
          <w:cs/>
          <w:lang w:bidi="sa-IN"/>
        </w:rPr>
        <w:t>नं</w:t>
      </w:r>
      <w:r w:rsidR="004605FC" w:rsidRPr="007264F7">
        <w:rPr>
          <w:bCs w:val="0"/>
          <w:sz w:val="24"/>
          <w:szCs w:val="24"/>
          <w:cs/>
        </w:rPr>
        <w:t>तनाणी य अ</w:t>
      </w:r>
      <w:r w:rsidR="004605FC" w:rsidRPr="007264F7">
        <w:rPr>
          <w:rFonts w:hint="cs"/>
          <w:bCs w:val="0"/>
          <w:sz w:val="24"/>
          <w:szCs w:val="24"/>
          <w:cs/>
          <w:lang w:bidi="sa-IN"/>
        </w:rPr>
        <w:t>नं</w:t>
      </w:r>
      <w:r w:rsidR="004605FC" w:rsidRPr="007264F7">
        <w:rPr>
          <w:bCs w:val="0"/>
          <w:sz w:val="24"/>
          <w:szCs w:val="24"/>
          <w:cs/>
        </w:rPr>
        <w:t>तदंसी</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जसंसिणो चक्खुपहे ठियस्स</w:t>
      </w:r>
      <w:r w:rsidR="004605FC" w:rsidRPr="007264F7">
        <w:rPr>
          <w:rFonts w:hint="cs"/>
          <w:sz w:val="24"/>
          <w:szCs w:val="24"/>
          <w:cs/>
          <w:lang w:bidi="sa-IN"/>
        </w:rPr>
        <w:t>,</w:t>
      </w:r>
      <w:r w:rsidR="004605FC" w:rsidRPr="007264F7">
        <w:rPr>
          <w:sz w:val="24"/>
          <w:szCs w:val="24"/>
          <w:cs/>
        </w:rPr>
        <w:t xml:space="preserve"> जाणाहि धम्मं च धिइं च पेह</w:t>
      </w:r>
      <w:r w:rsidR="004605FC" w:rsidRPr="007264F7">
        <w:rPr>
          <w:rFonts w:hint="cs"/>
          <w:sz w:val="24"/>
          <w:szCs w:val="24"/>
          <w:cs/>
          <w:lang w:bidi="sa-IN"/>
        </w:rPr>
        <w:t>ि</w:t>
      </w:r>
      <w:r w:rsidR="004605FC" w:rsidRPr="007264F7">
        <w:rPr>
          <w:sz w:val="24"/>
          <w:szCs w:val="24"/>
          <w:cs/>
        </w:rPr>
        <w:t xml:space="preserve">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३५५</w:t>
      </w:r>
      <w:r w:rsidRPr="0069493C">
        <w:rPr>
          <w:color w:val="00B050"/>
          <w:sz w:val="24"/>
          <w:szCs w:val="24"/>
        </w:rPr>
        <w:t>]</w:t>
      </w:r>
      <w:r w:rsidR="0016627E">
        <w:rPr>
          <w:rFonts w:hint="cs"/>
          <w:color w:val="00B050"/>
          <w:sz w:val="24"/>
          <w:szCs w:val="24"/>
          <w:cs/>
        </w:rPr>
        <w:tab/>
      </w:r>
      <w:r w:rsidR="004605FC" w:rsidRPr="007264F7">
        <w:rPr>
          <w:bCs w:val="0"/>
          <w:sz w:val="24"/>
          <w:szCs w:val="24"/>
          <w:cs/>
        </w:rPr>
        <w:t>उड्ढं</w:t>
      </w:r>
      <w:r w:rsidR="004605FC" w:rsidRPr="007264F7">
        <w:rPr>
          <w:rFonts w:hint="cs"/>
          <w:bCs w:val="0"/>
          <w:sz w:val="24"/>
          <w:szCs w:val="24"/>
          <w:cs/>
          <w:lang w:bidi="sa-IN"/>
        </w:rPr>
        <w:t xml:space="preserve"> </w:t>
      </w:r>
      <w:r w:rsidR="004605FC" w:rsidRPr="007264F7">
        <w:rPr>
          <w:bCs w:val="0"/>
          <w:sz w:val="24"/>
          <w:szCs w:val="24"/>
          <w:cs/>
        </w:rPr>
        <w:t>अहेयं तिरियं दिसासु</w:t>
      </w:r>
      <w:r w:rsidR="004605FC" w:rsidRPr="007264F7">
        <w:rPr>
          <w:rFonts w:hint="cs"/>
          <w:bCs w:val="0"/>
          <w:sz w:val="24"/>
          <w:szCs w:val="24"/>
          <w:cs/>
          <w:lang w:bidi="sa-IN"/>
        </w:rPr>
        <w:t>,</w:t>
      </w:r>
      <w:r w:rsidR="004605FC" w:rsidRPr="007264F7">
        <w:rPr>
          <w:bCs w:val="0"/>
          <w:sz w:val="24"/>
          <w:szCs w:val="24"/>
          <w:cs/>
        </w:rPr>
        <w:t xml:space="preserve"> तसा य जे थावर जे य पाणा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से </w:t>
      </w:r>
      <w:r w:rsidR="004605FC" w:rsidRPr="007264F7">
        <w:rPr>
          <w:rFonts w:hint="cs"/>
          <w:sz w:val="24"/>
          <w:szCs w:val="24"/>
          <w:cs/>
          <w:lang w:bidi="sa-IN"/>
        </w:rPr>
        <w:t>नि</w:t>
      </w:r>
      <w:r w:rsidR="004605FC" w:rsidRPr="007264F7">
        <w:rPr>
          <w:sz w:val="24"/>
          <w:szCs w:val="24"/>
          <w:cs/>
        </w:rPr>
        <w:t>च्च</w:t>
      </w:r>
      <w:r w:rsidR="004605FC" w:rsidRPr="007264F7">
        <w:rPr>
          <w:rFonts w:hint="cs"/>
          <w:sz w:val="24"/>
          <w:szCs w:val="24"/>
          <w:cs/>
        </w:rPr>
        <w:t>नि</w:t>
      </w:r>
      <w:r w:rsidR="004605FC" w:rsidRPr="007264F7">
        <w:rPr>
          <w:sz w:val="24"/>
          <w:szCs w:val="24"/>
          <w:cs/>
        </w:rPr>
        <w:t>च्चेहि</w:t>
      </w:r>
      <w:r w:rsidR="004605FC" w:rsidRPr="007264F7">
        <w:rPr>
          <w:rFonts w:hint="cs"/>
          <w:sz w:val="24"/>
          <w:szCs w:val="24"/>
          <w:cs/>
          <w:lang w:bidi="sa-IN"/>
        </w:rPr>
        <w:t>ं</w:t>
      </w:r>
      <w:r w:rsidR="004605FC" w:rsidRPr="007264F7">
        <w:rPr>
          <w:sz w:val="24"/>
          <w:szCs w:val="24"/>
          <w:cs/>
        </w:rPr>
        <w:t xml:space="preserve"> समिक्ख पण्णे</w:t>
      </w:r>
      <w:r w:rsidR="004605FC" w:rsidRPr="007264F7">
        <w:rPr>
          <w:rFonts w:hint="cs"/>
          <w:sz w:val="24"/>
          <w:szCs w:val="24"/>
          <w:cs/>
          <w:lang w:bidi="sa-IN"/>
        </w:rPr>
        <w:t>,</w:t>
      </w:r>
      <w:r w:rsidR="004605FC" w:rsidRPr="007264F7">
        <w:rPr>
          <w:sz w:val="24"/>
          <w:szCs w:val="24"/>
          <w:cs/>
        </w:rPr>
        <w:t xml:space="preserve"> दीवे व धम्मं समियं उदाहु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३५६</w:t>
      </w:r>
      <w:r w:rsidRPr="0069493C">
        <w:rPr>
          <w:color w:val="00B050"/>
          <w:sz w:val="24"/>
          <w:szCs w:val="24"/>
        </w:rPr>
        <w:t>]</w:t>
      </w:r>
      <w:r w:rsidR="0016627E">
        <w:rPr>
          <w:rFonts w:hint="cs"/>
          <w:color w:val="00B050"/>
          <w:sz w:val="24"/>
          <w:szCs w:val="24"/>
          <w:cs/>
        </w:rPr>
        <w:tab/>
      </w:r>
      <w:r w:rsidR="004605FC" w:rsidRPr="007264F7">
        <w:rPr>
          <w:bCs w:val="0"/>
          <w:sz w:val="24"/>
          <w:szCs w:val="24"/>
          <w:cs/>
        </w:rPr>
        <w:t>से सव्वदंसी अभिभूयनाणी</w:t>
      </w:r>
      <w:r w:rsidR="004605FC" w:rsidRPr="007264F7">
        <w:rPr>
          <w:rFonts w:hint="cs"/>
          <w:bCs w:val="0"/>
          <w:sz w:val="24"/>
          <w:szCs w:val="24"/>
          <w:cs/>
          <w:lang w:bidi="sa-IN"/>
        </w:rPr>
        <w:t>,</w:t>
      </w:r>
      <w:r w:rsidR="004605FC" w:rsidRPr="007264F7">
        <w:rPr>
          <w:bCs w:val="0"/>
          <w:sz w:val="24"/>
          <w:szCs w:val="24"/>
          <w:cs/>
        </w:rPr>
        <w:t xml:space="preserve"> निरामगंधे धिइमं ठियप्पा</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अनुत्तरे सव्वजगंसि विज्जं</w:t>
      </w:r>
      <w:r w:rsidR="004605FC" w:rsidRPr="007264F7">
        <w:rPr>
          <w:rFonts w:hint="cs"/>
          <w:sz w:val="24"/>
          <w:szCs w:val="24"/>
          <w:cs/>
          <w:lang w:bidi="sa-IN"/>
        </w:rPr>
        <w:t>,</w:t>
      </w:r>
      <w:r w:rsidR="004605FC" w:rsidRPr="007264F7">
        <w:rPr>
          <w:sz w:val="24"/>
          <w:szCs w:val="24"/>
          <w:cs/>
        </w:rPr>
        <w:t xml:space="preserve"> गंथा अतीते अभए अणाऊ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३५७</w:t>
      </w:r>
      <w:r w:rsidRPr="0069493C">
        <w:rPr>
          <w:color w:val="00B050"/>
          <w:sz w:val="24"/>
          <w:szCs w:val="24"/>
        </w:rPr>
        <w:t>]</w:t>
      </w:r>
      <w:r w:rsidR="0016627E">
        <w:rPr>
          <w:rFonts w:hint="cs"/>
          <w:color w:val="00B050"/>
          <w:sz w:val="24"/>
          <w:szCs w:val="24"/>
          <w:cs/>
        </w:rPr>
        <w:tab/>
      </w:r>
      <w:r w:rsidR="004605FC" w:rsidRPr="007264F7">
        <w:rPr>
          <w:bCs w:val="0"/>
          <w:sz w:val="24"/>
          <w:szCs w:val="24"/>
          <w:cs/>
        </w:rPr>
        <w:t>से भूइपण्णे अ</w:t>
      </w:r>
      <w:r w:rsidR="004605FC" w:rsidRPr="007264F7">
        <w:rPr>
          <w:rFonts w:hint="cs"/>
          <w:bCs w:val="0"/>
          <w:sz w:val="24"/>
          <w:szCs w:val="24"/>
          <w:cs/>
          <w:lang w:bidi="sa-IN"/>
        </w:rPr>
        <w:t>नि</w:t>
      </w:r>
      <w:r w:rsidR="004605FC" w:rsidRPr="007264F7">
        <w:rPr>
          <w:bCs w:val="0"/>
          <w:sz w:val="24"/>
          <w:szCs w:val="24"/>
          <w:cs/>
        </w:rPr>
        <w:t>एयचारी</w:t>
      </w:r>
      <w:r w:rsidR="004605FC" w:rsidRPr="007264F7">
        <w:rPr>
          <w:rFonts w:hint="cs"/>
          <w:bCs w:val="0"/>
          <w:sz w:val="24"/>
          <w:szCs w:val="24"/>
          <w:cs/>
          <w:lang w:bidi="sa-IN"/>
        </w:rPr>
        <w:t>,</w:t>
      </w:r>
      <w:r w:rsidR="004605FC" w:rsidRPr="007264F7">
        <w:rPr>
          <w:bCs w:val="0"/>
          <w:sz w:val="24"/>
          <w:szCs w:val="24"/>
          <w:cs/>
        </w:rPr>
        <w:t xml:space="preserve"> ओहंतरे धीरे अ</w:t>
      </w:r>
      <w:r w:rsidR="004605FC" w:rsidRPr="007264F7">
        <w:rPr>
          <w:rFonts w:hint="cs"/>
          <w:bCs w:val="0"/>
          <w:sz w:val="24"/>
          <w:szCs w:val="24"/>
          <w:cs/>
          <w:lang w:bidi="sa-IN"/>
        </w:rPr>
        <w:t>नं</w:t>
      </w:r>
      <w:r w:rsidR="004605FC" w:rsidRPr="007264F7">
        <w:rPr>
          <w:bCs w:val="0"/>
          <w:sz w:val="24"/>
          <w:szCs w:val="24"/>
          <w:cs/>
        </w:rPr>
        <w:t>तचक्खू</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अनुत्तरं त</w:t>
      </w:r>
      <w:r w:rsidR="004605FC" w:rsidRPr="007264F7">
        <w:rPr>
          <w:rFonts w:hint="cs"/>
          <w:sz w:val="24"/>
          <w:szCs w:val="24"/>
          <w:cs/>
          <w:lang w:bidi="sa-IN"/>
        </w:rPr>
        <w:t>प्प</w:t>
      </w:r>
      <w:r w:rsidR="004605FC" w:rsidRPr="007264F7">
        <w:rPr>
          <w:sz w:val="24"/>
          <w:szCs w:val="24"/>
          <w:cs/>
        </w:rPr>
        <w:t>ति सूरिए वा</w:t>
      </w:r>
      <w:r w:rsidR="004605FC" w:rsidRPr="007264F7">
        <w:rPr>
          <w:rFonts w:hint="cs"/>
          <w:sz w:val="24"/>
          <w:szCs w:val="24"/>
          <w:cs/>
          <w:lang w:bidi="sa-IN"/>
        </w:rPr>
        <w:t>,</w:t>
      </w:r>
      <w:r w:rsidR="004605FC" w:rsidRPr="007264F7">
        <w:rPr>
          <w:sz w:val="24"/>
          <w:szCs w:val="24"/>
          <w:cs/>
        </w:rPr>
        <w:t xml:space="preserve"> वइरोयणिंदे व तमं पगासे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३५८</w:t>
      </w:r>
      <w:r w:rsidRPr="0069493C">
        <w:rPr>
          <w:color w:val="00B050"/>
          <w:sz w:val="24"/>
          <w:szCs w:val="24"/>
        </w:rPr>
        <w:t>]</w:t>
      </w:r>
      <w:r w:rsidR="0016627E">
        <w:rPr>
          <w:rFonts w:hint="cs"/>
          <w:color w:val="00B050"/>
          <w:sz w:val="24"/>
          <w:szCs w:val="24"/>
          <w:cs/>
        </w:rPr>
        <w:tab/>
      </w:r>
      <w:r w:rsidR="004605FC" w:rsidRPr="007264F7">
        <w:rPr>
          <w:bCs w:val="0"/>
          <w:sz w:val="24"/>
          <w:szCs w:val="24"/>
          <w:cs/>
        </w:rPr>
        <w:t>अनुत्तरं धम्ममिणं जिणाणं</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ने</w:t>
      </w:r>
      <w:r w:rsidR="004605FC" w:rsidRPr="007264F7">
        <w:rPr>
          <w:bCs w:val="0"/>
          <w:sz w:val="24"/>
          <w:szCs w:val="24"/>
          <w:cs/>
        </w:rPr>
        <w:t>ता मु</w:t>
      </w:r>
      <w:r w:rsidR="004605FC" w:rsidRPr="007264F7">
        <w:rPr>
          <w:rFonts w:hint="cs"/>
          <w:bCs w:val="0"/>
          <w:sz w:val="24"/>
          <w:szCs w:val="24"/>
          <w:cs/>
          <w:lang w:bidi="sa-IN"/>
        </w:rPr>
        <w:t>नी</w:t>
      </w:r>
      <w:r w:rsidR="004605FC" w:rsidRPr="007264F7">
        <w:rPr>
          <w:bCs w:val="0"/>
          <w:sz w:val="24"/>
          <w:szCs w:val="24"/>
          <w:cs/>
        </w:rPr>
        <w:t xml:space="preserve"> कासवे आसुपण्णे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इंदे व देवाण महा</w:t>
      </w:r>
      <w:r w:rsidR="004605FC" w:rsidRPr="007264F7">
        <w:rPr>
          <w:rFonts w:hint="cs"/>
          <w:sz w:val="24"/>
          <w:szCs w:val="24"/>
          <w:cs/>
          <w:lang w:bidi="sa-IN"/>
        </w:rPr>
        <w:t>नु</w:t>
      </w:r>
      <w:r w:rsidR="004605FC" w:rsidRPr="007264F7">
        <w:rPr>
          <w:sz w:val="24"/>
          <w:szCs w:val="24"/>
          <w:cs/>
        </w:rPr>
        <w:t>भावे</w:t>
      </w:r>
      <w:r w:rsidR="004605FC" w:rsidRPr="007264F7">
        <w:rPr>
          <w:rFonts w:hint="cs"/>
          <w:sz w:val="24"/>
          <w:szCs w:val="24"/>
          <w:cs/>
          <w:lang w:bidi="sa-IN"/>
        </w:rPr>
        <w:t>,</w:t>
      </w:r>
      <w:r w:rsidR="004605FC" w:rsidRPr="007264F7">
        <w:rPr>
          <w:sz w:val="24"/>
          <w:szCs w:val="24"/>
          <w:cs/>
        </w:rPr>
        <w:t xml:space="preserve"> सहस्स</w:t>
      </w:r>
      <w:r w:rsidR="004605FC" w:rsidRPr="007264F7">
        <w:rPr>
          <w:rFonts w:hint="cs"/>
          <w:sz w:val="24"/>
          <w:szCs w:val="24"/>
          <w:cs/>
          <w:lang w:bidi="sa-IN"/>
        </w:rPr>
        <w:t>ने</w:t>
      </w:r>
      <w:r w:rsidR="004605FC" w:rsidRPr="007264F7">
        <w:rPr>
          <w:sz w:val="24"/>
          <w:szCs w:val="24"/>
          <w:cs/>
        </w:rPr>
        <w:t>ता दिवि णं विसिट्ठे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३५९</w:t>
      </w:r>
      <w:r w:rsidRPr="0069493C">
        <w:rPr>
          <w:color w:val="00B050"/>
          <w:sz w:val="24"/>
          <w:szCs w:val="24"/>
        </w:rPr>
        <w:t>]</w:t>
      </w:r>
      <w:r w:rsidR="0016627E">
        <w:rPr>
          <w:rFonts w:hint="cs"/>
          <w:color w:val="00B050"/>
          <w:sz w:val="24"/>
          <w:szCs w:val="24"/>
          <w:cs/>
        </w:rPr>
        <w:tab/>
      </w:r>
      <w:r w:rsidR="004605FC" w:rsidRPr="007264F7">
        <w:rPr>
          <w:bCs w:val="0"/>
          <w:sz w:val="24"/>
          <w:szCs w:val="24"/>
          <w:cs/>
        </w:rPr>
        <w:t>से पन्नया अक्खयसागरे वा</w:t>
      </w:r>
      <w:r w:rsidR="004605FC" w:rsidRPr="007264F7">
        <w:rPr>
          <w:rFonts w:hint="cs"/>
          <w:bCs w:val="0"/>
          <w:sz w:val="24"/>
          <w:szCs w:val="24"/>
          <w:cs/>
          <w:lang w:bidi="sa-IN"/>
        </w:rPr>
        <w:t>,</w:t>
      </w:r>
      <w:r w:rsidR="004605FC" w:rsidRPr="007264F7">
        <w:rPr>
          <w:bCs w:val="0"/>
          <w:sz w:val="24"/>
          <w:szCs w:val="24"/>
          <w:cs/>
        </w:rPr>
        <w:t xml:space="preserve"> महोदही वा वि अ</w:t>
      </w:r>
      <w:r w:rsidR="004605FC" w:rsidRPr="007264F7">
        <w:rPr>
          <w:rFonts w:hint="cs"/>
          <w:bCs w:val="0"/>
          <w:sz w:val="24"/>
          <w:szCs w:val="24"/>
          <w:cs/>
          <w:lang w:bidi="sa-IN"/>
        </w:rPr>
        <w:t>नं</w:t>
      </w:r>
      <w:r w:rsidR="004605FC" w:rsidRPr="007264F7">
        <w:rPr>
          <w:bCs w:val="0"/>
          <w:sz w:val="24"/>
          <w:szCs w:val="24"/>
          <w:cs/>
        </w:rPr>
        <w:t>तपारे</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अनाइले </w:t>
      </w:r>
      <w:r w:rsidR="004605FC" w:rsidRPr="007264F7">
        <w:rPr>
          <w:rFonts w:hint="cs"/>
          <w:sz w:val="24"/>
          <w:szCs w:val="24"/>
          <w:cs/>
          <w:lang w:bidi="sa-IN"/>
        </w:rPr>
        <w:t>वा</w:t>
      </w:r>
      <w:r w:rsidR="004605FC" w:rsidRPr="007264F7">
        <w:rPr>
          <w:sz w:val="24"/>
          <w:szCs w:val="24"/>
          <w:cs/>
        </w:rPr>
        <w:t xml:space="preserve"> अकसाइ मुक्के</w:t>
      </w:r>
      <w:r w:rsidR="004605FC" w:rsidRPr="007264F7">
        <w:rPr>
          <w:rFonts w:hint="cs"/>
          <w:sz w:val="24"/>
          <w:szCs w:val="24"/>
          <w:cs/>
          <w:lang w:bidi="sa-IN"/>
        </w:rPr>
        <w:t xml:space="preserve"> </w:t>
      </w:r>
      <w:r w:rsidR="004605FC" w:rsidRPr="007264F7">
        <w:rPr>
          <w:sz w:val="24"/>
          <w:szCs w:val="24"/>
          <w:cs/>
        </w:rPr>
        <w:t>सक्केव देवाहिवई जुईमं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३६०</w:t>
      </w:r>
      <w:r w:rsidRPr="0069493C">
        <w:rPr>
          <w:color w:val="00B050"/>
          <w:sz w:val="24"/>
          <w:szCs w:val="24"/>
        </w:rPr>
        <w:t>]</w:t>
      </w:r>
      <w:r w:rsidR="0016627E">
        <w:rPr>
          <w:rFonts w:hint="cs"/>
          <w:color w:val="00B050"/>
          <w:sz w:val="24"/>
          <w:szCs w:val="24"/>
          <w:cs/>
        </w:rPr>
        <w:tab/>
      </w:r>
      <w:r w:rsidR="004605FC" w:rsidRPr="007264F7">
        <w:rPr>
          <w:bCs w:val="0"/>
          <w:sz w:val="24"/>
          <w:szCs w:val="24"/>
          <w:cs/>
        </w:rPr>
        <w:t>से वीरिएणं पडिपु</w:t>
      </w:r>
      <w:r w:rsidR="004605FC" w:rsidRPr="007264F7">
        <w:rPr>
          <w:rFonts w:hint="cs"/>
          <w:bCs w:val="0"/>
          <w:sz w:val="24"/>
          <w:szCs w:val="24"/>
          <w:cs/>
          <w:lang w:bidi="sa-IN"/>
        </w:rPr>
        <w:t>न्न</w:t>
      </w:r>
      <w:r w:rsidR="004605FC" w:rsidRPr="007264F7">
        <w:rPr>
          <w:bCs w:val="0"/>
          <w:sz w:val="24"/>
          <w:szCs w:val="24"/>
          <w:cs/>
        </w:rPr>
        <w:t>वीरिए</w:t>
      </w:r>
      <w:r w:rsidR="004605FC" w:rsidRPr="007264F7">
        <w:rPr>
          <w:rFonts w:hint="cs"/>
          <w:bCs w:val="0"/>
          <w:sz w:val="24"/>
          <w:szCs w:val="24"/>
          <w:cs/>
          <w:lang w:bidi="sa-IN"/>
        </w:rPr>
        <w:t>,</w:t>
      </w:r>
      <w:r w:rsidR="004605FC" w:rsidRPr="007264F7">
        <w:rPr>
          <w:bCs w:val="0"/>
          <w:sz w:val="24"/>
          <w:szCs w:val="24"/>
          <w:cs/>
        </w:rPr>
        <w:t xml:space="preserve"> सुदंसणे वा नगसव्वसेट्ठे</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सुरालए वा वि मुदागरे से</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वि</w:t>
      </w:r>
      <w:r w:rsidR="004605FC" w:rsidRPr="007264F7">
        <w:rPr>
          <w:sz w:val="24"/>
          <w:szCs w:val="24"/>
          <w:cs/>
        </w:rPr>
        <w:t>रायए नेगगुणोववेए ।।</w:t>
      </w:r>
    </w:p>
    <w:p w:rsidR="002620FF" w:rsidRDefault="002620FF" w:rsidP="002620FF">
      <w:pPr>
        <w:spacing w:after="0" w:line="240" w:lineRule="auto"/>
        <w:ind w:right="1708"/>
        <w:contextualSpacing/>
        <w:rPr>
          <w:rFonts w:cs="Mangal"/>
          <w:sz w:val="24"/>
          <w:szCs w:val="24"/>
        </w:rPr>
      </w:pPr>
      <w:r>
        <w:rPr>
          <w:rFonts w:cs="Mangal" w:hint="cs"/>
          <w:sz w:val="24"/>
          <w:szCs w:val="24"/>
          <w:cs/>
        </w:rPr>
        <w:lastRenderedPageBreak/>
        <w:t>स</w:t>
      </w:r>
      <w:r w:rsidR="00E33E66">
        <w:rPr>
          <w:rFonts w:cs="Mangal" w:hint="cs"/>
          <w:sz w:val="24"/>
          <w:szCs w:val="24"/>
          <w:cs/>
        </w:rPr>
        <w:t>ुयक्खंधो-१, अज्झयणं-६, उद्देसो-</w:t>
      </w:r>
    </w:p>
    <w:tbl>
      <w:tblPr>
        <w:tblW w:w="10065" w:type="dxa"/>
        <w:tblInd w:w="93" w:type="dxa"/>
        <w:tblBorders>
          <w:top w:val="single" w:sz="4" w:space="0" w:color="auto"/>
        </w:tblBorders>
        <w:tblLook w:val="04A0"/>
      </w:tblPr>
      <w:tblGrid>
        <w:gridCol w:w="10065"/>
      </w:tblGrid>
      <w:tr w:rsidR="002620FF" w:rsidTr="00900160">
        <w:trPr>
          <w:trHeight w:val="242"/>
        </w:trPr>
        <w:tc>
          <w:tcPr>
            <w:tcW w:w="10065" w:type="dxa"/>
            <w:tcBorders>
              <w:top w:val="single" w:sz="4" w:space="0" w:color="FF0000"/>
              <w:left w:val="nil"/>
              <w:bottom w:val="nil"/>
              <w:right w:val="nil"/>
            </w:tcBorders>
          </w:tcPr>
          <w:p w:rsidR="002620FF" w:rsidRDefault="002620FF"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३६१</w:t>
      </w:r>
      <w:r w:rsidRPr="0069493C">
        <w:rPr>
          <w:color w:val="00B050"/>
          <w:sz w:val="24"/>
          <w:szCs w:val="24"/>
        </w:rPr>
        <w:t>]</w:t>
      </w:r>
      <w:r w:rsidR="0016627E">
        <w:rPr>
          <w:rFonts w:hint="cs"/>
          <w:color w:val="00B050"/>
          <w:sz w:val="24"/>
          <w:szCs w:val="24"/>
          <w:cs/>
        </w:rPr>
        <w:tab/>
      </w:r>
      <w:r w:rsidR="004605FC" w:rsidRPr="007264F7">
        <w:rPr>
          <w:bCs w:val="0"/>
          <w:sz w:val="24"/>
          <w:szCs w:val="24"/>
          <w:cs/>
        </w:rPr>
        <w:t>सयं सहस्साण उ जोयणाणं</w:t>
      </w:r>
      <w:r w:rsidR="004605FC" w:rsidRPr="007264F7">
        <w:rPr>
          <w:rFonts w:hint="cs"/>
          <w:bCs w:val="0"/>
          <w:sz w:val="24"/>
          <w:szCs w:val="24"/>
          <w:cs/>
          <w:lang w:bidi="sa-IN"/>
        </w:rPr>
        <w:t>,</w:t>
      </w:r>
      <w:r w:rsidR="004605FC" w:rsidRPr="007264F7">
        <w:rPr>
          <w:bCs w:val="0"/>
          <w:sz w:val="24"/>
          <w:szCs w:val="24"/>
          <w:cs/>
        </w:rPr>
        <w:t xml:space="preserve"> तिकंडगे पंडगवेजयंते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 जोयणे नवनउति सहस्से</w:t>
      </w:r>
      <w:r w:rsidR="004605FC" w:rsidRPr="007264F7">
        <w:rPr>
          <w:rFonts w:hint="cs"/>
          <w:sz w:val="24"/>
          <w:szCs w:val="24"/>
          <w:cs/>
          <w:lang w:bidi="sa-IN"/>
        </w:rPr>
        <w:t>,</w:t>
      </w:r>
      <w:r w:rsidR="004605FC" w:rsidRPr="007264F7">
        <w:rPr>
          <w:sz w:val="24"/>
          <w:szCs w:val="24"/>
          <w:cs/>
        </w:rPr>
        <w:t xml:space="preserve"> उ</w:t>
      </w:r>
      <w:r w:rsidR="004605FC" w:rsidRPr="007264F7">
        <w:rPr>
          <w:rFonts w:hint="cs"/>
          <w:sz w:val="24"/>
          <w:szCs w:val="24"/>
          <w:cs/>
          <w:lang w:bidi="sa-IN"/>
        </w:rPr>
        <w:t>ध्धु</w:t>
      </w:r>
      <w:r w:rsidR="004605FC" w:rsidRPr="007264F7">
        <w:rPr>
          <w:sz w:val="24"/>
          <w:szCs w:val="24"/>
          <w:cs/>
        </w:rPr>
        <w:t>स्सि</w:t>
      </w:r>
      <w:r w:rsidR="004605FC" w:rsidRPr="007264F7">
        <w:rPr>
          <w:rFonts w:hint="cs"/>
          <w:sz w:val="24"/>
          <w:szCs w:val="24"/>
          <w:cs/>
          <w:lang w:bidi="sa-IN"/>
        </w:rPr>
        <w:t>तो</w:t>
      </w:r>
      <w:r w:rsidR="004605FC" w:rsidRPr="007264F7">
        <w:rPr>
          <w:sz w:val="24"/>
          <w:szCs w:val="24"/>
          <w:cs/>
        </w:rPr>
        <w:t xml:space="preserve"> हेट्ठ सहस्समेगं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३६२</w:t>
      </w:r>
      <w:r w:rsidRPr="0069493C">
        <w:rPr>
          <w:color w:val="00B050"/>
          <w:sz w:val="24"/>
          <w:szCs w:val="24"/>
        </w:rPr>
        <w:t>]</w:t>
      </w:r>
      <w:r w:rsidR="0016627E">
        <w:rPr>
          <w:rFonts w:hint="cs"/>
          <w:color w:val="00B050"/>
          <w:sz w:val="24"/>
          <w:szCs w:val="24"/>
          <w:cs/>
        </w:rPr>
        <w:tab/>
      </w:r>
      <w:r w:rsidR="004605FC" w:rsidRPr="007264F7">
        <w:rPr>
          <w:bCs w:val="0"/>
          <w:sz w:val="24"/>
          <w:szCs w:val="24"/>
          <w:cs/>
        </w:rPr>
        <w:t>पुट्ठे नभे चिट्ठइ भूमिवट्ठिए</w:t>
      </w:r>
      <w:r w:rsidR="004605FC" w:rsidRPr="007264F7">
        <w:rPr>
          <w:rFonts w:hint="cs"/>
          <w:bCs w:val="0"/>
          <w:sz w:val="24"/>
          <w:szCs w:val="24"/>
          <w:cs/>
          <w:lang w:bidi="sa-IN"/>
        </w:rPr>
        <w:t>,</w:t>
      </w:r>
      <w:r w:rsidR="004605FC" w:rsidRPr="007264F7">
        <w:rPr>
          <w:bCs w:val="0"/>
          <w:sz w:val="24"/>
          <w:szCs w:val="24"/>
          <w:cs/>
        </w:rPr>
        <w:t xml:space="preserve"> जं सूरिया अ</w:t>
      </w:r>
      <w:r w:rsidR="004605FC" w:rsidRPr="007264F7">
        <w:rPr>
          <w:rFonts w:hint="cs"/>
          <w:bCs w:val="0"/>
          <w:sz w:val="24"/>
          <w:szCs w:val="24"/>
          <w:cs/>
          <w:lang w:bidi="sa-IN"/>
        </w:rPr>
        <w:t>नु</w:t>
      </w:r>
      <w:r w:rsidR="004605FC" w:rsidRPr="007264F7">
        <w:rPr>
          <w:bCs w:val="0"/>
          <w:sz w:val="24"/>
          <w:szCs w:val="24"/>
          <w:cs/>
        </w:rPr>
        <w:t>परिवट्टयंति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 हेमवण्णे बहुनंद</w:t>
      </w:r>
      <w:r w:rsidR="004605FC" w:rsidRPr="007264F7">
        <w:rPr>
          <w:rFonts w:hint="cs"/>
          <w:sz w:val="24"/>
          <w:szCs w:val="24"/>
          <w:cs/>
          <w:lang w:bidi="sa-IN"/>
        </w:rPr>
        <w:t>ने</w:t>
      </w:r>
      <w:r w:rsidR="004605FC" w:rsidRPr="007264F7">
        <w:rPr>
          <w:sz w:val="24"/>
          <w:szCs w:val="24"/>
          <w:cs/>
        </w:rPr>
        <w:t xml:space="preserve"> य</w:t>
      </w:r>
      <w:r w:rsidR="004605FC" w:rsidRPr="007264F7">
        <w:rPr>
          <w:rFonts w:hint="cs"/>
          <w:sz w:val="24"/>
          <w:szCs w:val="24"/>
          <w:cs/>
          <w:lang w:bidi="sa-IN"/>
        </w:rPr>
        <w:t>,</w:t>
      </w:r>
      <w:r w:rsidR="004605FC" w:rsidRPr="007264F7">
        <w:rPr>
          <w:sz w:val="24"/>
          <w:szCs w:val="24"/>
          <w:cs/>
        </w:rPr>
        <w:t xml:space="preserve"> जंसी रइं वेययई महिंदा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३६३</w:t>
      </w:r>
      <w:r w:rsidRPr="0069493C">
        <w:rPr>
          <w:color w:val="00B050"/>
          <w:sz w:val="24"/>
          <w:szCs w:val="24"/>
        </w:rPr>
        <w:t>]</w:t>
      </w:r>
      <w:r w:rsidR="0016627E">
        <w:rPr>
          <w:rFonts w:hint="cs"/>
          <w:color w:val="00B050"/>
          <w:sz w:val="24"/>
          <w:szCs w:val="24"/>
          <w:cs/>
        </w:rPr>
        <w:tab/>
      </w:r>
      <w:r w:rsidR="004605FC" w:rsidRPr="007264F7">
        <w:rPr>
          <w:bCs w:val="0"/>
          <w:sz w:val="24"/>
          <w:szCs w:val="24"/>
          <w:cs/>
        </w:rPr>
        <w:t>से पव्वए सद्दमहप्पगासे</w:t>
      </w:r>
      <w:r w:rsidR="004605FC" w:rsidRPr="007264F7">
        <w:rPr>
          <w:rFonts w:hint="cs"/>
          <w:bCs w:val="0"/>
          <w:sz w:val="24"/>
          <w:szCs w:val="24"/>
          <w:cs/>
          <w:lang w:bidi="sa-IN"/>
        </w:rPr>
        <w:t>,</w:t>
      </w:r>
      <w:r w:rsidR="004605FC" w:rsidRPr="007264F7">
        <w:rPr>
          <w:bCs w:val="0"/>
          <w:sz w:val="24"/>
          <w:szCs w:val="24"/>
          <w:cs/>
        </w:rPr>
        <w:t xml:space="preserve"> विरायती कंच</w:t>
      </w:r>
      <w:r w:rsidR="004605FC" w:rsidRPr="007264F7">
        <w:rPr>
          <w:rFonts w:hint="cs"/>
          <w:bCs w:val="0"/>
          <w:sz w:val="24"/>
          <w:szCs w:val="24"/>
          <w:cs/>
        </w:rPr>
        <w:t>न</w:t>
      </w:r>
      <w:r w:rsidR="004605FC" w:rsidRPr="007264F7">
        <w:rPr>
          <w:bCs w:val="0"/>
          <w:sz w:val="24"/>
          <w:szCs w:val="24"/>
          <w:cs/>
        </w:rPr>
        <w:t>मट्ठवण्णे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अनुत्तरे गिरिसु य पव्वदुग्गे</w:t>
      </w:r>
      <w:r w:rsidR="004605FC" w:rsidRPr="007264F7">
        <w:rPr>
          <w:rFonts w:hint="cs"/>
          <w:sz w:val="24"/>
          <w:szCs w:val="24"/>
          <w:cs/>
          <w:lang w:bidi="sa-IN"/>
        </w:rPr>
        <w:t>,</w:t>
      </w:r>
      <w:r w:rsidR="004605FC" w:rsidRPr="007264F7">
        <w:rPr>
          <w:sz w:val="24"/>
          <w:szCs w:val="24"/>
          <w:cs/>
        </w:rPr>
        <w:t xml:space="preserve"> गिरीवरे से जलिए व भोमे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३६४</w:t>
      </w:r>
      <w:r w:rsidRPr="0069493C">
        <w:rPr>
          <w:color w:val="00B050"/>
          <w:sz w:val="24"/>
          <w:szCs w:val="24"/>
        </w:rPr>
        <w:t>]</w:t>
      </w:r>
      <w:r w:rsidR="0016627E">
        <w:rPr>
          <w:rFonts w:hint="cs"/>
          <w:color w:val="00B050"/>
          <w:sz w:val="24"/>
          <w:szCs w:val="24"/>
          <w:cs/>
        </w:rPr>
        <w:tab/>
      </w:r>
      <w:r w:rsidR="004605FC" w:rsidRPr="007264F7">
        <w:rPr>
          <w:bCs w:val="0"/>
          <w:sz w:val="24"/>
          <w:szCs w:val="24"/>
          <w:cs/>
        </w:rPr>
        <w:t>महीए मज्झ</w:t>
      </w:r>
      <w:r w:rsidR="004605FC" w:rsidRPr="007264F7">
        <w:rPr>
          <w:rFonts w:hint="cs"/>
          <w:bCs w:val="0"/>
          <w:sz w:val="24"/>
          <w:szCs w:val="24"/>
          <w:cs/>
        </w:rPr>
        <w:t>ंमि</w:t>
      </w:r>
      <w:r w:rsidR="004605FC" w:rsidRPr="007264F7">
        <w:rPr>
          <w:bCs w:val="0"/>
          <w:sz w:val="24"/>
          <w:szCs w:val="24"/>
          <w:cs/>
        </w:rPr>
        <w:t xml:space="preserve"> ठिए नगिंदे</w:t>
      </w:r>
      <w:r w:rsidR="004605FC" w:rsidRPr="007264F7">
        <w:rPr>
          <w:rFonts w:hint="cs"/>
          <w:bCs w:val="0"/>
          <w:sz w:val="24"/>
          <w:szCs w:val="24"/>
          <w:cs/>
          <w:lang w:bidi="sa-IN"/>
        </w:rPr>
        <w:t>,</w:t>
      </w:r>
      <w:r w:rsidR="004605FC" w:rsidRPr="007264F7">
        <w:rPr>
          <w:bCs w:val="0"/>
          <w:sz w:val="24"/>
          <w:szCs w:val="24"/>
          <w:cs/>
        </w:rPr>
        <w:t xml:space="preserve"> पन्नायते सूरियसुद्धलेसे</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एवं सिरीए उ स भूरिवण्णे</w:t>
      </w:r>
      <w:r w:rsidR="004605FC" w:rsidRPr="007264F7">
        <w:rPr>
          <w:rFonts w:hint="cs"/>
          <w:sz w:val="24"/>
          <w:szCs w:val="24"/>
          <w:cs/>
          <w:lang w:bidi="sa-IN"/>
        </w:rPr>
        <w:t>,</w:t>
      </w:r>
      <w:r w:rsidR="004605FC" w:rsidRPr="007264F7">
        <w:rPr>
          <w:sz w:val="24"/>
          <w:szCs w:val="24"/>
          <w:cs/>
        </w:rPr>
        <w:t xml:space="preserve"> मनोरमे जोयति अच्चिमाली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३६५</w:t>
      </w:r>
      <w:r w:rsidRPr="0069493C">
        <w:rPr>
          <w:color w:val="00B050"/>
          <w:sz w:val="24"/>
          <w:szCs w:val="24"/>
        </w:rPr>
        <w:t>]</w:t>
      </w:r>
      <w:r w:rsidR="0016627E">
        <w:rPr>
          <w:rFonts w:hint="cs"/>
          <w:color w:val="00B050"/>
          <w:sz w:val="24"/>
          <w:szCs w:val="24"/>
          <w:cs/>
        </w:rPr>
        <w:tab/>
      </w:r>
      <w:r w:rsidR="004605FC" w:rsidRPr="007264F7">
        <w:rPr>
          <w:bCs w:val="0"/>
          <w:sz w:val="24"/>
          <w:szCs w:val="24"/>
          <w:cs/>
        </w:rPr>
        <w:t>सुदंसणस्से</w:t>
      </w:r>
      <w:r w:rsidR="004605FC" w:rsidRPr="007264F7">
        <w:rPr>
          <w:rFonts w:hint="cs"/>
          <w:bCs w:val="0"/>
          <w:sz w:val="24"/>
          <w:szCs w:val="24"/>
          <w:cs/>
          <w:lang w:bidi="sa-IN"/>
        </w:rPr>
        <w:t>व</w:t>
      </w:r>
      <w:r w:rsidR="004605FC" w:rsidRPr="007264F7">
        <w:rPr>
          <w:bCs w:val="0"/>
          <w:sz w:val="24"/>
          <w:szCs w:val="24"/>
          <w:cs/>
        </w:rPr>
        <w:t xml:space="preserve"> जसो गिरिस्स</w:t>
      </w:r>
      <w:r w:rsidR="004605FC" w:rsidRPr="007264F7">
        <w:rPr>
          <w:rFonts w:hint="cs"/>
          <w:bCs w:val="0"/>
          <w:sz w:val="24"/>
          <w:szCs w:val="24"/>
          <w:cs/>
          <w:lang w:bidi="sa-IN"/>
        </w:rPr>
        <w:t>,</w:t>
      </w:r>
      <w:r w:rsidR="004605FC" w:rsidRPr="007264F7">
        <w:rPr>
          <w:bCs w:val="0"/>
          <w:sz w:val="24"/>
          <w:szCs w:val="24"/>
          <w:cs/>
        </w:rPr>
        <w:t xml:space="preserve"> पवुच्चती महतो पव्वतस्स</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एतोवमे समणे नायपुत्ते</w:t>
      </w:r>
      <w:r w:rsidR="004605FC" w:rsidRPr="007264F7">
        <w:rPr>
          <w:rFonts w:hint="cs"/>
          <w:sz w:val="24"/>
          <w:szCs w:val="24"/>
          <w:cs/>
          <w:lang w:bidi="sa-IN"/>
        </w:rPr>
        <w:t>,</w:t>
      </w:r>
      <w:r w:rsidR="004605FC" w:rsidRPr="007264F7">
        <w:rPr>
          <w:sz w:val="24"/>
          <w:szCs w:val="24"/>
          <w:cs/>
        </w:rPr>
        <w:t xml:space="preserve"> जाती-जसो-दंसण-नाण-सीले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३६६</w:t>
      </w:r>
      <w:r w:rsidRPr="0069493C">
        <w:rPr>
          <w:color w:val="00B050"/>
          <w:sz w:val="24"/>
          <w:szCs w:val="24"/>
        </w:rPr>
        <w:t>]</w:t>
      </w:r>
      <w:r w:rsidR="0016627E">
        <w:rPr>
          <w:rFonts w:hint="cs"/>
          <w:color w:val="00B050"/>
          <w:sz w:val="24"/>
          <w:szCs w:val="24"/>
          <w:cs/>
        </w:rPr>
        <w:tab/>
      </w:r>
      <w:r w:rsidR="004605FC" w:rsidRPr="007264F7">
        <w:rPr>
          <w:bCs w:val="0"/>
          <w:sz w:val="24"/>
          <w:szCs w:val="24"/>
          <w:cs/>
        </w:rPr>
        <w:t>गिरीवरे वा निस</w:t>
      </w:r>
      <w:r w:rsidR="004605FC" w:rsidRPr="007264F7">
        <w:rPr>
          <w:rFonts w:hint="cs"/>
          <w:bCs w:val="0"/>
          <w:sz w:val="24"/>
          <w:szCs w:val="24"/>
          <w:cs/>
          <w:lang w:bidi="sa-IN"/>
        </w:rPr>
        <w:t>हाऽऽ</w:t>
      </w:r>
      <w:r w:rsidR="004605FC" w:rsidRPr="007264F7">
        <w:rPr>
          <w:bCs w:val="0"/>
          <w:sz w:val="24"/>
          <w:szCs w:val="24"/>
          <w:cs/>
        </w:rPr>
        <w:t>यताणं</w:t>
      </w:r>
      <w:r w:rsidR="004605FC" w:rsidRPr="007264F7">
        <w:rPr>
          <w:rFonts w:hint="cs"/>
          <w:bCs w:val="0"/>
          <w:sz w:val="24"/>
          <w:szCs w:val="24"/>
          <w:cs/>
          <w:lang w:bidi="sa-IN"/>
        </w:rPr>
        <w:t>,</w:t>
      </w:r>
      <w:r w:rsidR="004605FC" w:rsidRPr="007264F7">
        <w:rPr>
          <w:bCs w:val="0"/>
          <w:sz w:val="24"/>
          <w:szCs w:val="24"/>
          <w:cs/>
        </w:rPr>
        <w:t xml:space="preserve"> रुयगे व सेट्ठे वलयायताणं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ततोवमे से जगभूतिपण्णे</w:t>
      </w:r>
      <w:r w:rsidR="004605FC" w:rsidRPr="007264F7">
        <w:rPr>
          <w:rFonts w:hint="cs"/>
          <w:sz w:val="24"/>
          <w:szCs w:val="24"/>
          <w:cs/>
          <w:lang w:bidi="sa-IN"/>
        </w:rPr>
        <w:t>,</w:t>
      </w:r>
      <w:r w:rsidR="004605FC" w:rsidRPr="007264F7">
        <w:rPr>
          <w:sz w:val="24"/>
          <w:szCs w:val="24"/>
          <w:cs/>
        </w:rPr>
        <w:t xml:space="preserve"> मुणीण मज्झे तमुदाहु पण्णे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३६७</w:t>
      </w:r>
      <w:r w:rsidRPr="0069493C">
        <w:rPr>
          <w:color w:val="00B050"/>
          <w:sz w:val="24"/>
          <w:szCs w:val="24"/>
        </w:rPr>
        <w:t>]</w:t>
      </w:r>
      <w:r w:rsidR="0016627E">
        <w:rPr>
          <w:rFonts w:hint="cs"/>
          <w:color w:val="00B050"/>
          <w:sz w:val="24"/>
          <w:szCs w:val="24"/>
          <w:cs/>
        </w:rPr>
        <w:tab/>
      </w:r>
      <w:r w:rsidR="004605FC" w:rsidRPr="007264F7">
        <w:rPr>
          <w:bCs w:val="0"/>
          <w:sz w:val="24"/>
          <w:szCs w:val="24"/>
          <w:cs/>
        </w:rPr>
        <w:t>अनुत्तरं धम्ममुदीरइत्ता</w:t>
      </w:r>
      <w:r w:rsidR="004605FC" w:rsidRPr="007264F7">
        <w:rPr>
          <w:rFonts w:hint="cs"/>
          <w:bCs w:val="0"/>
          <w:sz w:val="24"/>
          <w:szCs w:val="24"/>
          <w:cs/>
          <w:lang w:bidi="sa-IN"/>
        </w:rPr>
        <w:t>,</w:t>
      </w:r>
      <w:r w:rsidR="004605FC" w:rsidRPr="007264F7">
        <w:rPr>
          <w:bCs w:val="0"/>
          <w:sz w:val="24"/>
          <w:szCs w:val="24"/>
          <w:cs/>
        </w:rPr>
        <w:t xml:space="preserve"> अनुत्तरं झाणवरं झियाइ</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सुसुक्क सुक्कं अपगंडसुक्कं</w:t>
      </w:r>
      <w:r w:rsidR="004605FC" w:rsidRPr="007264F7">
        <w:rPr>
          <w:rFonts w:hint="cs"/>
          <w:sz w:val="24"/>
          <w:szCs w:val="24"/>
          <w:cs/>
          <w:lang w:bidi="sa-IN"/>
        </w:rPr>
        <w:t>,</w:t>
      </w:r>
      <w:r w:rsidR="004605FC" w:rsidRPr="007264F7">
        <w:rPr>
          <w:sz w:val="24"/>
          <w:szCs w:val="24"/>
          <w:cs/>
        </w:rPr>
        <w:t xml:space="preserve"> संखेदुवेगंतवदातसुक्कं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३६८</w:t>
      </w:r>
      <w:r w:rsidRPr="0069493C">
        <w:rPr>
          <w:color w:val="00B050"/>
          <w:sz w:val="24"/>
          <w:szCs w:val="24"/>
        </w:rPr>
        <w:t>]</w:t>
      </w:r>
      <w:r w:rsidR="0016627E">
        <w:rPr>
          <w:rFonts w:hint="cs"/>
          <w:color w:val="00B050"/>
          <w:sz w:val="24"/>
          <w:szCs w:val="24"/>
          <w:cs/>
        </w:rPr>
        <w:tab/>
      </w:r>
      <w:r w:rsidR="004605FC" w:rsidRPr="007264F7">
        <w:rPr>
          <w:bCs w:val="0"/>
          <w:sz w:val="24"/>
          <w:szCs w:val="24"/>
          <w:cs/>
        </w:rPr>
        <w:t>अनुत्तरग्गं परमं महेसी</w:t>
      </w:r>
      <w:r w:rsidR="004605FC" w:rsidRPr="007264F7">
        <w:rPr>
          <w:rFonts w:hint="cs"/>
          <w:bCs w:val="0"/>
          <w:sz w:val="24"/>
          <w:szCs w:val="24"/>
          <w:cs/>
          <w:lang w:bidi="sa-IN"/>
        </w:rPr>
        <w:t>,</w:t>
      </w:r>
      <w:r w:rsidR="004605FC" w:rsidRPr="007264F7">
        <w:rPr>
          <w:bCs w:val="0"/>
          <w:sz w:val="24"/>
          <w:szCs w:val="24"/>
          <w:cs/>
        </w:rPr>
        <w:t xml:space="preserve"> असेसकम्मं स विसोहइत्ता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सिद्धिं गतिं साइम</w:t>
      </w:r>
      <w:r w:rsidR="004605FC" w:rsidRPr="007264F7">
        <w:rPr>
          <w:rFonts w:hint="cs"/>
          <w:sz w:val="24"/>
          <w:szCs w:val="24"/>
          <w:cs/>
          <w:lang w:bidi="sa-IN"/>
        </w:rPr>
        <w:t>नं</w:t>
      </w:r>
      <w:r w:rsidR="004605FC" w:rsidRPr="007264F7">
        <w:rPr>
          <w:sz w:val="24"/>
          <w:szCs w:val="24"/>
          <w:cs/>
        </w:rPr>
        <w:t>त पत्ते</w:t>
      </w:r>
      <w:r w:rsidR="004605FC" w:rsidRPr="007264F7">
        <w:rPr>
          <w:rFonts w:hint="cs"/>
          <w:sz w:val="24"/>
          <w:szCs w:val="24"/>
          <w:cs/>
          <w:lang w:bidi="sa-IN"/>
        </w:rPr>
        <w:t>,</w:t>
      </w:r>
      <w:r w:rsidR="004605FC" w:rsidRPr="007264F7">
        <w:rPr>
          <w:sz w:val="24"/>
          <w:szCs w:val="24"/>
          <w:cs/>
        </w:rPr>
        <w:t xml:space="preserve"> नाणेण सीलेण य दंसणेण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३६९</w:t>
      </w:r>
      <w:r w:rsidRPr="0069493C">
        <w:rPr>
          <w:color w:val="00B050"/>
          <w:sz w:val="24"/>
          <w:szCs w:val="24"/>
        </w:rPr>
        <w:t>]</w:t>
      </w:r>
      <w:r w:rsidR="0016627E">
        <w:rPr>
          <w:rFonts w:hint="cs"/>
          <w:color w:val="00B050"/>
          <w:sz w:val="24"/>
          <w:szCs w:val="24"/>
          <w:cs/>
        </w:rPr>
        <w:tab/>
      </w:r>
      <w:r w:rsidR="004605FC" w:rsidRPr="007264F7">
        <w:rPr>
          <w:bCs w:val="0"/>
          <w:sz w:val="24"/>
          <w:szCs w:val="24"/>
          <w:cs/>
        </w:rPr>
        <w:t>रुक्खेसु नाते जह सामली वा</w:t>
      </w:r>
      <w:r w:rsidR="004605FC" w:rsidRPr="007264F7">
        <w:rPr>
          <w:rFonts w:hint="cs"/>
          <w:bCs w:val="0"/>
          <w:sz w:val="24"/>
          <w:szCs w:val="24"/>
          <w:cs/>
          <w:lang w:bidi="sa-IN"/>
        </w:rPr>
        <w:t>,</w:t>
      </w:r>
      <w:r w:rsidR="004605FC" w:rsidRPr="007264F7">
        <w:rPr>
          <w:bCs w:val="0"/>
          <w:sz w:val="24"/>
          <w:szCs w:val="24"/>
          <w:cs/>
        </w:rPr>
        <w:t xml:space="preserve"> जंसी रतिं वेययति सुवण्णा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व</w:t>
      </w:r>
      <w:r w:rsidR="004605FC" w:rsidRPr="007264F7">
        <w:rPr>
          <w:rFonts w:hint="cs"/>
          <w:sz w:val="24"/>
          <w:szCs w:val="24"/>
          <w:cs/>
          <w:lang w:bidi="sa-IN"/>
        </w:rPr>
        <w:t>ने</w:t>
      </w:r>
      <w:r w:rsidR="004605FC" w:rsidRPr="007264F7">
        <w:rPr>
          <w:sz w:val="24"/>
          <w:szCs w:val="24"/>
          <w:cs/>
        </w:rPr>
        <w:t>सु या नंद</w:t>
      </w:r>
      <w:r w:rsidR="004605FC" w:rsidRPr="007264F7">
        <w:rPr>
          <w:rFonts w:hint="cs"/>
          <w:sz w:val="24"/>
          <w:szCs w:val="24"/>
          <w:cs/>
          <w:lang w:bidi="sa-IN"/>
        </w:rPr>
        <w:t>न</w:t>
      </w:r>
      <w:r w:rsidR="004605FC" w:rsidRPr="007264F7">
        <w:rPr>
          <w:sz w:val="24"/>
          <w:szCs w:val="24"/>
          <w:cs/>
        </w:rPr>
        <w:t>माहु सेट्ठं</w:t>
      </w:r>
      <w:r w:rsidR="004605FC" w:rsidRPr="007264F7">
        <w:rPr>
          <w:rFonts w:hint="cs"/>
          <w:sz w:val="24"/>
          <w:szCs w:val="24"/>
          <w:cs/>
          <w:lang w:bidi="sa-IN"/>
        </w:rPr>
        <w:t>,</w:t>
      </w:r>
      <w:r w:rsidR="004605FC" w:rsidRPr="007264F7">
        <w:rPr>
          <w:sz w:val="24"/>
          <w:szCs w:val="24"/>
          <w:cs/>
        </w:rPr>
        <w:t xml:space="preserve"> नाणेण सीलेण य भूतिप</w:t>
      </w:r>
      <w:r w:rsidR="004605FC" w:rsidRPr="007264F7">
        <w:rPr>
          <w:rFonts w:hint="cs"/>
          <w:sz w:val="24"/>
          <w:szCs w:val="24"/>
          <w:cs/>
          <w:lang w:bidi="sa-IN"/>
        </w:rPr>
        <w:t>न्ने</w:t>
      </w:r>
      <w:r w:rsidR="004605FC" w:rsidRPr="007264F7">
        <w:rPr>
          <w:sz w:val="24"/>
          <w:szCs w:val="24"/>
          <w:cs/>
        </w:rPr>
        <w:t xml:space="preserve">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३७०</w:t>
      </w:r>
      <w:r w:rsidRPr="0069493C">
        <w:rPr>
          <w:color w:val="00B050"/>
          <w:sz w:val="24"/>
          <w:szCs w:val="24"/>
        </w:rPr>
        <w:t>]</w:t>
      </w:r>
      <w:r w:rsidR="0016627E">
        <w:rPr>
          <w:rFonts w:hint="cs"/>
          <w:color w:val="00B050"/>
          <w:sz w:val="24"/>
          <w:szCs w:val="24"/>
          <w:cs/>
        </w:rPr>
        <w:tab/>
      </w:r>
      <w:r w:rsidR="004605FC" w:rsidRPr="007264F7">
        <w:rPr>
          <w:bCs w:val="0"/>
          <w:sz w:val="24"/>
          <w:szCs w:val="24"/>
          <w:cs/>
        </w:rPr>
        <w:t>थणितं व सद्दाण अ</w:t>
      </w:r>
      <w:r w:rsidR="004605FC" w:rsidRPr="007264F7">
        <w:rPr>
          <w:rFonts w:hint="cs"/>
          <w:bCs w:val="0"/>
          <w:sz w:val="24"/>
          <w:szCs w:val="24"/>
          <w:cs/>
          <w:lang w:bidi="sa-IN"/>
        </w:rPr>
        <w:t>नु</w:t>
      </w:r>
      <w:r w:rsidR="004605FC" w:rsidRPr="007264F7">
        <w:rPr>
          <w:bCs w:val="0"/>
          <w:sz w:val="24"/>
          <w:szCs w:val="24"/>
          <w:cs/>
        </w:rPr>
        <w:t>त्त</w:t>
      </w:r>
      <w:r w:rsidR="004605FC" w:rsidRPr="007264F7">
        <w:rPr>
          <w:rFonts w:hint="cs"/>
          <w:bCs w:val="0"/>
          <w:sz w:val="24"/>
          <w:szCs w:val="24"/>
          <w:cs/>
          <w:lang w:bidi="sa-IN"/>
        </w:rPr>
        <w:t>रे</w:t>
      </w:r>
      <w:r w:rsidR="004605FC" w:rsidRPr="007264F7">
        <w:rPr>
          <w:bCs w:val="0"/>
          <w:sz w:val="24"/>
          <w:szCs w:val="24"/>
          <w:cs/>
        </w:rPr>
        <w:t xml:space="preserve"> उ</w:t>
      </w:r>
      <w:r w:rsidR="004605FC" w:rsidRPr="007264F7">
        <w:rPr>
          <w:rFonts w:hint="cs"/>
          <w:bCs w:val="0"/>
          <w:sz w:val="24"/>
          <w:szCs w:val="24"/>
          <w:cs/>
          <w:lang w:bidi="sa-IN"/>
        </w:rPr>
        <w:t>,</w:t>
      </w:r>
      <w:r w:rsidR="004605FC" w:rsidRPr="007264F7">
        <w:rPr>
          <w:bCs w:val="0"/>
          <w:sz w:val="24"/>
          <w:szCs w:val="24"/>
          <w:cs/>
        </w:rPr>
        <w:t xml:space="preserve"> चंदे व ताराण महा</w:t>
      </w:r>
      <w:r w:rsidR="004605FC" w:rsidRPr="007264F7">
        <w:rPr>
          <w:rFonts w:hint="cs"/>
          <w:bCs w:val="0"/>
          <w:sz w:val="24"/>
          <w:szCs w:val="24"/>
          <w:cs/>
          <w:lang w:bidi="sa-IN"/>
        </w:rPr>
        <w:t>नु</w:t>
      </w:r>
      <w:r w:rsidR="004605FC" w:rsidRPr="007264F7">
        <w:rPr>
          <w:bCs w:val="0"/>
          <w:sz w:val="24"/>
          <w:szCs w:val="24"/>
          <w:cs/>
        </w:rPr>
        <w:t>भावे</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गंधेसु वा चंद</w:t>
      </w:r>
      <w:r w:rsidR="004605FC" w:rsidRPr="007264F7">
        <w:rPr>
          <w:rFonts w:hint="cs"/>
          <w:sz w:val="24"/>
          <w:szCs w:val="24"/>
          <w:cs/>
          <w:lang w:bidi="sa-IN"/>
        </w:rPr>
        <w:t>न</w:t>
      </w:r>
      <w:r w:rsidR="004605FC" w:rsidRPr="007264F7">
        <w:rPr>
          <w:sz w:val="24"/>
          <w:szCs w:val="24"/>
          <w:cs/>
        </w:rPr>
        <w:t>माहु सेट्ठं</w:t>
      </w:r>
      <w:r w:rsidR="004605FC" w:rsidRPr="007264F7">
        <w:rPr>
          <w:rFonts w:hint="cs"/>
          <w:sz w:val="24"/>
          <w:szCs w:val="24"/>
          <w:cs/>
          <w:lang w:bidi="sa-IN"/>
        </w:rPr>
        <w:t>,</w:t>
      </w:r>
      <w:r w:rsidR="004605FC" w:rsidRPr="007264F7">
        <w:rPr>
          <w:sz w:val="24"/>
          <w:szCs w:val="24"/>
          <w:cs/>
        </w:rPr>
        <w:t xml:space="preserve"> एवं मुणीणं अपडिण्णमाहु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३७१</w:t>
      </w:r>
      <w:r w:rsidRPr="0069493C">
        <w:rPr>
          <w:color w:val="00B050"/>
          <w:sz w:val="24"/>
          <w:szCs w:val="24"/>
        </w:rPr>
        <w:t>]</w:t>
      </w:r>
      <w:r w:rsidR="0016627E">
        <w:rPr>
          <w:rFonts w:hint="cs"/>
          <w:color w:val="00B050"/>
          <w:sz w:val="24"/>
          <w:szCs w:val="24"/>
          <w:cs/>
        </w:rPr>
        <w:tab/>
      </w:r>
      <w:r w:rsidR="004605FC" w:rsidRPr="007264F7">
        <w:rPr>
          <w:bCs w:val="0"/>
          <w:sz w:val="24"/>
          <w:szCs w:val="24"/>
          <w:cs/>
        </w:rPr>
        <w:t>जहा सयंभू उ</w:t>
      </w:r>
      <w:r w:rsidR="004605FC" w:rsidRPr="007264F7">
        <w:rPr>
          <w:rFonts w:hint="cs"/>
          <w:bCs w:val="0"/>
          <w:sz w:val="24"/>
          <w:szCs w:val="24"/>
          <w:cs/>
          <w:lang w:bidi="sa-IN"/>
        </w:rPr>
        <w:t>द्द</w:t>
      </w:r>
      <w:r w:rsidR="004605FC" w:rsidRPr="007264F7">
        <w:rPr>
          <w:bCs w:val="0"/>
          <w:sz w:val="24"/>
          <w:szCs w:val="24"/>
          <w:cs/>
        </w:rPr>
        <w:t>हीण सेट्ठे</w:t>
      </w:r>
      <w:r w:rsidR="004605FC" w:rsidRPr="007264F7">
        <w:rPr>
          <w:rFonts w:hint="cs"/>
          <w:bCs w:val="0"/>
          <w:sz w:val="24"/>
          <w:szCs w:val="24"/>
          <w:cs/>
          <w:lang w:bidi="sa-IN"/>
        </w:rPr>
        <w:t>,</w:t>
      </w:r>
      <w:r w:rsidR="004605FC" w:rsidRPr="007264F7">
        <w:rPr>
          <w:bCs w:val="0"/>
          <w:sz w:val="24"/>
          <w:szCs w:val="24"/>
          <w:cs/>
        </w:rPr>
        <w:t xml:space="preserve"> नागेसु वा धरणिंदमाहु से</w:t>
      </w:r>
      <w:r w:rsidR="004605FC" w:rsidRPr="007264F7">
        <w:rPr>
          <w:rFonts w:hint="cs"/>
          <w:bCs w:val="0"/>
          <w:sz w:val="24"/>
          <w:szCs w:val="24"/>
          <w:cs/>
          <w:lang w:bidi="sa-IN"/>
        </w:rPr>
        <w:t>ट्ठे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खोओदए वा रस वेजयंते</w:t>
      </w:r>
      <w:r w:rsidR="004605FC" w:rsidRPr="007264F7">
        <w:rPr>
          <w:rFonts w:hint="cs"/>
          <w:sz w:val="24"/>
          <w:szCs w:val="24"/>
          <w:cs/>
          <w:lang w:bidi="sa-IN"/>
        </w:rPr>
        <w:t>,</w:t>
      </w:r>
      <w:r w:rsidR="004605FC" w:rsidRPr="007264F7">
        <w:rPr>
          <w:sz w:val="24"/>
          <w:szCs w:val="24"/>
          <w:cs/>
        </w:rPr>
        <w:t xml:space="preserve"> तहोवहा</w:t>
      </w:r>
      <w:r w:rsidR="004605FC" w:rsidRPr="007264F7">
        <w:rPr>
          <w:rFonts w:hint="cs"/>
          <w:sz w:val="24"/>
          <w:szCs w:val="24"/>
          <w:cs/>
          <w:lang w:bidi="sa-IN"/>
        </w:rPr>
        <w:t>णे</w:t>
      </w:r>
      <w:r w:rsidR="004605FC" w:rsidRPr="007264F7">
        <w:rPr>
          <w:sz w:val="24"/>
          <w:szCs w:val="24"/>
          <w:cs/>
        </w:rPr>
        <w:t xml:space="preserve"> मु</w:t>
      </w:r>
      <w:r w:rsidR="004605FC" w:rsidRPr="007264F7">
        <w:rPr>
          <w:rFonts w:hint="cs"/>
          <w:sz w:val="24"/>
          <w:szCs w:val="24"/>
          <w:cs/>
          <w:lang w:bidi="sa-IN"/>
        </w:rPr>
        <w:t>नि</w:t>
      </w:r>
      <w:r w:rsidR="004605FC" w:rsidRPr="007264F7">
        <w:rPr>
          <w:sz w:val="24"/>
          <w:szCs w:val="24"/>
          <w:cs/>
        </w:rPr>
        <w:t xml:space="preserve"> वेजयं</w:t>
      </w:r>
      <w:r w:rsidR="004605FC" w:rsidRPr="007264F7">
        <w:rPr>
          <w:rFonts w:hint="cs"/>
          <w:sz w:val="24"/>
          <w:szCs w:val="24"/>
          <w:cs/>
          <w:lang w:bidi="sa-IN"/>
        </w:rPr>
        <w:t>ते</w:t>
      </w:r>
      <w:r w:rsidR="004605FC" w:rsidRPr="007264F7">
        <w:rPr>
          <w:sz w:val="24"/>
          <w:szCs w:val="24"/>
          <w:cs/>
        </w:rPr>
        <w:t xml:space="preserve">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३७२</w:t>
      </w:r>
      <w:r w:rsidRPr="0069493C">
        <w:rPr>
          <w:color w:val="00B050"/>
          <w:sz w:val="24"/>
          <w:szCs w:val="24"/>
        </w:rPr>
        <w:t>]</w:t>
      </w:r>
      <w:r w:rsidR="0016627E">
        <w:rPr>
          <w:rFonts w:hint="cs"/>
          <w:color w:val="00B050"/>
          <w:sz w:val="24"/>
          <w:szCs w:val="24"/>
          <w:cs/>
        </w:rPr>
        <w:tab/>
      </w:r>
      <w:r w:rsidR="004605FC" w:rsidRPr="007264F7">
        <w:rPr>
          <w:bCs w:val="0"/>
          <w:sz w:val="24"/>
          <w:szCs w:val="24"/>
          <w:cs/>
        </w:rPr>
        <w:t>हत्थीसु एरावणमाहु नाते</w:t>
      </w:r>
      <w:r w:rsidR="004605FC" w:rsidRPr="007264F7">
        <w:rPr>
          <w:rFonts w:hint="cs"/>
          <w:bCs w:val="0"/>
          <w:sz w:val="24"/>
          <w:szCs w:val="24"/>
          <w:cs/>
          <w:lang w:bidi="sa-IN"/>
        </w:rPr>
        <w:t>,</w:t>
      </w:r>
      <w:r w:rsidR="004605FC" w:rsidRPr="007264F7">
        <w:rPr>
          <w:bCs w:val="0"/>
          <w:sz w:val="24"/>
          <w:szCs w:val="24"/>
          <w:cs/>
        </w:rPr>
        <w:t xml:space="preserve"> सीहो मिगाणं सलिलाण गंगा</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पक्खीसु </w:t>
      </w:r>
      <w:r w:rsidR="004605FC" w:rsidRPr="007264F7">
        <w:rPr>
          <w:rFonts w:hint="cs"/>
          <w:sz w:val="24"/>
          <w:szCs w:val="24"/>
          <w:cs/>
          <w:lang w:bidi="sa-IN"/>
        </w:rPr>
        <w:t>वा</w:t>
      </w:r>
      <w:r w:rsidR="004605FC" w:rsidRPr="007264F7">
        <w:rPr>
          <w:sz w:val="24"/>
          <w:szCs w:val="24"/>
          <w:cs/>
        </w:rPr>
        <w:t xml:space="preserve"> गरुले वेणुदे</w:t>
      </w:r>
      <w:r w:rsidR="004605FC" w:rsidRPr="007264F7">
        <w:rPr>
          <w:rFonts w:hint="cs"/>
          <w:sz w:val="24"/>
          <w:szCs w:val="24"/>
          <w:cs/>
          <w:lang w:bidi="sa-IN"/>
        </w:rPr>
        <w:t>वो,</w:t>
      </w:r>
      <w:r w:rsidR="004605FC" w:rsidRPr="007264F7">
        <w:rPr>
          <w:sz w:val="24"/>
          <w:szCs w:val="24"/>
          <w:cs/>
        </w:rPr>
        <w:t xml:space="preserve"> निव्वाणवादीणिह नायपुत्ते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३७३</w:t>
      </w:r>
      <w:r w:rsidRPr="0069493C">
        <w:rPr>
          <w:color w:val="00B050"/>
          <w:sz w:val="24"/>
          <w:szCs w:val="24"/>
        </w:rPr>
        <w:t>]</w:t>
      </w:r>
      <w:r w:rsidR="0016627E">
        <w:rPr>
          <w:rFonts w:hint="cs"/>
          <w:color w:val="00B050"/>
          <w:sz w:val="24"/>
          <w:szCs w:val="24"/>
          <w:cs/>
        </w:rPr>
        <w:tab/>
      </w:r>
      <w:r w:rsidR="004605FC" w:rsidRPr="007264F7">
        <w:rPr>
          <w:bCs w:val="0"/>
          <w:sz w:val="24"/>
          <w:szCs w:val="24"/>
          <w:cs/>
        </w:rPr>
        <w:t>जोहेसु नाए जह वीससे</w:t>
      </w:r>
      <w:r w:rsidR="004605FC" w:rsidRPr="007264F7">
        <w:rPr>
          <w:rFonts w:hint="cs"/>
          <w:bCs w:val="0"/>
          <w:sz w:val="24"/>
          <w:szCs w:val="24"/>
          <w:cs/>
          <w:lang w:bidi="sa-IN"/>
        </w:rPr>
        <w:t>ने</w:t>
      </w:r>
      <w:r w:rsidR="004605FC" w:rsidRPr="007264F7">
        <w:rPr>
          <w:bCs w:val="0"/>
          <w:sz w:val="24"/>
          <w:szCs w:val="24"/>
          <w:cs/>
        </w:rPr>
        <w:t xml:space="preserve"> पुप्फेसु वा जह अरविंदमाहु</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खत्तीण सेट्ठे जह दंतवक्के</w:t>
      </w:r>
      <w:r w:rsidR="004605FC" w:rsidRPr="007264F7">
        <w:rPr>
          <w:rFonts w:hint="cs"/>
          <w:sz w:val="24"/>
          <w:szCs w:val="24"/>
          <w:cs/>
          <w:lang w:bidi="sa-IN"/>
        </w:rPr>
        <w:t xml:space="preserve"> ई</w:t>
      </w:r>
      <w:r w:rsidR="004605FC" w:rsidRPr="007264F7">
        <w:rPr>
          <w:sz w:val="24"/>
          <w:szCs w:val="24"/>
          <w:cs/>
        </w:rPr>
        <w:t>सीण सेट्ठे तह वद्धमाणे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३७४</w:t>
      </w:r>
      <w:r w:rsidRPr="0069493C">
        <w:rPr>
          <w:color w:val="00B050"/>
          <w:sz w:val="24"/>
          <w:szCs w:val="24"/>
        </w:rPr>
        <w:t>]</w:t>
      </w:r>
      <w:r w:rsidR="0016627E">
        <w:rPr>
          <w:rFonts w:hint="cs"/>
          <w:color w:val="00B050"/>
          <w:sz w:val="24"/>
          <w:szCs w:val="24"/>
          <w:cs/>
        </w:rPr>
        <w:tab/>
      </w:r>
      <w:r w:rsidR="004605FC" w:rsidRPr="007264F7">
        <w:rPr>
          <w:bCs w:val="0"/>
          <w:sz w:val="24"/>
          <w:szCs w:val="24"/>
          <w:cs/>
        </w:rPr>
        <w:t>दाणाण सेट्ठं अभयप्पयाणं</w:t>
      </w:r>
      <w:r w:rsidR="004605FC" w:rsidRPr="007264F7">
        <w:rPr>
          <w:rFonts w:hint="cs"/>
          <w:bCs w:val="0"/>
          <w:sz w:val="24"/>
          <w:szCs w:val="24"/>
          <w:cs/>
          <w:lang w:bidi="sa-IN"/>
        </w:rPr>
        <w:t>,</w:t>
      </w:r>
      <w:r w:rsidR="004605FC" w:rsidRPr="007264F7">
        <w:rPr>
          <w:bCs w:val="0"/>
          <w:sz w:val="24"/>
          <w:szCs w:val="24"/>
          <w:cs/>
        </w:rPr>
        <w:t xml:space="preserve"> सच्चेसु या अणवज्जं वयंति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तवेसु </w:t>
      </w:r>
      <w:r w:rsidR="004605FC" w:rsidRPr="007264F7">
        <w:rPr>
          <w:rFonts w:hint="cs"/>
          <w:sz w:val="24"/>
          <w:szCs w:val="24"/>
          <w:cs/>
          <w:lang w:bidi="sa-IN"/>
        </w:rPr>
        <w:t>वा</w:t>
      </w:r>
      <w:r w:rsidR="004605FC" w:rsidRPr="007264F7">
        <w:rPr>
          <w:sz w:val="24"/>
          <w:szCs w:val="24"/>
          <w:cs/>
        </w:rPr>
        <w:t xml:space="preserve"> उत्तम बंभचेरं</w:t>
      </w:r>
      <w:r w:rsidR="004605FC" w:rsidRPr="007264F7">
        <w:rPr>
          <w:rFonts w:hint="cs"/>
          <w:sz w:val="24"/>
          <w:szCs w:val="24"/>
          <w:cs/>
          <w:lang w:bidi="sa-IN"/>
        </w:rPr>
        <w:t>,</w:t>
      </w:r>
      <w:r w:rsidR="004605FC" w:rsidRPr="007264F7">
        <w:rPr>
          <w:sz w:val="24"/>
          <w:szCs w:val="24"/>
          <w:cs/>
        </w:rPr>
        <w:t xml:space="preserve"> लोगुत्तमे समणे नायपुत्ते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३७५</w:t>
      </w:r>
      <w:r w:rsidRPr="0069493C">
        <w:rPr>
          <w:color w:val="00B050"/>
          <w:sz w:val="24"/>
          <w:szCs w:val="24"/>
        </w:rPr>
        <w:t>]</w:t>
      </w:r>
      <w:r w:rsidR="0016627E">
        <w:rPr>
          <w:rFonts w:hint="cs"/>
          <w:color w:val="00B050"/>
          <w:sz w:val="24"/>
          <w:szCs w:val="24"/>
          <w:cs/>
        </w:rPr>
        <w:tab/>
      </w:r>
      <w:r w:rsidR="004605FC" w:rsidRPr="007264F7">
        <w:rPr>
          <w:bCs w:val="0"/>
          <w:sz w:val="24"/>
          <w:szCs w:val="24"/>
          <w:cs/>
        </w:rPr>
        <w:t>ठितीण सेट्ठा लवसत्तमा वा</w:t>
      </w:r>
      <w:r w:rsidR="004605FC" w:rsidRPr="007264F7">
        <w:rPr>
          <w:rFonts w:hint="cs"/>
          <w:bCs w:val="0"/>
          <w:sz w:val="24"/>
          <w:szCs w:val="24"/>
          <w:cs/>
          <w:lang w:bidi="sa-IN"/>
        </w:rPr>
        <w:t>,</w:t>
      </w:r>
      <w:r w:rsidR="004605FC" w:rsidRPr="007264F7">
        <w:rPr>
          <w:bCs w:val="0"/>
          <w:sz w:val="24"/>
          <w:szCs w:val="24"/>
          <w:cs/>
        </w:rPr>
        <w:t xml:space="preserve"> सभा सुहम्मा व स</w:t>
      </w:r>
      <w:r w:rsidR="004605FC" w:rsidRPr="007264F7">
        <w:rPr>
          <w:rFonts w:hint="cs"/>
          <w:bCs w:val="0"/>
          <w:sz w:val="24"/>
          <w:szCs w:val="24"/>
          <w:cs/>
          <w:lang w:bidi="sa-IN"/>
        </w:rPr>
        <w:t>भा</w:t>
      </w:r>
      <w:r w:rsidR="004605FC" w:rsidRPr="007264F7">
        <w:rPr>
          <w:bCs w:val="0"/>
          <w:sz w:val="24"/>
          <w:szCs w:val="24"/>
          <w:cs/>
        </w:rPr>
        <w:t>ण सेट्ठा</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rFonts w:hint="cs"/>
          <w:sz w:val="24"/>
          <w:szCs w:val="24"/>
          <w:cs/>
          <w:lang w:bidi="sa-IN"/>
        </w:rPr>
        <w:t>नि</w:t>
      </w:r>
      <w:r w:rsidR="004605FC" w:rsidRPr="007264F7">
        <w:rPr>
          <w:sz w:val="24"/>
          <w:szCs w:val="24"/>
          <w:cs/>
        </w:rPr>
        <w:t>व्वाणसेट्ठा जह सव्वधम्मा</w:t>
      </w:r>
      <w:r w:rsidR="004605FC" w:rsidRPr="007264F7">
        <w:rPr>
          <w:rFonts w:hint="cs"/>
          <w:sz w:val="24"/>
          <w:szCs w:val="24"/>
          <w:cs/>
          <w:lang w:bidi="sa-IN"/>
        </w:rPr>
        <w:t>,</w:t>
      </w:r>
      <w:r w:rsidR="004605FC" w:rsidRPr="007264F7">
        <w:rPr>
          <w:sz w:val="24"/>
          <w:szCs w:val="24"/>
          <w:cs/>
        </w:rPr>
        <w:t xml:space="preserve"> न नायपुत्ता परमत्थि </w:t>
      </w:r>
      <w:r w:rsidR="004605FC" w:rsidRPr="007264F7">
        <w:rPr>
          <w:rFonts w:hint="cs"/>
          <w:sz w:val="24"/>
          <w:szCs w:val="24"/>
          <w:cs/>
          <w:lang w:bidi="sa-IN"/>
        </w:rPr>
        <w:t>ना</w:t>
      </w:r>
      <w:r w:rsidR="004605FC" w:rsidRPr="007264F7">
        <w:rPr>
          <w:sz w:val="24"/>
          <w:szCs w:val="24"/>
          <w:cs/>
        </w:rPr>
        <w:t>णी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३७६</w:t>
      </w:r>
      <w:r w:rsidRPr="0069493C">
        <w:rPr>
          <w:color w:val="00B050"/>
          <w:sz w:val="24"/>
          <w:szCs w:val="24"/>
        </w:rPr>
        <w:t>]</w:t>
      </w:r>
      <w:r w:rsidR="0016627E">
        <w:rPr>
          <w:rFonts w:hint="cs"/>
          <w:color w:val="00B050"/>
          <w:sz w:val="24"/>
          <w:szCs w:val="24"/>
          <w:cs/>
        </w:rPr>
        <w:tab/>
      </w:r>
      <w:r w:rsidR="004605FC" w:rsidRPr="007264F7">
        <w:rPr>
          <w:bCs w:val="0"/>
          <w:sz w:val="24"/>
          <w:szCs w:val="24"/>
          <w:cs/>
        </w:rPr>
        <w:t>पुढोवमे धुणती विगयगेही</w:t>
      </w:r>
      <w:r w:rsidR="004605FC" w:rsidRPr="007264F7">
        <w:rPr>
          <w:rFonts w:hint="cs"/>
          <w:bCs w:val="0"/>
          <w:sz w:val="24"/>
          <w:szCs w:val="24"/>
          <w:cs/>
          <w:lang w:bidi="sa-IN"/>
        </w:rPr>
        <w:t>,</w:t>
      </w:r>
      <w:r w:rsidR="004605FC" w:rsidRPr="007264F7">
        <w:rPr>
          <w:bCs w:val="0"/>
          <w:sz w:val="24"/>
          <w:szCs w:val="24"/>
          <w:cs/>
        </w:rPr>
        <w:t xml:space="preserve"> न सण्णिहिं कुव्वइ आसुपण्णे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तरिउं समुद्दं व महाभवो</w:t>
      </w:r>
      <w:r w:rsidR="004605FC" w:rsidRPr="007264F7">
        <w:rPr>
          <w:rFonts w:hint="cs"/>
          <w:sz w:val="24"/>
          <w:szCs w:val="24"/>
          <w:cs/>
          <w:lang w:bidi="sa-IN"/>
        </w:rPr>
        <w:t>घं,</w:t>
      </w:r>
      <w:r w:rsidR="004605FC" w:rsidRPr="007264F7">
        <w:rPr>
          <w:sz w:val="24"/>
          <w:szCs w:val="24"/>
          <w:cs/>
        </w:rPr>
        <w:t xml:space="preserve"> अभयंकरे वीर अनंतचक्खू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३७७</w:t>
      </w:r>
      <w:r w:rsidRPr="0069493C">
        <w:rPr>
          <w:color w:val="00B050"/>
          <w:sz w:val="24"/>
          <w:szCs w:val="24"/>
        </w:rPr>
        <w:t>]</w:t>
      </w:r>
      <w:r w:rsidR="0016627E">
        <w:rPr>
          <w:rFonts w:hint="cs"/>
          <w:color w:val="00B050"/>
          <w:sz w:val="24"/>
          <w:szCs w:val="24"/>
          <w:cs/>
        </w:rPr>
        <w:tab/>
      </w:r>
      <w:r w:rsidR="004605FC" w:rsidRPr="007264F7">
        <w:rPr>
          <w:bCs w:val="0"/>
          <w:sz w:val="24"/>
          <w:szCs w:val="24"/>
          <w:cs/>
        </w:rPr>
        <w:t>कोहं च माणं च तहेव मायं</w:t>
      </w:r>
      <w:r w:rsidR="004605FC" w:rsidRPr="007264F7">
        <w:rPr>
          <w:rFonts w:hint="cs"/>
          <w:bCs w:val="0"/>
          <w:sz w:val="24"/>
          <w:szCs w:val="24"/>
          <w:cs/>
          <w:lang w:bidi="sa-IN"/>
        </w:rPr>
        <w:t>,</w:t>
      </w:r>
      <w:r w:rsidR="004605FC" w:rsidRPr="007264F7">
        <w:rPr>
          <w:bCs w:val="0"/>
          <w:sz w:val="24"/>
          <w:szCs w:val="24"/>
          <w:cs/>
        </w:rPr>
        <w:t xml:space="preserve"> लोभं चउत्थं अज्झ</w:t>
      </w:r>
      <w:r w:rsidR="004605FC" w:rsidRPr="007264F7">
        <w:rPr>
          <w:rFonts w:hint="cs"/>
          <w:bCs w:val="0"/>
          <w:sz w:val="24"/>
          <w:szCs w:val="24"/>
          <w:cs/>
          <w:lang w:bidi="sa-IN"/>
        </w:rPr>
        <w:t>त्थ</w:t>
      </w:r>
      <w:r w:rsidR="004605FC" w:rsidRPr="007264F7">
        <w:rPr>
          <w:bCs w:val="0"/>
          <w:sz w:val="24"/>
          <w:szCs w:val="24"/>
          <w:cs/>
        </w:rPr>
        <w:t>दोसा</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एताणि </w:t>
      </w:r>
      <w:r w:rsidR="004605FC" w:rsidRPr="007264F7">
        <w:rPr>
          <w:rFonts w:hint="cs"/>
          <w:sz w:val="24"/>
          <w:szCs w:val="24"/>
          <w:cs/>
          <w:lang w:bidi="sa-IN"/>
        </w:rPr>
        <w:t>वं</w:t>
      </w:r>
      <w:r w:rsidR="004605FC" w:rsidRPr="007264F7">
        <w:rPr>
          <w:sz w:val="24"/>
          <w:szCs w:val="24"/>
          <w:cs/>
        </w:rPr>
        <w:t>त्ता अरहा महेसी</w:t>
      </w:r>
      <w:r w:rsidR="004605FC" w:rsidRPr="007264F7">
        <w:rPr>
          <w:rFonts w:hint="cs"/>
          <w:sz w:val="24"/>
          <w:szCs w:val="24"/>
          <w:cs/>
          <w:lang w:bidi="sa-IN"/>
        </w:rPr>
        <w:t>,</w:t>
      </w:r>
      <w:r w:rsidR="004605FC" w:rsidRPr="007264F7">
        <w:rPr>
          <w:sz w:val="24"/>
          <w:szCs w:val="24"/>
          <w:cs/>
        </w:rPr>
        <w:t xml:space="preserve"> न कुव्वई पाव न कारवेइ ।।</w:t>
      </w:r>
    </w:p>
    <w:p w:rsidR="002620FF" w:rsidRDefault="002620FF" w:rsidP="002620FF">
      <w:pPr>
        <w:spacing w:after="0" w:line="240" w:lineRule="auto"/>
        <w:ind w:right="1708"/>
        <w:contextualSpacing/>
        <w:rPr>
          <w:rFonts w:cs="Mangal"/>
          <w:sz w:val="24"/>
          <w:szCs w:val="24"/>
        </w:rPr>
      </w:pPr>
      <w:r>
        <w:rPr>
          <w:rFonts w:cs="Mangal" w:hint="cs"/>
          <w:sz w:val="24"/>
          <w:szCs w:val="24"/>
          <w:cs/>
        </w:rPr>
        <w:lastRenderedPageBreak/>
        <w:t>स</w:t>
      </w:r>
      <w:r w:rsidR="005D430B">
        <w:rPr>
          <w:rFonts w:cs="Mangal" w:hint="cs"/>
          <w:sz w:val="24"/>
          <w:szCs w:val="24"/>
          <w:cs/>
        </w:rPr>
        <w:t>ुयक्खंधो-१, अज्झयणं-६, उद्देसो-</w:t>
      </w:r>
    </w:p>
    <w:tbl>
      <w:tblPr>
        <w:tblW w:w="10065" w:type="dxa"/>
        <w:tblInd w:w="93" w:type="dxa"/>
        <w:tblBorders>
          <w:top w:val="single" w:sz="4" w:space="0" w:color="auto"/>
        </w:tblBorders>
        <w:tblLook w:val="04A0"/>
      </w:tblPr>
      <w:tblGrid>
        <w:gridCol w:w="10065"/>
      </w:tblGrid>
      <w:tr w:rsidR="002620FF" w:rsidTr="00900160">
        <w:trPr>
          <w:trHeight w:val="242"/>
        </w:trPr>
        <w:tc>
          <w:tcPr>
            <w:tcW w:w="10065" w:type="dxa"/>
            <w:tcBorders>
              <w:top w:val="single" w:sz="4" w:space="0" w:color="FF0000"/>
              <w:left w:val="nil"/>
              <w:bottom w:val="nil"/>
              <w:right w:val="nil"/>
            </w:tcBorders>
          </w:tcPr>
          <w:p w:rsidR="002620FF" w:rsidRDefault="002620FF"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३७८</w:t>
      </w:r>
      <w:r w:rsidRPr="0069493C">
        <w:rPr>
          <w:color w:val="00B050"/>
          <w:sz w:val="24"/>
          <w:szCs w:val="24"/>
        </w:rPr>
        <w:t>]</w:t>
      </w:r>
      <w:r w:rsidR="0016627E">
        <w:rPr>
          <w:rFonts w:hint="cs"/>
          <w:color w:val="00B050"/>
          <w:sz w:val="24"/>
          <w:szCs w:val="24"/>
          <w:cs/>
        </w:rPr>
        <w:tab/>
      </w:r>
      <w:r w:rsidR="004605FC" w:rsidRPr="007264F7">
        <w:rPr>
          <w:bCs w:val="0"/>
          <w:sz w:val="24"/>
          <w:szCs w:val="24"/>
          <w:cs/>
        </w:rPr>
        <w:t>किरियाकिरियं वेणइया</w:t>
      </w:r>
      <w:r w:rsidR="004605FC" w:rsidRPr="007264F7">
        <w:rPr>
          <w:rFonts w:hint="cs"/>
          <w:bCs w:val="0"/>
          <w:sz w:val="24"/>
          <w:szCs w:val="24"/>
          <w:cs/>
          <w:lang w:bidi="sa-IN"/>
        </w:rPr>
        <w:t>नु</w:t>
      </w:r>
      <w:r w:rsidR="004605FC" w:rsidRPr="007264F7">
        <w:rPr>
          <w:bCs w:val="0"/>
          <w:sz w:val="24"/>
          <w:szCs w:val="24"/>
          <w:cs/>
        </w:rPr>
        <w:t>वायं</w:t>
      </w:r>
      <w:r w:rsidR="004605FC" w:rsidRPr="007264F7">
        <w:rPr>
          <w:rFonts w:hint="cs"/>
          <w:bCs w:val="0"/>
          <w:sz w:val="24"/>
          <w:szCs w:val="24"/>
          <w:cs/>
          <w:lang w:bidi="sa-IN"/>
        </w:rPr>
        <w:t>,</w:t>
      </w:r>
      <w:r w:rsidR="004605FC" w:rsidRPr="007264F7">
        <w:rPr>
          <w:bCs w:val="0"/>
          <w:sz w:val="24"/>
          <w:szCs w:val="24"/>
          <w:cs/>
        </w:rPr>
        <w:t xml:space="preserve"> अन्नाणियाणं पडियच्च ठाणं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 सव्ववायं इ</w:t>
      </w:r>
      <w:r w:rsidR="004605FC" w:rsidRPr="007264F7">
        <w:rPr>
          <w:rFonts w:hint="cs"/>
          <w:sz w:val="24"/>
          <w:szCs w:val="24"/>
          <w:cs/>
        </w:rPr>
        <w:t>ति</w:t>
      </w:r>
      <w:r w:rsidR="004605FC" w:rsidRPr="007264F7">
        <w:rPr>
          <w:sz w:val="24"/>
          <w:szCs w:val="24"/>
          <w:cs/>
        </w:rPr>
        <w:t xml:space="preserve"> वेयइत्ता</w:t>
      </w:r>
      <w:r w:rsidR="004605FC" w:rsidRPr="007264F7">
        <w:rPr>
          <w:rFonts w:hint="cs"/>
          <w:sz w:val="24"/>
          <w:szCs w:val="24"/>
          <w:cs/>
          <w:lang w:bidi="sa-IN"/>
        </w:rPr>
        <w:t>,</w:t>
      </w:r>
      <w:r w:rsidR="004605FC" w:rsidRPr="007264F7">
        <w:rPr>
          <w:sz w:val="24"/>
          <w:szCs w:val="24"/>
          <w:cs/>
        </w:rPr>
        <w:t xml:space="preserve"> उवट्ठिए </w:t>
      </w:r>
      <w:r w:rsidR="004605FC" w:rsidRPr="007264F7">
        <w:rPr>
          <w:rFonts w:hint="cs"/>
          <w:sz w:val="24"/>
          <w:szCs w:val="24"/>
          <w:cs/>
          <w:lang w:bidi="sa-IN"/>
        </w:rPr>
        <w:t>संजम</w:t>
      </w:r>
      <w:r w:rsidR="004605FC" w:rsidRPr="007264F7">
        <w:rPr>
          <w:sz w:val="24"/>
          <w:szCs w:val="24"/>
          <w:cs/>
        </w:rPr>
        <w:t xml:space="preserve"> दीहरायं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३७९</w:t>
      </w:r>
      <w:r w:rsidRPr="0069493C">
        <w:rPr>
          <w:color w:val="00B050"/>
          <w:sz w:val="24"/>
          <w:szCs w:val="24"/>
        </w:rPr>
        <w:t>]</w:t>
      </w:r>
      <w:r w:rsidR="0016627E">
        <w:rPr>
          <w:rFonts w:hint="cs"/>
          <w:color w:val="00B050"/>
          <w:sz w:val="24"/>
          <w:szCs w:val="24"/>
          <w:cs/>
        </w:rPr>
        <w:tab/>
      </w:r>
      <w:r w:rsidR="004605FC" w:rsidRPr="007264F7">
        <w:rPr>
          <w:bCs w:val="0"/>
          <w:sz w:val="24"/>
          <w:szCs w:val="24"/>
          <w:cs/>
        </w:rPr>
        <w:t>से वारिया इत्थि सराइभत्तं</w:t>
      </w:r>
      <w:r w:rsidR="004605FC" w:rsidRPr="007264F7">
        <w:rPr>
          <w:rFonts w:hint="cs"/>
          <w:bCs w:val="0"/>
          <w:sz w:val="24"/>
          <w:szCs w:val="24"/>
          <w:cs/>
          <w:lang w:bidi="sa-IN"/>
        </w:rPr>
        <w:t>,</w:t>
      </w:r>
      <w:r w:rsidR="004605FC" w:rsidRPr="007264F7">
        <w:rPr>
          <w:bCs w:val="0"/>
          <w:sz w:val="24"/>
          <w:szCs w:val="24"/>
          <w:cs/>
        </w:rPr>
        <w:t xml:space="preserve"> उवहाणवं दुक्खखयट्ठयाए</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लोगं विदित्ता अपर</w:t>
      </w:r>
      <w:r w:rsidR="004605FC" w:rsidRPr="007264F7">
        <w:rPr>
          <w:rFonts w:hint="cs"/>
          <w:sz w:val="24"/>
          <w:szCs w:val="24"/>
          <w:cs/>
          <w:lang w:bidi="sa-IN"/>
        </w:rPr>
        <w:t>ं</w:t>
      </w:r>
      <w:r w:rsidR="004605FC" w:rsidRPr="007264F7">
        <w:rPr>
          <w:sz w:val="24"/>
          <w:szCs w:val="24"/>
          <w:cs/>
        </w:rPr>
        <w:t xml:space="preserve"> परं च</w:t>
      </w:r>
      <w:r w:rsidR="004605FC" w:rsidRPr="007264F7">
        <w:rPr>
          <w:rFonts w:hint="cs"/>
          <w:sz w:val="24"/>
          <w:szCs w:val="24"/>
          <w:cs/>
          <w:lang w:bidi="sa-IN"/>
        </w:rPr>
        <w:t>,</w:t>
      </w:r>
      <w:r w:rsidR="004605FC" w:rsidRPr="007264F7">
        <w:rPr>
          <w:sz w:val="24"/>
          <w:szCs w:val="24"/>
          <w:cs/>
        </w:rPr>
        <w:t xml:space="preserve"> सव्वं पभू वारिय सव्ववा</w:t>
      </w:r>
      <w:r w:rsidR="004605FC" w:rsidRPr="007264F7">
        <w:rPr>
          <w:rFonts w:hint="cs"/>
          <w:sz w:val="24"/>
          <w:szCs w:val="24"/>
          <w:cs/>
          <w:lang w:bidi="sa-IN"/>
        </w:rPr>
        <w:t>उं</w:t>
      </w:r>
      <w:r w:rsidR="004605FC" w:rsidRPr="007264F7">
        <w:rPr>
          <w:sz w:val="24"/>
          <w:szCs w:val="24"/>
          <w:cs/>
        </w:rPr>
        <w:t xml:space="preserve">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३८०</w:t>
      </w:r>
      <w:r w:rsidRPr="0069493C">
        <w:rPr>
          <w:color w:val="00B050"/>
          <w:sz w:val="24"/>
          <w:szCs w:val="24"/>
        </w:rPr>
        <w:t>]</w:t>
      </w:r>
      <w:r w:rsidR="0016627E">
        <w:rPr>
          <w:rFonts w:hint="cs"/>
          <w:color w:val="00B050"/>
          <w:sz w:val="24"/>
          <w:szCs w:val="24"/>
          <w:cs/>
        </w:rPr>
        <w:tab/>
      </w:r>
      <w:r w:rsidR="004605FC" w:rsidRPr="007264F7">
        <w:rPr>
          <w:bCs w:val="0"/>
          <w:sz w:val="24"/>
          <w:szCs w:val="24"/>
          <w:cs/>
        </w:rPr>
        <w:t>सोच्चा य धम्मं अरहंतभासियं</w:t>
      </w:r>
      <w:r w:rsidR="004605FC" w:rsidRPr="007264F7">
        <w:rPr>
          <w:rFonts w:hint="cs"/>
          <w:bCs w:val="0"/>
          <w:sz w:val="24"/>
          <w:szCs w:val="24"/>
          <w:cs/>
          <w:lang w:bidi="sa-IN"/>
        </w:rPr>
        <w:t>,</w:t>
      </w:r>
      <w:r w:rsidR="004605FC" w:rsidRPr="007264F7">
        <w:rPr>
          <w:bCs w:val="0"/>
          <w:sz w:val="24"/>
          <w:szCs w:val="24"/>
          <w:cs/>
        </w:rPr>
        <w:t xml:space="preserve"> समाहियं अट्ठपदोवसुद्धं</w:t>
      </w:r>
      <w:r w:rsidR="004605FC" w:rsidRPr="007264F7">
        <w:rPr>
          <w:rFonts w:hint="cs"/>
          <w:bCs w:val="0"/>
          <w:sz w:val="24"/>
          <w:szCs w:val="24"/>
          <w:cs/>
          <w:lang w:bidi="sa-IN"/>
        </w:rPr>
        <w:t xml:space="preserve"> ।</w:t>
      </w:r>
    </w:p>
    <w:p w:rsidR="004605FC" w:rsidRPr="007264F7" w:rsidRDefault="0016627E" w:rsidP="0016627E">
      <w:pPr>
        <w:pStyle w:val="PlainHindi"/>
        <w:tabs>
          <w:tab w:val="left" w:pos="2160"/>
        </w:tabs>
        <w:spacing w:after="0"/>
        <w:ind w:right="-2" w:firstLine="1440"/>
        <w:jc w:val="distribute"/>
        <w:rPr>
          <w:sz w:val="24"/>
          <w:szCs w:val="24"/>
        </w:rPr>
      </w:pPr>
      <w:r>
        <w:rPr>
          <w:rFonts w:hint="cs"/>
          <w:sz w:val="24"/>
          <w:szCs w:val="24"/>
          <w:cs/>
        </w:rPr>
        <w:tab/>
      </w:r>
      <w:r w:rsidR="004605FC" w:rsidRPr="007264F7">
        <w:rPr>
          <w:sz w:val="24"/>
          <w:szCs w:val="24"/>
          <w:cs/>
        </w:rPr>
        <w:t>तं सद्द</w:t>
      </w:r>
      <w:r w:rsidR="004605FC" w:rsidRPr="007264F7">
        <w:rPr>
          <w:rFonts w:hint="cs"/>
          <w:sz w:val="24"/>
          <w:szCs w:val="24"/>
          <w:cs/>
          <w:lang w:bidi="sa-IN"/>
        </w:rPr>
        <w:t>हाणाय</w:t>
      </w:r>
      <w:r w:rsidR="004605FC" w:rsidRPr="007264F7">
        <w:rPr>
          <w:sz w:val="24"/>
          <w:szCs w:val="24"/>
          <w:cs/>
        </w:rPr>
        <w:t xml:space="preserve"> जना अणाऊ</w:t>
      </w:r>
      <w:r w:rsidR="004605FC" w:rsidRPr="007264F7">
        <w:rPr>
          <w:rFonts w:hint="cs"/>
          <w:sz w:val="24"/>
          <w:szCs w:val="24"/>
          <w:cs/>
          <w:lang w:bidi="sa-IN"/>
        </w:rPr>
        <w:t>,</w:t>
      </w:r>
      <w:r w:rsidR="004605FC" w:rsidRPr="007264F7">
        <w:rPr>
          <w:sz w:val="24"/>
          <w:szCs w:val="24"/>
          <w:cs/>
        </w:rPr>
        <w:t xml:space="preserve"> इंदा व देवाहिव आगमिस्सं ।। - त्ति बेमि</w:t>
      </w:r>
    </w:p>
    <w:p w:rsidR="004605FC" w:rsidRPr="005D430B" w:rsidRDefault="004605FC" w:rsidP="0016627E">
      <w:pPr>
        <w:tabs>
          <w:tab w:val="left" w:pos="2160"/>
        </w:tabs>
        <w:spacing w:after="0" w:line="240" w:lineRule="auto"/>
        <w:ind w:right="1438" w:firstLine="1440"/>
        <w:jc w:val="center"/>
        <w:rPr>
          <w:bCs/>
          <w:color w:val="0BA51A"/>
          <w:sz w:val="24"/>
          <w:szCs w:val="24"/>
          <w:cs/>
        </w:rPr>
      </w:pPr>
      <w:r w:rsidRPr="005D430B">
        <w:rPr>
          <w:rFonts w:cs="Mangal" w:hint="cs"/>
          <w:bCs/>
          <w:color w:val="0BA51A"/>
          <w:sz w:val="24"/>
          <w:szCs w:val="24"/>
          <w:cs/>
        </w:rPr>
        <w:t>मुनि</w:t>
      </w:r>
      <w:r w:rsidRPr="005D430B">
        <w:rPr>
          <w:rFonts w:hint="cs"/>
          <w:bCs/>
          <w:color w:val="0BA51A"/>
          <w:sz w:val="24"/>
          <w:szCs w:val="24"/>
          <w:cs/>
        </w:rPr>
        <w:t xml:space="preserve"> </w:t>
      </w:r>
      <w:r w:rsidRPr="005D430B">
        <w:rPr>
          <w:rFonts w:cs="Mangal" w:hint="cs"/>
          <w:bCs/>
          <w:color w:val="0BA51A"/>
          <w:sz w:val="24"/>
          <w:szCs w:val="24"/>
          <w:cs/>
        </w:rPr>
        <w:t>दीपरत्नसागरेण</w:t>
      </w:r>
      <w:r w:rsidRPr="005D430B">
        <w:rPr>
          <w:rFonts w:hint="cs"/>
          <w:bCs/>
          <w:color w:val="0BA51A"/>
          <w:sz w:val="24"/>
          <w:szCs w:val="24"/>
          <w:cs/>
        </w:rPr>
        <w:t xml:space="preserve"> </w:t>
      </w:r>
      <w:r w:rsidRPr="005D430B">
        <w:rPr>
          <w:rFonts w:cs="Mangal" w:hint="cs"/>
          <w:bCs/>
          <w:color w:val="0BA51A"/>
          <w:sz w:val="24"/>
          <w:szCs w:val="24"/>
          <w:cs/>
        </w:rPr>
        <w:t>संशोधिताः</w:t>
      </w:r>
      <w:r w:rsidRPr="005D430B">
        <w:rPr>
          <w:rFonts w:hint="cs"/>
          <w:bCs/>
          <w:color w:val="0BA51A"/>
          <w:sz w:val="24"/>
          <w:szCs w:val="24"/>
          <w:cs/>
        </w:rPr>
        <w:t xml:space="preserve"> </w:t>
      </w:r>
      <w:r w:rsidRPr="005D430B">
        <w:rPr>
          <w:rFonts w:cs="Mangal" w:hint="cs"/>
          <w:bCs/>
          <w:color w:val="0BA51A"/>
          <w:sz w:val="24"/>
          <w:szCs w:val="24"/>
          <w:cs/>
        </w:rPr>
        <w:t>सम्पादितश्च</w:t>
      </w:r>
      <w:r w:rsidRPr="005D430B">
        <w:rPr>
          <w:rFonts w:hint="cs"/>
          <w:bCs/>
          <w:color w:val="0BA51A"/>
          <w:sz w:val="24"/>
          <w:szCs w:val="24"/>
          <w:cs/>
        </w:rPr>
        <w:t xml:space="preserve"> </w:t>
      </w:r>
      <w:r w:rsidRPr="005D430B">
        <w:rPr>
          <w:bCs/>
          <w:color w:val="0BA51A"/>
          <w:sz w:val="24"/>
          <w:szCs w:val="24"/>
        </w:rPr>
        <w:t>“</w:t>
      </w:r>
      <w:r w:rsidRPr="005D430B">
        <w:rPr>
          <w:rFonts w:cs="Mangal" w:hint="cs"/>
          <w:bCs/>
          <w:color w:val="0BA51A"/>
          <w:sz w:val="24"/>
          <w:szCs w:val="24"/>
          <w:cs/>
        </w:rPr>
        <w:t>छट्ठं</w:t>
      </w:r>
      <w:r w:rsidRPr="005D430B">
        <w:rPr>
          <w:rFonts w:cs="Shruti" w:hint="cs"/>
          <w:bCs/>
          <w:color w:val="0BA51A"/>
          <w:sz w:val="24"/>
          <w:szCs w:val="24"/>
          <w:cs/>
        </w:rPr>
        <w:t xml:space="preserve"> </w:t>
      </w:r>
      <w:r w:rsidRPr="005D430B">
        <w:rPr>
          <w:rFonts w:cs="Mangal" w:hint="cs"/>
          <w:bCs/>
          <w:color w:val="0BA51A"/>
          <w:sz w:val="24"/>
          <w:szCs w:val="24"/>
          <w:cs/>
        </w:rPr>
        <w:t>अज्झयणं</w:t>
      </w:r>
      <w:r w:rsidRPr="005D430B">
        <w:rPr>
          <w:rFonts w:cs="Shruti" w:hint="cs"/>
          <w:bCs/>
          <w:color w:val="0BA51A"/>
          <w:sz w:val="24"/>
          <w:szCs w:val="24"/>
          <w:cs/>
        </w:rPr>
        <w:t xml:space="preserve"> </w:t>
      </w:r>
      <w:r w:rsidRPr="005D430B">
        <w:rPr>
          <w:rFonts w:cs="Mangal" w:hint="cs"/>
          <w:bCs/>
          <w:color w:val="0BA51A"/>
          <w:sz w:val="24"/>
          <w:szCs w:val="24"/>
          <w:cs/>
        </w:rPr>
        <w:t>समत्तं</w:t>
      </w:r>
      <w:r w:rsidRPr="005D430B">
        <w:rPr>
          <w:bCs/>
          <w:color w:val="0BA51A"/>
          <w:sz w:val="24"/>
          <w:szCs w:val="24"/>
        </w:rPr>
        <w:t>”</w:t>
      </w:r>
    </w:p>
    <w:p w:rsidR="004605FC" w:rsidRPr="002620FF" w:rsidRDefault="001B3F6A" w:rsidP="0016627E">
      <w:pPr>
        <w:pStyle w:val="H2Hindi"/>
        <w:tabs>
          <w:tab w:val="left" w:pos="2160"/>
        </w:tabs>
        <w:ind w:right="1440" w:firstLine="1440"/>
        <w:rPr>
          <w:sz w:val="32"/>
          <w:szCs w:val="32"/>
        </w:rPr>
      </w:pPr>
      <w:bookmarkStart w:id="25" w:name="_Toc318398177"/>
      <w:r>
        <w:rPr>
          <w:sz w:val="32"/>
          <w:szCs w:val="32"/>
        </w:rPr>
        <w:t>0</w:t>
      </w:r>
      <w:r w:rsidR="004605FC" w:rsidRPr="002620FF">
        <w:rPr>
          <w:rFonts w:hint="cs"/>
          <w:sz w:val="32"/>
          <w:szCs w:val="32"/>
          <w:cs/>
        </w:rPr>
        <w:t xml:space="preserve"> </w:t>
      </w:r>
      <w:r w:rsidR="004605FC" w:rsidRPr="002620FF">
        <w:rPr>
          <w:sz w:val="32"/>
          <w:szCs w:val="32"/>
          <w:cs/>
        </w:rPr>
        <w:t>सत्तमं अज्झयणं</w:t>
      </w:r>
      <w:r w:rsidR="004605FC" w:rsidRPr="002620FF">
        <w:rPr>
          <w:rFonts w:hint="cs"/>
          <w:sz w:val="32"/>
          <w:szCs w:val="32"/>
          <w:cs/>
        </w:rPr>
        <w:t>-</w:t>
      </w:r>
      <w:r>
        <w:rPr>
          <w:sz w:val="32"/>
          <w:szCs w:val="32"/>
        </w:rPr>
        <w:t xml:space="preserve"> </w:t>
      </w:r>
      <w:r w:rsidR="004605FC" w:rsidRPr="002620FF">
        <w:rPr>
          <w:sz w:val="32"/>
          <w:szCs w:val="32"/>
          <w:cs/>
        </w:rPr>
        <w:t>कुसीलपरिभासितं</w:t>
      </w:r>
      <w:bookmarkEnd w:id="25"/>
      <w:r w:rsidR="004605FC" w:rsidRPr="002620FF">
        <w:rPr>
          <w:rFonts w:hint="cs"/>
          <w:sz w:val="32"/>
          <w:szCs w:val="32"/>
          <w:cs/>
        </w:rPr>
        <w:t xml:space="preserve"> </w:t>
      </w:r>
      <w:r>
        <w:rPr>
          <w:sz w:val="32"/>
          <w:szCs w:val="32"/>
        </w:rPr>
        <w:t>0</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३८१</w:t>
      </w:r>
      <w:r w:rsidRPr="0069493C">
        <w:rPr>
          <w:color w:val="00B050"/>
          <w:sz w:val="24"/>
          <w:szCs w:val="24"/>
        </w:rPr>
        <w:t>]</w:t>
      </w:r>
      <w:r w:rsidR="0016627E">
        <w:rPr>
          <w:rFonts w:hint="cs"/>
          <w:color w:val="00B050"/>
          <w:sz w:val="24"/>
          <w:szCs w:val="24"/>
          <w:cs/>
        </w:rPr>
        <w:tab/>
      </w:r>
      <w:r w:rsidR="004605FC" w:rsidRPr="007264F7">
        <w:rPr>
          <w:bCs w:val="0"/>
          <w:sz w:val="24"/>
          <w:szCs w:val="24"/>
          <w:cs/>
        </w:rPr>
        <w:t>पुढवी य आऊ अग</w:t>
      </w:r>
      <w:r w:rsidR="004605FC" w:rsidRPr="007264F7">
        <w:rPr>
          <w:rFonts w:hint="cs"/>
          <w:bCs w:val="0"/>
          <w:sz w:val="24"/>
          <w:szCs w:val="24"/>
          <w:cs/>
          <w:lang w:bidi="sa-IN"/>
        </w:rPr>
        <w:t>नी</w:t>
      </w:r>
      <w:r w:rsidR="004605FC" w:rsidRPr="007264F7">
        <w:rPr>
          <w:bCs w:val="0"/>
          <w:sz w:val="24"/>
          <w:szCs w:val="24"/>
          <w:cs/>
        </w:rPr>
        <w:t xml:space="preserve"> य वाऊ</w:t>
      </w:r>
      <w:r w:rsidR="004605FC" w:rsidRPr="007264F7">
        <w:rPr>
          <w:rFonts w:hint="cs"/>
          <w:bCs w:val="0"/>
          <w:sz w:val="24"/>
          <w:szCs w:val="24"/>
          <w:cs/>
          <w:lang w:bidi="sa-IN"/>
        </w:rPr>
        <w:t>,</w:t>
      </w:r>
      <w:r w:rsidR="004605FC" w:rsidRPr="007264F7">
        <w:rPr>
          <w:bCs w:val="0"/>
          <w:sz w:val="24"/>
          <w:szCs w:val="24"/>
          <w:cs/>
        </w:rPr>
        <w:t xml:space="preserve"> तण रुक्ख बीया य तसा य पाणा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 अंडया जे य जराउ पाणा</w:t>
      </w:r>
      <w:r w:rsidR="004605FC" w:rsidRPr="007264F7">
        <w:rPr>
          <w:rFonts w:hint="cs"/>
          <w:sz w:val="24"/>
          <w:szCs w:val="24"/>
          <w:cs/>
          <w:lang w:bidi="sa-IN"/>
        </w:rPr>
        <w:t>,</w:t>
      </w:r>
      <w:r w:rsidR="004605FC" w:rsidRPr="007264F7">
        <w:rPr>
          <w:sz w:val="24"/>
          <w:szCs w:val="24"/>
          <w:cs/>
        </w:rPr>
        <w:t xml:space="preserve"> संसेयया जे रसयाभिहाणा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३८२</w:t>
      </w:r>
      <w:r w:rsidRPr="0069493C">
        <w:rPr>
          <w:color w:val="00B050"/>
          <w:sz w:val="24"/>
          <w:szCs w:val="24"/>
        </w:rPr>
        <w:t>]</w:t>
      </w:r>
      <w:r w:rsidR="0016627E">
        <w:rPr>
          <w:rFonts w:hint="cs"/>
          <w:color w:val="00B050"/>
          <w:sz w:val="24"/>
          <w:szCs w:val="24"/>
          <w:cs/>
        </w:rPr>
        <w:tab/>
      </w:r>
      <w:r w:rsidR="004605FC" w:rsidRPr="007264F7">
        <w:rPr>
          <w:bCs w:val="0"/>
          <w:sz w:val="24"/>
          <w:szCs w:val="24"/>
          <w:cs/>
        </w:rPr>
        <w:t>एताइं कायाइं पवेइयाइं</w:t>
      </w:r>
      <w:r w:rsidR="004605FC" w:rsidRPr="007264F7">
        <w:rPr>
          <w:rFonts w:hint="cs"/>
          <w:bCs w:val="0"/>
          <w:sz w:val="24"/>
          <w:szCs w:val="24"/>
          <w:cs/>
          <w:lang w:bidi="sa-IN"/>
        </w:rPr>
        <w:t>,</w:t>
      </w:r>
      <w:r w:rsidR="004605FC" w:rsidRPr="007264F7">
        <w:rPr>
          <w:bCs w:val="0"/>
          <w:sz w:val="24"/>
          <w:szCs w:val="24"/>
          <w:cs/>
        </w:rPr>
        <w:t xml:space="preserve"> एतेसु जाणे पडिलेह सायं</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एतेहि का</w:t>
      </w:r>
      <w:r w:rsidR="004605FC" w:rsidRPr="007264F7">
        <w:rPr>
          <w:rFonts w:hint="cs"/>
          <w:sz w:val="24"/>
          <w:szCs w:val="24"/>
          <w:cs/>
        </w:rPr>
        <w:t>येण</w:t>
      </w:r>
      <w:r w:rsidR="004605FC" w:rsidRPr="007264F7">
        <w:rPr>
          <w:sz w:val="24"/>
          <w:szCs w:val="24"/>
          <w:cs/>
        </w:rPr>
        <w:t xml:space="preserve"> य आयद</w:t>
      </w:r>
      <w:r w:rsidR="004605FC" w:rsidRPr="007264F7">
        <w:rPr>
          <w:rFonts w:hint="cs"/>
          <w:sz w:val="24"/>
          <w:szCs w:val="24"/>
          <w:cs/>
          <w:lang w:bidi="sa-IN"/>
        </w:rPr>
        <w:t>ं</w:t>
      </w:r>
      <w:r w:rsidR="004605FC" w:rsidRPr="007264F7">
        <w:rPr>
          <w:sz w:val="24"/>
          <w:szCs w:val="24"/>
          <w:cs/>
        </w:rPr>
        <w:t>डे</w:t>
      </w:r>
      <w:r w:rsidR="004605FC" w:rsidRPr="007264F7">
        <w:rPr>
          <w:rFonts w:hint="cs"/>
          <w:sz w:val="24"/>
          <w:szCs w:val="24"/>
          <w:cs/>
          <w:lang w:bidi="sa-IN"/>
        </w:rPr>
        <w:t>,</w:t>
      </w:r>
      <w:r w:rsidR="004605FC" w:rsidRPr="007264F7">
        <w:rPr>
          <w:sz w:val="24"/>
          <w:szCs w:val="24"/>
          <w:cs/>
        </w:rPr>
        <w:t xml:space="preserve"> पुणो-पुणो विप्परियासुवे</w:t>
      </w:r>
      <w:r w:rsidR="004605FC" w:rsidRPr="007264F7">
        <w:rPr>
          <w:rFonts w:hint="cs"/>
          <w:sz w:val="24"/>
          <w:szCs w:val="24"/>
          <w:cs/>
          <w:lang w:bidi="sa-IN"/>
        </w:rPr>
        <w:t>ं</w:t>
      </w:r>
      <w:r w:rsidR="004605FC" w:rsidRPr="007264F7">
        <w:rPr>
          <w:sz w:val="24"/>
          <w:szCs w:val="24"/>
          <w:cs/>
        </w:rPr>
        <w:t>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३८३</w:t>
      </w:r>
      <w:r w:rsidRPr="0069493C">
        <w:rPr>
          <w:color w:val="00B050"/>
          <w:sz w:val="24"/>
          <w:szCs w:val="24"/>
        </w:rPr>
        <w:t>]</w:t>
      </w:r>
      <w:r w:rsidR="0016627E">
        <w:rPr>
          <w:rFonts w:hint="cs"/>
          <w:color w:val="00B050"/>
          <w:sz w:val="24"/>
          <w:szCs w:val="24"/>
          <w:cs/>
        </w:rPr>
        <w:tab/>
      </w:r>
      <w:r w:rsidR="004605FC" w:rsidRPr="007264F7">
        <w:rPr>
          <w:bCs w:val="0"/>
          <w:sz w:val="24"/>
          <w:szCs w:val="24"/>
          <w:cs/>
        </w:rPr>
        <w:t>जाई</w:t>
      </w:r>
      <w:r w:rsidR="004605FC" w:rsidRPr="007264F7">
        <w:rPr>
          <w:rFonts w:hint="cs"/>
          <w:bCs w:val="0"/>
          <w:sz w:val="24"/>
          <w:szCs w:val="24"/>
          <w:cs/>
          <w:lang w:bidi="sa-IN"/>
        </w:rPr>
        <w:t>प</w:t>
      </w:r>
      <w:r w:rsidR="004605FC" w:rsidRPr="007264F7">
        <w:rPr>
          <w:bCs w:val="0"/>
          <w:sz w:val="24"/>
          <w:szCs w:val="24"/>
          <w:cs/>
        </w:rPr>
        <w:t>हं अ</w:t>
      </w:r>
      <w:r w:rsidR="004605FC" w:rsidRPr="007264F7">
        <w:rPr>
          <w:rFonts w:hint="cs"/>
          <w:bCs w:val="0"/>
          <w:sz w:val="24"/>
          <w:szCs w:val="24"/>
          <w:cs/>
          <w:lang w:bidi="sa-IN"/>
        </w:rPr>
        <w:t>नु</w:t>
      </w:r>
      <w:r w:rsidR="004605FC" w:rsidRPr="007264F7">
        <w:rPr>
          <w:bCs w:val="0"/>
          <w:sz w:val="24"/>
          <w:szCs w:val="24"/>
          <w:cs/>
        </w:rPr>
        <w:t>परियट्टमाणे</w:t>
      </w:r>
      <w:r w:rsidR="004605FC" w:rsidRPr="007264F7">
        <w:rPr>
          <w:rFonts w:hint="cs"/>
          <w:bCs w:val="0"/>
          <w:sz w:val="24"/>
          <w:szCs w:val="24"/>
          <w:cs/>
          <w:lang w:bidi="sa-IN"/>
        </w:rPr>
        <w:t>,</w:t>
      </w:r>
      <w:r w:rsidR="004605FC" w:rsidRPr="007264F7">
        <w:rPr>
          <w:bCs w:val="0"/>
          <w:sz w:val="24"/>
          <w:szCs w:val="24"/>
          <w:cs/>
        </w:rPr>
        <w:t xml:space="preserve"> तसथावरेहिं वि</w:t>
      </w:r>
      <w:r w:rsidR="004605FC" w:rsidRPr="007264F7">
        <w:rPr>
          <w:rFonts w:hint="cs"/>
          <w:bCs w:val="0"/>
          <w:sz w:val="24"/>
          <w:szCs w:val="24"/>
          <w:cs/>
          <w:lang w:bidi="sa-IN"/>
        </w:rPr>
        <w:t>निघा</w:t>
      </w:r>
      <w:r w:rsidR="004605FC" w:rsidRPr="007264F7">
        <w:rPr>
          <w:bCs w:val="0"/>
          <w:sz w:val="24"/>
          <w:szCs w:val="24"/>
          <w:cs/>
        </w:rPr>
        <w:t>यमेति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 जाति-जातिं बहुकूरकम्मे</w:t>
      </w:r>
      <w:r w:rsidR="004605FC" w:rsidRPr="007264F7">
        <w:rPr>
          <w:rFonts w:hint="cs"/>
          <w:sz w:val="24"/>
          <w:szCs w:val="24"/>
          <w:cs/>
          <w:lang w:bidi="sa-IN"/>
        </w:rPr>
        <w:t>,</w:t>
      </w:r>
      <w:r w:rsidR="004605FC" w:rsidRPr="007264F7">
        <w:rPr>
          <w:sz w:val="24"/>
          <w:szCs w:val="24"/>
          <w:cs/>
        </w:rPr>
        <w:t xml:space="preserve"> जं कुव्वती मिज्जति तेण बाले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३८४</w:t>
      </w:r>
      <w:r w:rsidRPr="0069493C">
        <w:rPr>
          <w:color w:val="00B050"/>
          <w:sz w:val="24"/>
          <w:szCs w:val="24"/>
        </w:rPr>
        <w:t>]</w:t>
      </w:r>
      <w:r w:rsidR="0016627E">
        <w:rPr>
          <w:rFonts w:hint="cs"/>
          <w:color w:val="00B050"/>
          <w:sz w:val="24"/>
          <w:szCs w:val="24"/>
          <w:cs/>
        </w:rPr>
        <w:tab/>
      </w:r>
      <w:r w:rsidR="004605FC" w:rsidRPr="007264F7">
        <w:rPr>
          <w:bCs w:val="0"/>
          <w:sz w:val="24"/>
          <w:szCs w:val="24"/>
          <w:cs/>
        </w:rPr>
        <w:t>अस्सिं च लोए अदुवा परत्था</w:t>
      </w:r>
      <w:r w:rsidR="004605FC" w:rsidRPr="007264F7">
        <w:rPr>
          <w:rFonts w:hint="cs"/>
          <w:bCs w:val="0"/>
          <w:sz w:val="24"/>
          <w:szCs w:val="24"/>
          <w:cs/>
          <w:lang w:bidi="sa-IN"/>
        </w:rPr>
        <w:t>,</w:t>
      </w:r>
      <w:r w:rsidR="004605FC" w:rsidRPr="007264F7">
        <w:rPr>
          <w:bCs w:val="0"/>
          <w:sz w:val="24"/>
          <w:szCs w:val="24"/>
          <w:cs/>
        </w:rPr>
        <w:t xml:space="preserve"> सयग्गसो वा तह अ</w:t>
      </w:r>
      <w:r w:rsidR="004605FC" w:rsidRPr="007264F7">
        <w:rPr>
          <w:rFonts w:hint="cs"/>
          <w:bCs w:val="0"/>
          <w:sz w:val="24"/>
          <w:szCs w:val="24"/>
          <w:cs/>
          <w:lang w:bidi="sa-IN"/>
        </w:rPr>
        <w:t>न्न</w:t>
      </w:r>
      <w:r w:rsidR="004605FC" w:rsidRPr="007264F7">
        <w:rPr>
          <w:bCs w:val="0"/>
          <w:sz w:val="24"/>
          <w:szCs w:val="24"/>
          <w:cs/>
        </w:rPr>
        <w:t>हा वा</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संसारमाव</w:t>
      </w:r>
      <w:r w:rsidR="004605FC" w:rsidRPr="007264F7">
        <w:rPr>
          <w:rFonts w:hint="cs"/>
          <w:sz w:val="24"/>
          <w:szCs w:val="24"/>
          <w:cs/>
          <w:lang w:bidi="sa-IN"/>
        </w:rPr>
        <w:t>न्न</w:t>
      </w:r>
      <w:r w:rsidR="004605FC" w:rsidRPr="007264F7">
        <w:rPr>
          <w:sz w:val="24"/>
          <w:szCs w:val="24"/>
          <w:cs/>
        </w:rPr>
        <w:t xml:space="preserve"> परं परं ते</w:t>
      </w:r>
      <w:r w:rsidR="004605FC" w:rsidRPr="007264F7">
        <w:rPr>
          <w:rFonts w:hint="cs"/>
          <w:sz w:val="24"/>
          <w:szCs w:val="24"/>
          <w:cs/>
          <w:lang w:bidi="sa-IN"/>
        </w:rPr>
        <w:t>,</w:t>
      </w:r>
      <w:r w:rsidR="004605FC" w:rsidRPr="007264F7">
        <w:rPr>
          <w:sz w:val="24"/>
          <w:szCs w:val="24"/>
          <w:cs/>
        </w:rPr>
        <w:t xml:space="preserve"> बंधंति वेयंति य दु</w:t>
      </w:r>
      <w:r w:rsidR="004605FC" w:rsidRPr="007264F7">
        <w:rPr>
          <w:rFonts w:hint="cs"/>
          <w:sz w:val="24"/>
          <w:szCs w:val="24"/>
          <w:cs/>
          <w:lang w:bidi="sa-IN"/>
        </w:rPr>
        <w:t>न्नि</w:t>
      </w:r>
      <w:r w:rsidR="004605FC" w:rsidRPr="007264F7">
        <w:rPr>
          <w:sz w:val="24"/>
          <w:szCs w:val="24"/>
          <w:cs/>
        </w:rPr>
        <w:t>याणि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३८५</w:t>
      </w:r>
      <w:r w:rsidRPr="0069493C">
        <w:rPr>
          <w:color w:val="00B050"/>
          <w:sz w:val="24"/>
          <w:szCs w:val="24"/>
        </w:rPr>
        <w:t>]</w:t>
      </w:r>
      <w:r w:rsidR="0016627E">
        <w:rPr>
          <w:rFonts w:hint="cs"/>
          <w:color w:val="00B050"/>
          <w:sz w:val="24"/>
          <w:szCs w:val="24"/>
          <w:cs/>
        </w:rPr>
        <w:tab/>
      </w:r>
      <w:r w:rsidR="004605FC" w:rsidRPr="007264F7">
        <w:rPr>
          <w:bCs w:val="0"/>
          <w:sz w:val="24"/>
          <w:szCs w:val="24"/>
          <w:cs/>
        </w:rPr>
        <w:t>जे मायरं च पियरं च हिच्चा</w:t>
      </w:r>
      <w:r w:rsidR="004605FC" w:rsidRPr="007264F7">
        <w:rPr>
          <w:rFonts w:hint="cs"/>
          <w:bCs w:val="0"/>
          <w:sz w:val="24"/>
          <w:szCs w:val="24"/>
          <w:cs/>
          <w:lang w:bidi="sa-IN"/>
        </w:rPr>
        <w:t>,</w:t>
      </w:r>
      <w:r w:rsidR="004605FC" w:rsidRPr="007264F7">
        <w:rPr>
          <w:bCs w:val="0"/>
          <w:sz w:val="24"/>
          <w:szCs w:val="24"/>
          <w:cs/>
        </w:rPr>
        <w:t xml:space="preserve"> समणव्वए अग</w:t>
      </w:r>
      <w:r w:rsidR="004605FC" w:rsidRPr="007264F7">
        <w:rPr>
          <w:rFonts w:hint="cs"/>
          <w:bCs w:val="0"/>
          <w:sz w:val="24"/>
          <w:szCs w:val="24"/>
          <w:cs/>
          <w:lang w:bidi="sa-IN"/>
        </w:rPr>
        <w:t>निं</w:t>
      </w:r>
      <w:r w:rsidR="004605FC" w:rsidRPr="007264F7">
        <w:rPr>
          <w:bCs w:val="0"/>
          <w:sz w:val="24"/>
          <w:szCs w:val="24"/>
          <w:cs/>
        </w:rPr>
        <w:t xml:space="preserve"> समारभिज्जा</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अहाहु से लोए कुसीलधम्मे</w:t>
      </w:r>
      <w:r w:rsidR="004605FC" w:rsidRPr="007264F7">
        <w:rPr>
          <w:rFonts w:hint="cs"/>
          <w:sz w:val="24"/>
          <w:szCs w:val="24"/>
          <w:cs/>
          <w:lang w:bidi="sa-IN"/>
        </w:rPr>
        <w:t>,</w:t>
      </w:r>
      <w:r w:rsidR="004605FC" w:rsidRPr="007264F7">
        <w:rPr>
          <w:sz w:val="24"/>
          <w:szCs w:val="24"/>
          <w:cs/>
        </w:rPr>
        <w:t xml:space="preserve"> भूयाइ जे हिंसति आतसाते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३८६</w:t>
      </w:r>
      <w:r w:rsidRPr="0069493C">
        <w:rPr>
          <w:color w:val="00B050"/>
          <w:sz w:val="24"/>
          <w:szCs w:val="24"/>
        </w:rPr>
        <w:t>]</w:t>
      </w:r>
      <w:r w:rsidR="0016627E">
        <w:rPr>
          <w:rFonts w:hint="cs"/>
          <w:color w:val="00B050"/>
          <w:sz w:val="24"/>
          <w:szCs w:val="24"/>
          <w:cs/>
        </w:rPr>
        <w:tab/>
      </w:r>
      <w:r w:rsidR="004605FC" w:rsidRPr="007264F7">
        <w:rPr>
          <w:bCs w:val="0"/>
          <w:sz w:val="24"/>
          <w:szCs w:val="24"/>
          <w:cs/>
        </w:rPr>
        <w:t xml:space="preserve">उज्जालओ पाण </w:t>
      </w:r>
      <w:r w:rsidR="004605FC" w:rsidRPr="007264F7">
        <w:rPr>
          <w:rFonts w:hint="cs"/>
          <w:bCs w:val="0"/>
          <w:sz w:val="24"/>
          <w:szCs w:val="24"/>
          <w:cs/>
          <w:lang w:bidi="sa-IN"/>
        </w:rPr>
        <w:t>नि</w:t>
      </w:r>
      <w:r w:rsidR="004605FC" w:rsidRPr="007264F7">
        <w:rPr>
          <w:bCs w:val="0"/>
          <w:sz w:val="24"/>
          <w:szCs w:val="24"/>
          <w:cs/>
        </w:rPr>
        <w:t>वातएज्जा</w:t>
      </w:r>
      <w:r w:rsidR="004605FC" w:rsidRPr="007264F7">
        <w:rPr>
          <w:rFonts w:hint="cs"/>
          <w:bCs w:val="0"/>
          <w:sz w:val="24"/>
          <w:szCs w:val="24"/>
          <w:cs/>
          <w:lang w:bidi="sa-IN"/>
        </w:rPr>
        <w:t>,</w:t>
      </w:r>
      <w:r w:rsidR="004605FC" w:rsidRPr="007264F7">
        <w:rPr>
          <w:bCs w:val="0"/>
          <w:sz w:val="24"/>
          <w:szCs w:val="24"/>
          <w:cs/>
        </w:rPr>
        <w:t xml:space="preserve"> निव्वावओ अग</w:t>
      </w:r>
      <w:r w:rsidR="004605FC" w:rsidRPr="007264F7">
        <w:rPr>
          <w:rFonts w:hint="cs"/>
          <w:bCs w:val="0"/>
          <w:sz w:val="24"/>
          <w:szCs w:val="24"/>
          <w:cs/>
          <w:lang w:bidi="sa-IN"/>
        </w:rPr>
        <w:t>नि</w:t>
      </w:r>
      <w:r w:rsidR="004605FC" w:rsidRPr="007264F7">
        <w:rPr>
          <w:bCs w:val="0"/>
          <w:sz w:val="24"/>
          <w:szCs w:val="24"/>
          <w:cs/>
        </w:rPr>
        <w:t xml:space="preserve"> </w:t>
      </w:r>
      <w:r w:rsidR="004605FC" w:rsidRPr="007264F7">
        <w:rPr>
          <w:rFonts w:hint="cs"/>
          <w:bCs w:val="0"/>
          <w:sz w:val="24"/>
          <w:szCs w:val="24"/>
          <w:cs/>
          <w:lang w:bidi="sa-IN"/>
        </w:rPr>
        <w:t>नि</w:t>
      </w:r>
      <w:r w:rsidR="004605FC" w:rsidRPr="007264F7">
        <w:rPr>
          <w:bCs w:val="0"/>
          <w:sz w:val="24"/>
          <w:szCs w:val="24"/>
          <w:cs/>
        </w:rPr>
        <w:t>वा</w:t>
      </w:r>
      <w:r w:rsidR="004605FC" w:rsidRPr="007264F7">
        <w:rPr>
          <w:rFonts w:hint="cs"/>
          <w:bCs w:val="0"/>
          <w:sz w:val="24"/>
          <w:szCs w:val="24"/>
          <w:cs/>
          <w:lang w:bidi="sa-IN"/>
        </w:rPr>
        <w:t>यवे</w:t>
      </w:r>
      <w:r w:rsidR="004605FC" w:rsidRPr="007264F7">
        <w:rPr>
          <w:bCs w:val="0"/>
          <w:sz w:val="24"/>
          <w:szCs w:val="24"/>
          <w:cs/>
        </w:rPr>
        <w:t>ज्जा</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तम्हा उ मेहावि समिक्ख धम्मं</w:t>
      </w:r>
      <w:r w:rsidR="004605FC" w:rsidRPr="007264F7">
        <w:rPr>
          <w:rFonts w:hint="cs"/>
          <w:sz w:val="24"/>
          <w:szCs w:val="24"/>
          <w:cs/>
          <w:lang w:bidi="sa-IN"/>
        </w:rPr>
        <w:t>,</w:t>
      </w:r>
      <w:r w:rsidR="004605FC" w:rsidRPr="007264F7">
        <w:rPr>
          <w:sz w:val="24"/>
          <w:szCs w:val="24"/>
          <w:cs/>
        </w:rPr>
        <w:t xml:space="preserve"> न पंडिते अग</w:t>
      </w:r>
      <w:r w:rsidR="004605FC" w:rsidRPr="007264F7">
        <w:rPr>
          <w:rFonts w:hint="cs"/>
          <w:sz w:val="24"/>
          <w:szCs w:val="24"/>
          <w:cs/>
          <w:lang w:bidi="sa-IN"/>
        </w:rPr>
        <w:t>नि</w:t>
      </w:r>
      <w:r w:rsidR="004605FC" w:rsidRPr="007264F7">
        <w:rPr>
          <w:sz w:val="24"/>
          <w:szCs w:val="24"/>
          <w:cs/>
        </w:rPr>
        <w:t xml:space="preserve"> समारभिज्जा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३८७</w:t>
      </w:r>
      <w:r w:rsidRPr="0069493C">
        <w:rPr>
          <w:color w:val="00B050"/>
          <w:sz w:val="24"/>
          <w:szCs w:val="24"/>
        </w:rPr>
        <w:t>]</w:t>
      </w:r>
      <w:r w:rsidR="0016627E">
        <w:rPr>
          <w:rFonts w:hint="cs"/>
          <w:color w:val="00B050"/>
          <w:sz w:val="24"/>
          <w:szCs w:val="24"/>
          <w:cs/>
        </w:rPr>
        <w:tab/>
      </w:r>
      <w:r w:rsidR="004605FC" w:rsidRPr="007264F7">
        <w:rPr>
          <w:bCs w:val="0"/>
          <w:sz w:val="24"/>
          <w:szCs w:val="24"/>
          <w:cs/>
        </w:rPr>
        <w:t>पुढवी वि जीवा आऊ वि जीवा</w:t>
      </w:r>
      <w:r w:rsidR="004605FC" w:rsidRPr="007264F7">
        <w:rPr>
          <w:rFonts w:hint="cs"/>
          <w:bCs w:val="0"/>
          <w:sz w:val="24"/>
          <w:szCs w:val="24"/>
          <w:cs/>
          <w:lang w:bidi="sa-IN"/>
        </w:rPr>
        <w:t>,</w:t>
      </w:r>
      <w:r w:rsidR="004605FC" w:rsidRPr="007264F7">
        <w:rPr>
          <w:bCs w:val="0"/>
          <w:sz w:val="24"/>
          <w:szCs w:val="24"/>
          <w:cs/>
        </w:rPr>
        <w:t xml:space="preserve"> पाणा य संपातिम संपयंति </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संसेदया कट्ठसमस्सिता य</w:t>
      </w:r>
      <w:r w:rsidR="004605FC" w:rsidRPr="007264F7">
        <w:rPr>
          <w:rFonts w:hint="cs"/>
          <w:sz w:val="24"/>
          <w:szCs w:val="24"/>
          <w:cs/>
          <w:lang w:bidi="sa-IN"/>
        </w:rPr>
        <w:t>,</w:t>
      </w:r>
      <w:r w:rsidR="004605FC" w:rsidRPr="007264F7">
        <w:rPr>
          <w:sz w:val="24"/>
          <w:szCs w:val="24"/>
          <w:cs/>
        </w:rPr>
        <w:t xml:space="preserve"> एते दहे अग</w:t>
      </w:r>
      <w:r w:rsidR="004605FC" w:rsidRPr="007264F7">
        <w:rPr>
          <w:rFonts w:hint="cs"/>
          <w:sz w:val="24"/>
          <w:szCs w:val="24"/>
          <w:cs/>
          <w:lang w:bidi="sa-IN"/>
        </w:rPr>
        <w:t>नि</w:t>
      </w:r>
      <w:r w:rsidR="004605FC" w:rsidRPr="007264F7">
        <w:rPr>
          <w:sz w:val="24"/>
          <w:szCs w:val="24"/>
          <w:cs/>
        </w:rPr>
        <w:t xml:space="preserve"> समारभंते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३८८</w:t>
      </w:r>
      <w:r w:rsidRPr="0069493C">
        <w:rPr>
          <w:color w:val="00B050"/>
          <w:sz w:val="24"/>
          <w:szCs w:val="24"/>
        </w:rPr>
        <w:t>]</w:t>
      </w:r>
      <w:r w:rsidR="0016627E">
        <w:rPr>
          <w:rFonts w:hint="cs"/>
          <w:color w:val="00B050"/>
          <w:sz w:val="24"/>
          <w:szCs w:val="24"/>
          <w:cs/>
        </w:rPr>
        <w:tab/>
      </w:r>
      <w:r w:rsidR="004605FC" w:rsidRPr="007264F7">
        <w:rPr>
          <w:bCs w:val="0"/>
          <w:sz w:val="24"/>
          <w:szCs w:val="24"/>
          <w:cs/>
        </w:rPr>
        <w:t>हरियाणि भूयाणि विलंबगाणि</w:t>
      </w:r>
      <w:r w:rsidR="004605FC" w:rsidRPr="007264F7">
        <w:rPr>
          <w:rFonts w:hint="cs"/>
          <w:bCs w:val="0"/>
          <w:sz w:val="24"/>
          <w:szCs w:val="24"/>
          <w:cs/>
          <w:lang w:bidi="sa-IN"/>
        </w:rPr>
        <w:t>,</w:t>
      </w:r>
      <w:r w:rsidR="004605FC" w:rsidRPr="007264F7">
        <w:rPr>
          <w:bCs w:val="0"/>
          <w:sz w:val="24"/>
          <w:szCs w:val="24"/>
          <w:cs/>
        </w:rPr>
        <w:t xml:space="preserve"> आहार-देहा</w:t>
      </w:r>
      <w:r w:rsidR="004605FC" w:rsidRPr="007264F7">
        <w:rPr>
          <w:rFonts w:hint="cs"/>
          <w:bCs w:val="0"/>
          <w:sz w:val="24"/>
          <w:szCs w:val="24"/>
          <w:cs/>
          <w:lang w:bidi="sa-IN"/>
        </w:rPr>
        <w:t xml:space="preserve"> य</w:t>
      </w:r>
      <w:r w:rsidR="004605FC" w:rsidRPr="007264F7">
        <w:rPr>
          <w:bCs w:val="0"/>
          <w:sz w:val="24"/>
          <w:szCs w:val="24"/>
          <w:cs/>
        </w:rPr>
        <w:t xml:space="preserve"> पुढो सिया</w:t>
      </w:r>
      <w:r w:rsidR="004605FC" w:rsidRPr="007264F7">
        <w:rPr>
          <w:rFonts w:hint="cs"/>
          <w:bCs w:val="0"/>
          <w:sz w:val="24"/>
          <w:szCs w:val="24"/>
          <w:cs/>
          <w:lang w:bidi="sa-IN"/>
        </w:rPr>
        <w:t>ई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 छिंदई आतसुहं पडुच्च</w:t>
      </w:r>
      <w:r w:rsidR="004605FC" w:rsidRPr="007264F7">
        <w:rPr>
          <w:rFonts w:hint="cs"/>
          <w:sz w:val="24"/>
          <w:szCs w:val="24"/>
          <w:cs/>
          <w:lang w:bidi="sa-IN"/>
        </w:rPr>
        <w:t>,</w:t>
      </w:r>
      <w:r w:rsidR="004605FC" w:rsidRPr="007264F7">
        <w:rPr>
          <w:sz w:val="24"/>
          <w:szCs w:val="24"/>
          <w:cs/>
        </w:rPr>
        <w:t xml:space="preserve"> पागब्भि-प</w:t>
      </w:r>
      <w:r w:rsidR="004605FC" w:rsidRPr="007264F7">
        <w:rPr>
          <w:rFonts w:hint="cs"/>
          <w:sz w:val="24"/>
          <w:szCs w:val="24"/>
          <w:cs/>
          <w:lang w:bidi="sa-IN"/>
        </w:rPr>
        <w:t>ाणे</w:t>
      </w:r>
      <w:r w:rsidR="004605FC" w:rsidRPr="007264F7">
        <w:rPr>
          <w:sz w:val="24"/>
          <w:szCs w:val="24"/>
          <w:cs/>
        </w:rPr>
        <w:t xml:space="preserve"> बहुणं तिवाती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३८९</w:t>
      </w:r>
      <w:r w:rsidRPr="0069493C">
        <w:rPr>
          <w:color w:val="00B050"/>
          <w:sz w:val="24"/>
          <w:szCs w:val="24"/>
        </w:rPr>
        <w:t>]</w:t>
      </w:r>
      <w:r w:rsidR="0016627E">
        <w:rPr>
          <w:rFonts w:hint="cs"/>
          <w:color w:val="00B050"/>
          <w:sz w:val="24"/>
          <w:szCs w:val="24"/>
          <w:cs/>
        </w:rPr>
        <w:tab/>
      </w:r>
      <w:r w:rsidR="004605FC" w:rsidRPr="007264F7">
        <w:rPr>
          <w:bCs w:val="0"/>
          <w:sz w:val="24"/>
          <w:szCs w:val="24"/>
          <w:cs/>
        </w:rPr>
        <w:t>जाइं च वुड्ढिं च वि</w:t>
      </w:r>
      <w:r w:rsidR="004605FC" w:rsidRPr="007264F7">
        <w:rPr>
          <w:rFonts w:hint="cs"/>
          <w:bCs w:val="0"/>
          <w:sz w:val="24"/>
          <w:szCs w:val="24"/>
          <w:cs/>
          <w:lang w:bidi="sa-IN"/>
        </w:rPr>
        <w:t>ना</w:t>
      </w:r>
      <w:r w:rsidR="004605FC" w:rsidRPr="007264F7">
        <w:rPr>
          <w:bCs w:val="0"/>
          <w:sz w:val="24"/>
          <w:szCs w:val="24"/>
          <w:cs/>
        </w:rPr>
        <w:t>सयंते</w:t>
      </w:r>
      <w:r w:rsidR="004605FC" w:rsidRPr="007264F7">
        <w:rPr>
          <w:rFonts w:hint="cs"/>
          <w:bCs w:val="0"/>
          <w:sz w:val="24"/>
          <w:szCs w:val="24"/>
          <w:cs/>
          <w:lang w:bidi="sa-IN"/>
        </w:rPr>
        <w:t>,</w:t>
      </w:r>
      <w:r w:rsidR="004605FC" w:rsidRPr="007264F7">
        <w:rPr>
          <w:bCs w:val="0"/>
          <w:sz w:val="24"/>
          <w:szCs w:val="24"/>
          <w:cs/>
        </w:rPr>
        <w:t xml:space="preserve"> बीयाइ</w:t>
      </w:r>
      <w:r w:rsidR="004605FC" w:rsidRPr="007264F7">
        <w:rPr>
          <w:rFonts w:hint="cs"/>
          <w:bCs w:val="0"/>
          <w:sz w:val="24"/>
          <w:szCs w:val="24"/>
          <w:cs/>
          <w:lang w:bidi="sa-IN"/>
        </w:rPr>
        <w:t>ं</w:t>
      </w:r>
      <w:r w:rsidR="004605FC" w:rsidRPr="007264F7">
        <w:rPr>
          <w:bCs w:val="0"/>
          <w:sz w:val="24"/>
          <w:szCs w:val="24"/>
          <w:cs/>
        </w:rPr>
        <w:t xml:space="preserve"> अस्संजय आयदंडे</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अहाहु से लोए अणज्जधम्मे</w:t>
      </w:r>
      <w:r w:rsidR="004605FC" w:rsidRPr="007264F7">
        <w:rPr>
          <w:rFonts w:hint="cs"/>
          <w:sz w:val="24"/>
          <w:szCs w:val="24"/>
          <w:cs/>
          <w:lang w:bidi="sa-IN"/>
        </w:rPr>
        <w:t>,</w:t>
      </w:r>
      <w:r w:rsidR="004605FC" w:rsidRPr="007264F7">
        <w:rPr>
          <w:sz w:val="24"/>
          <w:szCs w:val="24"/>
          <w:cs/>
        </w:rPr>
        <w:t xml:space="preserve"> बीयाइ </w:t>
      </w:r>
      <w:r w:rsidR="004605FC" w:rsidRPr="007264F7">
        <w:rPr>
          <w:rFonts w:hint="cs"/>
          <w:sz w:val="24"/>
          <w:szCs w:val="24"/>
          <w:cs/>
          <w:lang w:bidi="sa-IN"/>
        </w:rPr>
        <w:t>जे</w:t>
      </w:r>
      <w:r w:rsidR="004605FC" w:rsidRPr="007264F7">
        <w:rPr>
          <w:sz w:val="24"/>
          <w:szCs w:val="24"/>
          <w:cs/>
        </w:rPr>
        <w:t xml:space="preserve"> हिंसइ आयसाते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३९०</w:t>
      </w:r>
      <w:r w:rsidRPr="0069493C">
        <w:rPr>
          <w:color w:val="00B050"/>
          <w:sz w:val="24"/>
          <w:szCs w:val="24"/>
        </w:rPr>
        <w:t>]</w:t>
      </w:r>
      <w:r w:rsidR="0016627E">
        <w:rPr>
          <w:rFonts w:hint="cs"/>
          <w:color w:val="00B050"/>
          <w:sz w:val="24"/>
          <w:szCs w:val="24"/>
          <w:cs/>
        </w:rPr>
        <w:tab/>
      </w:r>
      <w:r w:rsidR="004605FC" w:rsidRPr="007264F7">
        <w:rPr>
          <w:bCs w:val="0"/>
          <w:sz w:val="24"/>
          <w:szCs w:val="24"/>
          <w:cs/>
        </w:rPr>
        <w:t>गब्भाइ</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मि</w:t>
      </w:r>
      <w:r w:rsidR="004605FC" w:rsidRPr="007264F7">
        <w:rPr>
          <w:bCs w:val="0"/>
          <w:sz w:val="24"/>
          <w:szCs w:val="24"/>
          <w:cs/>
        </w:rPr>
        <w:t>ज्जंति बुयाबुयाणा</w:t>
      </w:r>
      <w:r w:rsidR="004605FC" w:rsidRPr="007264F7">
        <w:rPr>
          <w:rFonts w:hint="cs"/>
          <w:bCs w:val="0"/>
          <w:sz w:val="24"/>
          <w:szCs w:val="24"/>
          <w:cs/>
          <w:lang w:bidi="sa-IN"/>
        </w:rPr>
        <w:t>,</w:t>
      </w:r>
      <w:r w:rsidR="004605FC" w:rsidRPr="007264F7">
        <w:rPr>
          <w:bCs w:val="0"/>
          <w:sz w:val="24"/>
          <w:szCs w:val="24"/>
          <w:cs/>
        </w:rPr>
        <w:t xml:space="preserve"> नरा परे पंचसिहा कुमारा</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जुवाणगा मज्झिय थेरगा य</w:t>
      </w:r>
      <w:r w:rsidR="004605FC" w:rsidRPr="007264F7">
        <w:rPr>
          <w:rFonts w:hint="cs"/>
          <w:sz w:val="24"/>
          <w:szCs w:val="24"/>
          <w:cs/>
          <w:lang w:bidi="sa-IN"/>
        </w:rPr>
        <w:t>,</w:t>
      </w:r>
      <w:r w:rsidR="004605FC" w:rsidRPr="007264F7">
        <w:rPr>
          <w:sz w:val="24"/>
          <w:szCs w:val="24"/>
          <w:cs/>
        </w:rPr>
        <w:t xml:space="preserve"> चयंति ते आउखए पलीणा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३९१</w:t>
      </w:r>
      <w:r w:rsidRPr="0069493C">
        <w:rPr>
          <w:color w:val="00B050"/>
          <w:sz w:val="24"/>
          <w:szCs w:val="24"/>
        </w:rPr>
        <w:t>]</w:t>
      </w:r>
      <w:r w:rsidR="0016627E">
        <w:rPr>
          <w:rFonts w:hint="cs"/>
          <w:color w:val="00B050"/>
          <w:sz w:val="24"/>
          <w:szCs w:val="24"/>
          <w:cs/>
        </w:rPr>
        <w:tab/>
      </w:r>
      <w:r w:rsidR="004605FC" w:rsidRPr="007264F7">
        <w:rPr>
          <w:rFonts w:hint="cs"/>
          <w:bCs w:val="0"/>
          <w:sz w:val="24"/>
          <w:szCs w:val="24"/>
          <w:cs/>
          <w:lang w:bidi="sa-IN"/>
        </w:rPr>
        <w:t>सं</w:t>
      </w:r>
      <w:r w:rsidR="004605FC" w:rsidRPr="007264F7">
        <w:rPr>
          <w:bCs w:val="0"/>
          <w:sz w:val="24"/>
          <w:szCs w:val="24"/>
          <w:cs/>
        </w:rPr>
        <w:t>बु</w:t>
      </w:r>
      <w:r w:rsidR="004605FC" w:rsidRPr="007264F7">
        <w:rPr>
          <w:rFonts w:hint="cs"/>
          <w:bCs w:val="0"/>
          <w:sz w:val="24"/>
          <w:szCs w:val="24"/>
          <w:cs/>
          <w:lang w:bidi="sa-IN"/>
        </w:rPr>
        <w:t>ज्झहा</w:t>
      </w:r>
      <w:r w:rsidR="004605FC" w:rsidRPr="007264F7">
        <w:rPr>
          <w:bCs w:val="0"/>
          <w:sz w:val="24"/>
          <w:szCs w:val="24"/>
          <w:cs/>
        </w:rPr>
        <w:t xml:space="preserve"> जं</w:t>
      </w:r>
      <w:r w:rsidR="004605FC" w:rsidRPr="007264F7">
        <w:rPr>
          <w:rFonts w:hint="cs"/>
          <w:bCs w:val="0"/>
          <w:sz w:val="24"/>
          <w:szCs w:val="24"/>
          <w:cs/>
          <w:lang w:bidi="sa-IN"/>
        </w:rPr>
        <w:t>तवो</w:t>
      </w:r>
      <w:r w:rsidR="004605FC" w:rsidRPr="007264F7">
        <w:rPr>
          <w:bCs w:val="0"/>
          <w:sz w:val="24"/>
          <w:szCs w:val="24"/>
          <w:lang w:bidi="sa-IN"/>
        </w:rPr>
        <w:t xml:space="preserve"> !</w:t>
      </w:r>
      <w:r w:rsidR="004605FC" w:rsidRPr="007264F7">
        <w:rPr>
          <w:bCs w:val="0"/>
          <w:sz w:val="24"/>
          <w:szCs w:val="24"/>
          <w:cs/>
        </w:rPr>
        <w:t xml:space="preserve"> माण</w:t>
      </w:r>
      <w:r w:rsidR="004605FC" w:rsidRPr="007264F7">
        <w:rPr>
          <w:rFonts w:hint="cs"/>
          <w:bCs w:val="0"/>
          <w:sz w:val="24"/>
          <w:szCs w:val="24"/>
          <w:cs/>
          <w:lang w:bidi="sa-IN"/>
        </w:rPr>
        <w:t>ुसत्तं,</w:t>
      </w:r>
      <w:r w:rsidR="004605FC" w:rsidRPr="007264F7">
        <w:rPr>
          <w:bCs w:val="0"/>
          <w:sz w:val="24"/>
          <w:szCs w:val="24"/>
          <w:cs/>
        </w:rPr>
        <w:t xml:space="preserve"> दट्ठुं भयं बालि</w:t>
      </w:r>
      <w:r w:rsidR="004605FC" w:rsidRPr="007264F7">
        <w:rPr>
          <w:rFonts w:hint="cs"/>
          <w:bCs w:val="0"/>
          <w:sz w:val="24"/>
          <w:szCs w:val="24"/>
          <w:cs/>
        </w:rPr>
        <w:t>से</w:t>
      </w:r>
      <w:r w:rsidR="004605FC" w:rsidRPr="007264F7">
        <w:rPr>
          <w:bCs w:val="0"/>
          <w:sz w:val="24"/>
          <w:szCs w:val="24"/>
          <w:cs/>
        </w:rPr>
        <w:t>णं अलंभे</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एगंतदुक्खे जरिए हु लोए</w:t>
      </w:r>
      <w:r w:rsidR="004605FC" w:rsidRPr="007264F7">
        <w:rPr>
          <w:rFonts w:hint="cs"/>
          <w:sz w:val="24"/>
          <w:szCs w:val="24"/>
          <w:cs/>
          <w:lang w:bidi="sa-IN"/>
        </w:rPr>
        <w:t>,</w:t>
      </w:r>
      <w:r w:rsidR="004605FC" w:rsidRPr="007264F7">
        <w:rPr>
          <w:sz w:val="24"/>
          <w:szCs w:val="24"/>
          <w:cs/>
        </w:rPr>
        <w:t xml:space="preserve"> सकम्मुणा विप्परियासुवेति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३९२</w:t>
      </w:r>
      <w:r w:rsidRPr="0069493C">
        <w:rPr>
          <w:color w:val="00B050"/>
          <w:sz w:val="24"/>
          <w:szCs w:val="24"/>
        </w:rPr>
        <w:t>]</w:t>
      </w:r>
      <w:r w:rsidR="0016627E">
        <w:rPr>
          <w:rFonts w:hint="cs"/>
          <w:color w:val="00B050"/>
          <w:sz w:val="24"/>
          <w:szCs w:val="24"/>
          <w:cs/>
        </w:rPr>
        <w:tab/>
      </w:r>
      <w:r w:rsidR="004605FC" w:rsidRPr="007264F7">
        <w:rPr>
          <w:bCs w:val="0"/>
          <w:sz w:val="24"/>
          <w:szCs w:val="24"/>
          <w:cs/>
        </w:rPr>
        <w:t>इहे</w:t>
      </w:r>
      <w:r w:rsidR="004605FC" w:rsidRPr="007264F7">
        <w:rPr>
          <w:rFonts w:hint="cs"/>
          <w:bCs w:val="0"/>
          <w:sz w:val="24"/>
          <w:szCs w:val="24"/>
          <w:cs/>
          <w:lang w:bidi="sa-IN"/>
        </w:rPr>
        <w:t>ग</w:t>
      </w:r>
      <w:r w:rsidR="004605FC" w:rsidRPr="007264F7">
        <w:rPr>
          <w:bCs w:val="0"/>
          <w:sz w:val="24"/>
          <w:szCs w:val="24"/>
          <w:cs/>
        </w:rPr>
        <w:t xml:space="preserve"> मूढा पवदंति मोक्खं</w:t>
      </w:r>
      <w:r w:rsidR="004605FC" w:rsidRPr="007264F7">
        <w:rPr>
          <w:rFonts w:hint="cs"/>
          <w:bCs w:val="0"/>
          <w:sz w:val="24"/>
          <w:szCs w:val="24"/>
          <w:cs/>
          <w:lang w:bidi="sa-IN"/>
        </w:rPr>
        <w:t>,</w:t>
      </w:r>
      <w:r w:rsidR="004605FC" w:rsidRPr="007264F7">
        <w:rPr>
          <w:bCs w:val="0"/>
          <w:sz w:val="24"/>
          <w:szCs w:val="24"/>
          <w:cs/>
        </w:rPr>
        <w:t xml:space="preserve"> आहार स</w:t>
      </w:r>
      <w:r w:rsidR="004605FC" w:rsidRPr="007264F7">
        <w:rPr>
          <w:rFonts w:hint="cs"/>
          <w:bCs w:val="0"/>
          <w:sz w:val="24"/>
          <w:szCs w:val="24"/>
          <w:cs/>
        </w:rPr>
        <w:t>ंप</w:t>
      </w:r>
      <w:r w:rsidR="004605FC" w:rsidRPr="007264F7">
        <w:rPr>
          <w:rFonts w:hint="cs"/>
          <w:bCs w:val="0"/>
          <w:sz w:val="24"/>
          <w:szCs w:val="24"/>
          <w:cs/>
          <w:lang w:bidi="sa-IN"/>
        </w:rPr>
        <w:t>ज्जण</w:t>
      </w:r>
      <w:r w:rsidR="004605FC" w:rsidRPr="007264F7">
        <w:rPr>
          <w:bCs w:val="0"/>
          <w:sz w:val="24"/>
          <w:szCs w:val="24"/>
          <w:cs/>
        </w:rPr>
        <w:t>वज्जणेणं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एगे य सीतोदगसेवणेणं</w:t>
      </w:r>
      <w:r w:rsidR="004605FC" w:rsidRPr="007264F7">
        <w:rPr>
          <w:rFonts w:hint="cs"/>
          <w:sz w:val="24"/>
          <w:szCs w:val="24"/>
          <w:cs/>
          <w:lang w:bidi="sa-IN"/>
        </w:rPr>
        <w:t>,</w:t>
      </w:r>
      <w:r w:rsidR="004605FC" w:rsidRPr="007264F7">
        <w:rPr>
          <w:sz w:val="24"/>
          <w:szCs w:val="24"/>
          <w:cs/>
        </w:rPr>
        <w:t xml:space="preserve"> हुतेण एगे पवदंति मोक्खं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३९३</w:t>
      </w:r>
      <w:r w:rsidRPr="0069493C">
        <w:rPr>
          <w:color w:val="00B050"/>
          <w:sz w:val="24"/>
          <w:szCs w:val="24"/>
        </w:rPr>
        <w:t>]</w:t>
      </w:r>
      <w:r w:rsidR="0016627E">
        <w:rPr>
          <w:rFonts w:hint="cs"/>
          <w:color w:val="00B050"/>
          <w:sz w:val="24"/>
          <w:szCs w:val="24"/>
          <w:cs/>
        </w:rPr>
        <w:tab/>
      </w:r>
      <w:r w:rsidR="004605FC" w:rsidRPr="007264F7">
        <w:rPr>
          <w:bCs w:val="0"/>
          <w:sz w:val="24"/>
          <w:szCs w:val="24"/>
          <w:cs/>
        </w:rPr>
        <w:t>पाओसिणाणाइसु नत्थि मोक्खो</w:t>
      </w:r>
      <w:r w:rsidR="004605FC" w:rsidRPr="007264F7">
        <w:rPr>
          <w:rFonts w:hint="cs"/>
          <w:bCs w:val="0"/>
          <w:sz w:val="24"/>
          <w:szCs w:val="24"/>
          <w:cs/>
          <w:lang w:bidi="sa-IN"/>
        </w:rPr>
        <w:t>,</w:t>
      </w:r>
      <w:r w:rsidR="004605FC" w:rsidRPr="007264F7">
        <w:rPr>
          <w:bCs w:val="0"/>
          <w:sz w:val="24"/>
          <w:szCs w:val="24"/>
          <w:cs/>
        </w:rPr>
        <w:t xml:space="preserve"> खारस्स लोणस्स अ</w:t>
      </w:r>
      <w:r w:rsidR="004605FC" w:rsidRPr="007264F7">
        <w:rPr>
          <w:rFonts w:hint="cs"/>
          <w:bCs w:val="0"/>
          <w:sz w:val="24"/>
          <w:szCs w:val="24"/>
          <w:cs/>
          <w:lang w:bidi="sa-IN"/>
        </w:rPr>
        <w:t>ना</w:t>
      </w:r>
      <w:r w:rsidR="004605FC" w:rsidRPr="007264F7">
        <w:rPr>
          <w:bCs w:val="0"/>
          <w:sz w:val="24"/>
          <w:szCs w:val="24"/>
          <w:cs/>
        </w:rPr>
        <w:t>स</w:t>
      </w:r>
      <w:r w:rsidR="004605FC" w:rsidRPr="007264F7">
        <w:rPr>
          <w:rFonts w:hint="cs"/>
          <w:bCs w:val="0"/>
          <w:sz w:val="24"/>
          <w:szCs w:val="24"/>
          <w:cs/>
          <w:lang w:bidi="sa-IN"/>
        </w:rPr>
        <w:t>एणं ।</w:t>
      </w:r>
    </w:p>
    <w:p w:rsidR="002620FF" w:rsidRDefault="002620FF" w:rsidP="002620FF">
      <w:pPr>
        <w:spacing w:after="0" w:line="240" w:lineRule="auto"/>
        <w:ind w:right="1708"/>
        <w:contextualSpacing/>
        <w:rPr>
          <w:rFonts w:cs="Mangal"/>
          <w:sz w:val="24"/>
          <w:szCs w:val="24"/>
        </w:rPr>
      </w:pPr>
      <w:r>
        <w:rPr>
          <w:rFonts w:cs="Mangal" w:hint="cs"/>
          <w:sz w:val="24"/>
          <w:szCs w:val="24"/>
          <w:cs/>
        </w:rPr>
        <w:lastRenderedPageBreak/>
        <w:t>स</w:t>
      </w:r>
      <w:r w:rsidR="00BA07FA">
        <w:rPr>
          <w:rFonts w:cs="Mangal" w:hint="cs"/>
          <w:sz w:val="24"/>
          <w:szCs w:val="24"/>
          <w:cs/>
        </w:rPr>
        <w:t>ुयक्खंधो-१, अज्झयणं-७, उद्देसो-</w:t>
      </w:r>
    </w:p>
    <w:tbl>
      <w:tblPr>
        <w:tblW w:w="10065" w:type="dxa"/>
        <w:tblInd w:w="93" w:type="dxa"/>
        <w:tblBorders>
          <w:top w:val="single" w:sz="4" w:space="0" w:color="auto"/>
        </w:tblBorders>
        <w:tblLook w:val="04A0"/>
      </w:tblPr>
      <w:tblGrid>
        <w:gridCol w:w="10065"/>
      </w:tblGrid>
      <w:tr w:rsidR="002620FF" w:rsidTr="00900160">
        <w:trPr>
          <w:trHeight w:val="242"/>
        </w:trPr>
        <w:tc>
          <w:tcPr>
            <w:tcW w:w="10065" w:type="dxa"/>
            <w:tcBorders>
              <w:top w:val="single" w:sz="4" w:space="0" w:color="FF0000"/>
              <w:left w:val="nil"/>
              <w:bottom w:val="nil"/>
              <w:right w:val="nil"/>
            </w:tcBorders>
          </w:tcPr>
          <w:p w:rsidR="002620FF" w:rsidRDefault="002620FF"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मज्जमंसं लसुणं च</w:t>
      </w:r>
      <w:r w:rsidR="00BA07FA">
        <w:rPr>
          <w:sz w:val="24"/>
          <w:szCs w:val="24"/>
        </w:rPr>
        <w:t xml:space="preserve"> </w:t>
      </w:r>
      <w:r w:rsidR="004605FC" w:rsidRPr="007264F7">
        <w:rPr>
          <w:sz w:val="24"/>
          <w:szCs w:val="24"/>
          <w:cs/>
        </w:rPr>
        <w:t>भोच्चा अ</w:t>
      </w:r>
      <w:r w:rsidR="004605FC" w:rsidRPr="007264F7">
        <w:rPr>
          <w:rFonts w:hint="cs"/>
          <w:sz w:val="24"/>
          <w:szCs w:val="24"/>
          <w:cs/>
          <w:lang w:bidi="sa-IN"/>
        </w:rPr>
        <w:t>न्न</w:t>
      </w:r>
      <w:r w:rsidR="004605FC" w:rsidRPr="007264F7">
        <w:rPr>
          <w:sz w:val="24"/>
          <w:szCs w:val="24"/>
          <w:cs/>
        </w:rPr>
        <w:t>त्थ वासं परिकप्पयंति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३९४</w:t>
      </w:r>
      <w:r w:rsidRPr="0069493C">
        <w:rPr>
          <w:color w:val="00B050"/>
          <w:sz w:val="24"/>
          <w:szCs w:val="24"/>
        </w:rPr>
        <w:t>]</w:t>
      </w:r>
      <w:r w:rsidR="0016627E">
        <w:rPr>
          <w:rFonts w:hint="cs"/>
          <w:color w:val="00B050"/>
          <w:sz w:val="24"/>
          <w:szCs w:val="24"/>
          <w:cs/>
        </w:rPr>
        <w:tab/>
      </w:r>
      <w:r w:rsidR="004605FC" w:rsidRPr="007264F7">
        <w:rPr>
          <w:bCs w:val="0"/>
          <w:sz w:val="24"/>
          <w:szCs w:val="24"/>
          <w:cs/>
        </w:rPr>
        <w:t>उदगेण जे सिद्धिमुदाहरंति</w:t>
      </w:r>
      <w:r w:rsidR="004605FC" w:rsidRPr="007264F7">
        <w:rPr>
          <w:rFonts w:hint="cs"/>
          <w:bCs w:val="0"/>
          <w:sz w:val="24"/>
          <w:szCs w:val="24"/>
          <w:cs/>
          <w:lang w:bidi="sa-IN"/>
        </w:rPr>
        <w:t>,</w:t>
      </w:r>
      <w:r w:rsidR="004605FC" w:rsidRPr="007264F7">
        <w:rPr>
          <w:bCs w:val="0"/>
          <w:sz w:val="24"/>
          <w:szCs w:val="24"/>
          <w:cs/>
        </w:rPr>
        <w:t xml:space="preserve"> सायं च पातं उदगं फुसंता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उदगस्स फासेण सिया य सिद्धी</w:t>
      </w:r>
      <w:r w:rsidR="004605FC" w:rsidRPr="007264F7">
        <w:rPr>
          <w:rFonts w:hint="cs"/>
          <w:sz w:val="24"/>
          <w:szCs w:val="24"/>
          <w:cs/>
          <w:lang w:bidi="sa-IN"/>
        </w:rPr>
        <w:t>,</w:t>
      </w:r>
      <w:r w:rsidR="004605FC" w:rsidRPr="007264F7">
        <w:rPr>
          <w:sz w:val="24"/>
          <w:szCs w:val="24"/>
          <w:cs/>
        </w:rPr>
        <w:t xml:space="preserve"> सिज्झिंसु पाणा बहवे दगंसि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३९५</w:t>
      </w:r>
      <w:r w:rsidRPr="0069493C">
        <w:rPr>
          <w:color w:val="00B050"/>
          <w:sz w:val="24"/>
          <w:szCs w:val="24"/>
        </w:rPr>
        <w:t>]</w:t>
      </w:r>
      <w:r w:rsidR="0016627E">
        <w:rPr>
          <w:rFonts w:hint="cs"/>
          <w:color w:val="00B050"/>
          <w:sz w:val="24"/>
          <w:szCs w:val="24"/>
          <w:cs/>
        </w:rPr>
        <w:tab/>
      </w:r>
      <w:r w:rsidR="004605FC" w:rsidRPr="007264F7">
        <w:rPr>
          <w:bCs w:val="0"/>
          <w:sz w:val="24"/>
          <w:szCs w:val="24"/>
          <w:cs/>
        </w:rPr>
        <w:t>मच्छा य कुम्मा य सिरीसिवा य</w:t>
      </w:r>
      <w:r w:rsidR="004605FC" w:rsidRPr="007264F7">
        <w:rPr>
          <w:rFonts w:hint="cs"/>
          <w:bCs w:val="0"/>
          <w:sz w:val="24"/>
          <w:szCs w:val="24"/>
          <w:cs/>
          <w:lang w:bidi="sa-IN"/>
        </w:rPr>
        <w:t>,</w:t>
      </w:r>
      <w:r w:rsidR="004605FC" w:rsidRPr="007264F7">
        <w:rPr>
          <w:bCs w:val="0"/>
          <w:sz w:val="24"/>
          <w:szCs w:val="24"/>
          <w:cs/>
        </w:rPr>
        <w:t xml:space="preserve"> म</w:t>
      </w:r>
      <w:r w:rsidR="004605FC" w:rsidRPr="007264F7">
        <w:rPr>
          <w:rFonts w:hint="cs"/>
          <w:bCs w:val="0"/>
          <w:sz w:val="24"/>
          <w:szCs w:val="24"/>
          <w:cs/>
        </w:rPr>
        <w:t>ग्</w:t>
      </w:r>
      <w:r w:rsidR="004605FC" w:rsidRPr="007264F7">
        <w:rPr>
          <w:bCs w:val="0"/>
          <w:sz w:val="24"/>
          <w:szCs w:val="24"/>
          <w:cs/>
        </w:rPr>
        <w:t>गू य उ</w:t>
      </w:r>
      <w:r w:rsidR="004605FC" w:rsidRPr="007264F7">
        <w:rPr>
          <w:rFonts w:hint="cs"/>
          <w:bCs w:val="0"/>
          <w:sz w:val="24"/>
          <w:szCs w:val="24"/>
          <w:cs/>
          <w:lang w:bidi="sa-IN"/>
        </w:rPr>
        <w:t>ट्ठा</w:t>
      </w:r>
      <w:r w:rsidR="004605FC" w:rsidRPr="007264F7">
        <w:rPr>
          <w:bCs w:val="0"/>
          <w:sz w:val="24"/>
          <w:szCs w:val="24"/>
          <w:cs/>
        </w:rPr>
        <w:t xml:space="preserve"> दगरक्खसा य</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अट्ठाणमेयं कुसला वयंति</w:t>
      </w:r>
      <w:r w:rsidR="004605FC" w:rsidRPr="007264F7">
        <w:rPr>
          <w:rFonts w:hint="cs"/>
          <w:sz w:val="24"/>
          <w:szCs w:val="24"/>
          <w:cs/>
          <w:lang w:bidi="sa-IN"/>
        </w:rPr>
        <w:t>,</w:t>
      </w:r>
      <w:r w:rsidR="004605FC" w:rsidRPr="007264F7">
        <w:rPr>
          <w:sz w:val="24"/>
          <w:szCs w:val="24"/>
          <w:cs/>
        </w:rPr>
        <w:t xml:space="preserve"> उदगेण </w:t>
      </w:r>
      <w:r w:rsidR="004605FC" w:rsidRPr="007264F7">
        <w:rPr>
          <w:rFonts w:hint="cs"/>
          <w:sz w:val="24"/>
          <w:szCs w:val="24"/>
          <w:cs/>
          <w:lang w:bidi="sa-IN"/>
        </w:rPr>
        <w:t xml:space="preserve">जे </w:t>
      </w:r>
      <w:r w:rsidR="004605FC" w:rsidRPr="007264F7">
        <w:rPr>
          <w:sz w:val="24"/>
          <w:szCs w:val="24"/>
          <w:cs/>
        </w:rPr>
        <w:t>सिद्धिमुदाहरंति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३९६</w:t>
      </w:r>
      <w:r w:rsidRPr="0069493C">
        <w:rPr>
          <w:color w:val="00B050"/>
          <w:sz w:val="24"/>
          <w:szCs w:val="24"/>
        </w:rPr>
        <w:t>]</w:t>
      </w:r>
      <w:r w:rsidR="0016627E">
        <w:rPr>
          <w:rFonts w:hint="cs"/>
          <w:color w:val="00B050"/>
          <w:sz w:val="24"/>
          <w:szCs w:val="24"/>
          <w:cs/>
        </w:rPr>
        <w:tab/>
      </w:r>
      <w:r w:rsidR="004605FC" w:rsidRPr="007264F7">
        <w:rPr>
          <w:bCs w:val="0"/>
          <w:sz w:val="24"/>
          <w:szCs w:val="24"/>
          <w:cs/>
        </w:rPr>
        <w:t>उदगं ज</w:t>
      </w:r>
      <w:r w:rsidR="004605FC" w:rsidRPr="007264F7">
        <w:rPr>
          <w:rFonts w:hint="cs"/>
          <w:bCs w:val="0"/>
          <w:sz w:val="24"/>
          <w:szCs w:val="24"/>
          <w:cs/>
          <w:lang w:bidi="sa-IN"/>
        </w:rPr>
        <w:t>इ</w:t>
      </w:r>
      <w:r w:rsidR="004605FC" w:rsidRPr="007264F7">
        <w:rPr>
          <w:bCs w:val="0"/>
          <w:sz w:val="24"/>
          <w:szCs w:val="24"/>
          <w:cs/>
        </w:rPr>
        <w:t xml:space="preserve"> कम्ममलं हरेज्जा</w:t>
      </w:r>
      <w:r w:rsidR="004605FC" w:rsidRPr="007264F7">
        <w:rPr>
          <w:rFonts w:hint="cs"/>
          <w:bCs w:val="0"/>
          <w:sz w:val="24"/>
          <w:szCs w:val="24"/>
          <w:cs/>
          <w:lang w:bidi="sa-IN"/>
        </w:rPr>
        <w:t>,</w:t>
      </w:r>
      <w:r w:rsidR="004605FC" w:rsidRPr="007264F7">
        <w:rPr>
          <w:bCs w:val="0"/>
          <w:sz w:val="24"/>
          <w:szCs w:val="24"/>
          <w:cs/>
        </w:rPr>
        <w:t xml:space="preserve"> एवं सुहं इच्छामित्तमेव</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अंधं व नेयारम</w:t>
      </w:r>
      <w:r w:rsidR="004605FC" w:rsidRPr="007264F7">
        <w:rPr>
          <w:rFonts w:hint="cs"/>
          <w:sz w:val="24"/>
          <w:szCs w:val="24"/>
          <w:cs/>
          <w:lang w:bidi="sa-IN"/>
        </w:rPr>
        <w:t>नु</w:t>
      </w:r>
      <w:r w:rsidR="004605FC" w:rsidRPr="007264F7">
        <w:rPr>
          <w:sz w:val="24"/>
          <w:szCs w:val="24"/>
          <w:cs/>
        </w:rPr>
        <w:t>स्स</w:t>
      </w:r>
      <w:r w:rsidR="004605FC" w:rsidRPr="007264F7">
        <w:rPr>
          <w:rFonts w:hint="cs"/>
          <w:sz w:val="24"/>
          <w:szCs w:val="24"/>
          <w:cs/>
          <w:lang w:bidi="sa-IN"/>
        </w:rPr>
        <w:t>रित्ता</w:t>
      </w:r>
      <w:r w:rsidR="004605FC" w:rsidRPr="007264F7">
        <w:rPr>
          <w:sz w:val="24"/>
          <w:szCs w:val="24"/>
          <w:cs/>
        </w:rPr>
        <w:t xml:space="preserve"> पाणाणि चेवं विणिहंति मंदा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३९७</w:t>
      </w:r>
      <w:r w:rsidRPr="0069493C">
        <w:rPr>
          <w:color w:val="00B050"/>
          <w:sz w:val="24"/>
          <w:szCs w:val="24"/>
        </w:rPr>
        <w:t>]</w:t>
      </w:r>
      <w:r w:rsidR="0016627E">
        <w:rPr>
          <w:rFonts w:hint="cs"/>
          <w:color w:val="00B050"/>
          <w:sz w:val="24"/>
          <w:szCs w:val="24"/>
          <w:cs/>
        </w:rPr>
        <w:tab/>
      </w:r>
      <w:r w:rsidR="004605FC" w:rsidRPr="007264F7">
        <w:rPr>
          <w:bCs w:val="0"/>
          <w:sz w:val="24"/>
          <w:szCs w:val="24"/>
          <w:cs/>
        </w:rPr>
        <w:t>पावाइं कम्माइं पकुव्वओ हि</w:t>
      </w:r>
      <w:r w:rsidR="004605FC" w:rsidRPr="007264F7">
        <w:rPr>
          <w:rFonts w:hint="cs"/>
          <w:bCs w:val="0"/>
          <w:sz w:val="24"/>
          <w:szCs w:val="24"/>
          <w:cs/>
          <w:lang w:bidi="sa-IN"/>
        </w:rPr>
        <w:t>,</w:t>
      </w:r>
      <w:r w:rsidR="004605FC" w:rsidRPr="007264F7">
        <w:rPr>
          <w:bCs w:val="0"/>
          <w:sz w:val="24"/>
          <w:szCs w:val="24"/>
          <w:cs/>
        </w:rPr>
        <w:t xml:space="preserve"> सीओदगं तू जइ तं हरेज्जा</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सिज्झिंसु एगे दगसंत्तघाती</w:t>
      </w:r>
      <w:r w:rsidR="004605FC" w:rsidRPr="007264F7">
        <w:rPr>
          <w:rFonts w:hint="cs"/>
          <w:sz w:val="24"/>
          <w:szCs w:val="24"/>
          <w:cs/>
          <w:lang w:bidi="sa-IN"/>
        </w:rPr>
        <w:t>,</w:t>
      </w:r>
      <w:r w:rsidR="004605FC" w:rsidRPr="007264F7">
        <w:rPr>
          <w:sz w:val="24"/>
          <w:szCs w:val="24"/>
          <w:cs/>
        </w:rPr>
        <w:t xml:space="preserve"> मुसं वयंते जलसिद्धिमाहु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३९८</w:t>
      </w:r>
      <w:r w:rsidRPr="0069493C">
        <w:rPr>
          <w:color w:val="00B050"/>
          <w:sz w:val="24"/>
          <w:szCs w:val="24"/>
        </w:rPr>
        <w:t>]</w:t>
      </w:r>
      <w:r w:rsidR="0016627E">
        <w:rPr>
          <w:rFonts w:hint="cs"/>
          <w:color w:val="00B050"/>
          <w:sz w:val="24"/>
          <w:szCs w:val="24"/>
          <w:cs/>
        </w:rPr>
        <w:tab/>
      </w:r>
      <w:r w:rsidR="004605FC" w:rsidRPr="007264F7">
        <w:rPr>
          <w:bCs w:val="0"/>
          <w:sz w:val="24"/>
          <w:szCs w:val="24"/>
          <w:cs/>
        </w:rPr>
        <w:t>हुतेण जे सिद्धिमुदाहरंति</w:t>
      </w:r>
      <w:r w:rsidR="004605FC" w:rsidRPr="007264F7">
        <w:rPr>
          <w:rFonts w:hint="cs"/>
          <w:bCs w:val="0"/>
          <w:sz w:val="24"/>
          <w:szCs w:val="24"/>
          <w:cs/>
          <w:lang w:bidi="sa-IN"/>
        </w:rPr>
        <w:t>,</w:t>
      </w:r>
      <w:r w:rsidR="004605FC" w:rsidRPr="007264F7">
        <w:rPr>
          <w:bCs w:val="0"/>
          <w:sz w:val="24"/>
          <w:szCs w:val="24"/>
          <w:cs/>
        </w:rPr>
        <w:t xml:space="preserve"> सायं च पायं अग</w:t>
      </w:r>
      <w:r w:rsidR="004605FC" w:rsidRPr="007264F7">
        <w:rPr>
          <w:rFonts w:hint="cs"/>
          <w:bCs w:val="0"/>
          <w:sz w:val="24"/>
          <w:szCs w:val="24"/>
          <w:cs/>
          <w:lang w:bidi="sa-IN"/>
        </w:rPr>
        <w:t>निं</w:t>
      </w:r>
      <w:r w:rsidR="004605FC" w:rsidRPr="007264F7">
        <w:rPr>
          <w:bCs w:val="0"/>
          <w:sz w:val="24"/>
          <w:szCs w:val="24"/>
          <w:cs/>
        </w:rPr>
        <w:t xml:space="preserve"> फुसंता</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एवं सिया सिद्धि हवेज्ज तेसिं</w:t>
      </w:r>
      <w:r w:rsidR="004605FC" w:rsidRPr="007264F7">
        <w:rPr>
          <w:rFonts w:hint="cs"/>
          <w:sz w:val="24"/>
          <w:szCs w:val="24"/>
          <w:cs/>
          <w:lang w:bidi="sa-IN"/>
        </w:rPr>
        <w:t>,</w:t>
      </w:r>
      <w:r w:rsidR="004605FC" w:rsidRPr="007264F7">
        <w:rPr>
          <w:sz w:val="24"/>
          <w:szCs w:val="24"/>
          <w:cs/>
        </w:rPr>
        <w:t xml:space="preserve"> अग</w:t>
      </w:r>
      <w:r w:rsidR="004605FC" w:rsidRPr="007264F7">
        <w:rPr>
          <w:rFonts w:hint="cs"/>
          <w:sz w:val="24"/>
          <w:szCs w:val="24"/>
          <w:cs/>
          <w:lang w:bidi="sa-IN"/>
        </w:rPr>
        <w:t>निं</w:t>
      </w:r>
      <w:r w:rsidR="004605FC" w:rsidRPr="007264F7">
        <w:rPr>
          <w:sz w:val="24"/>
          <w:szCs w:val="24"/>
          <w:cs/>
        </w:rPr>
        <w:t xml:space="preserve"> फुसंताण कुक</w:t>
      </w:r>
      <w:r w:rsidR="004605FC" w:rsidRPr="007264F7">
        <w:rPr>
          <w:rFonts w:hint="cs"/>
          <w:sz w:val="24"/>
          <w:szCs w:val="24"/>
          <w:cs/>
        </w:rPr>
        <w:t>ंमि</w:t>
      </w:r>
      <w:r w:rsidR="004605FC" w:rsidRPr="007264F7">
        <w:rPr>
          <w:sz w:val="24"/>
          <w:szCs w:val="24"/>
          <w:cs/>
        </w:rPr>
        <w:t>णं पि ।।</w:t>
      </w:r>
    </w:p>
    <w:p w:rsidR="004605FC" w:rsidRPr="007264F7" w:rsidRDefault="00F914CA"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३९</w:t>
      </w:r>
      <w:r w:rsidR="006B499B">
        <w:rPr>
          <w:rFonts w:hint="cs"/>
          <w:color w:val="00B050"/>
          <w:sz w:val="24"/>
          <w:szCs w:val="24"/>
          <w:cs/>
        </w:rPr>
        <w:t>९</w:t>
      </w:r>
      <w:r w:rsidRPr="0069493C">
        <w:rPr>
          <w:color w:val="00B050"/>
          <w:sz w:val="24"/>
          <w:szCs w:val="24"/>
        </w:rPr>
        <w:t>]</w:t>
      </w:r>
      <w:r w:rsidR="0016627E">
        <w:rPr>
          <w:rFonts w:hint="cs"/>
          <w:color w:val="00B050"/>
          <w:sz w:val="24"/>
          <w:szCs w:val="24"/>
          <w:cs/>
        </w:rPr>
        <w:tab/>
      </w:r>
      <w:r w:rsidR="004605FC" w:rsidRPr="007264F7">
        <w:rPr>
          <w:bCs w:val="0"/>
          <w:sz w:val="24"/>
          <w:szCs w:val="24"/>
          <w:cs/>
        </w:rPr>
        <w:t>अपरि</w:t>
      </w:r>
      <w:r w:rsidR="004605FC" w:rsidRPr="007264F7">
        <w:rPr>
          <w:rFonts w:hint="cs"/>
          <w:bCs w:val="0"/>
          <w:sz w:val="24"/>
          <w:szCs w:val="24"/>
          <w:cs/>
          <w:lang w:bidi="sa-IN"/>
        </w:rPr>
        <w:t>क्ख</w:t>
      </w:r>
      <w:r w:rsidR="004605FC" w:rsidRPr="007264F7">
        <w:rPr>
          <w:bCs w:val="0"/>
          <w:sz w:val="24"/>
          <w:szCs w:val="24"/>
          <w:cs/>
        </w:rPr>
        <w:t xml:space="preserve"> दि</w:t>
      </w:r>
      <w:r w:rsidR="004605FC" w:rsidRPr="007264F7">
        <w:rPr>
          <w:rFonts w:hint="cs"/>
          <w:bCs w:val="0"/>
          <w:sz w:val="24"/>
          <w:szCs w:val="24"/>
          <w:cs/>
          <w:lang w:bidi="sa-IN"/>
        </w:rPr>
        <w:t>ट्ठं</w:t>
      </w:r>
      <w:r w:rsidR="004605FC" w:rsidRPr="007264F7">
        <w:rPr>
          <w:bCs w:val="0"/>
          <w:sz w:val="24"/>
          <w:szCs w:val="24"/>
          <w:cs/>
        </w:rPr>
        <w:t xml:space="preserve"> न हु एव सिद्धी</w:t>
      </w:r>
      <w:r w:rsidR="004605FC" w:rsidRPr="007264F7">
        <w:rPr>
          <w:rFonts w:hint="cs"/>
          <w:bCs w:val="0"/>
          <w:sz w:val="24"/>
          <w:szCs w:val="24"/>
          <w:cs/>
          <w:lang w:bidi="sa-IN"/>
        </w:rPr>
        <w:t>,</w:t>
      </w:r>
      <w:r w:rsidR="004605FC" w:rsidRPr="007264F7">
        <w:rPr>
          <w:bCs w:val="0"/>
          <w:sz w:val="24"/>
          <w:szCs w:val="24"/>
          <w:cs/>
        </w:rPr>
        <w:t xml:space="preserve"> एहिंति ते घातमबुज्झमाणा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भूतेहिं जाण</w:t>
      </w:r>
      <w:r w:rsidR="004605FC" w:rsidRPr="007264F7">
        <w:rPr>
          <w:rFonts w:hint="cs"/>
          <w:sz w:val="24"/>
          <w:szCs w:val="24"/>
          <w:cs/>
        </w:rPr>
        <w:t>ं</w:t>
      </w:r>
      <w:r w:rsidR="004605FC" w:rsidRPr="007264F7">
        <w:rPr>
          <w:sz w:val="24"/>
          <w:szCs w:val="24"/>
          <w:cs/>
        </w:rPr>
        <w:t xml:space="preserve"> पडिलेह सातं</w:t>
      </w:r>
      <w:r w:rsidR="004605FC" w:rsidRPr="007264F7">
        <w:rPr>
          <w:rFonts w:hint="cs"/>
          <w:sz w:val="24"/>
          <w:szCs w:val="24"/>
          <w:cs/>
          <w:lang w:bidi="sa-IN"/>
        </w:rPr>
        <w:t>,</w:t>
      </w:r>
      <w:r w:rsidR="004605FC" w:rsidRPr="007264F7">
        <w:rPr>
          <w:sz w:val="24"/>
          <w:szCs w:val="24"/>
          <w:cs/>
        </w:rPr>
        <w:t xml:space="preserve"> विज्जं गहाय तसथावरेहिं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४००</w:t>
      </w:r>
      <w:r w:rsidRPr="0069493C">
        <w:rPr>
          <w:color w:val="00B050"/>
          <w:sz w:val="24"/>
          <w:szCs w:val="24"/>
        </w:rPr>
        <w:t>]</w:t>
      </w:r>
      <w:r w:rsidR="0016627E">
        <w:rPr>
          <w:rFonts w:hint="cs"/>
          <w:color w:val="00B050"/>
          <w:sz w:val="24"/>
          <w:szCs w:val="24"/>
          <w:cs/>
        </w:rPr>
        <w:tab/>
      </w:r>
      <w:r w:rsidR="004605FC" w:rsidRPr="007264F7">
        <w:rPr>
          <w:bCs w:val="0"/>
          <w:sz w:val="24"/>
          <w:szCs w:val="24"/>
          <w:cs/>
        </w:rPr>
        <w:t>थणंति लुप्पंति तसंति कम्मी</w:t>
      </w:r>
      <w:r w:rsidR="004605FC" w:rsidRPr="007264F7">
        <w:rPr>
          <w:rFonts w:hint="cs"/>
          <w:bCs w:val="0"/>
          <w:sz w:val="24"/>
          <w:szCs w:val="24"/>
          <w:cs/>
          <w:lang w:bidi="sa-IN"/>
        </w:rPr>
        <w:t>,</w:t>
      </w:r>
      <w:r w:rsidR="004605FC" w:rsidRPr="007264F7">
        <w:rPr>
          <w:bCs w:val="0"/>
          <w:sz w:val="24"/>
          <w:szCs w:val="24"/>
          <w:cs/>
        </w:rPr>
        <w:t xml:space="preserve"> पुढो जगा परिसंखाय भिक्खू</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तम्हा विऊ विर</w:t>
      </w:r>
      <w:r w:rsidR="004605FC" w:rsidRPr="007264F7">
        <w:rPr>
          <w:rFonts w:hint="cs"/>
          <w:sz w:val="24"/>
          <w:szCs w:val="24"/>
          <w:cs/>
          <w:lang w:bidi="sa-IN"/>
        </w:rPr>
        <w:t>तो</w:t>
      </w:r>
      <w:r w:rsidR="004605FC" w:rsidRPr="007264F7">
        <w:rPr>
          <w:sz w:val="24"/>
          <w:szCs w:val="24"/>
          <w:cs/>
        </w:rPr>
        <w:t xml:space="preserve"> आयगुत्ते</w:t>
      </w:r>
      <w:r w:rsidR="004605FC" w:rsidRPr="007264F7">
        <w:rPr>
          <w:rFonts w:hint="cs"/>
          <w:sz w:val="24"/>
          <w:szCs w:val="24"/>
          <w:cs/>
          <w:lang w:bidi="sa-IN"/>
        </w:rPr>
        <w:t>,</w:t>
      </w:r>
      <w:r w:rsidR="004605FC" w:rsidRPr="007264F7">
        <w:rPr>
          <w:sz w:val="24"/>
          <w:szCs w:val="24"/>
          <w:cs/>
        </w:rPr>
        <w:t xml:space="preserve"> दट्ठुं तसे य</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प</w:t>
      </w:r>
      <w:r w:rsidR="004605FC" w:rsidRPr="007264F7">
        <w:rPr>
          <w:sz w:val="24"/>
          <w:szCs w:val="24"/>
          <w:cs/>
        </w:rPr>
        <w:t>डि</w:t>
      </w:r>
      <w:r w:rsidR="004605FC" w:rsidRPr="007264F7">
        <w:rPr>
          <w:rFonts w:hint="cs"/>
          <w:sz w:val="24"/>
          <w:szCs w:val="24"/>
          <w:cs/>
          <w:lang w:bidi="sa-IN"/>
        </w:rPr>
        <w:t>सं</w:t>
      </w:r>
      <w:r w:rsidR="004605FC" w:rsidRPr="007264F7">
        <w:rPr>
          <w:sz w:val="24"/>
          <w:szCs w:val="24"/>
          <w:cs/>
        </w:rPr>
        <w:t>हरेज्जा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४०१</w:t>
      </w:r>
      <w:r w:rsidRPr="0069493C">
        <w:rPr>
          <w:color w:val="00B050"/>
          <w:sz w:val="24"/>
          <w:szCs w:val="24"/>
        </w:rPr>
        <w:t>]</w:t>
      </w:r>
      <w:r w:rsidR="0016627E">
        <w:rPr>
          <w:rFonts w:hint="cs"/>
          <w:color w:val="00B050"/>
          <w:sz w:val="24"/>
          <w:szCs w:val="24"/>
          <w:cs/>
        </w:rPr>
        <w:tab/>
      </w:r>
      <w:r w:rsidR="004605FC" w:rsidRPr="007264F7">
        <w:rPr>
          <w:bCs w:val="0"/>
          <w:sz w:val="24"/>
          <w:szCs w:val="24"/>
          <w:cs/>
        </w:rPr>
        <w:t>जे धम्मलद्धं वि</w:t>
      </w:r>
      <w:r w:rsidR="004605FC" w:rsidRPr="007264F7">
        <w:rPr>
          <w:rFonts w:hint="cs"/>
          <w:bCs w:val="0"/>
          <w:sz w:val="24"/>
          <w:szCs w:val="24"/>
          <w:cs/>
          <w:lang w:bidi="sa-IN"/>
        </w:rPr>
        <w:t>नि</w:t>
      </w:r>
      <w:r w:rsidR="004605FC" w:rsidRPr="007264F7">
        <w:rPr>
          <w:bCs w:val="0"/>
          <w:sz w:val="24"/>
          <w:szCs w:val="24"/>
          <w:cs/>
        </w:rPr>
        <w:t>हाय भुंजे</w:t>
      </w:r>
      <w:r w:rsidR="004605FC" w:rsidRPr="007264F7">
        <w:rPr>
          <w:rFonts w:hint="cs"/>
          <w:bCs w:val="0"/>
          <w:sz w:val="24"/>
          <w:szCs w:val="24"/>
          <w:cs/>
          <w:lang w:bidi="sa-IN"/>
        </w:rPr>
        <w:t>,</w:t>
      </w:r>
      <w:r w:rsidR="004605FC" w:rsidRPr="007264F7">
        <w:rPr>
          <w:bCs w:val="0"/>
          <w:sz w:val="24"/>
          <w:szCs w:val="24"/>
          <w:cs/>
        </w:rPr>
        <w:t xml:space="preserve"> वियडेण साहट्टु य जे सिणाइ</w:t>
      </w:r>
      <w:r w:rsidR="004605FC" w:rsidRPr="007264F7">
        <w:rPr>
          <w:rFonts w:hint="cs"/>
          <w:bCs w:val="0"/>
          <w:sz w:val="24"/>
          <w:szCs w:val="24"/>
          <w:cs/>
          <w:lang w:bidi="sa-IN"/>
        </w:rPr>
        <w:t>ं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 धोवती लूसयई व वत्थं</w:t>
      </w:r>
      <w:r w:rsidR="004605FC" w:rsidRPr="007264F7">
        <w:rPr>
          <w:rFonts w:hint="cs"/>
          <w:sz w:val="24"/>
          <w:szCs w:val="24"/>
          <w:cs/>
          <w:lang w:bidi="sa-IN"/>
        </w:rPr>
        <w:t>,</w:t>
      </w:r>
      <w:r w:rsidR="004605FC" w:rsidRPr="007264F7">
        <w:rPr>
          <w:sz w:val="24"/>
          <w:szCs w:val="24"/>
          <w:cs/>
        </w:rPr>
        <w:t xml:space="preserve"> अहाहु से नागणियस्स दूरे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४०२</w:t>
      </w:r>
      <w:r w:rsidRPr="0069493C">
        <w:rPr>
          <w:color w:val="00B050"/>
          <w:sz w:val="24"/>
          <w:szCs w:val="24"/>
        </w:rPr>
        <w:t>]</w:t>
      </w:r>
      <w:r w:rsidR="0016627E">
        <w:rPr>
          <w:rFonts w:hint="cs"/>
          <w:color w:val="00B050"/>
          <w:sz w:val="24"/>
          <w:szCs w:val="24"/>
          <w:cs/>
        </w:rPr>
        <w:tab/>
      </w:r>
      <w:r w:rsidR="004605FC" w:rsidRPr="007264F7">
        <w:rPr>
          <w:bCs w:val="0"/>
          <w:sz w:val="24"/>
          <w:szCs w:val="24"/>
          <w:cs/>
        </w:rPr>
        <w:t>कम्मं परिण्णाय दगंसि धीरे</w:t>
      </w:r>
      <w:r w:rsidR="004605FC" w:rsidRPr="007264F7">
        <w:rPr>
          <w:rFonts w:hint="cs"/>
          <w:bCs w:val="0"/>
          <w:sz w:val="24"/>
          <w:szCs w:val="24"/>
          <w:cs/>
          <w:lang w:bidi="sa-IN"/>
        </w:rPr>
        <w:t>,</w:t>
      </w:r>
      <w:r w:rsidR="004605FC" w:rsidRPr="007264F7">
        <w:rPr>
          <w:bCs w:val="0"/>
          <w:sz w:val="24"/>
          <w:szCs w:val="24"/>
          <w:cs/>
        </w:rPr>
        <w:t xml:space="preserve"> वियडेण जीवेज्ज य आदिमोक्खं</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 बीयकंदाइ अभुंजमाणे</w:t>
      </w:r>
      <w:r w:rsidR="004605FC" w:rsidRPr="007264F7">
        <w:rPr>
          <w:rFonts w:hint="cs"/>
          <w:sz w:val="24"/>
          <w:szCs w:val="24"/>
          <w:cs/>
          <w:lang w:bidi="sa-IN"/>
        </w:rPr>
        <w:t>,</w:t>
      </w:r>
      <w:r w:rsidR="004605FC" w:rsidRPr="007264F7">
        <w:rPr>
          <w:sz w:val="24"/>
          <w:szCs w:val="24"/>
          <w:cs/>
        </w:rPr>
        <w:t xml:space="preserve"> विरए सिणाणाइसु इत्थियासु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४०३</w:t>
      </w:r>
      <w:r w:rsidRPr="0069493C">
        <w:rPr>
          <w:color w:val="00B050"/>
          <w:sz w:val="24"/>
          <w:szCs w:val="24"/>
        </w:rPr>
        <w:t>]</w:t>
      </w:r>
      <w:r w:rsidR="0016627E">
        <w:rPr>
          <w:rFonts w:hint="cs"/>
          <w:color w:val="00B050"/>
          <w:sz w:val="24"/>
          <w:szCs w:val="24"/>
          <w:cs/>
        </w:rPr>
        <w:tab/>
      </w:r>
      <w:r w:rsidR="004605FC" w:rsidRPr="007264F7">
        <w:rPr>
          <w:bCs w:val="0"/>
          <w:sz w:val="24"/>
          <w:szCs w:val="24"/>
          <w:cs/>
        </w:rPr>
        <w:t>जे मायरं च पियरं च हिच्चा</w:t>
      </w:r>
      <w:r w:rsidR="004605FC" w:rsidRPr="007264F7">
        <w:rPr>
          <w:rFonts w:hint="cs"/>
          <w:bCs w:val="0"/>
          <w:sz w:val="24"/>
          <w:szCs w:val="24"/>
          <w:cs/>
          <w:lang w:bidi="sa-IN"/>
        </w:rPr>
        <w:t>,</w:t>
      </w:r>
      <w:r w:rsidR="004605FC" w:rsidRPr="007264F7">
        <w:rPr>
          <w:bCs w:val="0"/>
          <w:sz w:val="24"/>
          <w:szCs w:val="24"/>
          <w:cs/>
        </w:rPr>
        <w:t xml:space="preserve"> गारं तहा पुत्तपसुं </w:t>
      </w:r>
      <w:r w:rsidR="004605FC" w:rsidRPr="007264F7">
        <w:rPr>
          <w:rFonts w:hint="cs"/>
          <w:bCs w:val="0"/>
          <w:sz w:val="24"/>
          <w:szCs w:val="24"/>
          <w:cs/>
          <w:lang w:bidi="sa-IN"/>
        </w:rPr>
        <w:t>धनं</w:t>
      </w:r>
      <w:r w:rsidR="004605FC" w:rsidRPr="007264F7">
        <w:rPr>
          <w:bCs w:val="0"/>
          <w:sz w:val="24"/>
          <w:szCs w:val="24"/>
          <w:cs/>
        </w:rPr>
        <w:t xml:space="preserve"> च</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कुलाइं जे धावति साउगाइं</w:t>
      </w:r>
      <w:r w:rsidR="004605FC" w:rsidRPr="007264F7">
        <w:rPr>
          <w:rFonts w:hint="cs"/>
          <w:sz w:val="24"/>
          <w:szCs w:val="24"/>
          <w:cs/>
          <w:lang w:bidi="sa-IN"/>
        </w:rPr>
        <w:t>,</w:t>
      </w:r>
      <w:r w:rsidR="004605FC" w:rsidRPr="007264F7">
        <w:rPr>
          <w:sz w:val="24"/>
          <w:szCs w:val="24"/>
          <w:cs/>
        </w:rPr>
        <w:t xml:space="preserve"> अहाहु से सामणय</w:t>
      </w:r>
      <w:r w:rsidR="004605FC" w:rsidRPr="007264F7">
        <w:rPr>
          <w:rFonts w:hint="cs"/>
          <w:sz w:val="24"/>
          <w:szCs w:val="24"/>
          <w:cs/>
        </w:rPr>
        <w:t>ि</w:t>
      </w:r>
      <w:r w:rsidR="004605FC" w:rsidRPr="007264F7">
        <w:rPr>
          <w:sz w:val="24"/>
          <w:szCs w:val="24"/>
          <w:cs/>
        </w:rPr>
        <w:t>स्स दूरे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४०४</w:t>
      </w:r>
      <w:r w:rsidRPr="0069493C">
        <w:rPr>
          <w:color w:val="00B050"/>
          <w:sz w:val="24"/>
          <w:szCs w:val="24"/>
        </w:rPr>
        <w:t>]</w:t>
      </w:r>
      <w:r w:rsidR="0016627E">
        <w:rPr>
          <w:rFonts w:hint="cs"/>
          <w:color w:val="00B050"/>
          <w:sz w:val="24"/>
          <w:szCs w:val="24"/>
          <w:cs/>
        </w:rPr>
        <w:tab/>
      </w:r>
      <w:r w:rsidR="004605FC" w:rsidRPr="007264F7">
        <w:rPr>
          <w:bCs w:val="0"/>
          <w:sz w:val="24"/>
          <w:szCs w:val="24"/>
          <w:cs/>
        </w:rPr>
        <w:t xml:space="preserve">कुलाइं जे </w:t>
      </w:r>
      <w:r w:rsidR="004605FC" w:rsidRPr="007264F7">
        <w:rPr>
          <w:rFonts w:hint="cs"/>
          <w:bCs w:val="0"/>
          <w:sz w:val="24"/>
          <w:szCs w:val="24"/>
          <w:cs/>
          <w:lang w:bidi="sa-IN"/>
        </w:rPr>
        <w:t>धा</w:t>
      </w:r>
      <w:r w:rsidR="004605FC" w:rsidRPr="007264F7">
        <w:rPr>
          <w:bCs w:val="0"/>
          <w:sz w:val="24"/>
          <w:szCs w:val="24"/>
          <w:cs/>
        </w:rPr>
        <w:t>वति साउगाइं</w:t>
      </w:r>
      <w:r w:rsidR="004605FC" w:rsidRPr="007264F7">
        <w:rPr>
          <w:rFonts w:hint="cs"/>
          <w:bCs w:val="0"/>
          <w:sz w:val="24"/>
          <w:szCs w:val="24"/>
          <w:cs/>
          <w:lang w:bidi="sa-IN"/>
        </w:rPr>
        <w:t>,</w:t>
      </w:r>
      <w:r w:rsidR="004605FC" w:rsidRPr="007264F7">
        <w:rPr>
          <w:bCs w:val="0"/>
          <w:sz w:val="24"/>
          <w:szCs w:val="24"/>
          <w:cs/>
        </w:rPr>
        <w:t xml:space="preserve"> आ</w:t>
      </w:r>
      <w:r w:rsidR="004605FC" w:rsidRPr="007264F7">
        <w:rPr>
          <w:rFonts w:hint="cs"/>
          <w:bCs w:val="0"/>
          <w:sz w:val="24"/>
          <w:szCs w:val="24"/>
          <w:cs/>
          <w:lang w:bidi="sa-IN"/>
        </w:rPr>
        <w:t>घाति</w:t>
      </w:r>
      <w:r w:rsidR="004605FC" w:rsidRPr="007264F7">
        <w:rPr>
          <w:bCs w:val="0"/>
          <w:sz w:val="24"/>
          <w:szCs w:val="24"/>
          <w:cs/>
        </w:rPr>
        <w:t xml:space="preserve"> धम्मं उदरा</w:t>
      </w:r>
      <w:r w:rsidR="004605FC" w:rsidRPr="007264F7">
        <w:rPr>
          <w:rFonts w:hint="cs"/>
          <w:bCs w:val="0"/>
          <w:sz w:val="24"/>
          <w:szCs w:val="24"/>
          <w:cs/>
          <w:lang w:bidi="sa-IN"/>
        </w:rPr>
        <w:t>नु</w:t>
      </w:r>
      <w:r w:rsidR="004605FC" w:rsidRPr="007264F7">
        <w:rPr>
          <w:bCs w:val="0"/>
          <w:sz w:val="24"/>
          <w:szCs w:val="24"/>
          <w:cs/>
        </w:rPr>
        <w:t>गिद्धे</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rFonts w:hint="cs"/>
          <w:sz w:val="24"/>
          <w:szCs w:val="24"/>
          <w:cs/>
          <w:lang w:bidi="sa-IN"/>
        </w:rPr>
        <w:t xml:space="preserve">अहाहु </w:t>
      </w:r>
      <w:r w:rsidR="004605FC" w:rsidRPr="007264F7">
        <w:rPr>
          <w:sz w:val="24"/>
          <w:szCs w:val="24"/>
          <w:cs/>
        </w:rPr>
        <w:t>से आ</w:t>
      </w:r>
      <w:r w:rsidR="004605FC" w:rsidRPr="007264F7">
        <w:rPr>
          <w:rFonts w:hint="cs"/>
          <w:sz w:val="24"/>
          <w:szCs w:val="24"/>
          <w:cs/>
          <w:lang w:bidi="sa-IN"/>
        </w:rPr>
        <w:t>य</w:t>
      </w:r>
      <w:r w:rsidR="004605FC" w:rsidRPr="007264F7">
        <w:rPr>
          <w:sz w:val="24"/>
          <w:szCs w:val="24"/>
          <w:cs/>
        </w:rPr>
        <w:t>रिया</w:t>
      </w:r>
      <w:r w:rsidR="004605FC" w:rsidRPr="007264F7">
        <w:rPr>
          <w:rFonts w:hint="cs"/>
          <w:sz w:val="24"/>
          <w:szCs w:val="24"/>
          <w:cs/>
          <w:lang w:bidi="sa-IN"/>
        </w:rPr>
        <w:t>ण</w:t>
      </w:r>
      <w:r w:rsidR="004605FC" w:rsidRPr="007264F7">
        <w:rPr>
          <w:sz w:val="24"/>
          <w:szCs w:val="24"/>
          <w:cs/>
        </w:rPr>
        <w:t xml:space="preserve"> सतंसे जे लावएज्जा अस</w:t>
      </w:r>
      <w:r w:rsidR="004605FC" w:rsidRPr="007264F7">
        <w:rPr>
          <w:rFonts w:hint="cs"/>
          <w:sz w:val="24"/>
          <w:szCs w:val="24"/>
          <w:cs/>
          <w:lang w:bidi="sa-IN"/>
        </w:rPr>
        <w:t>न</w:t>
      </w:r>
      <w:r w:rsidR="004605FC" w:rsidRPr="007264F7">
        <w:rPr>
          <w:sz w:val="24"/>
          <w:szCs w:val="24"/>
          <w:cs/>
        </w:rPr>
        <w:t>स्स हेउं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४०५</w:t>
      </w:r>
      <w:r w:rsidRPr="0069493C">
        <w:rPr>
          <w:color w:val="00B050"/>
          <w:sz w:val="24"/>
          <w:szCs w:val="24"/>
        </w:rPr>
        <w:t>]</w:t>
      </w:r>
      <w:r w:rsidR="0016627E">
        <w:rPr>
          <w:rFonts w:hint="cs"/>
          <w:color w:val="00B050"/>
          <w:sz w:val="24"/>
          <w:szCs w:val="24"/>
          <w:cs/>
        </w:rPr>
        <w:tab/>
      </w:r>
      <w:r w:rsidR="004605FC" w:rsidRPr="007264F7">
        <w:rPr>
          <w:bCs w:val="0"/>
          <w:sz w:val="24"/>
          <w:szCs w:val="24"/>
          <w:cs/>
        </w:rPr>
        <w:t>निक्खम्म दी</w:t>
      </w:r>
      <w:r w:rsidR="004605FC" w:rsidRPr="007264F7">
        <w:rPr>
          <w:rFonts w:hint="cs"/>
          <w:bCs w:val="0"/>
          <w:sz w:val="24"/>
          <w:szCs w:val="24"/>
          <w:cs/>
          <w:lang w:bidi="sa-IN"/>
        </w:rPr>
        <w:t>ने</w:t>
      </w:r>
      <w:r w:rsidR="004605FC" w:rsidRPr="007264F7">
        <w:rPr>
          <w:bCs w:val="0"/>
          <w:sz w:val="24"/>
          <w:szCs w:val="24"/>
          <w:cs/>
        </w:rPr>
        <w:t xml:space="preserve"> परभोयण</w:t>
      </w:r>
      <w:r w:rsidR="004605FC" w:rsidRPr="007264F7">
        <w:rPr>
          <w:rFonts w:hint="cs"/>
          <w:bCs w:val="0"/>
          <w:sz w:val="24"/>
          <w:szCs w:val="24"/>
          <w:cs/>
        </w:rPr>
        <w:t>ंमि</w:t>
      </w:r>
      <w:r w:rsidR="004605FC" w:rsidRPr="007264F7">
        <w:rPr>
          <w:rFonts w:hint="cs"/>
          <w:bCs w:val="0"/>
          <w:sz w:val="24"/>
          <w:szCs w:val="24"/>
          <w:cs/>
          <w:lang w:bidi="sa-IN"/>
        </w:rPr>
        <w:t>,</w:t>
      </w:r>
      <w:r w:rsidR="004605FC" w:rsidRPr="007264F7">
        <w:rPr>
          <w:bCs w:val="0"/>
          <w:sz w:val="24"/>
          <w:szCs w:val="24"/>
          <w:cs/>
        </w:rPr>
        <w:t xml:space="preserve"> मुहमंगलि</w:t>
      </w:r>
      <w:r w:rsidR="004605FC" w:rsidRPr="007264F7">
        <w:rPr>
          <w:rFonts w:hint="cs"/>
          <w:bCs w:val="0"/>
          <w:sz w:val="24"/>
          <w:szCs w:val="24"/>
          <w:cs/>
          <w:lang w:bidi="sa-IN"/>
        </w:rPr>
        <w:t>ए उदरानुगिद्धे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नीवारगिद्धे व महावराहे</w:t>
      </w:r>
      <w:r w:rsidR="004605FC" w:rsidRPr="007264F7">
        <w:rPr>
          <w:rFonts w:hint="cs"/>
          <w:sz w:val="24"/>
          <w:szCs w:val="24"/>
          <w:cs/>
          <w:lang w:bidi="sa-IN"/>
        </w:rPr>
        <w:t>,</w:t>
      </w:r>
      <w:r w:rsidR="004605FC" w:rsidRPr="007264F7">
        <w:rPr>
          <w:sz w:val="24"/>
          <w:szCs w:val="24"/>
          <w:cs/>
        </w:rPr>
        <w:t xml:space="preserve"> अदूर एवेहिइ घातमेव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४०६</w:t>
      </w:r>
      <w:r w:rsidRPr="0069493C">
        <w:rPr>
          <w:color w:val="00B050"/>
          <w:sz w:val="24"/>
          <w:szCs w:val="24"/>
        </w:rPr>
        <w:t>]</w:t>
      </w:r>
      <w:r w:rsidR="0016627E">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न्न</w:t>
      </w:r>
      <w:r w:rsidR="004605FC" w:rsidRPr="007264F7">
        <w:rPr>
          <w:bCs w:val="0"/>
          <w:sz w:val="24"/>
          <w:szCs w:val="24"/>
          <w:cs/>
        </w:rPr>
        <w:t>स्स पाणस्सिहलोइयस्स</w:t>
      </w:r>
      <w:r w:rsidR="004605FC" w:rsidRPr="007264F7">
        <w:rPr>
          <w:rFonts w:hint="cs"/>
          <w:bCs w:val="0"/>
          <w:sz w:val="24"/>
          <w:szCs w:val="24"/>
          <w:cs/>
          <w:lang w:bidi="sa-IN"/>
        </w:rPr>
        <w:t>,</w:t>
      </w:r>
      <w:r w:rsidR="004605FC" w:rsidRPr="007264F7">
        <w:rPr>
          <w:bCs w:val="0"/>
          <w:sz w:val="24"/>
          <w:szCs w:val="24"/>
          <w:cs/>
        </w:rPr>
        <w:t xml:space="preserve"> अणुप्पियं भासति सेवमाणे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पासत्थयं चेव कुसीलयं च</w:t>
      </w:r>
      <w:r w:rsidR="004605FC" w:rsidRPr="007264F7">
        <w:rPr>
          <w:rFonts w:hint="cs"/>
          <w:sz w:val="24"/>
          <w:szCs w:val="24"/>
          <w:cs/>
          <w:lang w:bidi="sa-IN"/>
        </w:rPr>
        <w:t>,</w:t>
      </w:r>
      <w:r w:rsidR="004605FC" w:rsidRPr="007264F7">
        <w:rPr>
          <w:sz w:val="24"/>
          <w:szCs w:val="24"/>
          <w:cs/>
        </w:rPr>
        <w:t xml:space="preserve"> निस्सारए होइ जहा पुलाए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४०७</w:t>
      </w:r>
      <w:r w:rsidRPr="0069493C">
        <w:rPr>
          <w:color w:val="00B050"/>
          <w:sz w:val="24"/>
          <w:szCs w:val="24"/>
        </w:rPr>
        <w:t>]</w:t>
      </w:r>
      <w:r w:rsidR="0016627E">
        <w:rPr>
          <w:rFonts w:hint="cs"/>
          <w:color w:val="00B050"/>
          <w:sz w:val="24"/>
          <w:szCs w:val="24"/>
          <w:cs/>
        </w:rPr>
        <w:tab/>
      </w:r>
      <w:r w:rsidR="004605FC" w:rsidRPr="007264F7">
        <w:rPr>
          <w:bCs w:val="0"/>
          <w:sz w:val="24"/>
          <w:szCs w:val="24"/>
          <w:cs/>
        </w:rPr>
        <w:t>अण्णायपिंडेणऽहियासएज्जा</w:t>
      </w:r>
      <w:r w:rsidR="004605FC" w:rsidRPr="007264F7">
        <w:rPr>
          <w:rFonts w:hint="cs"/>
          <w:bCs w:val="0"/>
          <w:sz w:val="24"/>
          <w:szCs w:val="24"/>
          <w:cs/>
          <w:lang w:bidi="sa-IN"/>
        </w:rPr>
        <w:t>,</w:t>
      </w:r>
      <w:r w:rsidR="004605FC" w:rsidRPr="007264F7">
        <w:rPr>
          <w:bCs w:val="0"/>
          <w:sz w:val="24"/>
          <w:szCs w:val="24"/>
          <w:cs/>
        </w:rPr>
        <w:t xml:space="preserve"> नो पूयणं तवसा आवहेज्जा</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सद्देहि</w:t>
      </w:r>
      <w:r w:rsidR="004605FC" w:rsidRPr="007264F7">
        <w:rPr>
          <w:rFonts w:hint="cs"/>
          <w:sz w:val="24"/>
          <w:szCs w:val="24"/>
          <w:cs/>
          <w:lang w:bidi="sa-IN"/>
        </w:rPr>
        <w:t>ं</w:t>
      </w:r>
      <w:r w:rsidR="004605FC" w:rsidRPr="007264F7">
        <w:rPr>
          <w:sz w:val="24"/>
          <w:szCs w:val="24"/>
          <w:cs/>
        </w:rPr>
        <w:t xml:space="preserve"> रूवेहि</w:t>
      </w:r>
      <w:r w:rsidR="004605FC" w:rsidRPr="007264F7">
        <w:rPr>
          <w:rFonts w:hint="cs"/>
          <w:sz w:val="24"/>
          <w:szCs w:val="24"/>
          <w:cs/>
          <w:lang w:bidi="sa-IN"/>
        </w:rPr>
        <w:t>ं</w:t>
      </w:r>
      <w:r w:rsidR="004605FC" w:rsidRPr="007264F7">
        <w:rPr>
          <w:sz w:val="24"/>
          <w:szCs w:val="24"/>
          <w:cs/>
        </w:rPr>
        <w:t xml:space="preserve"> असज्जमाणे</w:t>
      </w:r>
      <w:r w:rsidR="004605FC" w:rsidRPr="007264F7">
        <w:rPr>
          <w:rFonts w:hint="cs"/>
          <w:sz w:val="24"/>
          <w:szCs w:val="24"/>
          <w:cs/>
          <w:lang w:bidi="sa-IN"/>
        </w:rPr>
        <w:t>,</w:t>
      </w:r>
      <w:r w:rsidR="004605FC" w:rsidRPr="007264F7">
        <w:rPr>
          <w:sz w:val="24"/>
          <w:szCs w:val="24"/>
          <w:cs/>
        </w:rPr>
        <w:t xml:space="preserve"> सव्वेहिं कामेहि</w:t>
      </w:r>
      <w:r w:rsidR="004605FC" w:rsidRPr="007264F7">
        <w:rPr>
          <w:rFonts w:hint="cs"/>
          <w:sz w:val="24"/>
          <w:szCs w:val="24"/>
          <w:cs/>
          <w:lang w:bidi="sa-IN"/>
        </w:rPr>
        <w:t>ं</w:t>
      </w:r>
      <w:r w:rsidR="004605FC" w:rsidRPr="007264F7">
        <w:rPr>
          <w:sz w:val="24"/>
          <w:szCs w:val="24"/>
          <w:cs/>
        </w:rPr>
        <w:t xml:space="preserve"> वि</w:t>
      </w:r>
      <w:r w:rsidR="004605FC" w:rsidRPr="007264F7">
        <w:rPr>
          <w:rFonts w:hint="cs"/>
          <w:sz w:val="24"/>
          <w:szCs w:val="24"/>
          <w:cs/>
          <w:lang w:bidi="sa-IN"/>
        </w:rPr>
        <w:t>नी</w:t>
      </w:r>
      <w:r w:rsidR="004605FC" w:rsidRPr="007264F7">
        <w:rPr>
          <w:sz w:val="24"/>
          <w:szCs w:val="24"/>
          <w:cs/>
        </w:rPr>
        <w:t>य गेहिं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४०८</w:t>
      </w:r>
      <w:r w:rsidRPr="0069493C">
        <w:rPr>
          <w:color w:val="00B050"/>
          <w:sz w:val="24"/>
          <w:szCs w:val="24"/>
        </w:rPr>
        <w:t>]</w:t>
      </w:r>
      <w:r w:rsidR="0016627E">
        <w:rPr>
          <w:rFonts w:hint="cs"/>
          <w:color w:val="00B050"/>
          <w:sz w:val="24"/>
          <w:szCs w:val="24"/>
          <w:cs/>
        </w:rPr>
        <w:tab/>
      </w:r>
      <w:r w:rsidR="004605FC" w:rsidRPr="007264F7">
        <w:rPr>
          <w:bCs w:val="0"/>
          <w:sz w:val="24"/>
          <w:szCs w:val="24"/>
          <w:cs/>
        </w:rPr>
        <w:t>सव्वाइं संगाइं अइच्च धीरे</w:t>
      </w:r>
      <w:r w:rsidR="004605FC" w:rsidRPr="007264F7">
        <w:rPr>
          <w:rFonts w:hint="cs"/>
          <w:bCs w:val="0"/>
          <w:sz w:val="24"/>
          <w:szCs w:val="24"/>
          <w:cs/>
          <w:lang w:bidi="sa-IN"/>
        </w:rPr>
        <w:t>,</w:t>
      </w:r>
      <w:r w:rsidR="004605FC" w:rsidRPr="007264F7">
        <w:rPr>
          <w:bCs w:val="0"/>
          <w:sz w:val="24"/>
          <w:szCs w:val="24"/>
          <w:cs/>
        </w:rPr>
        <w:t xml:space="preserve"> सव्वाइं दुक्खाइं तितिक्खमाणे</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अखिले अगिद्धे अ</w:t>
      </w:r>
      <w:r w:rsidR="004605FC" w:rsidRPr="007264F7">
        <w:rPr>
          <w:rFonts w:hint="cs"/>
          <w:sz w:val="24"/>
          <w:szCs w:val="24"/>
          <w:cs/>
          <w:lang w:bidi="sa-IN"/>
        </w:rPr>
        <w:t>नि</w:t>
      </w:r>
      <w:r w:rsidR="004605FC" w:rsidRPr="007264F7">
        <w:rPr>
          <w:sz w:val="24"/>
          <w:szCs w:val="24"/>
          <w:cs/>
        </w:rPr>
        <w:t>एयचारी</w:t>
      </w:r>
      <w:r w:rsidR="004605FC" w:rsidRPr="007264F7">
        <w:rPr>
          <w:rFonts w:hint="cs"/>
          <w:sz w:val="24"/>
          <w:szCs w:val="24"/>
          <w:cs/>
          <w:lang w:bidi="sa-IN"/>
        </w:rPr>
        <w:t>,</w:t>
      </w:r>
      <w:r w:rsidR="004605FC" w:rsidRPr="007264F7">
        <w:rPr>
          <w:sz w:val="24"/>
          <w:szCs w:val="24"/>
          <w:cs/>
        </w:rPr>
        <w:t xml:space="preserve"> अभयंकरे भिक्खु अनाविलप्पा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४०९</w:t>
      </w:r>
      <w:r w:rsidRPr="0069493C">
        <w:rPr>
          <w:color w:val="00B050"/>
          <w:sz w:val="24"/>
          <w:szCs w:val="24"/>
        </w:rPr>
        <w:t>]</w:t>
      </w:r>
      <w:r w:rsidR="0016627E">
        <w:rPr>
          <w:rFonts w:hint="cs"/>
          <w:color w:val="00B050"/>
          <w:sz w:val="24"/>
          <w:szCs w:val="24"/>
          <w:cs/>
        </w:rPr>
        <w:tab/>
      </w:r>
      <w:r w:rsidR="004605FC" w:rsidRPr="007264F7">
        <w:rPr>
          <w:bCs w:val="0"/>
          <w:sz w:val="24"/>
          <w:szCs w:val="24"/>
          <w:cs/>
        </w:rPr>
        <w:t>भारस्स जाता मु</w:t>
      </w:r>
      <w:r w:rsidR="004605FC" w:rsidRPr="007264F7">
        <w:rPr>
          <w:rFonts w:hint="cs"/>
          <w:bCs w:val="0"/>
          <w:sz w:val="24"/>
          <w:szCs w:val="24"/>
          <w:cs/>
        </w:rPr>
        <w:t>नि</w:t>
      </w:r>
      <w:r w:rsidR="004605FC" w:rsidRPr="007264F7">
        <w:rPr>
          <w:bCs w:val="0"/>
          <w:sz w:val="24"/>
          <w:szCs w:val="24"/>
          <w:cs/>
        </w:rPr>
        <w:t xml:space="preserve"> भुंजएज्जा</w:t>
      </w:r>
      <w:r w:rsidR="004605FC" w:rsidRPr="007264F7">
        <w:rPr>
          <w:rFonts w:hint="cs"/>
          <w:bCs w:val="0"/>
          <w:sz w:val="24"/>
          <w:szCs w:val="24"/>
          <w:cs/>
          <w:lang w:bidi="sa-IN"/>
        </w:rPr>
        <w:t>,</w:t>
      </w:r>
      <w:r w:rsidR="004605FC" w:rsidRPr="007264F7">
        <w:rPr>
          <w:bCs w:val="0"/>
          <w:sz w:val="24"/>
          <w:szCs w:val="24"/>
          <w:cs/>
        </w:rPr>
        <w:t xml:space="preserve"> कंखेज्ज पावस्स विवेग भिक्खू</w:t>
      </w:r>
      <w:r w:rsidR="004605FC" w:rsidRPr="007264F7">
        <w:rPr>
          <w:rFonts w:hint="cs"/>
          <w:bCs w:val="0"/>
          <w:sz w:val="24"/>
          <w:szCs w:val="24"/>
          <w:cs/>
          <w:lang w:bidi="sa-IN"/>
        </w:rPr>
        <w:t xml:space="preserve"> ।</w:t>
      </w:r>
    </w:p>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दुक्खेण पुट्ठे धुयमाइएज्जा</w:t>
      </w:r>
      <w:r w:rsidR="004605FC" w:rsidRPr="007264F7">
        <w:rPr>
          <w:rFonts w:hint="cs"/>
          <w:sz w:val="24"/>
          <w:szCs w:val="24"/>
          <w:cs/>
          <w:lang w:bidi="sa-IN"/>
        </w:rPr>
        <w:t>,</w:t>
      </w:r>
      <w:r w:rsidR="004605FC" w:rsidRPr="007264F7">
        <w:rPr>
          <w:sz w:val="24"/>
          <w:szCs w:val="24"/>
          <w:cs/>
        </w:rPr>
        <w:t xml:space="preserve"> संगामसीसे व परं दमेज्जा ।।</w:t>
      </w:r>
    </w:p>
    <w:p w:rsidR="004605FC" w:rsidRPr="007264F7" w:rsidRDefault="006B499B" w:rsidP="00CC0E20">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४१०</w:t>
      </w:r>
      <w:r w:rsidRPr="0069493C">
        <w:rPr>
          <w:color w:val="00B050"/>
          <w:sz w:val="24"/>
          <w:szCs w:val="24"/>
        </w:rPr>
        <w:t>]</w:t>
      </w:r>
      <w:r w:rsidR="0016627E">
        <w:rPr>
          <w:rFonts w:hint="cs"/>
          <w:color w:val="00B050"/>
          <w:sz w:val="24"/>
          <w:szCs w:val="24"/>
          <w:cs/>
        </w:rPr>
        <w:tab/>
      </w:r>
      <w:r w:rsidR="004605FC" w:rsidRPr="007264F7">
        <w:rPr>
          <w:bCs w:val="0"/>
          <w:sz w:val="24"/>
          <w:szCs w:val="24"/>
          <w:cs/>
        </w:rPr>
        <w:t>अवि हम्ममाणे फलगावतट्ठी</w:t>
      </w:r>
      <w:r w:rsidR="004605FC" w:rsidRPr="007264F7">
        <w:rPr>
          <w:rFonts w:hint="cs"/>
          <w:bCs w:val="0"/>
          <w:sz w:val="24"/>
          <w:szCs w:val="24"/>
          <w:cs/>
          <w:lang w:bidi="sa-IN"/>
        </w:rPr>
        <w:t>,</w:t>
      </w:r>
      <w:r w:rsidR="004605FC" w:rsidRPr="007264F7">
        <w:rPr>
          <w:bCs w:val="0"/>
          <w:sz w:val="24"/>
          <w:szCs w:val="24"/>
          <w:cs/>
        </w:rPr>
        <w:t xml:space="preserve"> समागमं कंखइ अंतगस्स</w:t>
      </w:r>
      <w:r w:rsidR="004605FC" w:rsidRPr="007264F7">
        <w:rPr>
          <w:rFonts w:hint="cs"/>
          <w:bCs w:val="0"/>
          <w:sz w:val="24"/>
          <w:szCs w:val="24"/>
          <w:cs/>
          <w:lang w:bidi="sa-IN"/>
        </w:rPr>
        <w:t xml:space="preserve"> ।</w:t>
      </w:r>
    </w:p>
    <w:p w:rsidR="00E15152" w:rsidRDefault="00E15152" w:rsidP="00E15152">
      <w:pPr>
        <w:spacing w:after="0" w:line="240" w:lineRule="auto"/>
        <w:ind w:right="1708"/>
        <w:contextualSpacing/>
        <w:rPr>
          <w:rFonts w:cs="Mangal"/>
          <w:sz w:val="24"/>
          <w:szCs w:val="24"/>
        </w:rPr>
      </w:pPr>
      <w:r>
        <w:rPr>
          <w:rFonts w:cs="Mangal" w:hint="cs"/>
          <w:sz w:val="24"/>
          <w:szCs w:val="24"/>
          <w:cs/>
        </w:rPr>
        <w:lastRenderedPageBreak/>
        <w:t>सुयक्खंधो-१, अज्झयणं-७, उद्देसो-१</w:t>
      </w:r>
    </w:p>
    <w:tbl>
      <w:tblPr>
        <w:tblW w:w="10140" w:type="dxa"/>
        <w:tblInd w:w="93" w:type="dxa"/>
        <w:tblBorders>
          <w:top w:val="single" w:sz="4" w:space="0" w:color="auto"/>
        </w:tblBorders>
        <w:tblLook w:val="04A0"/>
      </w:tblPr>
      <w:tblGrid>
        <w:gridCol w:w="10140"/>
      </w:tblGrid>
      <w:tr w:rsidR="00E15152" w:rsidTr="0052278F">
        <w:trPr>
          <w:trHeight w:val="228"/>
        </w:trPr>
        <w:tc>
          <w:tcPr>
            <w:tcW w:w="10140" w:type="dxa"/>
            <w:tcBorders>
              <w:top w:val="single" w:sz="4" w:space="0" w:color="FF0000"/>
              <w:left w:val="nil"/>
              <w:bottom w:val="nil"/>
              <w:right w:val="nil"/>
            </w:tcBorders>
          </w:tcPr>
          <w:p w:rsidR="00E15152" w:rsidRDefault="00E15152"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16627E" w:rsidP="00CC0E20">
      <w:pPr>
        <w:pStyle w:val="PlainHindi"/>
        <w:tabs>
          <w:tab w:val="left" w:pos="2160"/>
        </w:tabs>
        <w:spacing w:after="0"/>
        <w:ind w:right="1438" w:firstLine="1440"/>
        <w:jc w:val="distribute"/>
        <w:rPr>
          <w:sz w:val="24"/>
          <w:szCs w:val="24"/>
        </w:rPr>
      </w:pPr>
      <w:r>
        <w:rPr>
          <w:rFonts w:hint="cs"/>
          <w:sz w:val="24"/>
          <w:szCs w:val="24"/>
          <w:cs/>
        </w:rPr>
        <w:tab/>
      </w:r>
      <w:r w:rsidR="004605FC" w:rsidRPr="007264F7">
        <w:rPr>
          <w:rFonts w:hint="cs"/>
          <w:sz w:val="24"/>
          <w:szCs w:val="24"/>
          <w:cs/>
        </w:rPr>
        <w:t>नि</w:t>
      </w:r>
      <w:r w:rsidR="004605FC" w:rsidRPr="007264F7">
        <w:rPr>
          <w:rFonts w:hint="cs"/>
          <w:sz w:val="24"/>
          <w:szCs w:val="24"/>
          <w:cs/>
          <w:lang w:bidi="sa-IN"/>
        </w:rPr>
        <w:t>धू</w:t>
      </w:r>
      <w:r w:rsidR="004605FC" w:rsidRPr="007264F7">
        <w:rPr>
          <w:rFonts w:hint="cs"/>
          <w:sz w:val="24"/>
          <w:szCs w:val="24"/>
          <w:cs/>
        </w:rPr>
        <w:t>य</w:t>
      </w:r>
      <w:r w:rsidR="004605FC" w:rsidRPr="007264F7">
        <w:rPr>
          <w:rFonts w:cs="Shruti" w:hint="cs"/>
          <w:sz w:val="24"/>
          <w:szCs w:val="24"/>
          <w:cs/>
        </w:rPr>
        <w:t xml:space="preserve"> </w:t>
      </w:r>
      <w:r w:rsidR="004605FC" w:rsidRPr="007264F7">
        <w:rPr>
          <w:rFonts w:hint="cs"/>
          <w:sz w:val="24"/>
          <w:szCs w:val="24"/>
          <w:cs/>
        </w:rPr>
        <w:t>कम्मं</w:t>
      </w:r>
      <w:r w:rsidR="004605FC" w:rsidRPr="007264F7">
        <w:rPr>
          <w:rFonts w:cs="Shruti" w:hint="cs"/>
          <w:sz w:val="24"/>
          <w:szCs w:val="24"/>
          <w:cs/>
        </w:rPr>
        <w:t xml:space="preserve"> </w:t>
      </w:r>
      <w:r w:rsidR="004605FC" w:rsidRPr="007264F7">
        <w:rPr>
          <w:rFonts w:hint="cs"/>
          <w:sz w:val="24"/>
          <w:szCs w:val="24"/>
          <w:cs/>
        </w:rPr>
        <w:t>न</w:t>
      </w:r>
      <w:r w:rsidR="004605FC" w:rsidRPr="007264F7">
        <w:rPr>
          <w:rFonts w:cs="Shruti" w:hint="cs"/>
          <w:sz w:val="24"/>
          <w:szCs w:val="24"/>
          <w:cs/>
        </w:rPr>
        <w:t xml:space="preserve"> </w:t>
      </w:r>
      <w:r w:rsidR="004605FC" w:rsidRPr="007264F7">
        <w:rPr>
          <w:rFonts w:hint="cs"/>
          <w:sz w:val="24"/>
          <w:szCs w:val="24"/>
          <w:cs/>
        </w:rPr>
        <w:t>पवंचुवेइ</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rPr>
        <w:t>अक्खक्खए</w:t>
      </w:r>
      <w:r w:rsidR="004605FC" w:rsidRPr="007264F7">
        <w:rPr>
          <w:rFonts w:cs="Shruti" w:hint="cs"/>
          <w:sz w:val="24"/>
          <w:szCs w:val="24"/>
          <w:cs/>
        </w:rPr>
        <w:t xml:space="preserve"> </w:t>
      </w:r>
      <w:r w:rsidR="004605FC" w:rsidRPr="007264F7">
        <w:rPr>
          <w:rFonts w:hint="cs"/>
          <w:sz w:val="24"/>
          <w:szCs w:val="24"/>
          <w:cs/>
        </w:rPr>
        <w:t>वा</w:t>
      </w:r>
      <w:r w:rsidR="004605FC" w:rsidRPr="007264F7">
        <w:rPr>
          <w:rFonts w:cs="Shruti" w:hint="cs"/>
          <w:sz w:val="24"/>
          <w:szCs w:val="24"/>
          <w:cs/>
        </w:rPr>
        <w:t xml:space="preserve"> </w:t>
      </w:r>
      <w:r w:rsidR="004605FC" w:rsidRPr="007264F7">
        <w:rPr>
          <w:rFonts w:hint="cs"/>
          <w:sz w:val="24"/>
          <w:szCs w:val="24"/>
          <w:cs/>
        </w:rPr>
        <w:t>सगडं,</w:t>
      </w:r>
      <w:r w:rsidR="004605FC" w:rsidRPr="007264F7">
        <w:rPr>
          <w:sz w:val="24"/>
          <w:szCs w:val="24"/>
          <w:cs/>
        </w:rPr>
        <w:t xml:space="preserve"> </w:t>
      </w:r>
      <w:r w:rsidR="004605FC" w:rsidRPr="007264F7">
        <w:rPr>
          <w:rFonts w:hint="cs"/>
          <w:sz w:val="24"/>
          <w:szCs w:val="24"/>
          <w:cs/>
        </w:rPr>
        <w:t>ति</w:t>
      </w:r>
      <w:r w:rsidR="004605FC" w:rsidRPr="007264F7">
        <w:rPr>
          <w:rFonts w:cs="Shruti" w:hint="cs"/>
          <w:sz w:val="24"/>
          <w:szCs w:val="24"/>
          <w:cs/>
        </w:rPr>
        <w:t xml:space="preserve"> </w:t>
      </w:r>
      <w:r w:rsidR="004605FC" w:rsidRPr="007264F7">
        <w:rPr>
          <w:rFonts w:hint="cs"/>
          <w:sz w:val="24"/>
          <w:szCs w:val="24"/>
          <w:cs/>
        </w:rPr>
        <w:t>बेमि ।।</w:t>
      </w:r>
    </w:p>
    <w:p w:rsidR="004605FC" w:rsidRPr="00BA07FA" w:rsidRDefault="004605FC" w:rsidP="00657F9B">
      <w:pPr>
        <w:spacing w:after="0" w:line="240" w:lineRule="auto"/>
        <w:ind w:right="-2"/>
        <w:jc w:val="center"/>
        <w:rPr>
          <w:rFonts w:cs="Mangal"/>
          <w:bCs/>
          <w:color w:val="0BA51A"/>
          <w:sz w:val="24"/>
          <w:szCs w:val="24"/>
          <w:cs/>
        </w:rPr>
      </w:pPr>
      <w:r w:rsidRPr="00BA07FA">
        <w:rPr>
          <w:rFonts w:cs="Mangal" w:hint="cs"/>
          <w:bCs/>
          <w:color w:val="0BA51A"/>
          <w:sz w:val="24"/>
          <w:szCs w:val="24"/>
          <w:cs/>
        </w:rPr>
        <w:t xml:space="preserve">मुनि दीपरत्नसागरेण संशोधितः सम्पादितश्च </w:t>
      </w:r>
      <w:r w:rsidRPr="00BA07FA">
        <w:rPr>
          <w:rFonts w:cs="Mangal"/>
          <w:bCs/>
          <w:color w:val="0BA51A"/>
          <w:sz w:val="24"/>
          <w:szCs w:val="24"/>
        </w:rPr>
        <w:t>“</w:t>
      </w:r>
      <w:r w:rsidRPr="00BA07FA">
        <w:rPr>
          <w:rFonts w:cs="Mangal" w:hint="cs"/>
          <w:bCs/>
          <w:color w:val="0BA51A"/>
          <w:sz w:val="24"/>
          <w:szCs w:val="24"/>
          <w:cs/>
        </w:rPr>
        <w:t>सत्तमं अज्झयणं समत्तं</w:t>
      </w:r>
      <w:r w:rsidRPr="00BA07FA">
        <w:rPr>
          <w:rFonts w:cs="Mangal"/>
          <w:bCs/>
          <w:color w:val="0BA51A"/>
          <w:sz w:val="24"/>
          <w:szCs w:val="24"/>
        </w:rPr>
        <w:t>”</w:t>
      </w:r>
    </w:p>
    <w:p w:rsidR="004605FC" w:rsidRPr="00C147B9" w:rsidRDefault="001B3F6A" w:rsidP="00C147B9">
      <w:pPr>
        <w:spacing w:before="100" w:after="100" w:line="240" w:lineRule="auto"/>
        <w:jc w:val="center"/>
        <w:rPr>
          <w:rFonts w:cs="Mangal"/>
          <w:bCs/>
          <w:color w:val="FF0000"/>
          <w:sz w:val="32"/>
          <w:szCs w:val="32"/>
          <w:u w:val="wave"/>
        </w:rPr>
      </w:pPr>
      <w:bookmarkStart w:id="26" w:name="_Toc318398178"/>
      <w:r>
        <w:rPr>
          <w:rFonts w:cs="Mangal"/>
          <w:bCs/>
          <w:color w:val="FF0000"/>
          <w:sz w:val="32"/>
          <w:szCs w:val="32"/>
          <w:u w:val="wave"/>
        </w:rPr>
        <w:t xml:space="preserve">0 </w:t>
      </w:r>
      <w:r w:rsidR="004605FC" w:rsidRPr="00C147B9">
        <w:rPr>
          <w:rFonts w:cs="Mangal" w:hint="cs"/>
          <w:bCs/>
          <w:color w:val="FF0000"/>
          <w:sz w:val="32"/>
          <w:szCs w:val="32"/>
          <w:u w:val="wave"/>
          <w:cs/>
        </w:rPr>
        <w:t>अट्ठमं अज्झयणं-वीरियं</w:t>
      </w:r>
      <w:bookmarkEnd w:id="26"/>
      <w:r w:rsidR="004605FC" w:rsidRPr="00C147B9">
        <w:rPr>
          <w:rFonts w:cs="Mangal" w:hint="cs"/>
          <w:bCs/>
          <w:color w:val="FF0000"/>
          <w:sz w:val="32"/>
          <w:szCs w:val="32"/>
          <w:u w:val="wave"/>
          <w:cs/>
        </w:rPr>
        <w:t xml:space="preserve"> </w:t>
      </w:r>
      <w:r>
        <w:rPr>
          <w:rFonts w:cs="Mangal"/>
          <w:bCs/>
          <w:color w:val="FF0000"/>
          <w:sz w:val="32"/>
          <w:szCs w:val="32"/>
          <w:u w:val="wave"/>
        </w:rPr>
        <w:t>0</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४११</w:t>
      </w:r>
      <w:r w:rsidRPr="0069493C">
        <w:rPr>
          <w:color w:val="00B050"/>
          <w:sz w:val="24"/>
          <w:szCs w:val="24"/>
        </w:rPr>
        <w:t>]</w:t>
      </w:r>
      <w:r w:rsidR="00657F9B">
        <w:rPr>
          <w:rFonts w:hint="cs"/>
          <w:color w:val="00B050"/>
          <w:sz w:val="24"/>
          <w:szCs w:val="24"/>
          <w:cs/>
        </w:rPr>
        <w:tab/>
      </w:r>
      <w:r w:rsidR="004605FC" w:rsidRPr="007264F7">
        <w:rPr>
          <w:bCs w:val="0"/>
          <w:sz w:val="24"/>
          <w:szCs w:val="24"/>
          <w:cs/>
        </w:rPr>
        <w:t>दुहा वेयं सुयक्खायं</w:t>
      </w:r>
      <w:r w:rsidR="004605FC" w:rsidRPr="007264F7">
        <w:rPr>
          <w:rFonts w:hint="cs"/>
          <w:bCs w:val="0"/>
          <w:sz w:val="24"/>
          <w:szCs w:val="24"/>
          <w:cs/>
          <w:lang w:bidi="sa-IN"/>
        </w:rPr>
        <w:t>,</w:t>
      </w:r>
      <w:r w:rsidR="004605FC" w:rsidRPr="007264F7">
        <w:rPr>
          <w:bCs w:val="0"/>
          <w:sz w:val="24"/>
          <w:szCs w:val="24"/>
          <w:cs/>
        </w:rPr>
        <w:t xml:space="preserve"> वीरियं ति पवुच्चई</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कि</w:t>
      </w:r>
      <w:r w:rsidRPr="007264F7">
        <w:rPr>
          <w:rFonts w:hint="cs"/>
          <w:sz w:val="24"/>
          <w:szCs w:val="24"/>
          <w:cs/>
        </w:rPr>
        <w:t>ं</w:t>
      </w:r>
      <w:r w:rsidR="00BA07FA">
        <w:rPr>
          <w:sz w:val="24"/>
          <w:szCs w:val="24"/>
        </w:rPr>
        <w:t xml:space="preserve"> </w:t>
      </w:r>
      <w:r w:rsidRPr="007264F7">
        <w:rPr>
          <w:rFonts w:hint="cs"/>
          <w:sz w:val="24"/>
          <w:szCs w:val="24"/>
          <w:cs/>
        </w:rPr>
        <w:t>नु</w:t>
      </w:r>
      <w:r w:rsidRPr="007264F7">
        <w:rPr>
          <w:sz w:val="24"/>
          <w:szCs w:val="24"/>
          <w:cs/>
        </w:rPr>
        <w:t xml:space="preserve"> वीरस्स वी</w:t>
      </w:r>
      <w:r w:rsidRPr="007264F7">
        <w:rPr>
          <w:rFonts w:hint="cs"/>
          <w:sz w:val="24"/>
          <w:szCs w:val="24"/>
          <w:cs/>
          <w:lang w:bidi="sa-IN"/>
        </w:rPr>
        <w:t xml:space="preserve">रत्तं </w:t>
      </w:r>
      <w:r w:rsidRPr="007264F7">
        <w:rPr>
          <w:sz w:val="24"/>
          <w:szCs w:val="24"/>
          <w:lang w:bidi="sa-IN"/>
        </w:rPr>
        <w:t>?</w:t>
      </w:r>
      <w:r w:rsidRPr="007264F7">
        <w:rPr>
          <w:rFonts w:hint="cs"/>
          <w:sz w:val="24"/>
          <w:szCs w:val="24"/>
          <w:cs/>
          <w:lang w:bidi="sa-IN"/>
        </w:rPr>
        <w:t xml:space="preserve"> कहं चे</w:t>
      </w:r>
      <w:r w:rsidRPr="007264F7">
        <w:rPr>
          <w:rFonts w:hint="cs"/>
          <w:sz w:val="24"/>
          <w:szCs w:val="24"/>
          <w:cs/>
        </w:rPr>
        <w:t>यं</w:t>
      </w:r>
      <w:r w:rsidRPr="007264F7">
        <w:rPr>
          <w:rFonts w:hint="cs"/>
          <w:sz w:val="24"/>
          <w:szCs w:val="24"/>
          <w:cs/>
          <w:lang w:bidi="sa-IN"/>
        </w:rPr>
        <w:t xml:space="preserve"> पवुच्चई </w:t>
      </w:r>
      <w:r w:rsidRPr="007264F7">
        <w:rPr>
          <w:sz w:val="24"/>
          <w:szCs w:val="24"/>
          <w:lang w:bidi="sa-IN"/>
        </w:rPr>
        <w:t>?</w:t>
      </w:r>
      <w:r w:rsidRPr="007264F7">
        <w:rPr>
          <w:sz w:val="24"/>
          <w:szCs w:val="24"/>
          <w:cs/>
        </w:rPr>
        <w:t xml:space="preserve">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४१२</w:t>
      </w:r>
      <w:r w:rsidRPr="0069493C">
        <w:rPr>
          <w:color w:val="00B050"/>
          <w:sz w:val="24"/>
          <w:szCs w:val="24"/>
        </w:rPr>
        <w:t>]</w:t>
      </w:r>
      <w:r w:rsidR="00657F9B">
        <w:rPr>
          <w:rFonts w:hint="cs"/>
          <w:color w:val="00B050"/>
          <w:sz w:val="24"/>
          <w:szCs w:val="24"/>
          <w:cs/>
        </w:rPr>
        <w:tab/>
      </w:r>
      <w:r w:rsidR="004605FC" w:rsidRPr="007264F7">
        <w:rPr>
          <w:bCs w:val="0"/>
          <w:sz w:val="24"/>
          <w:szCs w:val="24"/>
          <w:cs/>
        </w:rPr>
        <w:t>कम्ममे</w:t>
      </w:r>
      <w:r w:rsidR="004605FC" w:rsidRPr="007264F7">
        <w:rPr>
          <w:rFonts w:hint="cs"/>
          <w:bCs w:val="0"/>
          <w:sz w:val="24"/>
          <w:szCs w:val="24"/>
          <w:cs/>
          <w:lang w:bidi="sa-IN"/>
        </w:rPr>
        <w:t>गे</w:t>
      </w:r>
      <w:r w:rsidR="004605FC" w:rsidRPr="007264F7">
        <w:rPr>
          <w:bCs w:val="0"/>
          <w:sz w:val="24"/>
          <w:szCs w:val="24"/>
          <w:cs/>
        </w:rPr>
        <w:t xml:space="preserve"> पवेदेंति</w:t>
      </w:r>
      <w:r w:rsidR="004605FC" w:rsidRPr="007264F7">
        <w:rPr>
          <w:rFonts w:hint="cs"/>
          <w:bCs w:val="0"/>
          <w:sz w:val="24"/>
          <w:szCs w:val="24"/>
          <w:cs/>
          <w:lang w:bidi="sa-IN"/>
        </w:rPr>
        <w:t>,</w:t>
      </w:r>
      <w:r w:rsidR="004605FC" w:rsidRPr="007264F7">
        <w:rPr>
          <w:bCs w:val="0"/>
          <w:sz w:val="24"/>
          <w:szCs w:val="24"/>
          <w:cs/>
        </w:rPr>
        <w:t xml:space="preserve"> अकम्मं वा वि सुव्वया</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एतेहिं दोहिं ठाणेहिं</w:t>
      </w:r>
      <w:r w:rsidRPr="007264F7">
        <w:rPr>
          <w:rFonts w:hint="cs"/>
          <w:sz w:val="24"/>
          <w:szCs w:val="24"/>
          <w:cs/>
          <w:lang w:bidi="sa-IN"/>
        </w:rPr>
        <w:t>,</w:t>
      </w:r>
      <w:r w:rsidRPr="007264F7">
        <w:rPr>
          <w:sz w:val="24"/>
          <w:szCs w:val="24"/>
          <w:cs/>
        </w:rPr>
        <w:t xml:space="preserve"> जेहिं दीसंति मच्चिया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४१३</w:t>
      </w:r>
      <w:r w:rsidRPr="0069493C">
        <w:rPr>
          <w:color w:val="00B050"/>
          <w:sz w:val="24"/>
          <w:szCs w:val="24"/>
        </w:rPr>
        <w:t>]</w:t>
      </w:r>
      <w:r w:rsidR="00657F9B">
        <w:rPr>
          <w:rFonts w:hint="cs"/>
          <w:color w:val="00B050"/>
          <w:sz w:val="24"/>
          <w:szCs w:val="24"/>
          <w:cs/>
        </w:rPr>
        <w:tab/>
      </w:r>
      <w:r w:rsidR="004605FC" w:rsidRPr="007264F7">
        <w:rPr>
          <w:bCs w:val="0"/>
          <w:sz w:val="24"/>
          <w:szCs w:val="24"/>
          <w:cs/>
        </w:rPr>
        <w:t>पमायं कम्ममाहंसु</w:t>
      </w:r>
      <w:r w:rsidR="004605FC" w:rsidRPr="007264F7">
        <w:rPr>
          <w:rFonts w:hint="cs"/>
          <w:bCs w:val="0"/>
          <w:sz w:val="24"/>
          <w:szCs w:val="24"/>
          <w:cs/>
          <w:lang w:bidi="sa-IN"/>
        </w:rPr>
        <w:t>,</w:t>
      </w:r>
      <w:r w:rsidR="004605FC" w:rsidRPr="007264F7">
        <w:rPr>
          <w:bCs w:val="0"/>
          <w:sz w:val="24"/>
          <w:szCs w:val="24"/>
          <w:cs/>
        </w:rPr>
        <w:t xml:space="preserve"> अप्पमायं तहा</w:t>
      </w:r>
      <w:r w:rsidR="004605FC" w:rsidRPr="007264F7">
        <w:rPr>
          <w:rFonts w:hint="cs"/>
          <w:bCs w:val="0"/>
          <w:sz w:val="24"/>
          <w:szCs w:val="24"/>
          <w:cs/>
          <w:lang w:bidi="sa-IN"/>
        </w:rPr>
        <w:t>ऽ</w:t>
      </w:r>
      <w:r w:rsidR="004605FC" w:rsidRPr="007264F7">
        <w:rPr>
          <w:bCs w:val="0"/>
          <w:sz w:val="24"/>
          <w:szCs w:val="24"/>
          <w:cs/>
        </w:rPr>
        <w:t>वरं</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तब्भावादेसओ वा वि</w:t>
      </w:r>
      <w:r w:rsidRPr="007264F7">
        <w:rPr>
          <w:rFonts w:hint="cs"/>
          <w:sz w:val="24"/>
          <w:szCs w:val="24"/>
          <w:cs/>
          <w:lang w:bidi="sa-IN"/>
        </w:rPr>
        <w:t>,</w:t>
      </w:r>
      <w:r w:rsidRPr="007264F7">
        <w:rPr>
          <w:sz w:val="24"/>
          <w:szCs w:val="24"/>
          <w:cs/>
        </w:rPr>
        <w:t xml:space="preserve"> बालं पंडियमेव वा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४१४</w:t>
      </w:r>
      <w:r w:rsidRPr="0069493C">
        <w:rPr>
          <w:color w:val="00B050"/>
          <w:sz w:val="24"/>
          <w:szCs w:val="24"/>
        </w:rPr>
        <w:t>]</w:t>
      </w:r>
      <w:r w:rsidR="00657F9B">
        <w:rPr>
          <w:rFonts w:hint="cs"/>
          <w:color w:val="00B050"/>
          <w:sz w:val="24"/>
          <w:szCs w:val="24"/>
          <w:cs/>
        </w:rPr>
        <w:tab/>
      </w:r>
      <w:r w:rsidR="004605FC" w:rsidRPr="007264F7">
        <w:rPr>
          <w:bCs w:val="0"/>
          <w:sz w:val="24"/>
          <w:szCs w:val="24"/>
          <w:cs/>
        </w:rPr>
        <w:t xml:space="preserve">सत्थमेगे </w:t>
      </w:r>
      <w:r w:rsidR="004605FC" w:rsidRPr="007264F7">
        <w:rPr>
          <w:rFonts w:hint="cs"/>
          <w:bCs w:val="0"/>
          <w:sz w:val="24"/>
          <w:szCs w:val="24"/>
          <w:cs/>
          <w:lang w:bidi="sa-IN"/>
        </w:rPr>
        <w:t>तु सिक्खंता,</w:t>
      </w:r>
      <w:r w:rsidR="004605FC" w:rsidRPr="007264F7" w:rsidDel="00831758">
        <w:rPr>
          <w:bCs w:val="0"/>
          <w:sz w:val="24"/>
          <w:szCs w:val="24"/>
          <w:cs/>
        </w:rPr>
        <w:t xml:space="preserve"> </w:t>
      </w:r>
      <w:r w:rsidR="004605FC" w:rsidRPr="007264F7">
        <w:rPr>
          <w:rFonts w:hint="cs"/>
          <w:bCs w:val="0"/>
          <w:sz w:val="24"/>
          <w:szCs w:val="24"/>
          <w:cs/>
          <w:lang w:bidi="sa-IN"/>
        </w:rPr>
        <w:t>,</w:t>
      </w:r>
      <w:r w:rsidR="004605FC" w:rsidRPr="007264F7">
        <w:rPr>
          <w:bCs w:val="0"/>
          <w:sz w:val="24"/>
          <w:szCs w:val="24"/>
          <w:cs/>
        </w:rPr>
        <w:t xml:space="preserve"> अतिवाताय पाणिणं</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एगे मंते अहिज्जंति</w:t>
      </w:r>
      <w:r w:rsidRPr="007264F7">
        <w:rPr>
          <w:rFonts w:hint="cs"/>
          <w:sz w:val="24"/>
          <w:szCs w:val="24"/>
          <w:cs/>
          <w:lang w:bidi="sa-IN"/>
        </w:rPr>
        <w:t>,</w:t>
      </w:r>
      <w:r w:rsidRPr="007264F7">
        <w:rPr>
          <w:sz w:val="24"/>
          <w:szCs w:val="24"/>
          <w:cs/>
        </w:rPr>
        <w:t xml:space="preserve"> पा</w:t>
      </w:r>
      <w:r w:rsidRPr="007264F7">
        <w:rPr>
          <w:rFonts w:hint="cs"/>
          <w:sz w:val="24"/>
          <w:szCs w:val="24"/>
          <w:cs/>
        </w:rPr>
        <w:t>ण</w:t>
      </w:r>
      <w:r w:rsidRPr="007264F7">
        <w:rPr>
          <w:sz w:val="24"/>
          <w:szCs w:val="24"/>
          <w:cs/>
        </w:rPr>
        <w:t>भूयविहेडिणो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४१५</w:t>
      </w:r>
      <w:r w:rsidRPr="0069493C">
        <w:rPr>
          <w:color w:val="00B050"/>
          <w:sz w:val="24"/>
          <w:szCs w:val="24"/>
        </w:rPr>
        <w:t>]</w:t>
      </w:r>
      <w:r w:rsidR="00657F9B">
        <w:rPr>
          <w:rFonts w:hint="cs"/>
          <w:color w:val="00B050"/>
          <w:sz w:val="24"/>
          <w:szCs w:val="24"/>
          <w:cs/>
        </w:rPr>
        <w:tab/>
      </w:r>
      <w:r w:rsidR="004605FC" w:rsidRPr="007264F7">
        <w:rPr>
          <w:bCs w:val="0"/>
          <w:sz w:val="24"/>
          <w:szCs w:val="24"/>
          <w:cs/>
        </w:rPr>
        <w:t>माइणो कट्टु माया</w:t>
      </w:r>
      <w:r w:rsidR="004605FC" w:rsidRPr="007264F7">
        <w:rPr>
          <w:rFonts w:hint="cs"/>
          <w:bCs w:val="0"/>
          <w:sz w:val="24"/>
          <w:szCs w:val="24"/>
          <w:cs/>
          <w:lang w:bidi="sa-IN"/>
        </w:rPr>
        <w:t xml:space="preserve"> य,</w:t>
      </w:r>
      <w:r w:rsidR="004605FC" w:rsidRPr="007264F7">
        <w:rPr>
          <w:bCs w:val="0"/>
          <w:sz w:val="24"/>
          <w:szCs w:val="24"/>
          <w:cs/>
        </w:rPr>
        <w:t xml:space="preserve"> कामभोगे समारभे</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हंता छेत्ता पग</w:t>
      </w:r>
      <w:r w:rsidRPr="007264F7">
        <w:rPr>
          <w:rFonts w:hint="cs"/>
          <w:sz w:val="24"/>
          <w:szCs w:val="24"/>
          <w:cs/>
          <w:lang w:bidi="sa-IN"/>
        </w:rPr>
        <w:t>ब्भि</w:t>
      </w:r>
      <w:r w:rsidRPr="007264F7">
        <w:rPr>
          <w:sz w:val="24"/>
          <w:szCs w:val="24"/>
          <w:cs/>
        </w:rPr>
        <w:t>त्ता</w:t>
      </w:r>
      <w:r w:rsidRPr="007264F7">
        <w:rPr>
          <w:rFonts w:hint="cs"/>
          <w:sz w:val="24"/>
          <w:szCs w:val="24"/>
          <w:cs/>
          <w:lang w:bidi="sa-IN"/>
        </w:rPr>
        <w:t>,</w:t>
      </w:r>
      <w:r w:rsidRPr="007264F7">
        <w:rPr>
          <w:sz w:val="24"/>
          <w:szCs w:val="24"/>
          <w:cs/>
        </w:rPr>
        <w:t xml:space="preserve"> आय-साया</w:t>
      </w:r>
      <w:r w:rsidRPr="007264F7">
        <w:rPr>
          <w:rFonts w:hint="cs"/>
          <w:sz w:val="24"/>
          <w:szCs w:val="24"/>
          <w:cs/>
          <w:lang w:bidi="sa-IN"/>
        </w:rPr>
        <w:t>नु</w:t>
      </w:r>
      <w:r w:rsidRPr="007264F7">
        <w:rPr>
          <w:sz w:val="24"/>
          <w:szCs w:val="24"/>
          <w:cs/>
        </w:rPr>
        <w:t>गामिणो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४१६</w:t>
      </w:r>
      <w:r w:rsidRPr="0069493C">
        <w:rPr>
          <w:color w:val="00B050"/>
          <w:sz w:val="24"/>
          <w:szCs w:val="24"/>
        </w:rPr>
        <w:t>]</w:t>
      </w:r>
      <w:r w:rsidR="00657F9B">
        <w:rPr>
          <w:rFonts w:hint="cs"/>
          <w:color w:val="00B050"/>
          <w:sz w:val="24"/>
          <w:szCs w:val="24"/>
          <w:cs/>
        </w:rPr>
        <w:tab/>
      </w:r>
      <w:r w:rsidR="004605FC" w:rsidRPr="007264F7">
        <w:rPr>
          <w:bCs w:val="0"/>
          <w:sz w:val="24"/>
          <w:szCs w:val="24"/>
          <w:cs/>
        </w:rPr>
        <w:t>म</w:t>
      </w:r>
      <w:r w:rsidR="004605FC" w:rsidRPr="007264F7">
        <w:rPr>
          <w:rFonts w:hint="cs"/>
          <w:bCs w:val="0"/>
          <w:sz w:val="24"/>
          <w:szCs w:val="24"/>
          <w:cs/>
          <w:lang w:bidi="sa-IN"/>
        </w:rPr>
        <w:t>न</w:t>
      </w:r>
      <w:r w:rsidR="004605FC" w:rsidRPr="007264F7">
        <w:rPr>
          <w:bCs w:val="0"/>
          <w:sz w:val="24"/>
          <w:szCs w:val="24"/>
          <w:cs/>
        </w:rPr>
        <w:t>सा वयसा चेव</w:t>
      </w:r>
      <w:r w:rsidR="004605FC" w:rsidRPr="007264F7">
        <w:rPr>
          <w:rFonts w:hint="cs"/>
          <w:bCs w:val="0"/>
          <w:sz w:val="24"/>
          <w:szCs w:val="24"/>
          <w:cs/>
          <w:lang w:bidi="sa-IN"/>
        </w:rPr>
        <w:t>,</w:t>
      </w:r>
      <w:r w:rsidR="004605FC" w:rsidRPr="007264F7">
        <w:rPr>
          <w:bCs w:val="0"/>
          <w:sz w:val="24"/>
          <w:szCs w:val="24"/>
          <w:cs/>
        </w:rPr>
        <w:t xml:space="preserve"> कायसा चेव अंतसो</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आरतो परतो वा वि</w:t>
      </w:r>
      <w:r w:rsidRPr="007264F7">
        <w:rPr>
          <w:rFonts w:hint="cs"/>
          <w:sz w:val="24"/>
          <w:szCs w:val="24"/>
          <w:cs/>
          <w:lang w:bidi="sa-IN"/>
        </w:rPr>
        <w:t>,</w:t>
      </w:r>
      <w:r w:rsidRPr="007264F7">
        <w:rPr>
          <w:sz w:val="24"/>
          <w:szCs w:val="24"/>
          <w:cs/>
        </w:rPr>
        <w:t xml:space="preserve"> दुहा वि य असंजता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४१७</w:t>
      </w:r>
      <w:r w:rsidRPr="0069493C">
        <w:rPr>
          <w:color w:val="00B050"/>
          <w:sz w:val="24"/>
          <w:szCs w:val="24"/>
        </w:rPr>
        <w:t>]</w:t>
      </w:r>
      <w:r w:rsidR="00657F9B">
        <w:rPr>
          <w:rFonts w:hint="cs"/>
          <w:color w:val="00B050"/>
          <w:sz w:val="24"/>
          <w:szCs w:val="24"/>
          <w:cs/>
        </w:rPr>
        <w:tab/>
      </w:r>
      <w:r w:rsidR="004605FC" w:rsidRPr="007264F7">
        <w:rPr>
          <w:bCs w:val="0"/>
          <w:sz w:val="24"/>
          <w:szCs w:val="24"/>
          <w:cs/>
        </w:rPr>
        <w:t>वेराइं कुव्वती वेरी</w:t>
      </w:r>
      <w:r w:rsidR="004605FC" w:rsidRPr="007264F7">
        <w:rPr>
          <w:rFonts w:hint="cs"/>
          <w:bCs w:val="0"/>
          <w:sz w:val="24"/>
          <w:szCs w:val="24"/>
          <w:cs/>
          <w:lang w:bidi="sa-IN"/>
        </w:rPr>
        <w:t>,</w:t>
      </w:r>
      <w:r w:rsidR="004605FC" w:rsidRPr="007264F7">
        <w:rPr>
          <w:bCs w:val="0"/>
          <w:sz w:val="24"/>
          <w:szCs w:val="24"/>
          <w:cs/>
        </w:rPr>
        <w:t xml:space="preserve"> ततो वेरेहि</w:t>
      </w:r>
      <w:r w:rsidR="004605FC" w:rsidRPr="007264F7">
        <w:rPr>
          <w:rFonts w:hint="cs"/>
          <w:bCs w:val="0"/>
          <w:sz w:val="24"/>
          <w:szCs w:val="24"/>
          <w:cs/>
          <w:lang w:bidi="sa-IN"/>
        </w:rPr>
        <w:t>ं</w:t>
      </w:r>
      <w:r w:rsidR="004605FC" w:rsidRPr="007264F7">
        <w:rPr>
          <w:bCs w:val="0"/>
          <w:sz w:val="24"/>
          <w:szCs w:val="24"/>
          <w:cs/>
        </w:rPr>
        <w:t xml:space="preserve"> रज्जती</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पावोवगा य आरंभा</w:t>
      </w:r>
      <w:r w:rsidRPr="007264F7">
        <w:rPr>
          <w:rFonts w:hint="cs"/>
          <w:sz w:val="24"/>
          <w:szCs w:val="24"/>
          <w:cs/>
          <w:lang w:bidi="sa-IN"/>
        </w:rPr>
        <w:t>,</w:t>
      </w:r>
      <w:r w:rsidRPr="007264F7">
        <w:rPr>
          <w:sz w:val="24"/>
          <w:szCs w:val="24"/>
          <w:cs/>
        </w:rPr>
        <w:t xml:space="preserve"> दुक्खफासा य अंतसो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४१८</w:t>
      </w:r>
      <w:r w:rsidRPr="0069493C">
        <w:rPr>
          <w:color w:val="00B050"/>
          <w:sz w:val="24"/>
          <w:szCs w:val="24"/>
        </w:rPr>
        <w:t>]</w:t>
      </w:r>
      <w:r w:rsidR="00657F9B">
        <w:rPr>
          <w:rFonts w:hint="cs"/>
          <w:color w:val="00B050"/>
          <w:sz w:val="24"/>
          <w:szCs w:val="24"/>
          <w:cs/>
        </w:rPr>
        <w:tab/>
      </w:r>
      <w:r w:rsidR="004605FC" w:rsidRPr="007264F7">
        <w:rPr>
          <w:bCs w:val="0"/>
          <w:sz w:val="24"/>
          <w:szCs w:val="24"/>
          <w:cs/>
        </w:rPr>
        <w:t>संपरायं नियच्छंति</w:t>
      </w:r>
      <w:r w:rsidR="004605FC" w:rsidRPr="007264F7">
        <w:rPr>
          <w:rFonts w:hint="cs"/>
          <w:bCs w:val="0"/>
          <w:sz w:val="24"/>
          <w:szCs w:val="24"/>
          <w:cs/>
          <w:lang w:bidi="sa-IN"/>
        </w:rPr>
        <w:t>,</w:t>
      </w:r>
      <w:r w:rsidR="004605FC" w:rsidRPr="007264F7">
        <w:rPr>
          <w:bCs w:val="0"/>
          <w:sz w:val="24"/>
          <w:szCs w:val="24"/>
          <w:cs/>
        </w:rPr>
        <w:t xml:space="preserve"> अत्तदुक्कडकारिणो</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रागदोसस्सिया बाला</w:t>
      </w:r>
      <w:r w:rsidRPr="007264F7">
        <w:rPr>
          <w:rFonts w:hint="cs"/>
          <w:sz w:val="24"/>
          <w:szCs w:val="24"/>
          <w:cs/>
          <w:lang w:bidi="sa-IN"/>
        </w:rPr>
        <w:t>,</w:t>
      </w:r>
      <w:r w:rsidRPr="007264F7">
        <w:rPr>
          <w:sz w:val="24"/>
          <w:szCs w:val="24"/>
          <w:cs/>
        </w:rPr>
        <w:t xml:space="preserve"> पावं कुव्वंति ते बहुं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४१९</w:t>
      </w:r>
      <w:r w:rsidRPr="0069493C">
        <w:rPr>
          <w:color w:val="00B050"/>
          <w:sz w:val="24"/>
          <w:szCs w:val="24"/>
        </w:rPr>
        <w:t>]</w:t>
      </w:r>
      <w:r w:rsidR="00657F9B">
        <w:rPr>
          <w:rFonts w:hint="cs"/>
          <w:color w:val="00B050"/>
          <w:sz w:val="24"/>
          <w:szCs w:val="24"/>
          <w:cs/>
        </w:rPr>
        <w:tab/>
      </w:r>
      <w:r w:rsidR="004605FC" w:rsidRPr="007264F7">
        <w:rPr>
          <w:bCs w:val="0"/>
          <w:sz w:val="24"/>
          <w:szCs w:val="24"/>
          <w:cs/>
        </w:rPr>
        <w:t>एतं सकम्मविरियं</w:t>
      </w:r>
      <w:r w:rsidR="004605FC" w:rsidRPr="007264F7">
        <w:rPr>
          <w:rFonts w:hint="cs"/>
          <w:bCs w:val="0"/>
          <w:sz w:val="24"/>
          <w:szCs w:val="24"/>
          <w:cs/>
          <w:lang w:bidi="sa-IN"/>
        </w:rPr>
        <w:t>,</w:t>
      </w:r>
      <w:r w:rsidR="004605FC" w:rsidRPr="007264F7">
        <w:rPr>
          <w:bCs w:val="0"/>
          <w:sz w:val="24"/>
          <w:szCs w:val="24"/>
          <w:cs/>
        </w:rPr>
        <w:t xml:space="preserve"> बालाणं तु पवेइयं</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एत्तो अकम्मविरियं</w:t>
      </w:r>
      <w:r w:rsidRPr="007264F7">
        <w:rPr>
          <w:rFonts w:hint="cs"/>
          <w:sz w:val="24"/>
          <w:szCs w:val="24"/>
          <w:cs/>
          <w:lang w:bidi="sa-IN"/>
        </w:rPr>
        <w:t>,</w:t>
      </w:r>
      <w:r w:rsidRPr="007264F7">
        <w:rPr>
          <w:sz w:val="24"/>
          <w:szCs w:val="24"/>
          <w:cs/>
        </w:rPr>
        <w:t xml:space="preserve"> पंडियाणं सुणेह मे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४२०</w:t>
      </w:r>
      <w:r w:rsidRPr="0069493C">
        <w:rPr>
          <w:color w:val="00B050"/>
          <w:sz w:val="24"/>
          <w:szCs w:val="24"/>
        </w:rPr>
        <w:t>]</w:t>
      </w:r>
      <w:r w:rsidR="00657F9B">
        <w:rPr>
          <w:rFonts w:hint="cs"/>
          <w:color w:val="00B050"/>
          <w:sz w:val="24"/>
          <w:szCs w:val="24"/>
          <w:cs/>
        </w:rPr>
        <w:tab/>
      </w:r>
      <w:r w:rsidR="004605FC" w:rsidRPr="007264F7">
        <w:rPr>
          <w:bCs w:val="0"/>
          <w:sz w:val="24"/>
          <w:szCs w:val="24"/>
          <w:cs/>
        </w:rPr>
        <w:t>दविए बंधणुम्मुक्के</w:t>
      </w:r>
      <w:r w:rsidR="004605FC" w:rsidRPr="007264F7">
        <w:rPr>
          <w:rFonts w:hint="cs"/>
          <w:bCs w:val="0"/>
          <w:sz w:val="24"/>
          <w:szCs w:val="24"/>
          <w:cs/>
          <w:lang w:bidi="sa-IN"/>
        </w:rPr>
        <w:t>,</w:t>
      </w:r>
      <w:r w:rsidR="004605FC" w:rsidRPr="007264F7">
        <w:rPr>
          <w:bCs w:val="0"/>
          <w:sz w:val="24"/>
          <w:szCs w:val="24"/>
          <w:cs/>
        </w:rPr>
        <w:t xml:space="preserve"> सव्वतो छिन्नबंधणे</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पणोल्ल पावगं कम्मं</w:t>
      </w:r>
      <w:r w:rsidRPr="007264F7">
        <w:rPr>
          <w:rFonts w:hint="cs"/>
          <w:sz w:val="24"/>
          <w:szCs w:val="24"/>
          <w:cs/>
          <w:lang w:bidi="sa-IN"/>
        </w:rPr>
        <w:t>,</w:t>
      </w:r>
      <w:r w:rsidRPr="007264F7">
        <w:rPr>
          <w:sz w:val="24"/>
          <w:szCs w:val="24"/>
          <w:cs/>
        </w:rPr>
        <w:t xml:space="preserve"> सल्लं कंतति अंतसो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४२१</w:t>
      </w:r>
      <w:r w:rsidRPr="0069493C">
        <w:rPr>
          <w:color w:val="00B050"/>
          <w:sz w:val="24"/>
          <w:szCs w:val="24"/>
        </w:rPr>
        <w:t>]</w:t>
      </w:r>
      <w:r w:rsidR="00657F9B">
        <w:rPr>
          <w:rFonts w:hint="cs"/>
          <w:color w:val="00B050"/>
          <w:sz w:val="24"/>
          <w:szCs w:val="24"/>
          <w:cs/>
        </w:rPr>
        <w:tab/>
      </w:r>
      <w:r w:rsidR="004605FC" w:rsidRPr="007264F7">
        <w:rPr>
          <w:bCs w:val="0"/>
          <w:sz w:val="24"/>
          <w:szCs w:val="24"/>
          <w:cs/>
        </w:rPr>
        <w:t>नेयाउयं सुयक्खातं</w:t>
      </w:r>
      <w:r w:rsidR="004605FC" w:rsidRPr="007264F7">
        <w:rPr>
          <w:rFonts w:hint="cs"/>
          <w:bCs w:val="0"/>
          <w:sz w:val="24"/>
          <w:szCs w:val="24"/>
          <w:cs/>
          <w:lang w:bidi="sa-IN"/>
        </w:rPr>
        <w:t>,</w:t>
      </w:r>
      <w:r w:rsidR="004605FC" w:rsidRPr="007264F7">
        <w:rPr>
          <w:bCs w:val="0"/>
          <w:sz w:val="24"/>
          <w:szCs w:val="24"/>
          <w:cs/>
        </w:rPr>
        <w:t xml:space="preserve"> उवादाय समीहते</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भुज्जो भुज्जो दुहावासं</w:t>
      </w:r>
      <w:r w:rsidRPr="007264F7">
        <w:rPr>
          <w:rFonts w:hint="cs"/>
          <w:sz w:val="24"/>
          <w:szCs w:val="24"/>
          <w:cs/>
          <w:lang w:bidi="sa-IN"/>
        </w:rPr>
        <w:t>,</w:t>
      </w:r>
      <w:r w:rsidRPr="007264F7">
        <w:rPr>
          <w:sz w:val="24"/>
          <w:szCs w:val="24"/>
          <w:cs/>
        </w:rPr>
        <w:t xml:space="preserve"> असुहत्तं तहा तहा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४२२</w:t>
      </w:r>
      <w:r w:rsidRPr="0069493C">
        <w:rPr>
          <w:color w:val="00B050"/>
          <w:sz w:val="24"/>
          <w:szCs w:val="24"/>
        </w:rPr>
        <w:t>]</w:t>
      </w:r>
      <w:r w:rsidR="00657F9B">
        <w:rPr>
          <w:rFonts w:hint="cs"/>
          <w:color w:val="00B050"/>
          <w:sz w:val="24"/>
          <w:szCs w:val="24"/>
          <w:cs/>
        </w:rPr>
        <w:tab/>
      </w:r>
      <w:r w:rsidR="004605FC" w:rsidRPr="007264F7">
        <w:rPr>
          <w:bCs w:val="0"/>
          <w:sz w:val="24"/>
          <w:szCs w:val="24"/>
          <w:cs/>
        </w:rPr>
        <w:t>ठाणी विविहठाणाणि</w:t>
      </w:r>
      <w:r w:rsidR="004605FC" w:rsidRPr="007264F7">
        <w:rPr>
          <w:rFonts w:hint="cs"/>
          <w:bCs w:val="0"/>
          <w:sz w:val="24"/>
          <w:szCs w:val="24"/>
          <w:cs/>
          <w:lang w:bidi="sa-IN"/>
        </w:rPr>
        <w:t>,</w:t>
      </w:r>
      <w:r w:rsidR="004605FC" w:rsidRPr="007264F7">
        <w:rPr>
          <w:bCs w:val="0"/>
          <w:sz w:val="24"/>
          <w:szCs w:val="24"/>
          <w:cs/>
        </w:rPr>
        <w:t xml:space="preserve"> चइस्संति न संसओ</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अनि</w:t>
      </w:r>
      <w:r w:rsidRPr="007264F7">
        <w:rPr>
          <w:rFonts w:hint="cs"/>
          <w:sz w:val="24"/>
          <w:szCs w:val="24"/>
          <w:cs/>
          <w:lang w:bidi="sa-IN"/>
        </w:rPr>
        <w:t>यते</w:t>
      </w:r>
      <w:r w:rsidRPr="007264F7">
        <w:rPr>
          <w:sz w:val="24"/>
          <w:szCs w:val="24"/>
          <w:cs/>
        </w:rPr>
        <w:t xml:space="preserve"> अयं वासे</w:t>
      </w:r>
      <w:r w:rsidRPr="007264F7">
        <w:rPr>
          <w:rFonts w:hint="cs"/>
          <w:sz w:val="24"/>
          <w:szCs w:val="24"/>
          <w:cs/>
          <w:lang w:bidi="sa-IN"/>
        </w:rPr>
        <w:t>,</w:t>
      </w:r>
      <w:r w:rsidRPr="007264F7">
        <w:rPr>
          <w:sz w:val="24"/>
          <w:szCs w:val="24"/>
          <w:cs/>
        </w:rPr>
        <w:t xml:space="preserve"> </w:t>
      </w:r>
      <w:r w:rsidRPr="007264F7">
        <w:rPr>
          <w:rFonts w:hint="cs"/>
          <w:sz w:val="24"/>
          <w:szCs w:val="24"/>
          <w:cs/>
          <w:lang w:bidi="sa-IN"/>
        </w:rPr>
        <w:t>नायएहि</w:t>
      </w:r>
      <w:r w:rsidRPr="007264F7">
        <w:rPr>
          <w:rFonts w:hint="cs"/>
          <w:sz w:val="24"/>
          <w:szCs w:val="24"/>
          <w:cs/>
        </w:rPr>
        <w:t>ं</w:t>
      </w:r>
      <w:r w:rsidRPr="007264F7">
        <w:rPr>
          <w:sz w:val="24"/>
          <w:szCs w:val="24"/>
          <w:cs/>
        </w:rPr>
        <w:t xml:space="preserve"> सुहीहि य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४२३</w:t>
      </w:r>
      <w:r w:rsidRPr="0069493C">
        <w:rPr>
          <w:color w:val="00B050"/>
          <w:sz w:val="24"/>
          <w:szCs w:val="24"/>
        </w:rPr>
        <w:t>]</w:t>
      </w:r>
      <w:r w:rsidR="00657F9B">
        <w:rPr>
          <w:rFonts w:hint="cs"/>
          <w:color w:val="00B050"/>
          <w:sz w:val="24"/>
          <w:szCs w:val="24"/>
          <w:cs/>
        </w:rPr>
        <w:tab/>
      </w:r>
      <w:r w:rsidR="004605FC" w:rsidRPr="007264F7">
        <w:rPr>
          <w:bCs w:val="0"/>
          <w:sz w:val="24"/>
          <w:szCs w:val="24"/>
          <w:cs/>
        </w:rPr>
        <w:t>एवमायाय मेहावी</w:t>
      </w:r>
      <w:r w:rsidR="004605FC" w:rsidRPr="007264F7">
        <w:rPr>
          <w:rFonts w:hint="cs"/>
          <w:bCs w:val="0"/>
          <w:sz w:val="24"/>
          <w:szCs w:val="24"/>
          <w:cs/>
          <w:lang w:bidi="sa-IN"/>
        </w:rPr>
        <w:t>,</w:t>
      </w:r>
      <w:r w:rsidR="004605FC" w:rsidRPr="007264F7">
        <w:rPr>
          <w:bCs w:val="0"/>
          <w:sz w:val="24"/>
          <w:szCs w:val="24"/>
          <w:cs/>
        </w:rPr>
        <w:t xml:space="preserve"> अप्पणो गिद्धिमुद्धरे</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आरियं उवसंपज्जे</w:t>
      </w:r>
      <w:r w:rsidRPr="007264F7">
        <w:rPr>
          <w:rFonts w:hint="cs"/>
          <w:sz w:val="24"/>
          <w:szCs w:val="24"/>
          <w:cs/>
          <w:lang w:bidi="sa-IN"/>
        </w:rPr>
        <w:t>,</w:t>
      </w:r>
      <w:r w:rsidRPr="007264F7">
        <w:rPr>
          <w:sz w:val="24"/>
          <w:szCs w:val="24"/>
          <w:cs/>
        </w:rPr>
        <w:t xml:space="preserve"> सव्वधम्ममकोवियं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४२४</w:t>
      </w:r>
      <w:r w:rsidRPr="0069493C">
        <w:rPr>
          <w:color w:val="00B050"/>
          <w:sz w:val="24"/>
          <w:szCs w:val="24"/>
        </w:rPr>
        <w:t>]</w:t>
      </w:r>
      <w:r w:rsidR="00657F9B">
        <w:rPr>
          <w:rFonts w:hint="cs"/>
          <w:color w:val="00B050"/>
          <w:sz w:val="24"/>
          <w:szCs w:val="24"/>
          <w:cs/>
        </w:rPr>
        <w:tab/>
      </w:r>
      <w:r w:rsidR="004605FC" w:rsidRPr="007264F7">
        <w:rPr>
          <w:bCs w:val="0"/>
          <w:sz w:val="24"/>
          <w:szCs w:val="24"/>
          <w:cs/>
        </w:rPr>
        <w:t>सहसं</w:t>
      </w:r>
      <w:r w:rsidR="004605FC" w:rsidRPr="007264F7">
        <w:rPr>
          <w:rFonts w:hint="cs"/>
          <w:bCs w:val="0"/>
          <w:sz w:val="24"/>
          <w:szCs w:val="24"/>
          <w:cs/>
          <w:lang w:bidi="sa-IN"/>
        </w:rPr>
        <w:t>म</w:t>
      </w:r>
      <w:r w:rsidR="004605FC" w:rsidRPr="007264F7">
        <w:rPr>
          <w:bCs w:val="0"/>
          <w:sz w:val="24"/>
          <w:szCs w:val="24"/>
          <w:cs/>
        </w:rPr>
        <w:t>इए नच्चा</w:t>
      </w:r>
      <w:r w:rsidR="004605FC" w:rsidRPr="007264F7">
        <w:rPr>
          <w:rFonts w:hint="cs"/>
          <w:bCs w:val="0"/>
          <w:sz w:val="24"/>
          <w:szCs w:val="24"/>
          <w:cs/>
          <w:lang w:bidi="sa-IN"/>
        </w:rPr>
        <w:t>,</w:t>
      </w:r>
      <w:r w:rsidR="004605FC" w:rsidRPr="007264F7">
        <w:rPr>
          <w:bCs w:val="0"/>
          <w:sz w:val="24"/>
          <w:szCs w:val="24"/>
          <w:cs/>
        </w:rPr>
        <w:t xml:space="preserve"> धम्मसारं सुणेत्तु वा</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समुवट्ठिए</w:t>
      </w:r>
      <w:r w:rsidRPr="007264F7">
        <w:rPr>
          <w:rFonts w:hint="cs"/>
          <w:sz w:val="24"/>
          <w:szCs w:val="24"/>
          <w:cs/>
        </w:rPr>
        <w:t xml:space="preserve"> </w:t>
      </w:r>
      <w:r w:rsidRPr="007264F7">
        <w:rPr>
          <w:rFonts w:hint="cs"/>
          <w:sz w:val="24"/>
          <w:szCs w:val="24"/>
          <w:cs/>
          <w:lang w:bidi="sa-IN"/>
        </w:rPr>
        <w:t>उ</w:t>
      </w:r>
      <w:r w:rsidRPr="007264F7">
        <w:rPr>
          <w:sz w:val="24"/>
          <w:szCs w:val="24"/>
          <w:cs/>
        </w:rPr>
        <w:t xml:space="preserve"> अ</w:t>
      </w:r>
      <w:r w:rsidRPr="007264F7">
        <w:rPr>
          <w:rFonts w:hint="cs"/>
          <w:sz w:val="24"/>
          <w:szCs w:val="24"/>
          <w:cs/>
        </w:rPr>
        <w:t>न</w:t>
      </w:r>
      <w:r w:rsidRPr="007264F7">
        <w:rPr>
          <w:sz w:val="24"/>
          <w:szCs w:val="24"/>
          <w:cs/>
        </w:rPr>
        <w:t>गारे</w:t>
      </w:r>
      <w:r w:rsidRPr="007264F7">
        <w:rPr>
          <w:rFonts w:hint="cs"/>
          <w:sz w:val="24"/>
          <w:szCs w:val="24"/>
          <w:cs/>
          <w:lang w:bidi="sa-IN"/>
        </w:rPr>
        <w:t>,</w:t>
      </w:r>
      <w:r w:rsidRPr="007264F7">
        <w:rPr>
          <w:sz w:val="24"/>
          <w:szCs w:val="24"/>
          <w:cs/>
        </w:rPr>
        <w:t xml:space="preserve"> पच्चक्खा</w:t>
      </w:r>
      <w:r w:rsidRPr="007264F7">
        <w:rPr>
          <w:rFonts w:hint="cs"/>
          <w:sz w:val="24"/>
          <w:szCs w:val="24"/>
          <w:cs/>
          <w:lang w:bidi="sa-IN"/>
        </w:rPr>
        <w:t>ए य</w:t>
      </w:r>
      <w:r w:rsidRPr="007264F7">
        <w:rPr>
          <w:sz w:val="24"/>
          <w:szCs w:val="24"/>
          <w:cs/>
        </w:rPr>
        <w:t xml:space="preserve"> पावए ।।</w:t>
      </w:r>
    </w:p>
    <w:p w:rsidR="00AF102A" w:rsidRDefault="006B499B" w:rsidP="00AF102A">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४२५</w:t>
      </w:r>
      <w:r w:rsidRPr="0069493C">
        <w:rPr>
          <w:color w:val="00B050"/>
          <w:sz w:val="24"/>
          <w:szCs w:val="24"/>
        </w:rPr>
        <w:t>]</w:t>
      </w:r>
      <w:r w:rsidR="00657F9B">
        <w:rPr>
          <w:rFonts w:hint="cs"/>
          <w:color w:val="00B050"/>
          <w:sz w:val="24"/>
          <w:szCs w:val="24"/>
          <w:cs/>
        </w:rPr>
        <w:tab/>
      </w:r>
      <w:r w:rsidR="004605FC" w:rsidRPr="007264F7">
        <w:rPr>
          <w:rFonts w:hint="cs"/>
          <w:bCs w:val="0"/>
          <w:sz w:val="24"/>
          <w:szCs w:val="24"/>
          <w:cs/>
        </w:rPr>
        <w:t>जं</w:t>
      </w:r>
      <w:r w:rsidR="004605FC" w:rsidRPr="007264F7">
        <w:rPr>
          <w:rFonts w:cs="Shruti" w:hint="cs"/>
          <w:bCs w:val="0"/>
          <w:sz w:val="24"/>
          <w:szCs w:val="24"/>
          <w:cs/>
        </w:rPr>
        <w:t xml:space="preserve"> </w:t>
      </w:r>
      <w:r w:rsidR="004605FC" w:rsidRPr="007264F7">
        <w:rPr>
          <w:rFonts w:hint="cs"/>
          <w:bCs w:val="0"/>
          <w:sz w:val="24"/>
          <w:szCs w:val="24"/>
          <w:cs/>
        </w:rPr>
        <w:t>किंचुवक्कमं</w:t>
      </w:r>
      <w:r w:rsidR="004605FC" w:rsidRPr="007264F7">
        <w:rPr>
          <w:rFonts w:cs="Shruti" w:hint="cs"/>
          <w:bCs w:val="0"/>
          <w:sz w:val="24"/>
          <w:szCs w:val="24"/>
          <w:cs/>
        </w:rPr>
        <w:t xml:space="preserve"> </w:t>
      </w:r>
      <w:r w:rsidR="004605FC" w:rsidRPr="007264F7">
        <w:rPr>
          <w:rFonts w:hint="cs"/>
          <w:bCs w:val="0"/>
          <w:sz w:val="24"/>
          <w:szCs w:val="24"/>
          <w:cs/>
        </w:rPr>
        <w:t>जाणे</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rPr>
        <w:t>आउक्खेमस्स</w:t>
      </w:r>
      <w:r w:rsidR="004605FC" w:rsidRPr="007264F7">
        <w:rPr>
          <w:rFonts w:cs="Shruti" w:hint="cs"/>
          <w:bCs w:val="0"/>
          <w:sz w:val="24"/>
          <w:szCs w:val="24"/>
          <w:cs/>
        </w:rPr>
        <w:t xml:space="preserve"> </w:t>
      </w:r>
      <w:r w:rsidR="004605FC" w:rsidRPr="007264F7">
        <w:rPr>
          <w:rFonts w:hint="cs"/>
          <w:bCs w:val="0"/>
          <w:sz w:val="24"/>
          <w:szCs w:val="24"/>
          <w:cs/>
        </w:rPr>
        <w:t>अप्पणो</w:t>
      </w:r>
      <w:r w:rsidR="004605FC" w:rsidRPr="007264F7">
        <w:rPr>
          <w:rFonts w:hint="cs"/>
          <w:bCs w:val="0"/>
          <w:sz w:val="24"/>
          <w:szCs w:val="24"/>
          <w:cs/>
          <w:lang w:bidi="sa-IN"/>
        </w:rPr>
        <w:t xml:space="preserve"> ।</w:t>
      </w:r>
    </w:p>
    <w:p w:rsidR="00AF102A" w:rsidRDefault="00AF102A" w:rsidP="00AF102A">
      <w:pPr>
        <w:pStyle w:val="H4Hindi"/>
        <w:tabs>
          <w:tab w:val="left" w:pos="2880"/>
        </w:tabs>
        <w:spacing w:before="0" w:after="0"/>
        <w:ind w:right="2338" w:firstLine="2160"/>
        <w:jc w:val="distribute"/>
        <w:rPr>
          <w:b/>
          <w:bCs w:val="0"/>
          <w:sz w:val="24"/>
          <w:szCs w:val="24"/>
        </w:rPr>
      </w:pPr>
      <w:r>
        <w:rPr>
          <w:rFonts w:hint="cs"/>
          <w:b/>
          <w:bCs w:val="0"/>
          <w:sz w:val="24"/>
          <w:szCs w:val="24"/>
          <w:cs/>
        </w:rPr>
        <w:tab/>
        <w:t>तस्सेव अंतरा खिप्पं, सिक्खं सिक्खेज्ज पंडिए ।।</w:t>
      </w:r>
    </w:p>
    <w:p w:rsidR="00AF102A" w:rsidRDefault="00AF102A" w:rsidP="00AF102A">
      <w:pPr>
        <w:spacing w:after="0" w:line="240" w:lineRule="auto"/>
        <w:ind w:right="1708"/>
        <w:contextualSpacing/>
        <w:rPr>
          <w:rFonts w:cs="Mangal"/>
          <w:sz w:val="24"/>
          <w:szCs w:val="24"/>
        </w:rPr>
      </w:pPr>
      <w:r>
        <w:rPr>
          <w:rFonts w:cs="Mangal" w:hint="cs"/>
          <w:sz w:val="24"/>
          <w:szCs w:val="24"/>
          <w:cs/>
        </w:rPr>
        <w:lastRenderedPageBreak/>
        <w:t>स</w:t>
      </w:r>
      <w:r w:rsidR="00BA07FA">
        <w:rPr>
          <w:rFonts w:cs="Mangal" w:hint="cs"/>
          <w:sz w:val="24"/>
          <w:szCs w:val="24"/>
          <w:cs/>
        </w:rPr>
        <w:t>ुयक्खंधो-१, अज्झयणं-८, उद्देसो-</w:t>
      </w:r>
    </w:p>
    <w:tbl>
      <w:tblPr>
        <w:tblW w:w="10140" w:type="dxa"/>
        <w:tblInd w:w="93" w:type="dxa"/>
        <w:tblBorders>
          <w:top w:val="single" w:sz="4" w:space="0" w:color="auto"/>
        </w:tblBorders>
        <w:tblLook w:val="04A0"/>
      </w:tblPr>
      <w:tblGrid>
        <w:gridCol w:w="10140"/>
      </w:tblGrid>
      <w:tr w:rsidR="00AF102A" w:rsidTr="00900160">
        <w:trPr>
          <w:trHeight w:val="228"/>
        </w:trPr>
        <w:tc>
          <w:tcPr>
            <w:tcW w:w="10140" w:type="dxa"/>
            <w:tcBorders>
              <w:top w:val="single" w:sz="4" w:space="0" w:color="FF0000"/>
              <w:left w:val="nil"/>
              <w:bottom w:val="nil"/>
              <w:right w:val="nil"/>
            </w:tcBorders>
          </w:tcPr>
          <w:p w:rsidR="00AF102A" w:rsidRDefault="00AF102A"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४२६</w:t>
      </w:r>
      <w:r w:rsidRPr="0069493C">
        <w:rPr>
          <w:color w:val="00B050"/>
          <w:sz w:val="24"/>
          <w:szCs w:val="24"/>
        </w:rPr>
        <w:t>]</w:t>
      </w:r>
      <w:r w:rsidR="00657F9B">
        <w:rPr>
          <w:rFonts w:hint="cs"/>
          <w:color w:val="00B050"/>
          <w:sz w:val="24"/>
          <w:szCs w:val="24"/>
          <w:cs/>
        </w:rPr>
        <w:tab/>
      </w:r>
      <w:r w:rsidR="004605FC" w:rsidRPr="007264F7">
        <w:rPr>
          <w:bCs w:val="0"/>
          <w:sz w:val="24"/>
          <w:szCs w:val="24"/>
          <w:cs/>
        </w:rPr>
        <w:t>जहा कुम्मे सअंगाइं</w:t>
      </w:r>
      <w:r w:rsidR="004605FC" w:rsidRPr="007264F7">
        <w:rPr>
          <w:rFonts w:hint="cs"/>
          <w:bCs w:val="0"/>
          <w:sz w:val="24"/>
          <w:szCs w:val="24"/>
          <w:cs/>
          <w:lang w:bidi="sa-IN"/>
        </w:rPr>
        <w:t>,</w:t>
      </w:r>
      <w:r w:rsidR="004605FC" w:rsidRPr="007264F7">
        <w:rPr>
          <w:bCs w:val="0"/>
          <w:sz w:val="24"/>
          <w:szCs w:val="24"/>
          <w:cs/>
        </w:rPr>
        <w:t xml:space="preserve"> सए देहे समाहरे</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 xml:space="preserve">एवं </w:t>
      </w:r>
      <w:r w:rsidRPr="007264F7">
        <w:rPr>
          <w:rFonts w:hint="cs"/>
          <w:sz w:val="24"/>
          <w:szCs w:val="24"/>
          <w:cs/>
          <w:lang w:bidi="sa-IN"/>
        </w:rPr>
        <w:t>पावाइं मेधावी,</w:t>
      </w:r>
      <w:r w:rsidRPr="007264F7">
        <w:rPr>
          <w:sz w:val="24"/>
          <w:szCs w:val="24"/>
          <w:cs/>
        </w:rPr>
        <w:t xml:space="preserve">  अज्झप्पेण समाहरे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४२७</w:t>
      </w:r>
      <w:r w:rsidRPr="0069493C">
        <w:rPr>
          <w:color w:val="00B050"/>
          <w:sz w:val="24"/>
          <w:szCs w:val="24"/>
        </w:rPr>
        <w:t>]</w:t>
      </w:r>
      <w:r w:rsidR="00657F9B">
        <w:rPr>
          <w:rFonts w:hint="cs"/>
          <w:color w:val="00B050"/>
          <w:sz w:val="24"/>
          <w:szCs w:val="24"/>
          <w:cs/>
        </w:rPr>
        <w:tab/>
      </w:r>
      <w:r w:rsidR="004605FC" w:rsidRPr="007264F7">
        <w:rPr>
          <w:bCs w:val="0"/>
          <w:sz w:val="24"/>
          <w:szCs w:val="24"/>
          <w:cs/>
        </w:rPr>
        <w:t>साहरे हत्थपाए य</w:t>
      </w:r>
      <w:r w:rsidR="004605FC" w:rsidRPr="007264F7">
        <w:rPr>
          <w:rFonts w:hint="cs"/>
          <w:bCs w:val="0"/>
          <w:sz w:val="24"/>
          <w:szCs w:val="24"/>
          <w:cs/>
          <w:lang w:bidi="sa-IN"/>
        </w:rPr>
        <w:t>,</w:t>
      </w:r>
      <w:r w:rsidR="004605FC" w:rsidRPr="007264F7">
        <w:rPr>
          <w:bCs w:val="0"/>
          <w:sz w:val="24"/>
          <w:szCs w:val="24"/>
          <w:cs/>
        </w:rPr>
        <w:t xml:space="preserve"> मणं सव्विंदियाणि य </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पावगं च परीणामं</w:t>
      </w:r>
      <w:r w:rsidRPr="007264F7">
        <w:rPr>
          <w:rFonts w:hint="cs"/>
          <w:sz w:val="24"/>
          <w:szCs w:val="24"/>
          <w:cs/>
          <w:lang w:bidi="sa-IN"/>
        </w:rPr>
        <w:t>,</w:t>
      </w:r>
      <w:r w:rsidRPr="007264F7">
        <w:rPr>
          <w:sz w:val="24"/>
          <w:szCs w:val="24"/>
          <w:cs/>
        </w:rPr>
        <w:t xml:space="preserve"> भासादोसं च </w:t>
      </w:r>
      <w:r w:rsidRPr="007264F7">
        <w:rPr>
          <w:rFonts w:hint="cs"/>
          <w:sz w:val="24"/>
          <w:szCs w:val="24"/>
          <w:cs/>
          <w:lang w:bidi="sa-IN"/>
        </w:rPr>
        <w:t>तारिसं</w:t>
      </w:r>
      <w:r w:rsidRPr="007264F7">
        <w:rPr>
          <w:sz w:val="24"/>
          <w:szCs w:val="24"/>
          <w:cs/>
        </w:rPr>
        <w:t xml:space="preserve"> ।।</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४२८</w:t>
      </w:r>
      <w:r w:rsidRPr="0069493C">
        <w:rPr>
          <w:color w:val="00B050"/>
          <w:sz w:val="24"/>
          <w:szCs w:val="24"/>
        </w:rPr>
        <w:t>]</w:t>
      </w:r>
      <w:r w:rsidR="004605FC" w:rsidRPr="007264F7">
        <w:rPr>
          <w:rFonts w:hint="cs"/>
          <w:bCs w:val="0"/>
          <w:sz w:val="24"/>
          <w:szCs w:val="24"/>
          <w:cs/>
          <w:lang w:bidi="sa-IN"/>
        </w:rPr>
        <w:t xml:space="preserve"> अ</w:t>
      </w:r>
      <w:r w:rsidR="004605FC" w:rsidRPr="007264F7">
        <w:rPr>
          <w:rFonts w:hint="cs"/>
          <w:bCs w:val="0"/>
          <w:sz w:val="24"/>
          <w:szCs w:val="24"/>
          <w:cs/>
        </w:rPr>
        <w:t>इ</w:t>
      </w:r>
      <w:r w:rsidR="004605FC" w:rsidRPr="007264F7">
        <w:rPr>
          <w:bCs w:val="0"/>
          <w:sz w:val="24"/>
          <w:szCs w:val="24"/>
          <w:cs/>
        </w:rPr>
        <w:t xml:space="preserve"> मा</w:t>
      </w:r>
      <w:r w:rsidR="004605FC" w:rsidRPr="007264F7">
        <w:rPr>
          <w:rFonts w:hint="cs"/>
          <w:bCs w:val="0"/>
          <w:sz w:val="24"/>
          <w:szCs w:val="24"/>
          <w:cs/>
        </w:rPr>
        <w:t>नं</w:t>
      </w:r>
      <w:r w:rsidR="004605FC" w:rsidRPr="007264F7">
        <w:rPr>
          <w:bCs w:val="0"/>
          <w:sz w:val="24"/>
          <w:szCs w:val="24"/>
          <w:cs/>
        </w:rPr>
        <w:t xml:space="preserve"> च मायं च</w:t>
      </w:r>
      <w:r w:rsidR="004605FC" w:rsidRPr="007264F7">
        <w:rPr>
          <w:rFonts w:hint="cs"/>
          <w:bCs w:val="0"/>
          <w:sz w:val="24"/>
          <w:szCs w:val="24"/>
          <w:cs/>
          <w:lang w:bidi="sa-IN"/>
        </w:rPr>
        <w:t>,</w:t>
      </w:r>
      <w:r w:rsidR="004605FC" w:rsidRPr="007264F7">
        <w:rPr>
          <w:bCs w:val="0"/>
          <w:sz w:val="24"/>
          <w:szCs w:val="24"/>
          <w:cs/>
        </w:rPr>
        <w:t xml:space="preserve"> तं परिण्णाय पंडिए</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सुतं मे इह मेगेसिं</w:t>
      </w:r>
      <w:r w:rsidRPr="007264F7">
        <w:rPr>
          <w:rFonts w:hint="cs"/>
          <w:sz w:val="24"/>
          <w:szCs w:val="24"/>
          <w:cs/>
          <w:lang w:bidi="sa-IN"/>
        </w:rPr>
        <w:t>,</w:t>
      </w:r>
      <w:r w:rsidRPr="007264F7">
        <w:rPr>
          <w:sz w:val="24"/>
          <w:szCs w:val="24"/>
          <w:cs/>
        </w:rPr>
        <w:t xml:space="preserve"> एयं वीरस्स वीरियं ।।</w:t>
      </w:r>
    </w:p>
    <w:p w:rsidR="004605FC" w:rsidRPr="007264F7" w:rsidRDefault="0069493C" w:rsidP="00A71086">
      <w:pPr>
        <w:pStyle w:val="PlainHindi"/>
        <w:tabs>
          <w:tab w:val="left" w:pos="2250"/>
          <w:tab w:val="left" w:pos="7380"/>
          <w:tab w:val="left" w:pos="7470"/>
          <w:tab w:val="left" w:pos="7560"/>
        </w:tabs>
        <w:spacing w:after="0"/>
        <w:ind w:left="2160" w:right="2698"/>
        <w:jc w:val="center"/>
        <w:rPr>
          <w:sz w:val="24"/>
          <w:szCs w:val="24"/>
        </w:rPr>
      </w:pPr>
      <w:r w:rsidRPr="00BA07FA">
        <w:rPr>
          <w:rFonts w:hint="cs"/>
          <w:color w:val="0BA51A"/>
          <w:sz w:val="24"/>
          <w:szCs w:val="24"/>
          <w:cs/>
        </w:rPr>
        <w:t>[</w:t>
      </w:r>
      <w:r w:rsidR="004605FC" w:rsidRPr="00BA07FA">
        <w:rPr>
          <w:rFonts w:hint="cs"/>
          <w:color w:val="0BA51A"/>
          <w:sz w:val="24"/>
          <w:szCs w:val="24"/>
          <w:cs/>
        </w:rPr>
        <w:t>प्र</w:t>
      </w:r>
      <w:r w:rsidR="002D071D" w:rsidRPr="00BA07FA">
        <w:rPr>
          <w:rFonts w:hint="cs"/>
          <w:color w:val="0BA51A"/>
          <w:sz w:val="24"/>
          <w:szCs w:val="24"/>
          <w:cs/>
        </w:rPr>
        <w:t>०</w:t>
      </w:r>
      <w:r w:rsidRPr="00BA07FA">
        <w:rPr>
          <w:rFonts w:hint="cs"/>
          <w:color w:val="0BA51A"/>
          <w:sz w:val="24"/>
          <w:szCs w:val="24"/>
          <w:cs/>
        </w:rPr>
        <w:t>]</w:t>
      </w:r>
      <w:r w:rsidR="004605FC" w:rsidRPr="000862B3">
        <w:rPr>
          <w:rFonts w:hint="cs"/>
          <w:sz w:val="24"/>
          <w:szCs w:val="24"/>
          <w:cs/>
        </w:rPr>
        <w:t xml:space="preserve"> </w:t>
      </w:r>
      <w:r w:rsidR="00A71086">
        <w:rPr>
          <w:sz w:val="24"/>
          <w:szCs w:val="24"/>
        </w:rPr>
        <w:t xml:space="preserve"> </w:t>
      </w:r>
      <w:r w:rsidRPr="00203E7C">
        <w:rPr>
          <w:color w:val="0BA51A"/>
          <w:sz w:val="24"/>
          <w:szCs w:val="24"/>
          <w:cs/>
        </w:rPr>
        <w:t>[</w:t>
      </w:r>
      <w:r w:rsidR="004605FC" w:rsidRPr="007264F7">
        <w:rPr>
          <w:sz w:val="24"/>
          <w:szCs w:val="24"/>
          <w:cs/>
        </w:rPr>
        <w:t>उड्ढमहे</w:t>
      </w:r>
      <w:r w:rsidR="00203E7C">
        <w:rPr>
          <w:sz w:val="24"/>
          <w:szCs w:val="24"/>
        </w:rPr>
        <w:t xml:space="preserve">    </w:t>
      </w:r>
      <w:r w:rsidR="004605FC" w:rsidRPr="007264F7">
        <w:rPr>
          <w:sz w:val="24"/>
          <w:szCs w:val="24"/>
          <w:cs/>
        </w:rPr>
        <w:t>तिरियं</w:t>
      </w:r>
      <w:r w:rsidR="00203E7C">
        <w:rPr>
          <w:sz w:val="24"/>
          <w:szCs w:val="24"/>
        </w:rPr>
        <w:t xml:space="preserve">    </w:t>
      </w:r>
      <w:r w:rsidR="004605FC" w:rsidRPr="007264F7">
        <w:rPr>
          <w:sz w:val="24"/>
          <w:szCs w:val="24"/>
          <w:cs/>
        </w:rPr>
        <w:t xml:space="preserve"> </w:t>
      </w:r>
      <w:r w:rsidR="004605FC" w:rsidRPr="007264F7">
        <w:rPr>
          <w:rFonts w:hint="cs"/>
          <w:sz w:val="24"/>
          <w:szCs w:val="24"/>
          <w:cs/>
          <w:lang w:bidi="sa-IN"/>
        </w:rPr>
        <w:t>वा</w:t>
      </w:r>
      <w:r w:rsidR="004605FC" w:rsidRPr="007264F7">
        <w:rPr>
          <w:sz w:val="24"/>
          <w:szCs w:val="24"/>
          <w:cs/>
        </w:rPr>
        <w:t xml:space="preserve"> जे पाणा </w:t>
      </w:r>
      <w:r w:rsidR="00A71086">
        <w:rPr>
          <w:sz w:val="24"/>
          <w:szCs w:val="24"/>
        </w:rPr>
        <w:t xml:space="preserve">  </w:t>
      </w:r>
      <w:r w:rsidR="004605FC" w:rsidRPr="007264F7">
        <w:rPr>
          <w:sz w:val="24"/>
          <w:szCs w:val="24"/>
          <w:cs/>
        </w:rPr>
        <w:t>तस</w:t>
      </w:r>
      <w:r w:rsidR="00203E7C">
        <w:rPr>
          <w:sz w:val="24"/>
          <w:szCs w:val="24"/>
        </w:rPr>
        <w:t xml:space="preserve">  </w:t>
      </w:r>
      <w:r w:rsidR="004605FC" w:rsidRPr="007264F7">
        <w:rPr>
          <w:sz w:val="24"/>
          <w:szCs w:val="24"/>
          <w:cs/>
        </w:rPr>
        <w:t>थावरा</w:t>
      </w:r>
    </w:p>
    <w:p w:rsidR="004605FC" w:rsidRPr="007264F7" w:rsidRDefault="00203E7C" w:rsidP="00203E7C">
      <w:pPr>
        <w:pStyle w:val="PlainHindi"/>
        <w:tabs>
          <w:tab w:val="left" w:pos="7470"/>
          <w:tab w:val="left" w:pos="7560"/>
        </w:tabs>
        <w:spacing w:after="0"/>
        <w:ind w:left="720" w:right="2518" w:firstLine="2250"/>
        <w:jc w:val="distribute"/>
        <w:rPr>
          <w:sz w:val="24"/>
          <w:szCs w:val="24"/>
        </w:rPr>
      </w:pPr>
      <w:r>
        <w:rPr>
          <w:sz w:val="24"/>
          <w:szCs w:val="24"/>
          <w:cs/>
        </w:rPr>
        <w:t>सव्वत्थ</w:t>
      </w:r>
      <w:r>
        <w:rPr>
          <w:sz w:val="24"/>
          <w:szCs w:val="24"/>
        </w:rPr>
        <w:t xml:space="preserve"> </w:t>
      </w:r>
      <w:r w:rsidR="004605FC" w:rsidRPr="007264F7">
        <w:rPr>
          <w:sz w:val="24"/>
          <w:szCs w:val="24"/>
          <w:cs/>
        </w:rPr>
        <w:t>विरतिं कुज्जा</w:t>
      </w:r>
      <w:r w:rsidR="004605FC" w:rsidRPr="007264F7">
        <w:rPr>
          <w:rFonts w:hint="cs"/>
          <w:sz w:val="24"/>
          <w:szCs w:val="24"/>
          <w:cs/>
          <w:lang w:bidi="sa-IN"/>
        </w:rPr>
        <w:t>,</w:t>
      </w:r>
      <w:r>
        <w:rPr>
          <w:sz w:val="24"/>
          <w:szCs w:val="24"/>
        </w:rPr>
        <w:t xml:space="preserve"> </w:t>
      </w:r>
      <w:r w:rsidR="004605FC" w:rsidRPr="007264F7">
        <w:rPr>
          <w:sz w:val="24"/>
          <w:szCs w:val="24"/>
          <w:cs/>
        </w:rPr>
        <w:t>संति-निव्वाणमाहितं</w:t>
      </w:r>
      <w:r w:rsidR="0069493C" w:rsidRPr="0069493C">
        <w:rPr>
          <w:color w:val="00B050"/>
          <w:sz w:val="24"/>
          <w:szCs w:val="24"/>
          <w:cs/>
        </w:rPr>
        <w:t>]</w:t>
      </w:r>
    </w:p>
    <w:p w:rsidR="004605FC" w:rsidRPr="007264F7" w:rsidRDefault="006B499B"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४२९</w:t>
      </w:r>
      <w:r w:rsidRPr="0069493C">
        <w:rPr>
          <w:color w:val="00B050"/>
          <w:sz w:val="24"/>
          <w:szCs w:val="24"/>
        </w:rPr>
        <w:t>]</w:t>
      </w:r>
      <w:r w:rsidR="00657F9B">
        <w:rPr>
          <w:rFonts w:hint="cs"/>
          <w:color w:val="00B050"/>
          <w:sz w:val="24"/>
          <w:szCs w:val="24"/>
          <w:cs/>
        </w:rPr>
        <w:tab/>
      </w:r>
      <w:r w:rsidR="004605FC" w:rsidRPr="007264F7">
        <w:rPr>
          <w:bCs w:val="0"/>
          <w:sz w:val="24"/>
          <w:szCs w:val="24"/>
          <w:cs/>
        </w:rPr>
        <w:t>पाणे य नाइवाएज्जा</w:t>
      </w:r>
      <w:r w:rsidR="004605FC" w:rsidRPr="007264F7">
        <w:rPr>
          <w:rFonts w:hint="cs"/>
          <w:bCs w:val="0"/>
          <w:sz w:val="24"/>
          <w:szCs w:val="24"/>
          <w:cs/>
          <w:lang w:bidi="sa-IN"/>
        </w:rPr>
        <w:t>,</w:t>
      </w:r>
      <w:r w:rsidR="004605FC" w:rsidRPr="007264F7">
        <w:rPr>
          <w:bCs w:val="0"/>
          <w:sz w:val="24"/>
          <w:szCs w:val="24"/>
          <w:cs/>
        </w:rPr>
        <w:t xml:space="preserve"> अदिन्नं पि य </w:t>
      </w:r>
      <w:r w:rsidR="004605FC" w:rsidRPr="007264F7">
        <w:rPr>
          <w:rFonts w:hint="cs"/>
          <w:bCs w:val="0"/>
          <w:sz w:val="24"/>
          <w:szCs w:val="24"/>
          <w:cs/>
          <w:lang w:bidi="sa-IN"/>
        </w:rPr>
        <w:t>नादए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 xml:space="preserve">सातियं </w:t>
      </w:r>
      <w:r w:rsidRPr="007264F7">
        <w:rPr>
          <w:rFonts w:hint="cs"/>
          <w:sz w:val="24"/>
          <w:szCs w:val="24"/>
          <w:cs/>
          <w:lang w:bidi="sa-IN"/>
        </w:rPr>
        <w:t>न</w:t>
      </w:r>
      <w:r w:rsidRPr="007264F7">
        <w:rPr>
          <w:sz w:val="24"/>
          <w:szCs w:val="24"/>
          <w:cs/>
        </w:rPr>
        <w:t xml:space="preserve"> मुसं बूया</w:t>
      </w:r>
      <w:r w:rsidRPr="007264F7">
        <w:rPr>
          <w:rFonts w:hint="cs"/>
          <w:sz w:val="24"/>
          <w:szCs w:val="24"/>
          <w:cs/>
          <w:lang w:bidi="sa-IN"/>
        </w:rPr>
        <w:t>,</w:t>
      </w:r>
      <w:r w:rsidRPr="007264F7">
        <w:rPr>
          <w:sz w:val="24"/>
          <w:szCs w:val="24"/>
          <w:cs/>
        </w:rPr>
        <w:t xml:space="preserve"> एस धम्मे वुसीमओ ।।</w:t>
      </w:r>
    </w:p>
    <w:p w:rsidR="004605FC" w:rsidRPr="007264F7" w:rsidRDefault="000862B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४३०</w:t>
      </w:r>
      <w:r w:rsidRPr="0069493C">
        <w:rPr>
          <w:color w:val="00B050"/>
          <w:sz w:val="24"/>
          <w:szCs w:val="24"/>
        </w:rPr>
        <w:t>]</w:t>
      </w:r>
      <w:r w:rsidR="00657F9B">
        <w:rPr>
          <w:rFonts w:hint="cs"/>
          <w:color w:val="00B050"/>
          <w:sz w:val="24"/>
          <w:szCs w:val="24"/>
          <w:cs/>
        </w:rPr>
        <w:tab/>
      </w:r>
      <w:r w:rsidR="004605FC" w:rsidRPr="007264F7">
        <w:rPr>
          <w:bCs w:val="0"/>
          <w:sz w:val="24"/>
          <w:szCs w:val="24"/>
          <w:cs/>
        </w:rPr>
        <w:t>अतिक्कमंति वायाए म</w:t>
      </w:r>
      <w:r w:rsidR="004605FC" w:rsidRPr="007264F7">
        <w:rPr>
          <w:rFonts w:hint="cs"/>
          <w:bCs w:val="0"/>
          <w:sz w:val="24"/>
          <w:szCs w:val="24"/>
          <w:cs/>
          <w:lang w:bidi="sa-IN"/>
        </w:rPr>
        <w:t>न</w:t>
      </w:r>
      <w:r w:rsidR="004605FC" w:rsidRPr="007264F7">
        <w:rPr>
          <w:bCs w:val="0"/>
          <w:sz w:val="24"/>
          <w:szCs w:val="24"/>
          <w:cs/>
        </w:rPr>
        <w:t>सा वि न पत्थए</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सव्वओ संवुडे दंते</w:t>
      </w:r>
      <w:r w:rsidRPr="007264F7">
        <w:rPr>
          <w:rFonts w:hint="cs"/>
          <w:sz w:val="24"/>
          <w:szCs w:val="24"/>
          <w:cs/>
          <w:lang w:bidi="sa-IN"/>
        </w:rPr>
        <w:t>,</w:t>
      </w:r>
      <w:r w:rsidRPr="007264F7">
        <w:rPr>
          <w:sz w:val="24"/>
          <w:szCs w:val="24"/>
          <w:cs/>
        </w:rPr>
        <w:t xml:space="preserve"> आयाणं सुसमाहरे ।।</w:t>
      </w:r>
    </w:p>
    <w:p w:rsidR="004605FC" w:rsidRPr="007264F7" w:rsidRDefault="000862B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४३१</w:t>
      </w:r>
      <w:r w:rsidRPr="0069493C">
        <w:rPr>
          <w:color w:val="00B050"/>
          <w:sz w:val="24"/>
          <w:szCs w:val="24"/>
        </w:rPr>
        <w:t>]</w:t>
      </w:r>
      <w:r w:rsidR="00657F9B">
        <w:rPr>
          <w:rFonts w:hint="cs"/>
          <w:color w:val="00B050"/>
          <w:sz w:val="24"/>
          <w:szCs w:val="24"/>
          <w:cs/>
        </w:rPr>
        <w:tab/>
      </w:r>
      <w:r w:rsidR="004605FC" w:rsidRPr="007264F7">
        <w:rPr>
          <w:bCs w:val="0"/>
          <w:sz w:val="24"/>
          <w:szCs w:val="24"/>
          <w:cs/>
        </w:rPr>
        <w:t>कडं च कज्जमाणं च</w:t>
      </w:r>
      <w:r w:rsidR="004605FC" w:rsidRPr="007264F7">
        <w:rPr>
          <w:rFonts w:hint="cs"/>
          <w:bCs w:val="0"/>
          <w:sz w:val="24"/>
          <w:szCs w:val="24"/>
          <w:cs/>
          <w:lang w:bidi="sa-IN"/>
        </w:rPr>
        <w:t>,</w:t>
      </w:r>
      <w:r w:rsidR="004605FC" w:rsidRPr="007264F7">
        <w:rPr>
          <w:bCs w:val="0"/>
          <w:sz w:val="24"/>
          <w:szCs w:val="24"/>
          <w:cs/>
        </w:rPr>
        <w:t xml:space="preserve"> आगमेस्सं च पावगं</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सव्वं तं ना</w:t>
      </w:r>
      <w:r w:rsidRPr="007264F7">
        <w:rPr>
          <w:rFonts w:hint="cs"/>
          <w:sz w:val="24"/>
          <w:szCs w:val="24"/>
          <w:cs/>
        </w:rPr>
        <w:t>नु</w:t>
      </w:r>
      <w:r w:rsidRPr="007264F7">
        <w:rPr>
          <w:sz w:val="24"/>
          <w:szCs w:val="24"/>
          <w:cs/>
        </w:rPr>
        <w:t>जाणंति</w:t>
      </w:r>
      <w:r w:rsidRPr="007264F7">
        <w:rPr>
          <w:rFonts w:hint="cs"/>
          <w:sz w:val="24"/>
          <w:szCs w:val="24"/>
          <w:cs/>
          <w:lang w:bidi="sa-IN"/>
        </w:rPr>
        <w:t>,</w:t>
      </w:r>
      <w:r w:rsidRPr="007264F7">
        <w:rPr>
          <w:sz w:val="24"/>
          <w:szCs w:val="24"/>
          <w:cs/>
        </w:rPr>
        <w:t xml:space="preserve"> आयगुत्ता जिइंदिया ।।</w:t>
      </w:r>
    </w:p>
    <w:p w:rsidR="004605FC" w:rsidRPr="007264F7" w:rsidRDefault="000862B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४३२</w:t>
      </w:r>
      <w:r w:rsidRPr="0069493C">
        <w:rPr>
          <w:color w:val="00B050"/>
          <w:sz w:val="24"/>
          <w:szCs w:val="24"/>
        </w:rPr>
        <w:t>]</w:t>
      </w:r>
      <w:r w:rsidR="00657F9B">
        <w:rPr>
          <w:rFonts w:hint="cs"/>
          <w:color w:val="00B050"/>
          <w:sz w:val="24"/>
          <w:szCs w:val="24"/>
          <w:cs/>
        </w:rPr>
        <w:tab/>
      </w:r>
      <w:r w:rsidR="004605FC" w:rsidRPr="007264F7">
        <w:rPr>
          <w:bCs w:val="0"/>
          <w:sz w:val="24"/>
          <w:szCs w:val="24"/>
          <w:cs/>
        </w:rPr>
        <w:t>जे याऽबुद्धा महाभागा</w:t>
      </w:r>
      <w:r w:rsidR="004605FC" w:rsidRPr="007264F7">
        <w:rPr>
          <w:rFonts w:hint="cs"/>
          <w:bCs w:val="0"/>
          <w:sz w:val="24"/>
          <w:szCs w:val="24"/>
          <w:cs/>
          <w:lang w:bidi="sa-IN"/>
        </w:rPr>
        <w:t>,</w:t>
      </w:r>
      <w:r w:rsidR="004605FC" w:rsidRPr="007264F7">
        <w:rPr>
          <w:bCs w:val="0"/>
          <w:sz w:val="24"/>
          <w:szCs w:val="24"/>
          <w:cs/>
        </w:rPr>
        <w:t xml:space="preserve"> वीराऽसम्मत्तदंसिणो</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असुद्धं तेसिं परक्कंतं</w:t>
      </w:r>
      <w:r w:rsidRPr="007264F7">
        <w:rPr>
          <w:rFonts w:hint="cs"/>
          <w:sz w:val="24"/>
          <w:szCs w:val="24"/>
          <w:cs/>
          <w:lang w:bidi="sa-IN"/>
        </w:rPr>
        <w:t>,</w:t>
      </w:r>
      <w:r w:rsidRPr="007264F7">
        <w:rPr>
          <w:sz w:val="24"/>
          <w:szCs w:val="24"/>
          <w:cs/>
        </w:rPr>
        <w:t xml:space="preserve"> </w:t>
      </w:r>
      <w:r w:rsidRPr="007264F7">
        <w:rPr>
          <w:rFonts w:hint="cs"/>
          <w:sz w:val="24"/>
          <w:szCs w:val="24"/>
          <w:cs/>
          <w:lang w:bidi="sa-IN"/>
        </w:rPr>
        <w:t>स</w:t>
      </w:r>
      <w:r w:rsidRPr="007264F7">
        <w:rPr>
          <w:sz w:val="24"/>
          <w:szCs w:val="24"/>
          <w:cs/>
        </w:rPr>
        <w:t>फलं होइ सव्वसो ।।</w:t>
      </w:r>
    </w:p>
    <w:p w:rsidR="004605FC" w:rsidRPr="007264F7" w:rsidRDefault="000862B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४३३</w:t>
      </w:r>
      <w:r w:rsidRPr="0069493C">
        <w:rPr>
          <w:color w:val="00B050"/>
          <w:sz w:val="24"/>
          <w:szCs w:val="24"/>
        </w:rPr>
        <w:t>]</w:t>
      </w:r>
      <w:r w:rsidR="00657F9B">
        <w:rPr>
          <w:rFonts w:hint="cs"/>
          <w:color w:val="00B050"/>
          <w:sz w:val="24"/>
          <w:szCs w:val="24"/>
          <w:cs/>
        </w:rPr>
        <w:tab/>
      </w:r>
      <w:r w:rsidR="004605FC" w:rsidRPr="007264F7">
        <w:rPr>
          <w:bCs w:val="0"/>
          <w:sz w:val="24"/>
          <w:szCs w:val="24"/>
          <w:cs/>
        </w:rPr>
        <w:t xml:space="preserve">जे </w:t>
      </w:r>
      <w:r w:rsidR="004605FC" w:rsidRPr="007264F7">
        <w:rPr>
          <w:rFonts w:hint="cs"/>
          <w:bCs w:val="0"/>
          <w:sz w:val="24"/>
          <w:szCs w:val="24"/>
          <w:cs/>
          <w:lang w:bidi="sa-IN"/>
        </w:rPr>
        <w:t>य</w:t>
      </w:r>
      <w:r w:rsidR="004605FC" w:rsidRPr="007264F7">
        <w:rPr>
          <w:bCs w:val="0"/>
          <w:sz w:val="24"/>
          <w:szCs w:val="24"/>
          <w:cs/>
        </w:rPr>
        <w:t xml:space="preserve"> बुद्धा महाभागा</w:t>
      </w:r>
      <w:r w:rsidR="004605FC" w:rsidRPr="007264F7">
        <w:rPr>
          <w:rFonts w:hint="cs"/>
          <w:bCs w:val="0"/>
          <w:sz w:val="24"/>
          <w:szCs w:val="24"/>
          <w:cs/>
          <w:lang w:bidi="sa-IN"/>
        </w:rPr>
        <w:t>,</w:t>
      </w:r>
      <w:r w:rsidR="004605FC" w:rsidRPr="007264F7">
        <w:rPr>
          <w:bCs w:val="0"/>
          <w:sz w:val="24"/>
          <w:szCs w:val="24"/>
          <w:cs/>
        </w:rPr>
        <w:t xml:space="preserve"> वीरा सम्मत्तदंसिणो</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सुद्धं तेसिं परक्कंतं</w:t>
      </w:r>
      <w:r w:rsidRPr="007264F7">
        <w:rPr>
          <w:rFonts w:hint="cs"/>
          <w:sz w:val="24"/>
          <w:szCs w:val="24"/>
          <w:cs/>
          <w:lang w:bidi="sa-IN"/>
        </w:rPr>
        <w:t>,</w:t>
      </w:r>
      <w:r w:rsidRPr="007264F7">
        <w:rPr>
          <w:sz w:val="24"/>
          <w:szCs w:val="24"/>
          <w:cs/>
        </w:rPr>
        <w:t xml:space="preserve"> अफलं होइ सव्वसो ।।</w:t>
      </w:r>
    </w:p>
    <w:p w:rsidR="004605FC" w:rsidRPr="007264F7" w:rsidRDefault="000862B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४३४</w:t>
      </w:r>
      <w:r w:rsidRPr="0069493C">
        <w:rPr>
          <w:color w:val="00B050"/>
          <w:sz w:val="24"/>
          <w:szCs w:val="24"/>
        </w:rPr>
        <w:t>]</w:t>
      </w:r>
      <w:r w:rsidR="00657F9B">
        <w:rPr>
          <w:rFonts w:hint="cs"/>
          <w:color w:val="00B050"/>
          <w:sz w:val="24"/>
          <w:szCs w:val="24"/>
          <w:cs/>
        </w:rPr>
        <w:tab/>
      </w:r>
      <w:r w:rsidR="004605FC" w:rsidRPr="007264F7">
        <w:rPr>
          <w:bCs w:val="0"/>
          <w:sz w:val="24"/>
          <w:szCs w:val="24"/>
          <w:cs/>
        </w:rPr>
        <w:t xml:space="preserve">तेसिं </w:t>
      </w:r>
      <w:r w:rsidR="004605FC" w:rsidRPr="007264F7">
        <w:rPr>
          <w:rFonts w:hint="cs"/>
          <w:bCs w:val="0"/>
          <w:sz w:val="24"/>
          <w:szCs w:val="24"/>
          <w:cs/>
          <w:lang w:bidi="sa-IN"/>
        </w:rPr>
        <w:t>पि</w:t>
      </w:r>
      <w:r w:rsidR="004605FC" w:rsidRPr="007264F7">
        <w:rPr>
          <w:bCs w:val="0"/>
          <w:sz w:val="24"/>
          <w:szCs w:val="24"/>
          <w:cs/>
        </w:rPr>
        <w:t xml:space="preserve"> तवो</w:t>
      </w:r>
      <w:r w:rsidR="004605FC" w:rsidRPr="007264F7">
        <w:rPr>
          <w:rFonts w:hint="cs"/>
          <w:bCs w:val="0"/>
          <w:sz w:val="24"/>
          <w:szCs w:val="24"/>
          <w:cs/>
          <w:lang w:bidi="sa-IN"/>
        </w:rPr>
        <w:t xml:space="preserve"> न </w:t>
      </w:r>
      <w:r w:rsidR="004605FC" w:rsidRPr="007264F7">
        <w:rPr>
          <w:bCs w:val="0"/>
          <w:sz w:val="24"/>
          <w:szCs w:val="24"/>
          <w:cs/>
        </w:rPr>
        <w:t>सुद्धो</w:t>
      </w:r>
      <w:r w:rsidR="004605FC" w:rsidRPr="007264F7">
        <w:rPr>
          <w:rFonts w:hint="cs"/>
          <w:bCs w:val="0"/>
          <w:sz w:val="24"/>
          <w:szCs w:val="24"/>
          <w:cs/>
          <w:lang w:bidi="sa-IN"/>
        </w:rPr>
        <w:t>,</w:t>
      </w:r>
      <w:r w:rsidR="004605FC" w:rsidRPr="007264F7">
        <w:rPr>
          <w:bCs w:val="0"/>
          <w:sz w:val="24"/>
          <w:szCs w:val="24"/>
          <w:cs/>
        </w:rPr>
        <w:t xml:space="preserve"> निक्खंता जे महाकुला</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rFonts w:hint="cs"/>
          <w:sz w:val="24"/>
          <w:szCs w:val="24"/>
          <w:cs/>
          <w:lang w:bidi="sa-IN"/>
        </w:rPr>
        <w:t xml:space="preserve">जन्ने </w:t>
      </w:r>
      <w:r w:rsidRPr="007264F7">
        <w:rPr>
          <w:rFonts w:hint="cs"/>
          <w:sz w:val="24"/>
          <w:szCs w:val="24"/>
          <w:cs/>
        </w:rPr>
        <w:t>व</w:t>
      </w:r>
      <w:r w:rsidRPr="007264F7">
        <w:rPr>
          <w:rFonts w:hint="cs"/>
          <w:sz w:val="24"/>
          <w:szCs w:val="24"/>
          <w:cs/>
          <w:lang w:bidi="sa-IN"/>
        </w:rPr>
        <w:t>न्ने वियाणंति, न सिलोगं पवेज्जए</w:t>
      </w:r>
      <w:r w:rsidRPr="007264F7">
        <w:rPr>
          <w:sz w:val="24"/>
          <w:szCs w:val="24"/>
          <w:cs/>
        </w:rPr>
        <w:t xml:space="preserve"> ।।</w:t>
      </w:r>
    </w:p>
    <w:p w:rsidR="004605FC" w:rsidRPr="007264F7" w:rsidRDefault="000862B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४३५</w:t>
      </w:r>
      <w:r w:rsidRPr="0069493C">
        <w:rPr>
          <w:color w:val="00B050"/>
          <w:sz w:val="24"/>
          <w:szCs w:val="24"/>
        </w:rPr>
        <w:t>]</w:t>
      </w:r>
      <w:r w:rsidR="00657F9B">
        <w:rPr>
          <w:rFonts w:hint="cs"/>
          <w:color w:val="00B050"/>
          <w:sz w:val="24"/>
          <w:szCs w:val="24"/>
          <w:cs/>
        </w:rPr>
        <w:tab/>
      </w:r>
      <w:r w:rsidR="004605FC" w:rsidRPr="007264F7">
        <w:rPr>
          <w:bCs w:val="0"/>
          <w:sz w:val="24"/>
          <w:szCs w:val="24"/>
          <w:cs/>
        </w:rPr>
        <w:t>अप्पपिंडासि पाणासि</w:t>
      </w:r>
      <w:r w:rsidR="004605FC" w:rsidRPr="007264F7">
        <w:rPr>
          <w:rFonts w:hint="cs"/>
          <w:bCs w:val="0"/>
          <w:sz w:val="24"/>
          <w:szCs w:val="24"/>
          <w:cs/>
          <w:lang w:bidi="sa-IN"/>
        </w:rPr>
        <w:t>,</w:t>
      </w:r>
      <w:r w:rsidR="004605FC" w:rsidRPr="007264F7">
        <w:rPr>
          <w:bCs w:val="0"/>
          <w:sz w:val="24"/>
          <w:szCs w:val="24"/>
          <w:cs/>
        </w:rPr>
        <w:t xml:space="preserve"> अप्पं भासेज्ज सुव्वए</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खंतेऽभिनिव्वुडे दंते</w:t>
      </w:r>
      <w:r w:rsidRPr="007264F7">
        <w:rPr>
          <w:rFonts w:hint="cs"/>
          <w:sz w:val="24"/>
          <w:szCs w:val="24"/>
          <w:cs/>
          <w:lang w:bidi="sa-IN"/>
        </w:rPr>
        <w:t>,</w:t>
      </w:r>
      <w:r w:rsidRPr="007264F7">
        <w:rPr>
          <w:sz w:val="24"/>
          <w:szCs w:val="24"/>
          <w:cs/>
        </w:rPr>
        <w:t xml:space="preserve"> वीतगेहि सया जए ।।</w:t>
      </w:r>
    </w:p>
    <w:p w:rsidR="004605FC" w:rsidRPr="007264F7" w:rsidRDefault="000862B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४३६</w:t>
      </w:r>
      <w:r w:rsidRPr="0069493C">
        <w:rPr>
          <w:color w:val="00B050"/>
          <w:sz w:val="24"/>
          <w:szCs w:val="24"/>
        </w:rPr>
        <w:t>]</w:t>
      </w:r>
      <w:r w:rsidR="00657F9B">
        <w:rPr>
          <w:rFonts w:hint="cs"/>
          <w:color w:val="00B050"/>
          <w:sz w:val="24"/>
          <w:szCs w:val="24"/>
          <w:cs/>
        </w:rPr>
        <w:tab/>
      </w:r>
      <w:r w:rsidR="004605FC" w:rsidRPr="007264F7">
        <w:rPr>
          <w:bCs w:val="0"/>
          <w:sz w:val="24"/>
          <w:szCs w:val="24"/>
          <w:cs/>
        </w:rPr>
        <w:t>झाणजोगं समाहट्टु</w:t>
      </w:r>
      <w:r w:rsidR="004605FC" w:rsidRPr="007264F7">
        <w:rPr>
          <w:rFonts w:hint="cs"/>
          <w:bCs w:val="0"/>
          <w:sz w:val="24"/>
          <w:szCs w:val="24"/>
          <w:cs/>
          <w:lang w:bidi="sa-IN"/>
        </w:rPr>
        <w:t>,</w:t>
      </w:r>
      <w:r w:rsidR="004605FC" w:rsidRPr="007264F7">
        <w:rPr>
          <w:bCs w:val="0"/>
          <w:sz w:val="24"/>
          <w:szCs w:val="24"/>
          <w:cs/>
        </w:rPr>
        <w:t xml:space="preserve"> कायं </w:t>
      </w:r>
      <w:r w:rsidR="004605FC" w:rsidRPr="007264F7">
        <w:rPr>
          <w:rFonts w:hint="cs"/>
          <w:bCs w:val="0"/>
          <w:sz w:val="24"/>
          <w:szCs w:val="24"/>
          <w:cs/>
          <w:lang w:bidi="sa-IN"/>
        </w:rPr>
        <w:t>विउ</w:t>
      </w:r>
      <w:r w:rsidR="004605FC" w:rsidRPr="007264F7">
        <w:rPr>
          <w:rFonts w:hint="cs"/>
          <w:bCs w:val="0"/>
          <w:sz w:val="24"/>
          <w:szCs w:val="24"/>
          <w:cs/>
        </w:rPr>
        <w:t>से</w:t>
      </w:r>
      <w:r w:rsidR="004605FC" w:rsidRPr="007264F7">
        <w:rPr>
          <w:bCs w:val="0"/>
          <w:sz w:val="24"/>
          <w:szCs w:val="24"/>
          <w:cs/>
        </w:rPr>
        <w:t>ज्ज सव्वसो</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1258" w:firstLine="2160"/>
        <w:jc w:val="distribute"/>
        <w:rPr>
          <w:sz w:val="24"/>
          <w:szCs w:val="24"/>
        </w:rPr>
      </w:pPr>
      <w:r w:rsidRPr="007264F7">
        <w:rPr>
          <w:sz w:val="24"/>
          <w:szCs w:val="24"/>
          <w:cs/>
        </w:rPr>
        <w:t>तितिक्खं परमं नच्चा</w:t>
      </w:r>
      <w:r w:rsidRPr="007264F7">
        <w:rPr>
          <w:rFonts w:hint="cs"/>
          <w:sz w:val="24"/>
          <w:szCs w:val="24"/>
          <w:cs/>
          <w:lang w:bidi="sa-IN"/>
        </w:rPr>
        <w:t>,</w:t>
      </w:r>
      <w:r w:rsidRPr="007264F7">
        <w:rPr>
          <w:sz w:val="24"/>
          <w:szCs w:val="24"/>
          <w:cs/>
        </w:rPr>
        <w:t xml:space="preserve"> आमोक्खाए परिव्वएज्जासि </w:t>
      </w:r>
      <w:r w:rsidRPr="007264F7">
        <w:rPr>
          <w:rFonts w:hint="cs"/>
          <w:sz w:val="24"/>
          <w:szCs w:val="24"/>
          <w:cs/>
          <w:lang w:bidi="sa-IN"/>
        </w:rPr>
        <w:t>।।</w:t>
      </w:r>
      <w:r w:rsidRPr="007264F7">
        <w:rPr>
          <w:sz w:val="24"/>
          <w:szCs w:val="24"/>
          <w:cs/>
        </w:rPr>
        <w:t xml:space="preserve"> त्ति बेमि</w:t>
      </w:r>
    </w:p>
    <w:p w:rsidR="004605FC" w:rsidRPr="0052162A" w:rsidRDefault="004605FC" w:rsidP="00657F9B">
      <w:pPr>
        <w:spacing w:after="0" w:line="240" w:lineRule="auto"/>
        <w:ind w:right="-2"/>
        <w:jc w:val="center"/>
        <w:rPr>
          <w:rFonts w:cs="Mangal"/>
          <w:bCs/>
          <w:color w:val="0BA51A"/>
          <w:sz w:val="24"/>
          <w:szCs w:val="24"/>
        </w:rPr>
      </w:pPr>
      <w:r w:rsidRPr="0052162A">
        <w:rPr>
          <w:rFonts w:cs="Mangal" w:hint="cs"/>
          <w:bCs/>
          <w:color w:val="0BA51A"/>
          <w:sz w:val="24"/>
          <w:szCs w:val="24"/>
          <w:cs/>
        </w:rPr>
        <w:t xml:space="preserve">मुनि दीपरत्नसागरेण संशोधितः सम्पादितश्च </w:t>
      </w:r>
      <w:r w:rsidRPr="0052162A">
        <w:rPr>
          <w:rFonts w:cs="Mangal"/>
          <w:bCs/>
          <w:color w:val="0BA51A"/>
          <w:sz w:val="24"/>
          <w:szCs w:val="24"/>
        </w:rPr>
        <w:t>“</w:t>
      </w:r>
      <w:r w:rsidRPr="0052162A">
        <w:rPr>
          <w:rFonts w:cs="Mangal" w:hint="cs"/>
          <w:bCs/>
          <w:color w:val="0BA51A"/>
          <w:sz w:val="24"/>
          <w:szCs w:val="24"/>
          <w:cs/>
        </w:rPr>
        <w:t>अट्ठमं अज्झयणं समत्तं</w:t>
      </w:r>
      <w:r w:rsidRPr="0052162A">
        <w:rPr>
          <w:rFonts w:cs="Mangal"/>
          <w:bCs/>
          <w:color w:val="0BA51A"/>
          <w:sz w:val="24"/>
          <w:szCs w:val="24"/>
        </w:rPr>
        <w:t>”</w:t>
      </w:r>
    </w:p>
    <w:p w:rsidR="004605FC" w:rsidRPr="00AF102A" w:rsidRDefault="001B3F6A" w:rsidP="00657F9B">
      <w:pPr>
        <w:spacing w:before="120" w:after="120" w:line="240" w:lineRule="auto"/>
        <w:jc w:val="center"/>
        <w:rPr>
          <w:rFonts w:cs="Mangal"/>
          <w:bCs/>
          <w:color w:val="FF0000"/>
          <w:sz w:val="32"/>
          <w:szCs w:val="32"/>
          <w:u w:val="wave"/>
        </w:rPr>
      </w:pPr>
      <w:bookmarkStart w:id="27" w:name="_Toc318398179"/>
      <w:r>
        <w:rPr>
          <w:rFonts w:cs="Mangal"/>
          <w:bCs/>
          <w:color w:val="FF0000"/>
          <w:sz w:val="32"/>
          <w:szCs w:val="32"/>
          <w:u w:val="wave"/>
        </w:rPr>
        <w:t>0</w:t>
      </w:r>
      <w:r w:rsidR="004605FC" w:rsidRPr="00AF102A">
        <w:rPr>
          <w:rFonts w:cs="Mangal" w:hint="cs"/>
          <w:bCs/>
          <w:color w:val="FF0000"/>
          <w:sz w:val="32"/>
          <w:szCs w:val="32"/>
          <w:u w:val="wave"/>
          <w:cs/>
        </w:rPr>
        <w:t xml:space="preserve"> नवमं अज्झयणं-</w:t>
      </w:r>
      <w:r w:rsidR="00F56DDD">
        <w:rPr>
          <w:rFonts w:cs="Mangal"/>
          <w:bCs/>
          <w:color w:val="FF0000"/>
          <w:sz w:val="32"/>
          <w:szCs w:val="32"/>
          <w:u w:val="wave"/>
        </w:rPr>
        <w:t xml:space="preserve"> </w:t>
      </w:r>
      <w:r w:rsidR="004605FC" w:rsidRPr="00AF102A">
        <w:rPr>
          <w:rFonts w:cs="Mangal" w:hint="cs"/>
          <w:bCs/>
          <w:color w:val="FF0000"/>
          <w:sz w:val="32"/>
          <w:szCs w:val="32"/>
          <w:u w:val="wave"/>
          <w:cs/>
        </w:rPr>
        <w:t>धम्मो</w:t>
      </w:r>
      <w:bookmarkEnd w:id="27"/>
      <w:r w:rsidR="004605FC" w:rsidRPr="00AF102A">
        <w:rPr>
          <w:rFonts w:cs="Mangal" w:hint="cs"/>
          <w:bCs/>
          <w:color w:val="FF0000"/>
          <w:sz w:val="32"/>
          <w:szCs w:val="32"/>
          <w:u w:val="wave"/>
          <w:cs/>
        </w:rPr>
        <w:t xml:space="preserve"> </w:t>
      </w:r>
      <w:r>
        <w:rPr>
          <w:rFonts w:cs="Mangal"/>
          <w:bCs/>
          <w:color w:val="FF0000"/>
          <w:sz w:val="32"/>
          <w:szCs w:val="32"/>
          <w:u w:val="wave"/>
        </w:rPr>
        <w:t>0</w:t>
      </w:r>
    </w:p>
    <w:p w:rsidR="004605FC" w:rsidRPr="007264F7" w:rsidRDefault="000862B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४३७</w:t>
      </w:r>
      <w:r w:rsidRPr="0069493C">
        <w:rPr>
          <w:color w:val="00B050"/>
          <w:sz w:val="24"/>
          <w:szCs w:val="24"/>
        </w:rPr>
        <w:t>]</w:t>
      </w:r>
      <w:r w:rsidR="00657F9B">
        <w:rPr>
          <w:rFonts w:hint="cs"/>
          <w:color w:val="00B050"/>
          <w:sz w:val="24"/>
          <w:szCs w:val="24"/>
          <w:cs/>
        </w:rPr>
        <w:tab/>
      </w:r>
      <w:r w:rsidR="004605FC" w:rsidRPr="007264F7">
        <w:rPr>
          <w:bCs w:val="0"/>
          <w:sz w:val="24"/>
          <w:szCs w:val="24"/>
          <w:cs/>
        </w:rPr>
        <w:t>कयरे धम्मे अक्खाए</w:t>
      </w:r>
      <w:r w:rsidR="004605FC" w:rsidRPr="007264F7">
        <w:rPr>
          <w:rFonts w:hint="cs"/>
          <w:bCs w:val="0"/>
          <w:sz w:val="24"/>
          <w:szCs w:val="24"/>
          <w:cs/>
          <w:lang w:bidi="sa-IN"/>
        </w:rPr>
        <w:t>,</w:t>
      </w:r>
      <w:r w:rsidR="004605FC" w:rsidRPr="007264F7">
        <w:rPr>
          <w:bCs w:val="0"/>
          <w:sz w:val="24"/>
          <w:szCs w:val="24"/>
          <w:cs/>
        </w:rPr>
        <w:t xml:space="preserve"> माहणेण मईमता</w:t>
      </w:r>
      <w:r w:rsidR="004605FC" w:rsidRPr="007264F7">
        <w:rPr>
          <w:rFonts w:hint="cs"/>
          <w:bCs w:val="0"/>
          <w:sz w:val="24"/>
          <w:szCs w:val="24"/>
          <w:cs/>
          <w:lang w:bidi="sa-IN"/>
        </w:rPr>
        <w:t xml:space="preserve"> </w:t>
      </w:r>
      <w:r w:rsidR="004605FC" w:rsidRPr="007264F7">
        <w:rPr>
          <w:bCs w:val="0"/>
          <w:sz w:val="24"/>
          <w:szCs w:val="24"/>
          <w:lang w:bidi="sa-IN"/>
        </w:rPr>
        <w:t>?</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अंजुं धम्मं जहातच्चं</w:t>
      </w:r>
      <w:r w:rsidRPr="007264F7">
        <w:rPr>
          <w:rFonts w:hint="cs"/>
          <w:sz w:val="24"/>
          <w:szCs w:val="24"/>
          <w:cs/>
          <w:lang w:bidi="sa-IN"/>
        </w:rPr>
        <w:t>,</w:t>
      </w:r>
      <w:r w:rsidRPr="007264F7">
        <w:rPr>
          <w:sz w:val="24"/>
          <w:szCs w:val="24"/>
          <w:cs/>
        </w:rPr>
        <w:t xml:space="preserve"> जिणाणं तं सुणेह मे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४३८</w:t>
      </w:r>
      <w:r w:rsidRPr="0069493C">
        <w:rPr>
          <w:color w:val="00B050"/>
          <w:sz w:val="24"/>
          <w:szCs w:val="24"/>
        </w:rPr>
        <w:t>]</w:t>
      </w:r>
      <w:r w:rsidR="00657F9B">
        <w:rPr>
          <w:rFonts w:hint="cs"/>
          <w:color w:val="00B050"/>
          <w:sz w:val="24"/>
          <w:szCs w:val="24"/>
          <w:cs/>
        </w:rPr>
        <w:tab/>
      </w:r>
      <w:r w:rsidR="004605FC" w:rsidRPr="007264F7">
        <w:rPr>
          <w:bCs w:val="0"/>
          <w:sz w:val="24"/>
          <w:szCs w:val="24"/>
          <w:cs/>
        </w:rPr>
        <w:t>माहणा खत्तिया वेस्सा</w:t>
      </w:r>
      <w:r w:rsidR="004605FC" w:rsidRPr="007264F7">
        <w:rPr>
          <w:rFonts w:hint="cs"/>
          <w:bCs w:val="0"/>
          <w:sz w:val="24"/>
          <w:szCs w:val="24"/>
          <w:cs/>
          <w:lang w:bidi="sa-IN"/>
        </w:rPr>
        <w:t>,</w:t>
      </w:r>
      <w:r w:rsidR="004605FC" w:rsidRPr="007264F7">
        <w:rPr>
          <w:bCs w:val="0"/>
          <w:sz w:val="24"/>
          <w:szCs w:val="24"/>
          <w:cs/>
        </w:rPr>
        <w:t xml:space="preserve"> चंडाला अदु बोक्कसा</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एसिया वेसिया सुद्दा</w:t>
      </w:r>
      <w:r w:rsidRPr="007264F7">
        <w:rPr>
          <w:rFonts w:hint="cs"/>
          <w:sz w:val="24"/>
          <w:szCs w:val="24"/>
          <w:cs/>
          <w:lang w:bidi="sa-IN"/>
        </w:rPr>
        <w:t>,</w:t>
      </w:r>
      <w:r w:rsidRPr="007264F7">
        <w:rPr>
          <w:sz w:val="24"/>
          <w:szCs w:val="24"/>
          <w:cs/>
        </w:rPr>
        <w:t xml:space="preserve"> जे य आरंभनिस्सिया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४३९</w:t>
      </w:r>
      <w:r w:rsidRPr="0069493C">
        <w:rPr>
          <w:color w:val="00B050"/>
          <w:sz w:val="24"/>
          <w:szCs w:val="24"/>
        </w:rPr>
        <w:t>]</w:t>
      </w:r>
      <w:r w:rsidR="00657F9B">
        <w:rPr>
          <w:rFonts w:hint="cs"/>
          <w:color w:val="00B050"/>
          <w:sz w:val="24"/>
          <w:szCs w:val="24"/>
          <w:cs/>
        </w:rPr>
        <w:tab/>
      </w:r>
      <w:r w:rsidR="004605FC" w:rsidRPr="007264F7">
        <w:rPr>
          <w:bCs w:val="0"/>
          <w:sz w:val="24"/>
          <w:szCs w:val="24"/>
          <w:cs/>
        </w:rPr>
        <w:t>परिग्गहे निविट्ठाणं</w:t>
      </w:r>
      <w:r w:rsidR="004605FC" w:rsidRPr="007264F7">
        <w:rPr>
          <w:rFonts w:hint="cs"/>
          <w:bCs w:val="0"/>
          <w:sz w:val="24"/>
          <w:szCs w:val="24"/>
          <w:cs/>
          <w:lang w:bidi="sa-IN"/>
        </w:rPr>
        <w:t>,</w:t>
      </w:r>
      <w:r w:rsidR="004605FC" w:rsidRPr="007264F7">
        <w:rPr>
          <w:bCs w:val="0"/>
          <w:sz w:val="24"/>
          <w:szCs w:val="24"/>
          <w:cs/>
        </w:rPr>
        <w:t xml:space="preserve"> वेरं तेसिं पवड्ढई</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आरंभसंभिया कामा</w:t>
      </w:r>
      <w:r w:rsidRPr="007264F7">
        <w:rPr>
          <w:rFonts w:hint="cs"/>
          <w:sz w:val="24"/>
          <w:szCs w:val="24"/>
          <w:cs/>
          <w:lang w:bidi="sa-IN"/>
        </w:rPr>
        <w:t>,</w:t>
      </w:r>
      <w:r w:rsidRPr="007264F7">
        <w:rPr>
          <w:sz w:val="24"/>
          <w:szCs w:val="24"/>
          <w:cs/>
        </w:rPr>
        <w:t xml:space="preserve"> न ते दुक्खविमोयगा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४४०</w:t>
      </w:r>
      <w:r w:rsidRPr="0069493C">
        <w:rPr>
          <w:color w:val="00B050"/>
          <w:sz w:val="24"/>
          <w:szCs w:val="24"/>
        </w:rPr>
        <w:t>]</w:t>
      </w:r>
      <w:r w:rsidR="00657F9B">
        <w:rPr>
          <w:rFonts w:hint="cs"/>
          <w:color w:val="00B050"/>
          <w:sz w:val="24"/>
          <w:szCs w:val="24"/>
          <w:cs/>
        </w:rPr>
        <w:tab/>
      </w:r>
      <w:r w:rsidR="004605FC" w:rsidRPr="007264F7">
        <w:rPr>
          <w:bCs w:val="0"/>
          <w:sz w:val="24"/>
          <w:szCs w:val="24"/>
          <w:cs/>
        </w:rPr>
        <w:t>आघातकिच्चमाहेउं</w:t>
      </w:r>
      <w:r w:rsidR="004605FC" w:rsidRPr="007264F7">
        <w:rPr>
          <w:rFonts w:hint="cs"/>
          <w:bCs w:val="0"/>
          <w:sz w:val="24"/>
          <w:szCs w:val="24"/>
          <w:cs/>
          <w:lang w:bidi="sa-IN"/>
        </w:rPr>
        <w:t>,</w:t>
      </w:r>
      <w:r w:rsidR="004605FC" w:rsidRPr="007264F7">
        <w:rPr>
          <w:bCs w:val="0"/>
          <w:sz w:val="24"/>
          <w:szCs w:val="24"/>
          <w:cs/>
        </w:rPr>
        <w:t xml:space="preserve"> नाइओ विसएसिणो</w:t>
      </w:r>
      <w:r w:rsidR="004605FC" w:rsidRPr="007264F7">
        <w:rPr>
          <w:rFonts w:hint="cs"/>
          <w:bCs w:val="0"/>
          <w:sz w:val="24"/>
          <w:szCs w:val="24"/>
          <w:cs/>
          <w:lang w:bidi="sa-IN"/>
        </w:rPr>
        <w:t xml:space="preserve"> ।</w:t>
      </w:r>
    </w:p>
    <w:p w:rsidR="00FE5B7C" w:rsidRDefault="00FE5B7C" w:rsidP="00FE5B7C">
      <w:pPr>
        <w:spacing w:after="0" w:line="240" w:lineRule="auto"/>
        <w:ind w:right="1708"/>
        <w:contextualSpacing/>
        <w:rPr>
          <w:rFonts w:cs="Mangal"/>
          <w:sz w:val="24"/>
          <w:szCs w:val="24"/>
        </w:rPr>
      </w:pPr>
      <w:r>
        <w:rPr>
          <w:rFonts w:cs="Mangal" w:hint="cs"/>
          <w:sz w:val="24"/>
          <w:szCs w:val="24"/>
          <w:cs/>
        </w:rPr>
        <w:lastRenderedPageBreak/>
        <w:t>स</w:t>
      </w:r>
      <w:r w:rsidR="00F56DDD">
        <w:rPr>
          <w:rFonts w:cs="Mangal" w:hint="cs"/>
          <w:sz w:val="24"/>
          <w:szCs w:val="24"/>
          <w:cs/>
        </w:rPr>
        <w:t>ुयक्खंधो-१, अज्झयणं-९, उद्देसो-</w:t>
      </w:r>
    </w:p>
    <w:tbl>
      <w:tblPr>
        <w:tblW w:w="10140" w:type="dxa"/>
        <w:tblInd w:w="93" w:type="dxa"/>
        <w:tblBorders>
          <w:top w:val="single" w:sz="4" w:space="0" w:color="auto"/>
        </w:tblBorders>
        <w:tblLook w:val="04A0"/>
      </w:tblPr>
      <w:tblGrid>
        <w:gridCol w:w="10140"/>
      </w:tblGrid>
      <w:tr w:rsidR="00FE5B7C" w:rsidTr="00900160">
        <w:trPr>
          <w:trHeight w:val="228"/>
        </w:trPr>
        <w:tc>
          <w:tcPr>
            <w:tcW w:w="10140" w:type="dxa"/>
            <w:tcBorders>
              <w:top w:val="single" w:sz="4" w:space="0" w:color="FF0000"/>
              <w:left w:val="nil"/>
              <w:bottom w:val="nil"/>
              <w:right w:val="nil"/>
            </w:tcBorders>
          </w:tcPr>
          <w:p w:rsidR="00FE5B7C" w:rsidRDefault="00FE5B7C"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4605FC" w:rsidP="00657F9B">
      <w:pPr>
        <w:pStyle w:val="PlainHindi"/>
        <w:spacing w:after="0"/>
        <w:ind w:left="720" w:right="2338" w:firstLine="2160"/>
        <w:jc w:val="distribute"/>
        <w:rPr>
          <w:sz w:val="24"/>
          <w:szCs w:val="24"/>
        </w:rPr>
      </w:pPr>
      <w:r w:rsidRPr="007264F7">
        <w:rPr>
          <w:sz w:val="24"/>
          <w:szCs w:val="24"/>
          <w:cs/>
        </w:rPr>
        <w:t>अ</w:t>
      </w:r>
      <w:r w:rsidRPr="007264F7">
        <w:rPr>
          <w:rFonts w:hint="cs"/>
          <w:sz w:val="24"/>
          <w:szCs w:val="24"/>
          <w:cs/>
          <w:lang w:bidi="sa-IN"/>
        </w:rPr>
        <w:t>न्ने</w:t>
      </w:r>
      <w:r w:rsidRPr="007264F7">
        <w:rPr>
          <w:sz w:val="24"/>
          <w:szCs w:val="24"/>
          <w:cs/>
        </w:rPr>
        <w:t xml:space="preserve"> हरंति तं वित्तं</w:t>
      </w:r>
      <w:r w:rsidRPr="007264F7">
        <w:rPr>
          <w:rFonts w:hint="cs"/>
          <w:sz w:val="24"/>
          <w:szCs w:val="24"/>
          <w:cs/>
          <w:lang w:bidi="sa-IN"/>
        </w:rPr>
        <w:t>,</w:t>
      </w:r>
      <w:r w:rsidRPr="007264F7">
        <w:rPr>
          <w:sz w:val="24"/>
          <w:szCs w:val="24"/>
          <w:cs/>
        </w:rPr>
        <w:t xml:space="preserve"> कम्मी कम्मेहि</w:t>
      </w:r>
      <w:r w:rsidRPr="007264F7">
        <w:rPr>
          <w:rFonts w:hint="cs"/>
          <w:sz w:val="24"/>
          <w:szCs w:val="24"/>
          <w:cs/>
          <w:lang w:bidi="sa-IN"/>
        </w:rPr>
        <w:t>ं</w:t>
      </w:r>
      <w:r w:rsidRPr="007264F7">
        <w:rPr>
          <w:sz w:val="24"/>
          <w:szCs w:val="24"/>
          <w:cs/>
        </w:rPr>
        <w:t xml:space="preserve"> किच्चती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४४१</w:t>
      </w:r>
      <w:r w:rsidRPr="0069493C">
        <w:rPr>
          <w:color w:val="00B050"/>
          <w:sz w:val="24"/>
          <w:szCs w:val="24"/>
        </w:rPr>
        <w:t>]</w:t>
      </w:r>
      <w:r w:rsidR="00657F9B">
        <w:rPr>
          <w:rFonts w:hint="cs"/>
          <w:color w:val="00B050"/>
          <w:sz w:val="24"/>
          <w:szCs w:val="24"/>
          <w:cs/>
        </w:rPr>
        <w:tab/>
      </w:r>
      <w:r w:rsidR="004605FC" w:rsidRPr="007264F7">
        <w:rPr>
          <w:bCs w:val="0"/>
          <w:sz w:val="24"/>
          <w:szCs w:val="24"/>
          <w:cs/>
        </w:rPr>
        <w:t>मा</w:t>
      </w:r>
      <w:r w:rsidR="004605FC" w:rsidRPr="007264F7">
        <w:rPr>
          <w:rFonts w:hint="cs"/>
          <w:bCs w:val="0"/>
          <w:sz w:val="24"/>
          <w:szCs w:val="24"/>
          <w:cs/>
        </w:rPr>
        <w:t>या</w:t>
      </w:r>
      <w:r w:rsidR="004605FC" w:rsidRPr="007264F7">
        <w:rPr>
          <w:bCs w:val="0"/>
          <w:sz w:val="24"/>
          <w:szCs w:val="24"/>
          <w:cs/>
        </w:rPr>
        <w:t xml:space="preserve"> पि</w:t>
      </w:r>
      <w:r w:rsidR="004605FC" w:rsidRPr="007264F7">
        <w:rPr>
          <w:rFonts w:hint="cs"/>
          <w:bCs w:val="0"/>
          <w:sz w:val="24"/>
          <w:szCs w:val="24"/>
          <w:cs/>
        </w:rPr>
        <w:t>या</w:t>
      </w:r>
      <w:r w:rsidR="004605FC" w:rsidRPr="007264F7">
        <w:rPr>
          <w:bCs w:val="0"/>
          <w:sz w:val="24"/>
          <w:szCs w:val="24"/>
          <w:cs/>
        </w:rPr>
        <w:t xml:space="preserve"> </w:t>
      </w:r>
      <w:r w:rsidR="004605FC" w:rsidRPr="007264F7">
        <w:rPr>
          <w:rFonts w:hint="cs"/>
          <w:bCs w:val="0"/>
          <w:sz w:val="24"/>
          <w:szCs w:val="24"/>
          <w:cs/>
        </w:rPr>
        <w:t>ण्हुसा</w:t>
      </w:r>
      <w:r w:rsidR="004605FC" w:rsidRPr="007264F7">
        <w:rPr>
          <w:bCs w:val="0"/>
          <w:sz w:val="24"/>
          <w:szCs w:val="24"/>
          <w:cs/>
        </w:rPr>
        <w:t xml:space="preserve"> भाया</w:t>
      </w:r>
      <w:r w:rsidR="004605FC" w:rsidRPr="007264F7">
        <w:rPr>
          <w:rFonts w:hint="cs"/>
          <w:bCs w:val="0"/>
          <w:sz w:val="24"/>
          <w:szCs w:val="24"/>
          <w:cs/>
          <w:lang w:bidi="sa-IN"/>
        </w:rPr>
        <w:t>,</w:t>
      </w:r>
      <w:r w:rsidR="004605FC" w:rsidRPr="007264F7">
        <w:rPr>
          <w:bCs w:val="0"/>
          <w:sz w:val="24"/>
          <w:szCs w:val="24"/>
          <w:cs/>
        </w:rPr>
        <w:t xml:space="preserve"> भज्जा पुत्ता य ओरसा</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 xml:space="preserve">नालं ते </w:t>
      </w:r>
      <w:r w:rsidRPr="007264F7">
        <w:rPr>
          <w:rFonts w:hint="cs"/>
          <w:sz w:val="24"/>
          <w:szCs w:val="24"/>
          <w:cs/>
        </w:rPr>
        <w:t>तव</w:t>
      </w:r>
      <w:r w:rsidRPr="007264F7">
        <w:rPr>
          <w:sz w:val="24"/>
          <w:szCs w:val="24"/>
          <w:cs/>
        </w:rPr>
        <w:t xml:space="preserve"> ताणाए</w:t>
      </w:r>
      <w:r w:rsidRPr="007264F7">
        <w:rPr>
          <w:rFonts w:hint="cs"/>
          <w:sz w:val="24"/>
          <w:szCs w:val="24"/>
          <w:cs/>
          <w:lang w:bidi="sa-IN"/>
        </w:rPr>
        <w:t>,</w:t>
      </w:r>
      <w:r w:rsidRPr="007264F7">
        <w:rPr>
          <w:sz w:val="24"/>
          <w:szCs w:val="24"/>
          <w:cs/>
        </w:rPr>
        <w:t xml:space="preserve"> लुप्पंतस्स सकम्मुणा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४४२</w:t>
      </w:r>
      <w:r w:rsidRPr="0069493C">
        <w:rPr>
          <w:color w:val="00B050"/>
          <w:sz w:val="24"/>
          <w:szCs w:val="24"/>
        </w:rPr>
        <w:t>]</w:t>
      </w:r>
      <w:r w:rsidR="00657F9B">
        <w:rPr>
          <w:rFonts w:hint="cs"/>
          <w:color w:val="00B050"/>
          <w:sz w:val="24"/>
          <w:szCs w:val="24"/>
          <w:cs/>
        </w:rPr>
        <w:tab/>
      </w:r>
      <w:r w:rsidR="004605FC" w:rsidRPr="007264F7">
        <w:rPr>
          <w:bCs w:val="0"/>
          <w:sz w:val="24"/>
          <w:szCs w:val="24"/>
          <w:cs/>
        </w:rPr>
        <w:t>एयमट्ठं सपेहाए</w:t>
      </w:r>
      <w:r w:rsidR="004605FC" w:rsidRPr="007264F7">
        <w:rPr>
          <w:rFonts w:hint="cs"/>
          <w:bCs w:val="0"/>
          <w:sz w:val="24"/>
          <w:szCs w:val="24"/>
          <w:cs/>
          <w:lang w:bidi="sa-IN"/>
        </w:rPr>
        <w:t>,</w:t>
      </w:r>
      <w:r w:rsidR="004605FC" w:rsidRPr="007264F7">
        <w:rPr>
          <w:bCs w:val="0"/>
          <w:sz w:val="24"/>
          <w:szCs w:val="24"/>
          <w:cs/>
        </w:rPr>
        <w:t xml:space="preserve"> परमट्ठा</w:t>
      </w:r>
      <w:r w:rsidR="004605FC" w:rsidRPr="007264F7">
        <w:rPr>
          <w:rFonts w:hint="cs"/>
          <w:bCs w:val="0"/>
          <w:sz w:val="24"/>
          <w:szCs w:val="24"/>
          <w:cs/>
          <w:lang w:bidi="sa-IN"/>
        </w:rPr>
        <w:t>नु</w:t>
      </w:r>
      <w:r w:rsidR="004605FC" w:rsidRPr="007264F7">
        <w:rPr>
          <w:bCs w:val="0"/>
          <w:sz w:val="24"/>
          <w:szCs w:val="24"/>
          <w:cs/>
        </w:rPr>
        <w:t>गामियं</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निम्ममो निरहंकारो</w:t>
      </w:r>
      <w:r w:rsidRPr="007264F7">
        <w:rPr>
          <w:rFonts w:hint="cs"/>
          <w:sz w:val="24"/>
          <w:szCs w:val="24"/>
          <w:cs/>
          <w:lang w:bidi="sa-IN"/>
        </w:rPr>
        <w:t>,</w:t>
      </w:r>
      <w:r w:rsidRPr="007264F7">
        <w:rPr>
          <w:sz w:val="24"/>
          <w:szCs w:val="24"/>
          <w:cs/>
        </w:rPr>
        <w:t xml:space="preserve"> चरे भिक्खू जिणाहियं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४४३</w:t>
      </w:r>
      <w:r w:rsidRPr="0069493C">
        <w:rPr>
          <w:color w:val="00B050"/>
          <w:sz w:val="24"/>
          <w:szCs w:val="24"/>
        </w:rPr>
        <w:t>]</w:t>
      </w:r>
      <w:r w:rsidR="00657F9B">
        <w:rPr>
          <w:rFonts w:hint="cs"/>
          <w:color w:val="00B050"/>
          <w:sz w:val="24"/>
          <w:szCs w:val="24"/>
          <w:cs/>
        </w:rPr>
        <w:tab/>
      </w:r>
      <w:r w:rsidR="004605FC" w:rsidRPr="007264F7">
        <w:rPr>
          <w:bCs w:val="0"/>
          <w:sz w:val="24"/>
          <w:szCs w:val="24"/>
          <w:cs/>
        </w:rPr>
        <w:t>चिच्चा वित्तं पुत्ते य</w:t>
      </w:r>
      <w:r w:rsidR="004605FC" w:rsidRPr="007264F7">
        <w:rPr>
          <w:rFonts w:hint="cs"/>
          <w:bCs w:val="0"/>
          <w:sz w:val="24"/>
          <w:szCs w:val="24"/>
          <w:cs/>
          <w:lang w:bidi="sa-IN"/>
        </w:rPr>
        <w:t>,</w:t>
      </w:r>
      <w:r w:rsidR="004605FC" w:rsidRPr="007264F7">
        <w:rPr>
          <w:bCs w:val="0"/>
          <w:sz w:val="24"/>
          <w:szCs w:val="24"/>
          <w:cs/>
        </w:rPr>
        <w:t xml:space="preserve"> नाइओ य परिग्गहं</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चिच्चाण अंतगं सोयं</w:t>
      </w:r>
      <w:r w:rsidRPr="007264F7">
        <w:rPr>
          <w:rFonts w:hint="cs"/>
          <w:sz w:val="24"/>
          <w:szCs w:val="24"/>
          <w:cs/>
          <w:lang w:bidi="sa-IN"/>
        </w:rPr>
        <w:t>,</w:t>
      </w:r>
      <w:r w:rsidRPr="007264F7">
        <w:rPr>
          <w:sz w:val="24"/>
          <w:szCs w:val="24"/>
          <w:cs/>
        </w:rPr>
        <w:t xml:space="preserve"> निरवेक्खो परिव्वए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४४४</w:t>
      </w:r>
      <w:r w:rsidRPr="0069493C">
        <w:rPr>
          <w:color w:val="00B050"/>
          <w:sz w:val="24"/>
          <w:szCs w:val="24"/>
        </w:rPr>
        <w:t>]</w:t>
      </w:r>
      <w:r w:rsidR="00657F9B">
        <w:rPr>
          <w:rFonts w:hint="cs"/>
          <w:color w:val="00B050"/>
          <w:sz w:val="24"/>
          <w:szCs w:val="24"/>
          <w:cs/>
        </w:rPr>
        <w:tab/>
      </w:r>
      <w:r w:rsidR="004605FC" w:rsidRPr="007264F7">
        <w:rPr>
          <w:bCs w:val="0"/>
          <w:sz w:val="24"/>
          <w:szCs w:val="24"/>
          <w:cs/>
        </w:rPr>
        <w:t>पुढवी आऊ अग</w:t>
      </w:r>
      <w:r w:rsidR="004605FC" w:rsidRPr="007264F7">
        <w:rPr>
          <w:rFonts w:hint="cs"/>
          <w:bCs w:val="0"/>
          <w:sz w:val="24"/>
          <w:szCs w:val="24"/>
          <w:cs/>
          <w:lang w:bidi="sa-IN"/>
        </w:rPr>
        <w:t>नी</w:t>
      </w:r>
      <w:r w:rsidR="004605FC" w:rsidRPr="007264F7">
        <w:rPr>
          <w:bCs w:val="0"/>
          <w:sz w:val="24"/>
          <w:szCs w:val="24"/>
          <w:cs/>
        </w:rPr>
        <w:t xml:space="preserve"> वाऊ तण रुक्ख सबीयगा</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अंडया पोय जराऊ</w:t>
      </w:r>
      <w:r w:rsidRPr="007264F7">
        <w:rPr>
          <w:rFonts w:hint="cs"/>
          <w:sz w:val="24"/>
          <w:szCs w:val="24"/>
          <w:cs/>
          <w:lang w:bidi="sa-IN"/>
        </w:rPr>
        <w:t>,</w:t>
      </w:r>
      <w:r w:rsidRPr="007264F7">
        <w:rPr>
          <w:sz w:val="24"/>
          <w:szCs w:val="24"/>
          <w:cs/>
        </w:rPr>
        <w:t xml:space="preserve"> रस संसेय उब्भिया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४४५</w:t>
      </w:r>
      <w:r w:rsidRPr="0069493C">
        <w:rPr>
          <w:color w:val="00B050"/>
          <w:sz w:val="24"/>
          <w:szCs w:val="24"/>
        </w:rPr>
        <w:t>]</w:t>
      </w:r>
      <w:r w:rsidR="00657F9B">
        <w:rPr>
          <w:rFonts w:hint="cs"/>
          <w:color w:val="00B050"/>
          <w:sz w:val="24"/>
          <w:szCs w:val="24"/>
          <w:cs/>
        </w:rPr>
        <w:tab/>
      </w:r>
      <w:r w:rsidR="004605FC" w:rsidRPr="007264F7">
        <w:rPr>
          <w:bCs w:val="0"/>
          <w:sz w:val="24"/>
          <w:szCs w:val="24"/>
          <w:cs/>
        </w:rPr>
        <w:t>एतेहिं छहिं काएहिं</w:t>
      </w:r>
      <w:r w:rsidR="004605FC" w:rsidRPr="007264F7">
        <w:rPr>
          <w:rFonts w:hint="cs"/>
          <w:bCs w:val="0"/>
          <w:sz w:val="24"/>
          <w:szCs w:val="24"/>
          <w:cs/>
          <w:lang w:bidi="sa-IN"/>
        </w:rPr>
        <w:t>,</w:t>
      </w:r>
      <w:r w:rsidR="004605FC" w:rsidRPr="007264F7">
        <w:rPr>
          <w:bCs w:val="0"/>
          <w:sz w:val="24"/>
          <w:szCs w:val="24"/>
          <w:cs/>
        </w:rPr>
        <w:t xml:space="preserve"> तं विज्ज</w:t>
      </w:r>
      <w:r w:rsidR="004605FC" w:rsidRPr="007264F7">
        <w:rPr>
          <w:rFonts w:hint="cs"/>
          <w:bCs w:val="0"/>
          <w:sz w:val="24"/>
          <w:szCs w:val="24"/>
          <w:cs/>
          <w:lang w:bidi="sa-IN"/>
        </w:rPr>
        <w:t>ं</w:t>
      </w:r>
      <w:r w:rsidR="004605FC" w:rsidRPr="007264F7">
        <w:rPr>
          <w:bCs w:val="0"/>
          <w:sz w:val="24"/>
          <w:szCs w:val="24"/>
          <w:cs/>
        </w:rPr>
        <w:t xml:space="preserve"> परिजाणिया</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म</w:t>
      </w:r>
      <w:r w:rsidRPr="007264F7">
        <w:rPr>
          <w:rFonts w:hint="cs"/>
          <w:sz w:val="24"/>
          <w:szCs w:val="24"/>
          <w:cs/>
          <w:lang w:bidi="sa-IN"/>
        </w:rPr>
        <w:t>न</w:t>
      </w:r>
      <w:r w:rsidRPr="007264F7">
        <w:rPr>
          <w:sz w:val="24"/>
          <w:szCs w:val="24"/>
          <w:cs/>
        </w:rPr>
        <w:t>सा कायवक्केणं</w:t>
      </w:r>
      <w:r w:rsidRPr="007264F7">
        <w:rPr>
          <w:rFonts w:hint="cs"/>
          <w:sz w:val="24"/>
          <w:szCs w:val="24"/>
          <w:cs/>
          <w:lang w:bidi="sa-IN"/>
        </w:rPr>
        <w:t>,</w:t>
      </w:r>
      <w:r w:rsidRPr="007264F7">
        <w:rPr>
          <w:sz w:val="24"/>
          <w:szCs w:val="24"/>
          <w:cs/>
        </w:rPr>
        <w:t xml:space="preserve"> नारंभी न परिग्गही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४४६</w:t>
      </w:r>
      <w:r w:rsidRPr="0069493C">
        <w:rPr>
          <w:color w:val="00B050"/>
          <w:sz w:val="24"/>
          <w:szCs w:val="24"/>
        </w:rPr>
        <w:t>]</w:t>
      </w:r>
      <w:r w:rsidR="00657F9B">
        <w:rPr>
          <w:rFonts w:hint="cs"/>
          <w:color w:val="00B050"/>
          <w:sz w:val="24"/>
          <w:szCs w:val="24"/>
          <w:cs/>
        </w:rPr>
        <w:tab/>
      </w:r>
      <w:r w:rsidR="004605FC" w:rsidRPr="007264F7">
        <w:rPr>
          <w:bCs w:val="0"/>
          <w:sz w:val="24"/>
          <w:szCs w:val="24"/>
          <w:cs/>
        </w:rPr>
        <w:t>मुसावायं बहिद्धं च उग्गहं च अजाइ</w:t>
      </w:r>
      <w:r w:rsidR="004605FC" w:rsidRPr="007264F7">
        <w:rPr>
          <w:rFonts w:hint="cs"/>
          <w:bCs w:val="0"/>
          <w:sz w:val="24"/>
          <w:szCs w:val="24"/>
          <w:cs/>
          <w:lang w:bidi="sa-IN"/>
        </w:rPr>
        <w:t>या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सत्थादाणाइं लोगंसि</w:t>
      </w:r>
      <w:r w:rsidRPr="007264F7">
        <w:rPr>
          <w:rFonts w:hint="cs"/>
          <w:sz w:val="24"/>
          <w:szCs w:val="24"/>
          <w:cs/>
          <w:lang w:bidi="sa-IN"/>
        </w:rPr>
        <w:t>,</w:t>
      </w:r>
      <w:r w:rsidRPr="007264F7">
        <w:rPr>
          <w:sz w:val="24"/>
          <w:szCs w:val="24"/>
          <w:cs/>
        </w:rPr>
        <w:t xml:space="preserve"> 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४४७</w:t>
      </w:r>
      <w:r w:rsidRPr="0069493C">
        <w:rPr>
          <w:color w:val="00B050"/>
          <w:sz w:val="24"/>
          <w:szCs w:val="24"/>
        </w:rPr>
        <w:t>]</w:t>
      </w:r>
      <w:r w:rsidR="00657F9B">
        <w:rPr>
          <w:rFonts w:hint="cs"/>
          <w:color w:val="00B050"/>
          <w:sz w:val="24"/>
          <w:szCs w:val="24"/>
          <w:cs/>
        </w:rPr>
        <w:tab/>
      </w:r>
      <w:r w:rsidR="004605FC" w:rsidRPr="007264F7">
        <w:rPr>
          <w:bCs w:val="0"/>
          <w:sz w:val="24"/>
          <w:szCs w:val="24"/>
          <w:cs/>
        </w:rPr>
        <w:t>पलिउंचणं च भयणं च</w:t>
      </w:r>
      <w:r w:rsidR="004605FC" w:rsidRPr="007264F7">
        <w:rPr>
          <w:rFonts w:hint="cs"/>
          <w:bCs w:val="0"/>
          <w:sz w:val="24"/>
          <w:szCs w:val="24"/>
          <w:cs/>
          <w:lang w:bidi="sa-IN"/>
        </w:rPr>
        <w:t>,</w:t>
      </w:r>
      <w:r w:rsidR="004605FC" w:rsidRPr="007264F7">
        <w:rPr>
          <w:bCs w:val="0"/>
          <w:sz w:val="24"/>
          <w:szCs w:val="24"/>
          <w:cs/>
        </w:rPr>
        <w:t xml:space="preserve"> थंडिल्लुस्सयणाणि य</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धु</w:t>
      </w:r>
      <w:r w:rsidRPr="007264F7">
        <w:rPr>
          <w:rFonts w:hint="cs"/>
          <w:sz w:val="24"/>
          <w:szCs w:val="24"/>
          <w:cs/>
          <w:lang w:bidi="sa-IN"/>
        </w:rPr>
        <w:t>णा</w:t>
      </w:r>
      <w:r w:rsidRPr="007264F7">
        <w:rPr>
          <w:sz w:val="24"/>
          <w:szCs w:val="24"/>
          <w:cs/>
        </w:rPr>
        <w:t>दाणा</w:t>
      </w:r>
      <w:r w:rsidRPr="007264F7">
        <w:rPr>
          <w:rFonts w:hint="cs"/>
          <w:sz w:val="24"/>
          <w:szCs w:val="24"/>
          <w:cs/>
        </w:rPr>
        <w:t>इं</w:t>
      </w:r>
      <w:r w:rsidRPr="007264F7">
        <w:rPr>
          <w:sz w:val="24"/>
          <w:szCs w:val="24"/>
          <w:cs/>
        </w:rPr>
        <w:t xml:space="preserve"> लोगंसि</w:t>
      </w:r>
      <w:r w:rsidRPr="007264F7">
        <w:rPr>
          <w:rFonts w:hint="cs"/>
          <w:sz w:val="24"/>
          <w:szCs w:val="24"/>
          <w:cs/>
          <w:lang w:bidi="sa-IN"/>
        </w:rPr>
        <w:t>,</w:t>
      </w:r>
      <w:r w:rsidRPr="007264F7">
        <w:rPr>
          <w:sz w:val="24"/>
          <w:szCs w:val="24"/>
          <w:cs/>
        </w:rPr>
        <w:t xml:space="preserve"> 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४४८</w:t>
      </w:r>
      <w:r w:rsidRPr="0069493C">
        <w:rPr>
          <w:color w:val="00B050"/>
          <w:sz w:val="24"/>
          <w:szCs w:val="24"/>
        </w:rPr>
        <w:t>]</w:t>
      </w:r>
      <w:r w:rsidR="00657F9B">
        <w:rPr>
          <w:rFonts w:hint="cs"/>
          <w:color w:val="00B050"/>
          <w:sz w:val="24"/>
          <w:szCs w:val="24"/>
          <w:cs/>
        </w:rPr>
        <w:tab/>
      </w:r>
      <w:r w:rsidR="004605FC" w:rsidRPr="007264F7">
        <w:rPr>
          <w:rFonts w:hint="cs"/>
          <w:bCs w:val="0"/>
          <w:sz w:val="24"/>
          <w:szCs w:val="24"/>
          <w:cs/>
          <w:lang w:bidi="sa-IN"/>
        </w:rPr>
        <w:t>धोय</w:t>
      </w:r>
      <w:r w:rsidR="004605FC" w:rsidRPr="007264F7">
        <w:rPr>
          <w:bCs w:val="0"/>
          <w:sz w:val="24"/>
          <w:szCs w:val="24"/>
          <w:cs/>
        </w:rPr>
        <w:t>णं रयणं चेव</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बत्थीकम्मं</w:t>
      </w:r>
      <w:r w:rsidR="004605FC" w:rsidRPr="007264F7">
        <w:rPr>
          <w:bCs w:val="0"/>
          <w:sz w:val="24"/>
          <w:szCs w:val="24"/>
          <w:cs/>
        </w:rPr>
        <w:t xml:space="preserve"> विरेयणं</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rFonts w:hint="cs"/>
          <w:sz w:val="24"/>
          <w:szCs w:val="24"/>
          <w:cs/>
          <w:lang w:bidi="sa-IN"/>
        </w:rPr>
        <w:t>वमणंजण पली</w:t>
      </w:r>
      <w:r w:rsidRPr="007264F7">
        <w:rPr>
          <w:rFonts w:hint="cs"/>
          <w:sz w:val="24"/>
          <w:szCs w:val="24"/>
          <w:cs/>
        </w:rPr>
        <w:t>मं</w:t>
      </w:r>
      <w:r w:rsidRPr="007264F7">
        <w:rPr>
          <w:rFonts w:hint="cs"/>
          <w:sz w:val="24"/>
          <w:szCs w:val="24"/>
          <w:cs/>
          <w:lang w:bidi="sa-IN"/>
        </w:rPr>
        <w:t xml:space="preserve">थं, </w:t>
      </w:r>
      <w:r w:rsidRPr="007264F7">
        <w:rPr>
          <w:sz w:val="24"/>
          <w:szCs w:val="24"/>
          <w:cs/>
        </w:rPr>
        <w:t>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४४९</w:t>
      </w:r>
      <w:r w:rsidRPr="0069493C">
        <w:rPr>
          <w:color w:val="00B050"/>
          <w:sz w:val="24"/>
          <w:szCs w:val="24"/>
        </w:rPr>
        <w:t>]</w:t>
      </w:r>
      <w:r w:rsidR="00657F9B">
        <w:rPr>
          <w:rFonts w:hint="cs"/>
          <w:color w:val="00B050"/>
          <w:sz w:val="24"/>
          <w:szCs w:val="24"/>
          <w:cs/>
        </w:rPr>
        <w:tab/>
      </w:r>
      <w:r w:rsidR="004605FC" w:rsidRPr="007264F7">
        <w:rPr>
          <w:bCs w:val="0"/>
          <w:sz w:val="24"/>
          <w:szCs w:val="24"/>
          <w:cs/>
        </w:rPr>
        <w:t>गंधमल्लं सिणाणं च</w:t>
      </w:r>
      <w:r w:rsidR="004605FC" w:rsidRPr="007264F7">
        <w:rPr>
          <w:rFonts w:hint="cs"/>
          <w:bCs w:val="0"/>
          <w:sz w:val="24"/>
          <w:szCs w:val="24"/>
          <w:cs/>
          <w:lang w:bidi="sa-IN"/>
        </w:rPr>
        <w:t>,</w:t>
      </w:r>
      <w:r w:rsidR="004605FC" w:rsidRPr="007264F7">
        <w:rPr>
          <w:bCs w:val="0"/>
          <w:sz w:val="24"/>
          <w:szCs w:val="24"/>
          <w:cs/>
        </w:rPr>
        <w:t xml:space="preserve"> दंतपक्खालणं तहा</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परिग्गहित्थिकम्मं च</w:t>
      </w:r>
      <w:r w:rsidRPr="007264F7">
        <w:rPr>
          <w:rFonts w:hint="cs"/>
          <w:sz w:val="24"/>
          <w:szCs w:val="24"/>
          <w:cs/>
          <w:lang w:bidi="sa-IN"/>
        </w:rPr>
        <w:t>,</w:t>
      </w:r>
      <w:r w:rsidRPr="007264F7">
        <w:rPr>
          <w:sz w:val="24"/>
          <w:szCs w:val="24"/>
          <w:cs/>
        </w:rPr>
        <w:t xml:space="preserve"> 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४५०</w:t>
      </w:r>
      <w:r w:rsidRPr="0069493C">
        <w:rPr>
          <w:color w:val="00B050"/>
          <w:sz w:val="24"/>
          <w:szCs w:val="24"/>
        </w:rPr>
        <w:t>]</w:t>
      </w:r>
      <w:r w:rsidR="00657F9B">
        <w:rPr>
          <w:rFonts w:hint="cs"/>
          <w:color w:val="00B050"/>
          <w:sz w:val="24"/>
          <w:szCs w:val="24"/>
          <w:cs/>
        </w:rPr>
        <w:tab/>
      </w:r>
      <w:r w:rsidR="004605FC" w:rsidRPr="007264F7">
        <w:rPr>
          <w:bCs w:val="0"/>
          <w:sz w:val="24"/>
          <w:szCs w:val="24"/>
          <w:cs/>
        </w:rPr>
        <w:t>उद्देसियं कीयगडं</w:t>
      </w:r>
      <w:r w:rsidR="004605FC" w:rsidRPr="007264F7">
        <w:rPr>
          <w:rFonts w:hint="cs"/>
          <w:bCs w:val="0"/>
          <w:sz w:val="24"/>
          <w:szCs w:val="24"/>
          <w:cs/>
          <w:lang w:bidi="sa-IN"/>
        </w:rPr>
        <w:t>,</w:t>
      </w:r>
      <w:r w:rsidR="004605FC" w:rsidRPr="007264F7">
        <w:rPr>
          <w:bCs w:val="0"/>
          <w:sz w:val="24"/>
          <w:szCs w:val="24"/>
          <w:cs/>
        </w:rPr>
        <w:t xml:space="preserve"> पामिच्चं चेव आहडं</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पूतिं अ</w:t>
      </w:r>
      <w:r w:rsidRPr="007264F7">
        <w:rPr>
          <w:rFonts w:hint="cs"/>
          <w:sz w:val="24"/>
          <w:szCs w:val="24"/>
          <w:cs/>
          <w:lang w:bidi="sa-IN"/>
        </w:rPr>
        <w:t>ने</w:t>
      </w:r>
      <w:r w:rsidRPr="007264F7">
        <w:rPr>
          <w:sz w:val="24"/>
          <w:szCs w:val="24"/>
          <w:cs/>
        </w:rPr>
        <w:t>सणिज्जं च</w:t>
      </w:r>
      <w:r w:rsidRPr="007264F7">
        <w:rPr>
          <w:rFonts w:hint="cs"/>
          <w:sz w:val="24"/>
          <w:szCs w:val="24"/>
          <w:cs/>
          <w:lang w:bidi="sa-IN"/>
        </w:rPr>
        <w:t>,</w:t>
      </w:r>
      <w:r w:rsidRPr="007264F7">
        <w:rPr>
          <w:sz w:val="24"/>
          <w:szCs w:val="24"/>
          <w:cs/>
        </w:rPr>
        <w:t xml:space="preserve"> 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४५१</w:t>
      </w:r>
      <w:r w:rsidRPr="0069493C">
        <w:rPr>
          <w:color w:val="00B050"/>
          <w:sz w:val="24"/>
          <w:szCs w:val="24"/>
        </w:rPr>
        <w:t>]</w:t>
      </w:r>
      <w:r w:rsidR="00657F9B">
        <w:rPr>
          <w:rFonts w:hint="cs"/>
          <w:color w:val="00B050"/>
          <w:sz w:val="24"/>
          <w:szCs w:val="24"/>
          <w:cs/>
        </w:rPr>
        <w:tab/>
      </w:r>
      <w:r w:rsidR="004605FC" w:rsidRPr="007264F7">
        <w:rPr>
          <w:bCs w:val="0"/>
          <w:sz w:val="24"/>
          <w:szCs w:val="24"/>
          <w:cs/>
        </w:rPr>
        <w:t>आसूणिमक्खिरागं च</w:t>
      </w:r>
      <w:r w:rsidR="004605FC" w:rsidRPr="007264F7">
        <w:rPr>
          <w:rFonts w:hint="cs"/>
          <w:bCs w:val="0"/>
          <w:sz w:val="24"/>
          <w:szCs w:val="24"/>
          <w:cs/>
          <w:lang w:bidi="sa-IN"/>
        </w:rPr>
        <w:t>,</w:t>
      </w:r>
      <w:r w:rsidR="004605FC" w:rsidRPr="007264F7">
        <w:rPr>
          <w:bCs w:val="0"/>
          <w:sz w:val="24"/>
          <w:szCs w:val="24"/>
          <w:cs/>
        </w:rPr>
        <w:t xml:space="preserve"> गिद्ध</w:t>
      </w:r>
      <w:r w:rsidR="004605FC" w:rsidRPr="007264F7">
        <w:rPr>
          <w:rFonts w:hint="cs"/>
          <w:bCs w:val="0"/>
          <w:sz w:val="24"/>
          <w:szCs w:val="24"/>
          <w:cs/>
          <w:lang w:bidi="sa-IN"/>
        </w:rPr>
        <w:t>ु</w:t>
      </w:r>
      <w:r w:rsidR="004605FC" w:rsidRPr="007264F7">
        <w:rPr>
          <w:bCs w:val="0"/>
          <w:sz w:val="24"/>
          <w:szCs w:val="24"/>
          <w:cs/>
        </w:rPr>
        <w:t>वधायकम्मगं</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उच्छोलणं च कक्कं च</w:t>
      </w:r>
      <w:r w:rsidRPr="007264F7">
        <w:rPr>
          <w:rFonts w:hint="cs"/>
          <w:sz w:val="24"/>
          <w:szCs w:val="24"/>
          <w:cs/>
          <w:lang w:bidi="sa-IN"/>
        </w:rPr>
        <w:t>,</w:t>
      </w:r>
      <w:r w:rsidRPr="007264F7">
        <w:rPr>
          <w:sz w:val="24"/>
          <w:szCs w:val="24"/>
          <w:cs/>
        </w:rPr>
        <w:t xml:space="preserve"> 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४५२</w:t>
      </w:r>
      <w:r w:rsidRPr="0069493C">
        <w:rPr>
          <w:color w:val="00B050"/>
          <w:sz w:val="24"/>
          <w:szCs w:val="24"/>
        </w:rPr>
        <w:t>]</w:t>
      </w:r>
      <w:r w:rsidR="00657F9B">
        <w:rPr>
          <w:rFonts w:hint="cs"/>
          <w:color w:val="00B050"/>
          <w:sz w:val="24"/>
          <w:szCs w:val="24"/>
          <w:cs/>
        </w:rPr>
        <w:tab/>
      </w:r>
      <w:r w:rsidR="004605FC" w:rsidRPr="007264F7">
        <w:rPr>
          <w:bCs w:val="0"/>
          <w:sz w:val="24"/>
          <w:szCs w:val="24"/>
          <w:cs/>
        </w:rPr>
        <w:t>संपसारी कयकिरिए</w:t>
      </w:r>
      <w:r w:rsidR="004605FC" w:rsidRPr="007264F7">
        <w:rPr>
          <w:rFonts w:hint="cs"/>
          <w:bCs w:val="0"/>
          <w:sz w:val="24"/>
          <w:szCs w:val="24"/>
          <w:cs/>
          <w:lang w:bidi="sa-IN"/>
        </w:rPr>
        <w:t>,</w:t>
      </w:r>
      <w:r w:rsidR="004605FC" w:rsidRPr="007264F7">
        <w:rPr>
          <w:bCs w:val="0"/>
          <w:sz w:val="24"/>
          <w:szCs w:val="24"/>
          <w:cs/>
        </w:rPr>
        <w:t xml:space="preserve"> पसिणायतणाणि य</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सागारियं</w:t>
      </w:r>
      <w:r w:rsidRPr="007264F7">
        <w:rPr>
          <w:rFonts w:hint="cs"/>
          <w:sz w:val="24"/>
          <w:szCs w:val="24"/>
          <w:cs/>
        </w:rPr>
        <w:t xml:space="preserve"> </w:t>
      </w:r>
      <w:r w:rsidRPr="007264F7">
        <w:rPr>
          <w:rFonts w:hint="cs"/>
          <w:sz w:val="24"/>
          <w:szCs w:val="24"/>
          <w:cs/>
          <w:lang w:bidi="sa-IN"/>
        </w:rPr>
        <w:t>च</w:t>
      </w:r>
      <w:r w:rsidRPr="007264F7">
        <w:rPr>
          <w:sz w:val="24"/>
          <w:szCs w:val="24"/>
          <w:cs/>
        </w:rPr>
        <w:t xml:space="preserve"> पिंडं च</w:t>
      </w:r>
      <w:r w:rsidRPr="007264F7">
        <w:rPr>
          <w:rFonts w:hint="cs"/>
          <w:sz w:val="24"/>
          <w:szCs w:val="24"/>
          <w:cs/>
          <w:lang w:bidi="sa-IN"/>
        </w:rPr>
        <w:t>,</w:t>
      </w:r>
      <w:r w:rsidRPr="007264F7">
        <w:rPr>
          <w:sz w:val="24"/>
          <w:szCs w:val="24"/>
          <w:cs/>
        </w:rPr>
        <w:t xml:space="preserve"> 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४५३</w:t>
      </w:r>
      <w:r w:rsidRPr="0069493C">
        <w:rPr>
          <w:color w:val="00B050"/>
          <w:sz w:val="24"/>
          <w:szCs w:val="24"/>
        </w:rPr>
        <w:t>]</w:t>
      </w:r>
      <w:r w:rsidR="00657F9B">
        <w:rPr>
          <w:rFonts w:hint="cs"/>
          <w:color w:val="00B050"/>
          <w:sz w:val="24"/>
          <w:szCs w:val="24"/>
          <w:cs/>
        </w:rPr>
        <w:tab/>
      </w:r>
      <w:r w:rsidR="004605FC" w:rsidRPr="007264F7">
        <w:rPr>
          <w:bCs w:val="0"/>
          <w:sz w:val="24"/>
          <w:szCs w:val="24"/>
          <w:cs/>
        </w:rPr>
        <w:t>अट्ठा</w:t>
      </w:r>
      <w:r w:rsidR="004605FC" w:rsidRPr="007264F7">
        <w:rPr>
          <w:rFonts w:hint="cs"/>
          <w:bCs w:val="0"/>
          <w:sz w:val="24"/>
          <w:szCs w:val="24"/>
          <w:cs/>
          <w:lang w:bidi="sa-IN"/>
        </w:rPr>
        <w:t>वयं</w:t>
      </w:r>
      <w:r w:rsidR="004605FC" w:rsidRPr="007264F7">
        <w:rPr>
          <w:bCs w:val="0"/>
          <w:sz w:val="24"/>
          <w:szCs w:val="24"/>
          <w:cs/>
        </w:rPr>
        <w:t xml:space="preserve"> न सिक्खेज्जा</w:t>
      </w:r>
      <w:r w:rsidR="004605FC" w:rsidRPr="007264F7">
        <w:rPr>
          <w:rFonts w:hint="cs"/>
          <w:bCs w:val="0"/>
          <w:sz w:val="24"/>
          <w:szCs w:val="24"/>
          <w:cs/>
          <w:lang w:bidi="sa-IN"/>
        </w:rPr>
        <w:t>,</w:t>
      </w:r>
      <w:r w:rsidR="004605FC" w:rsidRPr="007264F7">
        <w:rPr>
          <w:bCs w:val="0"/>
          <w:sz w:val="24"/>
          <w:szCs w:val="24"/>
          <w:cs/>
        </w:rPr>
        <w:t xml:space="preserve"> वेधादीयं च नो वए </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हत्थकम्मं विवायं च</w:t>
      </w:r>
      <w:r w:rsidRPr="007264F7">
        <w:rPr>
          <w:rFonts w:hint="cs"/>
          <w:sz w:val="24"/>
          <w:szCs w:val="24"/>
          <w:cs/>
          <w:lang w:bidi="sa-IN"/>
        </w:rPr>
        <w:t>,</w:t>
      </w:r>
      <w:r w:rsidRPr="007264F7">
        <w:rPr>
          <w:sz w:val="24"/>
          <w:szCs w:val="24"/>
          <w:cs/>
        </w:rPr>
        <w:t xml:space="preserve"> 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४५४</w:t>
      </w:r>
      <w:r w:rsidRPr="0069493C">
        <w:rPr>
          <w:color w:val="00B050"/>
          <w:sz w:val="24"/>
          <w:szCs w:val="24"/>
        </w:rPr>
        <w:t>]</w:t>
      </w:r>
      <w:r w:rsidR="00657F9B">
        <w:rPr>
          <w:rFonts w:hint="cs"/>
          <w:color w:val="00B050"/>
          <w:sz w:val="24"/>
          <w:szCs w:val="24"/>
          <w:cs/>
        </w:rPr>
        <w:tab/>
      </w:r>
      <w:r w:rsidR="004605FC" w:rsidRPr="007264F7">
        <w:rPr>
          <w:bCs w:val="0"/>
          <w:sz w:val="24"/>
          <w:szCs w:val="24"/>
          <w:cs/>
        </w:rPr>
        <w:t xml:space="preserve">उवाणहाओ </w:t>
      </w:r>
      <w:r w:rsidR="004605FC" w:rsidRPr="007264F7">
        <w:rPr>
          <w:rFonts w:hint="cs"/>
          <w:bCs w:val="0"/>
          <w:sz w:val="24"/>
          <w:szCs w:val="24"/>
          <w:cs/>
        </w:rPr>
        <w:t xml:space="preserve">य </w:t>
      </w:r>
      <w:r w:rsidR="004605FC" w:rsidRPr="007264F7">
        <w:rPr>
          <w:bCs w:val="0"/>
          <w:sz w:val="24"/>
          <w:szCs w:val="24"/>
          <w:cs/>
        </w:rPr>
        <w:t>छत्तं च नालियं बालवीयणं</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परकिरियं अ</w:t>
      </w:r>
      <w:r w:rsidRPr="007264F7">
        <w:rPr>
          <w:rFonts w:hint="cs"/>
          <w:sz w:val="24"/>
          <w:szCs w:val="24"/>
          <w:cs/>
          <w:lang w:bidi="sa-IN"/>
        </w:rPr>
        <w:t>न्न</w:t>
      </w:r>
      <w:r w:rsidRPr="007264F7">
        <w:rPr>
          <w:sz w:val="24"/>
          <w:szCs w:val="24"/>
          <w:cs/>
        </w:rPr>
        <w:t>म</w:t>
      </w:r>
      <w:r w:rsidRPr="007264F7">
        <w:rPr>
          <w:rFonts w:hint="cs"/>
          <w:sz w:val="24"/>
          <w:szCs w:val="24"/>
          <w:cs/>
          <w:lang w:bidi="sa-IN"/>
        </w:rPr>
        <w:t>न्नं</w:t>
      </w:r>
      <w:r w:rsidRPr="007264F7">
        <w:rPr>
          <w:sz w:val="24"/>
          <w:szCs w:val="24"/>
          <w:cs/>
        </w:rPr>
        <w:t xml:space="preserve"> च</w:t>
      </w:r>
      <w:r w:rsidRPr="007264F7">
        <w:rPr>
          <w:rFonts w:hint="cs"/>
          <w:sz w:val="24"/>
          <w:szCs w:val="24"/>
          <w:cs/>
          <w:lang w:bidi="sa-IN"/>
        </w:rPr>
        <w:t>,</w:t>
      </w:r>
      <w:r w:rsidRPr="007264F7">
        <w:rPr>
          <w:sz w:val="24"/>
          <w:szCs w:val="24"/>
          <w:cs/>
        </w:rPr>
        <w:t xml:space="preserve"> 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४५५</w:t>
      </w:r>
      <w:r w:rsidRPr="0069493C">
        <w:rPr>
          <w:color w:val="00B050"/>
          <w:sz w:val="24"/>
          <w:szCs w:val="24"/>
        </w:rPr>
        <w:t>]</w:t>
      </w:r>
      <w:r w:rsidR="00657F9B">
        <w:rPr>
          <w:rFonts w:hint="cs"/>
          <w:color w:val="00B050"/>
          <w:sz w:val="24"/>
          <w:szCs w:val="24"/>
          <w:cs/>
        </w:rPr>
        <w:tab/>
      </w:r>
      <w:r w:rsidR="004605FC" w:rsidRPr="007264F7">
        <w:rPr>
          <w:bCs w:val="0"/>
          <w:sz w:val="24"/>
          <w:szCs w:val="24"/>
          <w:cs/>
        </w:rPr>
        <w:t>उच्चारं पासवणं</w:t>
      </w:r>
      <w:r w:rsidR="004605FC" w:rsidRPr="007264F7">
        <w:rPr>
          <w:rFonts w:hint="cs"/>
          <w:bCs w:val="0"/>
          <w:sz w:val="24"/>
          <w:szCs w:val="24"/>
          <w:cs/>
          <w:lang w:bidi="sa-IN"/>
        </w:rPr>
        <w:t>,</w:t>
      </w:r>
      <w:r w:rsidR="004605FC" w:rsidRPr="007264F7">
        <w:rPr>
          <w:bCs w:val="0"/>
          <w:sz w:val="24"/>
          <w:szCs w:val="24"/>
          <w:cs/>
        </w:rPr>
        <w:t xml:space="preserve"> हरितेसु न करे मु</w:t>
      </w:r>
      <w:r w:rsidR="004605FC" w:rsidRPr="007264F7">
        <w:rPr>
          <w:rFonts w:hint="cs"/>
          <w:bCs w:val="0"/>
          <w:sz w:val="24"/>
          <w:szCs w:val="24"/>
          <w:cs/>
          <w:lang w:bidi="sa-IN"/>
        </w:rPr>
        <w:t>नी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वियडेण वावि साहट्टु</w:t>
      </w:r>
      <w:r w:rsidRPr="007264F7">
        <w:rPr>
          <w:rFonts w:hint="cs"/>
          <w:sz w:val="24"/>
          <w:szCs w:val="24"/>
          <w:cs/>
          <w:lang w:bidi="sa-IN"/>
        </w:rPr>
        <w:t>,</w:t>
      </w:r>
      <w:r w:rsidRPr="007264F7">
        <w:rPr>
          <w:sz w:val="24"/>
          <w:szCs w:val="24"/>
          <w:cs/>
        </w:rPr>
        <w:t xml:space="preserve"> नायमेज्ज</w:t>
      </w:r>
      <w:r w:rsidRPr="007264F7">
        <w:rPr>
          <w:rFonts w:hint="cs"/>
          <w:sz w:val="24"/>
          <w:szCs w:val="24"/>
          <w:cs/>
          <w:lang w:bidi="sa-IN"/>
        </w:rPr>
        <w:t>ा</w:t>
      </w:r>
      <w:r w:rsidRPr="007264F7">
        <w:rPr>
          <w:sz w:val="24"/>
          <w:szCs w:val="24"/>
          <w:cs/>
        </w:rPr>
        <w:t xml:space="preserve"> कयाइ वि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४५६</w:t>
      </w:r>
      <w:r w:rsidRPr="0069493C">
        <w:rPr>
          <w:color w:val="00B050"/>
          <w:sz w:val="24"/>
          <w:szCs w:val="24"/>
        </w:rPr>
        <w:t>]</w:t>
      </w:r>
      <w:r w:rsidR="00657F9B">
        <w:rPr>
          <w:rFonts w:hint="cs"/>
          <w:color w:val="00B050"/>
          <w:sz w:val="24"/>
          <w:szCs w:val="24"/>
          <w:cs/>
        </w:rPr>
        <w:tab/>
      </w:r>
      <w:r w:rsidR="004605FC" w:rsidRPr="007264F7">
        <w:rPr>
          <w:bCs w:val="0"/>
          <w:sz w:val="24"/>
          <w:szCs w:val="24"/>
          <w:cs/>
        </w:rPr>
        <w:t>परमत्ते अ</w:t>
      </w:r>
      <w:r w:rsidR="004605FC" w:rsidRPr="007264F7">
        <w:rPr>
          <w:rFonts w:hint="cs"/>
          <w:bCs w:val="0"/>
          <w:sz w:val="24"/>
          <w:szCs w:val="24"/>
          <w:cs/>
          <w:lang w:bidi="sa-IN"/>
        </w:rPr>
        <w:t>न्न</w:t>
      </w:r>
      <w:r w:rsidR="004605FC" w:rsidRPr="007264F7">
        <w:rPr>
          <w:bCs w:val="0"/>
          <w:sz w:val="24"/>
          <w:szCs w:val="24"/>
          <w:cs/>
        </w:rPr>
        <w:t>पा</w:t>
      </w:r>
      <w:r w:rsidR="004605FC" w:rsidRPr="007264F7">
        <w:rPr>
          <w:rFonts w:hint="cs"/>
          <w:bCs w:val="0"/>
          <w:sz w:val="24"/>
          <w:szCs w:val="24"/>
          <w:cs/>
          <w:lang w:bidi="sa-IN"/>
        </w:rPr>
        <w:t>नं</w:t>
      </w:r>
      <w:r w:rsidR="004605FC" w:rsidRPr="007264F7">
        <w:rPr>
          <w:bCs w:val="0"/>
          <w:sz w:val="24"/>
          <w:szCs w:val="24"/>
          <w:cs/>
        </w:rPr>
        <w:t xml:space="preserve"> न भुंजेज्ज कयाइ वि</w:t>
      </w:r>
      <w:r w:rsidR="004605FC" w:rsidRPr="007264F7">
        <w:rPr>
          <w:rFonts w:hint="cs"/>
          <w:bCs w:val="0"/>
          <w:sz w:val="24"/>
          <w:szCs w:val="24"/>
          <w:cs/>
          <w:lang w:bidi="sa-IN"/>
        </w:rPr>
        <w:t xml:space="preserve"> ।</w:t>
      </w:r>
    </w:p>
    <w:p w:rsidR="004605FC" w:rsidRPr="007264F7" w:rsidRDefault="004605FC" w:rsidP="00657F9B">
      <w:pPr>
        <w:pStyle w:val="PlainHindi"/>
        <w:spacing w:after="0"/>
        <w:ind w:left="720" w:right="2338" w:firstLine="2160"/>
        <w:jc w:val="distribute"/>
        <w:rPr>
          <w:sz w:val="24"/>
          <w:szCs w:val="24"/>
        </w:rPr>
      </w:pPr>
      <w:r w:rsidRPr="007264F7">
        <w:rPr>
          <w:sz w:val="24"/>
          <w:szCs w:val="24"/>
          <w:cs/>
        </w:rPr>
        <w:t>परवत्थं अचेलो</w:t>
      </w:r>
      <w:r w:rsidRPr="007264F7">
        <w:rPr>
          <w:rFonts w:hint="cs"/>
          <w:sz w:val="24"/>
          <w:szCs w:val="24"/>
          <w:cs/>
          <w:lang w:bidi="sa-IN"/>
        </w:rPr>
        <w:t>ऽ</w:t>
      </w:r>
      <w:r w:rsidRPr="007264F7">
        <w:rPr>
          <w:sz w:val="24"/>
          <w:szCs w:val="24"/>
          <w:cs/>
        </w:rPr>
        <w:t>वि</w:t>
      </w:r>
      <w:r w:rsidRPr="007264F7">
        <w:rPr>
          <w:rFonts w:hint="cs"/>
          <w:sz w:val="24"/>
          <w:szCs w:val="24"/>
          <w:cs/>
          <w:lang w:bidi="sa-IN"/>
        </w:rPr>
        <w:t>,</w:t>
      </w:r>
      <w:r w:rsidRPr="007264F7">
        <w:rPr>
          <w:sz w:val="24"/>
          <w:szCs w:val="24"/>
          <w:cs/>
        </w:rPr>
        <w:t xml:space="preserve"> तं विज्जं परिजाणिया ।।</w:t>
      </w:r>
    </w:p>
    <w:p w:rsidR="004605FC" w:rsidRPr="007264F7" w:rsidRDefault="00B24053"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४५७</w:t>
      </w:r>
      <w:r w:rsidRPr="0069493C">
        <w:rPr>
          <w:color w:val="00B050"/>
          <w:sz w:val="24"/>
          <w:szCs w:val="24"/>
        </w:rPr>
        <w:t>]</w:t>
      </w:r>
      <w:r w:rsidR="00657F9B">
        <w:rPr>
          <w:rFonts w:hint="cs"/>
          <w:color w:val="00B050"/>
          <w:sz w:val="24"/>
          <w:szCs w:val="24"/>
          <w:cs/>
        </w:rPr>
        <w:tab/>
      </w:r>
      <w:r w:rsidR="004605FC" w:rsidRPr="007264F7">
        <w:rPr>
          <w:bCs w:val="0"/>
          <w:sz w:val="24"/>
          <w:szCs w:val="24"/>
          <w:cs/>
        </w:rPr>
        <w:t>आसंदी पलियंके य</w:t>
      </w:r>
      <w:r w:rsidR="004605FC" w:rsidRPr="007264F7">
        <w:rPr>
          <w:rFonts w:hint="cs"/>
          <w:bCs w:val="0"/>
          <w:sz w:val="24"/>
          <w:szCs w:val="24"/>
          <w:cs/>
          <w:lang w:bidi="sa-IN"/>
        </w:rPr>
        <w:t>,</w:t>
      </w:r>
      <w:r w:rsidR="004605FC" w:rsidRPr="007264F7">
        <w:rPr>
          <w:bCs w:val="0"/>
          <w:sz w:val="24"/>
          <w:szCs w:val="24"/>
          <w:cs/>
        </w:rPr>
        <w:t xml:space="preserve"> निसिज्जं च गिहंतरे</w:t>
      </w:r>
      <w:r w:rsidR="004605FC" w:rsidRPr="007264F7">
        <w:rPr>
          <w:rFonts w:hint="cs"/>
          <w:bCs w:val="0"/>
          <w:sz w:val="24"/>
          <w:szCs w:val="24"/>
          <w:cs/>
          <w:lang w:bidi="sa-IN"/>
        </w:rPr>
        <w:t xml:space="preserve"> ।</w:t>
      </w:r>
    </w:p>
    <w:p w:rsidR="00FE5B7C" w:rsidRDefault="00FE5B7C" w:rsidP="00FE5B7C">
      <w:pPr>
        <w:spacing w:after="0" w:line="240" w:lineRule="auto"/>
        <w:ind w:right="1708"/>
        <w:contextualSpacing/>
        <w:rPr>
          <w:rFonts w:cs="Mangal"/>
          <w:sz w:val="24"/>
          <w:szCs w:val="24"/>
        </w:rPr>
      </w:pPr>
      <w:r>
        <w:rPr>
          <w:rFonts w:cs="Mangal" w:hint="cs"/>
          <w:sz w:val="24"/>
          <w:szCs w:val="24"/>
          <w:cs/>
        </w:rPr>
        <w:lastRenderedPageBreak/>
        <w:t xml:space="preserve">सुयक्खंधो-१, अज्झयणं-९, </w:t>
      </w:r>
      <w:r w:rsidR="00F56DDD">
        <w:rPr>
          <w:rFonts w:cs="Mangal" w:hint="cs"/>
          <w:sz w:val="24"/>
          <w:szCs w:val="24"/>
          <w:cs/>
        </w:rPr>
        <w:t>उद्देसो-</w:t>
      </w:r>
    </w:p>
    <w:tbl>
      <w:tblPr>
        <w:tblW w:w="10140" w:type="dxa"/>
        <w:tblInd w:w="93" w:type="dxa"/>
        <w:tblBorders>
          <w:top w:val="single" w:sz="4" w:space="0" w:color="auto"/>
        </w:tblBorders>
        <w:tblLook w:val="04A0"/>
      </w:tblPr>
      <w:tblGrid>
        <w:gridCol w:w="10140"/>
      </w:tblGrid>
      <w:tr w:rsidR="00FE5B7C" w:rsidTr="00900160">
        <w:trPr>
          <w:trHeight w:val="228"/>
        </w:trPr>
        <w:tc>
          <w:tcPr>
            <w:tcW w:w="10140" w:type="dxa"/>
            <w:tcBorders>
              <w:top w:val="single" w:sz="4" w:space="0" w:color="FF0000"/>
              <w:left w:val="nil"/>
              <w:bottom w:val="nil"/>
              <w:right w:val="nil"/>
            </w:tcBorders>
          </w:tcPr>
          <w:p w:rsidR="00FE5B7C" w:rsidRDefault="00FE5B7C"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F56DDD" w:rsidRDefault="004605FC" w:rsidP="00657F9B">
      <w:pPr>
        <w:pStyle w:val="PlainHindi"/>
        <w:spacing w:after="0"/>
        <w:ind w:left="720" w:right="2338" w:firstLine="2160"/>
        <w:jc w:val="distribute"/>
        <w:rPr>
          <w:sz w:val="23"/>
          <w:szCs w:val="23"/>
        </w:rPr>
      </w:pPr>
      <w:r w:rsidRPr="00F56DDD">
        <w:rPr>
          <w:sz w:val="23"/>
          <w:szCs w:val="23"/>
          <w:cs/>
        </w:rPr>
        <w:t>संपुच्छणं सरणं वा</w:t>
      </w:r>
      <w:r w:rsidRPr="00F56DDD">
        <w:rPr>
          <w:rFonts w:hint="cs"/>
          <w:sz w:val="23"/>
          <w:szCs w:val="23"/>
          <w:cs/>
          <w:lang w:bidi="sa-IN"/>
        </w:rPr>
        <w:t>,</w:t>
      </w:r>
      <w:r w:rsidRPr="00F56DDD">
        <w:rPr>
          <w:sz w:val="23"/>
          <w:szCs w:val="23"/>
          <w:cs/>
        </w:rPr>
        <w:t xml:space="preserve"> तं विज्जं परिजाणिया ।।</w:t>
      </w:r>
    </w:p>
    <w:p w:rsidR="004605FC" w:rsidRPr="00F56DDD" w:rsidRDefault="00B24053"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४५८</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जसं कित्ती सिलोगं च</w:t>
      </w:r>
      <w:r w:rsidR="004605FC" w:rsidRPr="00F56DDD">
        <w:rPr>
          <w:rFonts w:hint="cs"/>
          <w:bCs w:val="0"/>
          <w:sz w:val="23"/>
          <w:szCs w:val="23"/>
          <w:cs/>
          <w:lang w:bidi="sa-IN"/>
        </w:rPr>
        <w:t>,</w:t>
      </w:r>
      <w:r w:rsidR="004605FC" w:rsidRPr="00F56DDD">
        <w:rPr>
          <w:bCs w:val="0"/>
          <w:sz w:val="23"/>
          <w:szCs w:val="23"/>
          <w:cs/>
        </w:rPr>
        <w:t xml:space="preserve"> जा य वंदणपूयणा</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सव्वलोगंसि जे कामा</w:t>
      </w:r>
      <w:r w:rsidRPr="00F56DDD">
        <w:rPr>
          <w:rFonts w:hint="cs"/>
          <w:sz w:val="23"/>
          <w:szCs w:val="23"/>
          <w:cs/>
          <w:lang w:bidi="sa-IN"/>
        </w:rPr>
        <w:t>,</w:t>
      </w:r>
      <w:r w:rsidRPr="00F56DDD">
        <w:rPr>
          <w:sz w:val="23"/>
          <w:szCs w:val="23"/>
          <w:cs/>
        </w:rPr>
        <w:t xml:space="preserve"> तं विज्जं परिजाणिया ।।</w:t>
      </w:r>
    </w:p>
    <w:p w:rsidR="004605FC" w:rsidRPr="00F56DDD" w:rsidRDefault="00B24053"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४५९</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जेणेहं निव्वहे भिक्ख</w:t>
      </w:r>
      <w:r w:rsidR="004605FC" w:rsidRPr="00F56DDD">
        <w:rPr>
          <w:rFonts w:hint="cs"/>
          <w:bCs w:val="0"/>
          <w:sz w:val="23"/>
          <w:szCs w:val="23"/>
          <w:cs/>
          <w:lang w:bidi="sa-IN"/>
        </w:rPr>
        <w:t>ू</w:t>
      </w:r>
      <w:r w:rsidR="004605FC" w:rsidRPr="00F56DDD">
        <w:rPr>
          <w:bCs w:val="0"/>
          <w:sz w:val="23"/>
          <w:szCs w:val="23"/>
          <w:cs/>
        </w:rPr>
        <w:t xml:space="preserve"> अ</w:t>
      </w:r>
      <w:r w:rsidR="004605FC" w:rsidRPr="00F56DDD">
        <w:rPr>
          <w:rFonts w:hint="cs"/>
          <w:bCs w:val="0"/>
          <w:sz w:val="23"/>
          <w:szCs w:val="23"/>
          <w:cs/>
          <w:lang w:bidi="sa-IN"/>
        </w:rPr>
        <w:t>न्न</w:t>
      </w:r>
      <w:r w:rsidR="004605FC" w:rsidRPr="00F56DDD">
        <w:rPr>
          <w:bCs w:val="0"/>
          <w:sz w:val="23"/>
          <w:szCs w:val="23"/>
          <w:cs/>
        </w:rPr>
        <w:t>पा</w:t>
      </w:r>
      <w:r w:rsidR="004605FC" w:rsidRPr="00F56DDD">
        <w:rPr>
          <w:rFonts w:hint="cs"/>
          <w:bCs w:val="0"/>
          <w:sz w:val="23"/>
          <w:szCs w:val="23"/>
          <w:cs/>
          <w:lang w:bidi="sa-IN"/>
        </w:rPr>
        <w:t>नं</w:t>
      </w:r>
      <w:r w:rsidR="004605FC" w:rsidRPr="00F56DDD">
        <w:rPr>
          <w:bCs w:val="0"/>
          <w:sz w:val="23"/>
          <w:szCs w:val="23"/>
          <w:cs/>
        </w:rPr>
        <w:t xml:space="preserve"> तहाविहं</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अ</w:t>
      </w:r>
      <w:r w:rsidRPr="00F56DDD">
        <w:rPr>
          <w:rFonts w:hint="cs"/>
          <w:sz w:val="23"/>
          <w:szCs w:val="23"/>
          <w:cs/>
          <w:lang w:bidi="sa-IN"/>
        </w:rPr>
        <w:t>नु</w:t>
      </w:r>
      <w:r w:rsidRPr="00F56DDD">
        <w:rPr>
          <w:sz w:val="23"/>
          <w:szCs w:val="23"/>
          <w:cs/>
        </w:rPr>
        <w:t>प्पदाणम</w:t>
      </w:r>
      <w:r w:rsidRPr="00F56DDD">
        <w:rPr>
          <w:rFonts w:hint="cs"/>
          <w:sz w:val="23"/>
          <w:szCs w:val="23"/>
          <w:cs/>
          <w:lang w:bidi="sa-IN"/>
        </w:rPr>
        <w:t>न्ने</w:t>
      </w:r>
      <w:r w:rsidRPr="00F56DDD">
        <w:rPr>
          <w:sz w:val="23"/>
          <w:szCs w:val="23"/>
          <w:cs/>
        </w:rPr>
        <w:t>सिं</w:t>
      </w:r>
      <w:r w:rsidRPr="00F56DDD">
        <w:rPr>
          <w:rFonts w:hint="cs"/>
          <w:sz w:val="23"/>
          <w:szCs w:val="23"/>
          <w:cs/>
          <w:lang w:bidi="sa-IN"/>
        </w:rPr>
        <w:t>,</w:t>
      </w:r>
      <w:r w:rsidRPr="00F56DDD">
        <w:rPr>
          <w:sz w:val="23"/>
          <w:szCs w:val="23"/>
          <w:cs/>
        </w:rPr>
        <w:t xml:space="preserve"> तं विज्जं परिजाणिया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४६०</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एवं उदाहु निग्गंथे</w:t>
      </w:r>
      <w:r w:rsidR="004605FC" w:rsidRPr="00F56DDD">
        <w:rPr>
          <w:rFonts w:hint="cs"/>
          <w:bCs w:val="0"/>
          <w:sz w:val="23"/>
          <w:szCs w:val="23"/>
          <w:cs/>
          <w:lang w:bidi="sa-IN"/>
        </w:rPr>
        <w:t>,</w:t>
      </w:r>
      <w:r w:rsidR="004605FC" w:rsidRPr="00F56DDD">
        <w:rPr>
          <w:bCs w:val="0"/>
          <w:sz w:val="23"/>
          <w:szCs w:val="23"/>
          <w:cs/>
        </w:rPr>
        <w:t xml:space="preserve"> महावीरे महामु</w:t>
      </w:r>
      <w:r w:rsidR="004605FC" w:rsidRPr="00F56DDD">
        <w:rPr>
          <w:rFonts w:hint="cs"/>
          <w:bCs w:val="0"/>
          <w:sz w:val="23"/>
          <w:szCs w:val="23"/>
          <w:cs/>
          <w:lang w:bidi="sa-IN"/>
        </w:rPr>
        <w:t>नी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अ</w:t>
      </w:r>
      <w:r w:rsidRPr="00F56DDD">
        <w:rPr>
          <w:rFonts w:hint="cs"/>
          <w:sz w:val="23"/>
          <w:szCs w:val="23"/>
          <w:cs/>
          <w:lang w:bidi="sa-IN"/>
        </w:rPr>
        <w:t>नं</w:t>
      </w:r>
      <w:r w:rsidRPr="00F56DDD">
        <w:rPr>
          <w:sz w:val="23"/>
          <w:szCs w:val="23"/>
          <w:cs/>
        </w:rPr>
        <w:t>तनाणदंसी से</w:t>
      </w:r>
      <w:r w:rsidRPr="00F56DDD">
        <w:rPr>
          <w:rFonts w:hint="cs"/>
          <w:sz w:val="23"/>
          <w:szCs w:val="23"/>
          <w:cs/>
          <w:lang w:bidi="sa-IN"/>
        </w:rPr>
        <w:t>,</w:t>
      </w:r>
      <w:r w:rsidRPr="00F56DDD">
        <w:rPr>
          <w:sz w:val="23"/>
          <w:szCs w:val="23"/>
          <w:cs/>
        </w:rPr>
        <w:t xml:space="preserve"> धम्मं देसितवं सु</w:t>
      </w:r>
      <w:r w:rsidRPr="00F56DDD">
        <w:rPr>
          <w:rFonts w:hint="cs"/>
          <w:sz w:val="23"/>
          <w:szCs w:val="23"/>
          <w:cs/>
          <w:lang w:bidi="sa-IN"/>
        </w:rPr>
        <w:t>त्तं</w:t>
      </w:r>
      <w:r w:rsidRPr="00F56DDD">
        <w:rPr>
          <w:sz w:val="23"/>
          <w:szCs w:val="23"/>
          <w:cs/>
        </w:rPr>
        <w:t xml:space="preserve">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४६१</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भासमाणो न भासेज्जा न</w:t>
      </w:r>
      <w:r w:rsidR="004605FC" w:rsidRPr="00F56DDD">
        <w:rPr>
          <w:rFonts w:hint="cs"/>
          <w:bCs w:val="0"/>
          <w:sz w:val="23"/>
          <w:szCs w:val="23"/>
          <w:cs/>
        </w:rPr>
        <w:t>ेव</w:t>
      </w:r>
      <w:r w:rsidR="004605FC" w:rsidRPr="00F56DDD">
        <w:rPr>
          <w:bCs w:val="0"/>
          <w:sz w:val="23"/>
          <w:szCs w:val="23"/>
          <w:cs/>
        </w:rPr>
        <w:t xml:space="preserve"> </w:t>
      </w:r>
      <w:r w:rsidR="004605FC" w:rsidRPr="00F56DDD">
        <w:rPr>
          <w:rFonts w:hint="cs"/>
          <w:bCs w:val="0"/>
          <w:sz w:val="23"/>
          <w:szCs w:val="23"/>
          <w:cs/>
          <w:lang w:bidi="sa-IN"/>
        </w:rPr>
        <w:t>वं</w:t>
      </w:r>
      <w:r w:rsidR="004605FC" w:rsidRPr="00F56DDD">
        <w:rPr>
          <w:rFonts w:hint="cs"/>
          <w:bCs w:val="0"/>
          <w:sz w:val="23"/>
          <w:szCs w:val="23"/>
          <w:cs/>
        </w:rPr>
        <w:t>फे</w:t>
      </w:r>
      <w:r w:rsidR="004605FC" w:rsidRPr="00F56DDD">
        <w:rPr>
          <w:bCs w:val="0"/>
          <w:sz w:val="23"/>
          <w:szCs w:val="23"/>
          <w:cs/>
        </w:rPr>
        <w:t>ज्ज मम्मयं</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माइट्ठाणं विवज्जेज्जा</w:t>
      </w:r>
      <w:r w:rsidRPr="00F56DDD">
        <w:rPr>
          <w:rFonts w:hint="cs"/>
          <w:sz w:val="23"/>
          <w:szCs w:val="23"/>
          <w:cs/>
          <w:lang w:bidi="sa-IN"/>
        </w:rPr>
        <w:t>,</w:t>
      </w:r>
      <w:r w:rsidRPr="00F56DDD">
        <w:rPr>
          <w:sz w:val="23"/>
          <w:szCs w:val="23"/>
          <w:cs/>
        </w:rPr>
        <w:t xml:space="preserve"> अ</w:t>
      </w:r>
      <w:r w:rsidRPr="00F56DDD">
        <w:rPr>
          <w:rFonts w:hint="cs"/>
          <w:sz w:val="23"/>
          <w:szCs w:val="23"/>
          <w:cs/>
          <w:lang w:bidi="sa-IN"/>
        </w:rPr>
        <w:t>नु</w:t>
      </w:r>
      <w:r w:rsidRPr="00F56DDD">
        <w:rPr>
          <w:rFonts w:hint="cs"/>
          <w:sz w:val="23"/>
          <w:szCs w:val="23"/>
          <w:cs/>
        </w:rPr>
        <w:t>चिंतिय</w:t>
      </w:r>
      <w:r w:rsidRPr="00F56DDD">
        <w:rPr>
          <w:sz w:val="23"/>
          <w:szCs w:val="23"/>
          <w:cs/>
        </w:rPr>
        <w:t xml:space="preserve"> वियागरे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४६२</w:t>
      </w:r>
      <w:r w:rsidRPr="00F56DDD">
        <w:rPr>
          <w:color w:val="00B050"/>
          <w:sz w:val="23"/>
          <w:szCs w:val="23"/>
        </w:rPr>
        <w:t>]</w:t>
      </w:r>
      <w:r w:rsidR="00657F9B" w:rsidRPr="00F56DDD">
        <w:rPr>
          <w:rFonts w:hint="cs"/>
          <w:color w:val="00B050"/>
          <w:sz w:val="23"/>
          <w:szCs w:val="23"/>
          <w:cs/>
        </w:rPr>
        <w:tab/>
      </w:r>
      <w:r w:rsidR="004605FC" w:rsidRPr="00F56DDD">
        <w:rPr>
          <w:rFonts w:hint="cs"/>
          <w:bCs w:val="0"/>
          <w:sz w:val="23"/>
          <w:szCs w:val="23"/>
          <w:cs/>
          <w:lang w:bidi="sa-IN"/>
        </w:rPr>
        <w:t>तत्थिमा</w:t>
      </w:r>
      <w:r w:rsidR="004605FC" w:rsidRPr="00F56DDD">
        <w:rPr>
          <w:bCs w:val="0"/>
          <w:sz w:val="23"/>
          <w:szCs w:val="23"/>
          <w:cs/>
        </w:rPr>
        <w:t xml:space="preserve"> त</w:t>
      </w:r>
      <w:r w:rsidR="004605FC" w:rsidRPr="00F56DDD">
        <w:rPr>
          <w:rFonts w:hint="cs"/>
          <w:bCs w:val="0"/>
          <w:sz w:val="23"/>
          <w:szCs w:val="23"/>
          <w:cs/>
          <w:lang w:bidi="sa-IN"/>
        </w:rPr>
        <w:t>इ</w:t>
      </w:r>
      <w:r w:rsidR="004605FC" w:rsidRPr="00F56DDD">
        <w:rPr>
          <w:bCs w:val="0"/>
          <w:sz w:val="23"/>
          <w:szCs w:val="23"/>
          <w:cs/>
        </w:rPr>
        <w:t>या भासा जं वइत्ता</w:t>
      </w:r>
      <w:r w:rsidR="004605FC" w:rsidRPr="00F56DDD">
        <w:rPr>
          <w:rFonts w:hint="cs"/>
          <w:bCs w:val="0"/>
          <w:sz w:val="23"/>
          <w:szCs w:val="23"/>
          <w:cs/>
          <w:lang w:bidi="sa-IN"/>
        </w:rPr>
        <w:t>ऽनु</w:t>
      </w:r>
      <w:r w:rsidR="004605FC" w:rsidRPr="00F56DDD">
        <w:rPr>
          <w:bCs w:val="0"/>
          <w:sz w:val="23"/>
          <w:szCs w:val="23"/>
          <w:cs/>
        </w:rPr>
        <w:t>तप्पई</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जं छ</w:t>
      </w:r>
      <w:r w:rsidRPr="00F56DDD">
        <w:rPr>
          <w:rFonts w:hint="cs"/>
          <w:sz w:val="23"/>
          <w:szCs w:val="23"/>
          <w:cs/>
          <w:lang w:bidi="sa-IN"/>
        </w:rPr>
        <w:t>न्नं</w:t>
      </w:r>
      <w:r w:rsidRPr="00F56DDD">
        <w:rPr>
          <w:sz w:val="23"/>
          <w:szCs w:val="23"/>
          <w:cs/>
        </w:rPr>
        <w:t xml:space="preserve"> तं </w:t>
      </w:r>
      <w:r w:rsidRPr="00F56DDD">
        <w:rPr>
          <w:rFonts w:hint="cs"/>
          <w:sz w:val="23"/>
          <w:szCs w:val="23"/>
          <w:cs/>
          <w:lang w:bidi="sa-IN"/>
        </w:rPr>
        <w:t>न</w:t>
      </w:r>
      <w:r w:rsidRPr="00F56DDD">
        <w:rPr>
          <w:sz w:val="23"/>
          <w:szCs w:val="23"/>
          <w:cs/>
        </w:rPr>
        <w:t xml:space="preserve"> वत्तव्वं</w:t>
      </w:r>
      <w:r w:rsidRPr="00F56DDD">
        <w:rPr>
          <w:rFonts w:hint="cs"/>
          <w:sz w:val="23"/>
          <w:szCs w:val="23"/>
          <w:cs/>
          <w:lang w:bidi="sa-IN"/>
        </w:rPr>
        <w:t>,</w:t>
      </w:r>
      <w:r w:rsidRPr="00F56DDD">
        <w:rPr>
          <w:sz w:val="23"/>
          <w:szCs w:val="23"/>
          <w:cs/>
        </w:rPr>
        <w:t xml:space="preserve"> एसा आणा नियंठिया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४६३</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होलावायं सहीवायं</w:t>
      </w:r>
      <w:r w:rsidR="004605FC" w:rsidRPr="00F56DDD">
        <w:rPr>
          <w:rFonts w:hint="cs"/>
          <w:bCs w:val="0"/>
          <w:sz w:val="23"/>
          <w:szCs w:val="23"/>
          <w:cs/>
          <w:lang w:bidi="sa-IN"/>
        </w:rPr>
        <w:t>,</w:t>
      </w:r>
      <w:r w:rsidR="004605FC" w:rsidRPr="00F56DDD">
        <w:rPr>
          <w:bCs w:val="0"/>
          <w:sz w:val="23"/>
          <w:szCs w:val="23"/>
          <w:cs/>
        </w:rPr>
        <w:t xml:space="preserve"> गोयवायं च नो वए</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तुमं तुमं ति अमणु</w:t>
      </w:r>
      <w:r w:rsidRPr="00F56DDD">
        <w:rPr>
          <w:rFonts w:hint="cs"/>
          <w:sz w:val="23"/>
          <w:szCs w:val="23"/>
          <w:cs/>
          <w:lang w:bidi="sa-IN"/>
        </w:rPr>
        <w:t>न्नं</w:t>
      </w:r>
      <w:r w:rsidRPr="00F56DDD">
        <w:rPr>
          <w:sz w:val="23"/>
          <w:szCs w:val="23"/>
          <w:cs/>
        </w:rPr>
        <w:t xml:space="preserve"> सव्वसो तं न वत्तए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४६४</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अकुसीले सदा भिक्खू नो य संसग्गियं भए</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सुहरूवा तत्थुव</w:t>
      </w:r>
      <w:r w:rsidRPr="00F56DDD">
        <w:rPr>
          <w:rFonts w:hint="cs"/>
          <w:sz w:val="23"/>
          <w:szCs w:val="23"/>
          <w:cs/>
          <w:lang w:bidi="sa-IN"/>
        </w:rPr>
        <w:t>स्स</w:t>
      </w:r>
      <w:r w:rsidRPr="00F56DDD">
        <w:rPr>
          <w:sz w:val="23"/>
          <w:szCs w:val="23"/>
          <w:cs/>
        </w:rPr>
        <w:t>ग्गा</w:t>
      </w:r>
      <w:r w:rsidRPr="00F56DDD">
        <w:rPr>
          <w:rFonts w:hint="cs"/>
          <w:sz w:val="23"/>
          <w:szCs w:val="23"/>
          <w:cs/>
          <w:lang w:bidi="sa-IN"/>
        </w:rPr>
        <w:t>,</w:t>
      </w:r>
      <w:r w:rsidRPr="00F56DDD">
        <w:rPr>
          <w:sz w:val="23"/>
          <w:szCs w:val="23"/>
          <w:cs/>
        </w:rPr>
        <w:t xml:space="preserve"> पडिबुज्झेज्ज ते विदू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४६५</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नन्नत्थ अंतराएणं</w:t>
      </w:r>
      <w:r w:rsidR="004605FC" w:rsidRPr="00F56DDD">
        <w:rPr>
          <w:rFonts w:hint="cs"/>
          <w:bCs w:val="0"/>
          <w:sz w:val="23"/>
          <w:szCs w:val="23"/>
          <w:cs/>
          <w:lang w:bidi="sa-IN"/>
        </w:rPr>
        <w:t>,</w:t>
      </w:r>
      <w:r w:rsidR="004605FC" w:rsidRPr="00F56DDD">
        <w:rPr>
          <w:bCs w:val="0"/>
          <w:sz w:val="23"/>
          <w:szCs w:val="23"/>
          <w:cs/>
        </w:rPr>
        <w:t xml:space="preserve"> परगेहे न निसीयए</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गाम-कुमारियं किड्डं</w:t>
      </w:r>
      <w:r w:rsidRPr="00F56DDD">
        <w:rPr>
          <w:rFonts w:hint="cs"/>
          <w:sz w:val="23"/>
          <w:szCs w:val="23"/>
          <w:cs/>
          <w:lang w:bidi="sa-IN"/>
        </w:rPr>
        <w:t>,</w:t>
      </w:r>
      <w:r w:rsidRPr="00F56DDD">
        <w:rPr>
          <w:sz w:val="23"/>
          <w:szCs w:val="23"/>
          <w:cs/>
        </w:rPr>
        <w:t xml:space="preserve"> नाइवेलं हसे मु</w:t>
      </w:r>
      <w:r w:rsidRPr="00F56DDD">
        <w:rPr>
          <w:rFonts w:hint="cs"/>
          <w:sz w:val="23"/>
          <w:szCs w:val="23"/>
          <w:cs/>
          <w:lang w:bidi="sa-IN"/>
        </w:rPr>
        <w:t>नी</w:t>
      </w:r>
      <w:r w:rsidRPr="00F56DDD">
        <w:rPr>
          <w:sz w:val="23"/>
          <w:szCs w:val="23"/>
          <w:cs/>
        </w:rPr>
        <w:t xml:space="preserve">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४६६</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अ</w:t>
      </w:r>
      <w:r w:rsidR="004605FC" w:rsidRPr="00F56DDD">
        <w:rPr>
          <w:rFonts w:hint="cs"/>
          <w:bCs w:val="0"/>
          <w:sz w:val="23"/>
          <w:szCs w:val="23"/>
          <w:cs/>
          <w:lang w:bidi="sa-IN"/>
        </w:rPr>
        <w:t>नु</w:t>
      </w:r>
      <w:r w:rsidR="004605FC" w:rsidRPr="00F56DDD">
        <w:rPr>
          <w:bCs w:val="0"/>
          <w:sz w:val="23"/>
          <w:szCs w:val="23"/>
          <w:cs/>
        </w:rPr>
        <w:t>स्सुओ उरालेसु</w:t>
      </w:r>
      <w:r w:rsidR="004605FC" w:rsidRPr="00F56DDD">
        <w:rPr>
          <w:rFonts w:hint="cs"/>
          <w:bCs w:val="0"/>
          <w:sz w:val="23"/>
          <w:szCs w:val="23"/>
          <w:cs/>
          <w:lang w:bidi="sa-IN"/>
        </w:rPr>
        <w:t>,</w:t>
      </w:r>
      <w:r w:rsidR="004605FC" w:rsidRPr="00F56DDD">
        <w:rPr>
          <w:bCs w:val="0"/>
          <w:sz w:val="23"/>
          <w:szCs w:val="23"/>
          <w:cs/>
        </w:rPr>
        <w:t xml:space="preserve"> जयमाण</w:t>
      </w:r>
      <w:r w:rsidR="004605FC" w:rsidRPr="00F56DDD">
        <w:rPr>
          <w:rFonts w:hint="cs"/>
          <w:bCs w:val="0"/>
          <w:sz w:val="23"/>
          <w:szCs w:val="23"/>
          <w:cs/>
        </w:rPr>
        <w:t>ो</w:t>
      </w:r>
      <w:r w:rsidR="004605FC" w:rsidRPr="00F56DDD">
        <w:rPr>
          <w:bCs w:val="0"/>
          <w:sz w:val="23"/>
          <w:szCs w:val="23"/>
          <w:cs/>
        </w:rPr>
        <w:t xml:space="preserve"> परिव्वए</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चरियाए अप्पमत्तो</w:t>
      </w:r>
      <w:r w:rsidRPr="00F56DDD">
        <w:rPr>
          <w:rFonts w:hint="cs"/>
          <w:sz w:val="23"/>
          <w:szCs w:val="23"/>
          <w:cs/>
          <w:lang w:bidi="sa-IN"/>
        </w:rPr>
        <w:t>,</w:t>
      </w:r>
      <w:r w:rsidRPr="00F56DDD">
        <w:rPr>
          <w:sz w:val="23"/>
          <w:szCs w:val="23"/>
          <w:cs/>
        </w:rPr>
        <w:t xml:space="preserve"> पुट्ठो तत्थऽहियासए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४६७</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हम्ममाणो न कुप्पेज्जा</w:t>
      </w:r>
      <w:r w:rsidR="004605FC" w:rsidRPr="00F56DDD">
        <w:rPr>
          <w:rFonts w:hint="cs"/>
          <w:bCs w:val="0"/>
          <w:sz w:val="23"/>
          <w:szCs w:val="23"/>
          <w:cs/>
          <w:lang w:bidi="sa-IN"/>
        </w:rPr>
        <w:t>,</w:t>
      </w:r>
      <w:r w:rsidR="004605FC" w:rsidRPr="00F56DDD">
        <w:rPr>
          <w:bCs w:val="0"/>
          <w:sz w:val="23"/>
          <w:szCs w:val="23"/>
          <w:cs/>
        </w:rPr>
        <w:t xml:space="preserve"> वु</w:t>
      </w:r>
      <w:r w:rsidR="004605FC" w:rsidRPr="00F56DDD">
        <w:rPr>
          <w:rFonts w:hint="cs"/>
          <w:bCs w:val="0"/>
          <w:sz w:val="23"/>
          <w:szCs w:val="23"/>
          <w:cs/>
          <w:lang w:bidi="sa-IN"/>
        </w:rPr>
        <w:t>च्च</w:t>
      </w:r>
      <w:r w:rsidR="004605FC" w:rsidRPr="00F56DDD">
        <w:rPr>
          <w:bCs w:val="0"/>
          <w:sz w:val="23"/>
          <w:szCs w:val="23"/>
          <w:cs/>
        </w:rPr>
        <w:t>माणो न संजले</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सुम</w:t>
      </w:r>
      <w:r w:rsidRPr="00F56DDD">
        <w:rPr>
          <w:rFonts w:hint="cs"/>
          <w:sz w:val="23"/>
          <w:szCs w:val="23"/>
          <w:cs/>
          <w:lang w:bidi="sa-IN"/>
        </w:rPr>
        <w:t>ने</w:t>
      </w:r>
      <w:r w:rsidRPr="00F56DDD">
        <w:rPr>
          <w:sz w:val="23"/>
          <w:szCs w:val="23"/>
          <w:cs/>
        </w:rPr>
        <w:t xml:space="preserve"> अहियासेज्जा</w:t>
      </w:r>
      <w:r w:rsidRPr="00F56DDD">
        <w:rPr>
          <w:rFonts w:hint="cs"/>
          <w:sz w:val="23"/>
          <w:szCs w:val="23"/>
          <w:cs/>
          <w:lang w:bidi="sa-IN"/>
        </w:rPr>
        <w:t>,</w:t>
      </w:r>
      <w:r w:rsidRPr="00F56DDD">
        <w:rPr>
          <w:sz w:val="23"/>
          <w:szCs w:val="23"/>
          <w:cs/>
        </w:rPr>
        <w:t xml:space="preserve"> न य कोलाहलं करे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४६८</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लद्धे कामे न पत्थेज्जा</w:t>
      </w:r>
      <w:r w:rsidR="004605FC" w:rsidRPr="00F56DDD">
        <w:rPr>
          <w:rFonts w:hint="cs"/>
          <w:bCs w:val="0"/>
          <w:sz w:val="23"/>
          <w:szCs w:val="23"/>
          <w:cs/>
          <w:lang w:bidi="sa-IN"/>
        </w:rPr>
        <w:t>,</w:t>
      </w:r>
      <w:r w:rsidR="004605FC" w:rsidRPr="00F56DDD">
        <w:rPr>
          <w:bCs w:val="0"/>
          <w:sz w:val="23"/>
          <w:szCs w:val="23"/>
          <w:cs/>
        </w:rPr>
        <w:t xml:space="preserve"> विवेगे एव माहिए</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आयरियाइं सिक्खेज्जा</w:t>
      </w:r>
      <w:r w:rsidRPr="00F56DDD">
        <w:rPr>
          <w:rFonts w:hint="cs"/>
          <w:sz w:val="23"/>
          <w:szCs w:val="23"/>
          <w:cs/>
          <w:lang w:bidi="sa-IN"/>
        </w:rPr>
        <w:t>,</w:t>
      </w:r>
      <w:r w:rsidRPr="00F56DDD">
        <w:rPr>
          <w:sz w:val="23"/>
          <w:szCs w:val="23"/>
          <w:cs/>
        </w:rPr>
        <w:t xml:space="preserve"> बुद्धाणं अंतिए सया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४६९</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सुस्सूसमाणो उवासेज्जा</w:t>
      </w:r>
      <w:r w:rsidR="004605FC" w:rsidRPr="00F56DDD">
        <w:rPr>
          <w:rFonts w:hint="cs"/>
          <w:bCs w:val="0"/>
          <w:sz w:val="23"/>
          <w:szCs w:val="23"/>
          <w:cs/>
          <w:lang w:bidi="sa-IN"/>
        </w:rPr>
        <w:t>,</w:t>
      </w:r>
      <w:r w:rsidR="004605FC" w:rsidRPr="00F56DDD">
        <w:rPr>
          <w:bCs w:val="0"/>
          <w:sz w:val="23"/>
          <w:szCs w:val="23"/>
          <w:cs/>
        </w:rPr>
        <w:t xml:space="preserve"> सुप्प</w:t>
      </w:r>
      <w:r w:rsidR="004605FC" w:rsidRPr="00F56DDD">
        <w:rPr>
          <w:rFonts w:hint="cs"/>
          <w:bCs w:val="0"/>
          <w:sz w:val="23"/>
          <w:szCs w:val="23"/>
          <w:cs/>
          <w:lang w:bidi="sa-IN"/>
        </w:rPr>
        <w:t>न्नं</w:t>
      </w:r>
      <w:r w:rsidR="004605FC" w:rsidRPr="00F56DDD">
        <w:rPr>
          <w:bCs w:val="0"/>
          <w:sz w:val="23"/>
          <w:szCs w:val="23"/>
          <w:cs/>
        </w:rPr>
        <w:t xml:space="preserve"> सुतवस्सियं</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वीरा जे अत्तप</w:t>
      </w:r>
      <w:r w:rsidRPr="00F56DDD">
        <w:rPr>
          <w:rFonts w:hint="cs"/>
          <w:sz w:val="23"/>
          <w:szCs w:val="23"/>
          <w:cs/>
          <w:lang w:bidi="sa-IN"/>
        </w:rPr>
        <w:t>न्ने</w:t>
      </w:r>
      <w:r w:rsidRPr="00F56DDD">
        <w:rPr>
          <w:sz w:val="23"/>
          <w:szCs w:val="23"/>
          <w:cs/>
        </w:rPr>
        <w:t>सी धितिमंता जिइंदिया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४७०</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गिहे दीवमपासंता</w:t>
      </w:r>
      <w:r w:rsidR="004605FC" w:rsidRPr="00F56DDD">
        <w:rPr>
          <w:rFonts w:hint="cs"/>
          <w:bCs w:val="0"/>
          <w:sz w:val="23"/>
          <w:szCs w:val="23"/>
          <w:cs/>
          <w:lang w:bidi="sa-IN"/>
        </w:rPr>
        <w:t>,</w:t>
      </w:r>
      <w:r w:rsidR="004605FC" w:rsidRPr="00F56DDD">
        <w:rPr>
          <w:bCs w:val="0"/>
          <w:sz w:val="23"/>
          <w:szCs w:val="23"/>
          <w:cs/>
        </w:rPr>
        <w:t xml:space="preserve"> पुरिसादा</w:t>
      </w:r>
      <w:r w:rsidR="004605FC" w:rsidRPr="00F56DDD">
        <w:rPr>
          <w:rFonts w:hint="cs"/>
          <w:bCs w:val="0"/>
          <w:sz w:val="23"/>
          <w:szCs w:val="23"/>
          <w:cs/>
          <w:lang w:bidi="sa-IN"/>
        </w:rPr>
        <w:t>नि</w:t>
      </w:r>
      <w:r w:rsidR="004605FC" w:rsidRPr="00F56DDD">
        <w:rPr>
          <w:bCs w:val="0"/>
          <w:sz w:val="23"/>
          <w:szCs w:val="23"/>
          <w:cs/>
        </w:rPr>
        <w:t>या नरा</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ते वीरा बंधणुम्मुक्का</w:t>
      </w:r>
      <w:r w:rsidRPr="00F56DDD">
        <w:rPr>
          <w:rFonts w:hint="cs"/>
          <w:sz w:val="23"/>
          <w:szCs w:val="23"/>
          <w:cs/>
          <w:lang w:bidi="sa-IN"/>
        </w:rPr>
        <w:t>,</w:t>
      </w:r>
      <w:r w:rsidRPr="00F56DDD">
        <w:rPr>
          <w:sz w:val="23"/>
          <w:szCs w:val="23"/>
          <w:cs/>
        </w:rPr>
        <w:t xml:space="preserve"> नावकंखंति जीवियं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४७१</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अगिद्धे सद्दफासेसु</w:t>
      </w:r>
      <w:r w:rsidR="004605FC" w:rsidRPr="00F56DDD">
        <w:rPr>
          <w:rFonts w:hint="cs"/>
          <w:bCs w:val="0"/>
          <w:sz w:val="23"/>
          <w:szCs w:val="23"/>
          <w:cs/>
          <w:lang w:bidi="sa-IN"/>
        </w:rPr>
        <w:t>,</w:t>
      </w:r>
      <w:r w:rsidR="004605FC" w:rsidRPr="00F56DDD">
        <w:rPr>
          <w:bCs w:val="0"/>
          <w:sz w:val="23"/>
          <w:szCs w:val="23"/>
          <w:cs/>
        </w:rPr>
        <w:t xml:space="preserve"> आरंभेसु अनिस्सिए</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2338" w:firstLine="2160"/>
        <w:jc w:val="distribute"/>
        <w:rPr>
          <w:sz w:val="23"/>
          <w:szCs w:val="23"/>
        </w:rPr>
      </w:pPr>
      <w:r w:rsidRPr="00F56DDD">
        <w:rPr>
          <w:sz w:val="23"/>
          <w:szCs w:val="23"/>
          <w:cs/>
        </w:rPr>
        <w:t>सव्वं तं समयातीतं</w:t>
      </w:r>
      <w:r w:rsidRPr="00F56DDD">
        <w:rPr>
          <w:rFonts w:hint="cs"/>
          <w:sz w:val="23"/>
          <w:szCs w:val="23"/>
          <w:cs/>
          <w:lang w:bidi="sa-IN"/>
        </w:rPr>
        <w:t>,</w:t>
      </w:r>
      <w:r w:rsidRPr="00F56DDD">
        <w:rPr>
          <w:sz w:val="23"/>
          <w:szCs w:val="23"/>
          <w:cs/>
        </w:rPr>
        <w:t xml:space="preserve"> जमेतं लवियं बहु ।।</w:t>
      </w:r>
    </w:p>
    <w:p w:rsidR="004605FC" w:rsidRPr="00F56DDD" w:rsidRDefault="002F3981" w:rsidP="00E51107">
      <w:pPr>
        <w:pStyle w:val="H4Hindi"/>
        <w:spacing w:before="0" w:after="0"/>
        <w:ind w:right="2338" w:firstLine="2160"/>
        <w:jc w:val="distribute"/>
        <w:rPr>
          <w:bCs w:val="0"/>
          <w:sz w:val="23"/>
          <w:szCs w:val="23"/>
        </w:rPr>
      </w:pPr>
      <w:r w:rsidRPr="00F56DDD">
        <w:rPr>
          <w:color w:val="00B050"/>
          <w:sz w:val="23"/>
          <w:szCs w:val="23"/>
        </w:rPr>
        <w:t>[</w:t>
      </w:r>
      <w:r w:rsidRPr="00F56DDD">
        <w:rPr>
          <w:rFonts w:hint="cs"/>
          <w:color w:val="00B050"/>
          <w:sz w:val="23"/>
          <w:szCs w:val="23"/>
          <w:cs/>
        </w:rPr>
        <w:t>४७२</w:t>
      </w:r>
      <w:r w:rsidRPr="00F56DDD">
        <w:rPr>
          <w:color w:val="00B050"/>
          <w:sz w:val="23"/>
          <w:szCs w:val="23"/>
        </w:rPr>
        <w:t>]</w:t>
      </w:r>
      <w:r w:rsidR="00657F9B" w:rsidRPr="00F56DDD">
        <w:rPr>
          <w:rFonts w:hint="cs"/>
          <w:color w:val="00B050"/>
          <w:sz w:val="23"/>
          <w:szCs w:val="23"/>
          <w:cs/>
        </w:rPr>
        <w:tab/>
      </w:r>
      <w:r w:rsidR="004605FC" w:rsidRPr="00F56DDD">
        <w:rPr>
          <w:bCs w:val="0"/>
          <w:sz w:val="23"/>
          <w:szCs w:val="23"/>
          <w:cs/>
        </w:rPr>
        <w:t>अइमा</w:t>
      </w:r>
      <w:r w:rsidR="004605FC" w:rsidRPr="00F56DDD">
        <w:rPr>
          <w:rFonts w:hint="cs"/>
          <w:bCs w:val="0"/>
          <w:sz w:val="23"/>
          <w:szCs w:val="23"/>
          <w:cs/>
          <w:lang w:bidi="sa-IN"/>
        </w:rPr>
        <w:t>नं</w:t>
      </w:r>
      <w:r w:rsidR="004605FC" w:rsidRPr="00F56DDD">
        <w:rPr>
          <w:bCs w:val="0"/>
          <w:sz w:val="23"/>
          <w:szCs w:val="23"/>
          <w:cs/>
        </w:rPr>
        <w:t xml:space="preserve"> च मायं च</w:t>
      </w:r>
      <w:r w:rsidR="004605FC" w:rsidRPr="00F56DDD">
        <w:rPr>
          <w:rFonts w:hint="cs"/>
          <w:bCs w:val="0"/>
          <w:sz w:val="23"/>
          <w:szCs w:val="23"/>
          <w:cs/>
          <w:lang w:bidi="sa-IN"/>
        </w:rPr>
        <w:t>,</w:t>
      </w:r>
      <w:r w:rsidR="004605FC" w:rsidRPr="00F56DDD">
        <w:rPr>
          <w:bCs w:val="0"/>
          <w:sz w:val="23"/>
          <w:szCs w:val="23"/>
          <w:cs/>
        </w:rPr>
        <w:t xml:space="preserve"> तं परिण्णाय पंडिए</w:t>
      </w:r>
      <w:r w:rsidR="004605FC" w:rsidRPr="00F56DDD">
        <w:rPr>
          <w:rFonts w:hint="cs"/>
          <w:bCs w:val="0"/>
          <w:sz w:val="23"/>
          <w:szCs w:val="23"/>
          <w:cs/>
          <w:lang w:bidi="sa-IN"/>
        </w:rPr>
        <w:t xml:space="preserve"> ।</w:t>
      </w:r>
    </w:p>
    <w:p w:rsidR="004605FC" w:rsidRPr="00F56DDD" w:rsidRDefault="004605FC" w:rsidP="00657F9B">
      <w:pPr>
        <w:pStyle w:val="PlainHindi"/>
        <w:spacing w:after="0"/>
        <w:ind w:left="720" w:right="1258" w:firstLine="2160"/>
        <w:jc w:val="distribute"/>
        <w:rPr>
          <w:sz w:val="23"/>
          <w:szCs w:val="23"/>
        </w:rPr>
      </w:pPr>
      <w:r w:rsidRPr="00F56DDD">
        <w:rPr>
          <w:sz w:val="23"/>
          <w:szCs w:val="23"/>
          <w:cs/>
        </w:rPr>
        <w:t>गारवाणि य सव्वाणि</w:t>
      </w:r>
      <w:r w:rsidRPr="00F56DDD">
        <w:rPr>
          <w:rFonts w:hint="cs"/>
          <w:sz w:val="23"/>
          <w:szCs w:val="23"/>
          <w:cs/>
          <w:lang w:bidi="sa-IN"/>
        </w:rPr>
        <w:t>,</w:t>
      </w:r>
      <w:r w:rsidRPr="00F56DDD">
        <w:rPr>
          <w:sz w:val="23"/>
          <w:szCs w:val="23"/>
          <w:cs/>
        </w:rPr>
        <w:t xml:space="preserve"> निव्वाणं संधए मु</w:t>
      </w:r>
      <w:r w:rsidRPr="00F56DDD">
        <w:rPr>
          <w:rFonts w:hint="cs"/>
          <w:sz w:val="23"/>
          <w:szCs w:val="23"/>
          <w:cs/>
          <w:lang w:bidi="sa-IN"/>
        </w:rPr>
        <w:t>नि</w:t>
      </w:r>
      <w:r w:rsidRPr="00F56DDD">
        <w:rPr>
          <w:sz w:val="23"/>
          <w:szCs w:val="23"/>
          <w:cs/>
        </w:rPr>
        <w:t xml:space="preserve"> ।।- त्ति बेमि</w:t>
      </w:r>
    </w:p>
    <w:p w:rsidR="004605FC" w:rsidRPr="00F56DDD" w:rsidRDefault="004605FC" w:rsidP="002F3981">
      <w:pPr>
        <w:spacing w:after="0" w:line="240" w:lineRule="auto"/>
        <w:ind w:right="-2"/>
        <w:jc w:val="center"/>
        <w:rPr>
          <w:b/>
          <w:bCs/>
          <w:sz w:val="23"/>
          <w:szCs w:val="23"/>
          <w:cs/>
        </w:rPr>
      </w:pPr>
      <w:r w:rsidRPr="00F56DDD">
        <w:rPr>
          <w:rFonts w:cs="Mangal" w:hint="cs"/>
          <w:b/>
          <w:bCs/>
          <w:sz w:val="23"/>
          <w:szCs w:val="23"/>
          <w:cs/>
        </w:rPr>
        <w:t>मुनि</w:t>
      </w:r>
      <w:r w:rsidRPr="00F56DDD">
        <w:rPr>
          <w:rFonts w:hint="cs"/>
          <w:b/>
          <w:bCs/>
          <w:sz w:val="23"/>
          <w:szCs w:val="23"/>
          <w:cs/>
        </w:rPr>
        <w:t xml:space="preserve"> </w:t>
      </w:r>
      <w:r w:rsidRPr="00F56DDD">
        <w:rPr>
          <w:rFonts w:cs="Mangal" w:hint="cs"/>
          <w:b/>
          <w:bCs/>
          <w:sz w:val="23"/>
          <w:szCs w:val="23"/>
          <w:cs/>
        </w:rPr>
        <w:t>दीपरत्नसागरेण</w:t>
      </w:r>
      <w:r w:rsidRPr="00F56DDD">
        <w:rPr>
          <w:rFonts w:hint="cs"/>
          <w:b/>
          <w:bCs/>
          <w:sz w:val="23"/>
          <w:szCs w:val="23"/>
          <w:cs/>
        </w:rPr>
        <w:t xml:space="preserve"> </w:t>
      </w:r>
      <w:r w:rsidRPr="00F56DDD">
        <w:rPr>
          <w:rFonts w:cs="Mangal" w:hint="cs"/>
          <w:b/>
          <w:bCs/>
          <w:sz w:val="23"/>
          <w:szCs w:val="23"/>
          <w:cs/>
        </w:rPr>
        <w:t>संशोधितः</w:t>
      </w:r>
      <w:r w:rsidRPr="00F56DDD">
        <w:rPr>
          <w:rFonts w:hint="cs"/>
          <w:b/>
          <w:bCs/>
          <w:sz w:val="23"/>
          <w:szCs w:val="23"/>
          <w:cs/>
        </w:rPr>
        <w:t xml:space="preserve"> </w:t>
      </w:r>
      <w:r w:rsidRPr="00F56DDD">
        <w:rPr>
          <w:rFonts w:cs="Mangal" w:hint="cs"/>
          <w:b/>
          <w:bCs/>
          <w:sz w:val="23"/>
          <w:szCs w:val="23"/>
          <w:cs/>
        </w:rPr>
        <w:t>सम्पादितश्च</w:t>
      </w:r>
      <w:r w:rsidRPr="00F56DDD">
        <w:rPr>
          <w:rFonts w:hint="cs"/>
          <w:b/>
          <w:bCs/>
          <w:sz w:val="23"/>
          <w:szCs w:val="23"/>
          <w:cs/>
        </w:rPr>
        <w:t xml:space="preserve"> </w:t>
      </w:r>
      <w:r w:rsidRPr="00F56DDD">
        <w:rPr>
          <w:b/>
          <w:bCs/>
          <w:sz w:val="23"/>
          <w:szCs w:val="23"/>
        </w:rPr>
        <w:t>“</w:t>
      </w:r>
      <w:r w:rsidRPr="00F56DDD">
        <w:rPr>
          <w:rFonts w:cs="Mangal" w:hint="cs"/>
          <w:b/>
          <w:bCs/>
          <w:sz w:val="23"/>
          <w:szCs w:val="23"/>
          <w:cs/>
        </w:rPr>
        <w:t>नवमं</w:t>
      </w:r>
      <w:r w:rsidRPr="00F56DDD">
        <w:rPr>
          <w:rFonts w:hint="cs"/>
          <w:b/>
          <w:bCs/>
          <w:sz w:val="23"/>
          <w:szCs w:val="23"/>
          <w:cs/>
        </w:rPr>
        <w:t xml:space="preserve"> </w:t>
      </w:r>
      <w:r w:rsidRPr="00F56DDD">
        <w:rPr>
          <w:rFonts w:cs="Mangal" w:hint="cs"/>
          <w:b/>
          <w:bCs/>
          <w:sz w:val="23"/>
          <w:szCs w:val="23"/>
          <w:cs/>
        </w:rPr>
        <w:t>अज्झयणं</w:t>
      </w:r>
      <w:r w:rsidRPr="00F56DDD">
        <w:rPr>
          <w:rFonts w:hint="cs"/>
          <w:b/>
          <w:bCs/>
          <w:sz w:val="23"/>
          <w:szCs w:val="23"/>
          <w:cs/>
        </w:rPr>
        <w:t xml:space="preserve"> </w:t>
      </w:r>
      <w:r w:rsidRPr="00F56DDD">
        <w:rPr>
          <w:rFonts w:cs="Mangal" w:hint="cs"/>
          <w:b/>
          <w:bCs/>
          <w:sz w:val="23"/>
          <w:szCs w:val="23"/>
          <w:cs/>
        </w:rPr>
        <w:t>समत्तं</w:t>
      </w:r>
      <w:r w:rsidRPr="00F56DDD">
        <w:rPr>
          <w:b/>
          <w:bCs/>
          <w:sz w:val="23"/>
          <w:szCs w:val="23"/>
        </w:rPr>
        <w:t>”</w:t>
      </w:r>
    </w:p>
    <w:p w:rsidR="004605FC" w:rsidRPr="00FE5B7C" w:rsidRDefault="001B3F6A" w:rsidP="001F1EDC">
      <w:pPr>
        <w:spacing w:before="120" w:after="120" w:line="240" w:lineRule="auto"/>
        <w:ind w:right="2333" w:firstLine="2160"/>
        <w:jc w:val="center"/>
        <w:rPr>
          <w:rFonts w:cs="Mangal"/>
          <w:b/>
          <w:bCs/>
          <w:color w:val="FF0000"/>
          <w:sz w:val="32"/>
          <w:szCs w:val="32"/>
          <w:u w:val="wave"/>
        </w:rPr>
      </w:pPr>
      <w:bookmarkStart w:id="28" w:name="_Toc318398180"/>
      <w:r>
        <w:rPr>
          <w:rFonts w:cs="Mangal"/>
          <w:b/>
          <w:bCs/>
          <w:color w:val="FF0000"/>
          <w:sz w:val="32"/>
          <w:szCs w:val="32"/>
          <w:u w:val="wave"/>
        </w:rPr>
        <w:t xml:space="preserve">0 </w:t>
      </w:r>
      <w:r w:rsidR="004605FC" w:rsidRPr="00FE5B7C">
        <w:rPr>
          <w:rFonts w:cs="Mangal" w:hint="cs"/>
          <w:b/>
          <w:bCs/>
          <w:color w:val="FF0000"/>
          <w:sz w:val="32"/>
          <w:szCs w:val="32"/>
          <w:u w:val="wave"/>
          <w:cs/>
        </w:rPr>
        <w:t>दसमं अज्झयणं-समाही</w:t>
      </w:r>
      <w:bookmarkEnd w:id="28"/>
      <w:r w:rsidR="004605FC" w:rsidRPr="00FE5B7C">
        <w:rPr>
          <w:rFonts w:cs="Mangal" w:hint="cs"/>
          <w:b/>
          <w:bCs/>
          <w:color w:val="FF0000"/>
          <w:sz w:val="32"/>
          <w:szCs w:val="32"/>
          <w:u w:val="wave"/>
          <w:cs/>
        </w:rPr>
        <w:t xml:space="preserve"> </w:t>
      </w:r>
      <w:r>
        <w:rPr>
          <w:rFonts w:cs="Mangal"/>
          <w:b/>
          <w:bCs/>
          <w:color w:val="FF0000"/>
          <w:sz w:val="32"/>
          <w:szCs w:val="32"/>
          <w:u w:val="wave"/>
        </w:rPr>
        <w:t>0</w:t>
      </w:r>
    </w:p>
    <w:p w:rsidR="00F56DDD" w:rsidRPr="007264F7" w:rsidRDefault="00F56DDD" w:rsidP="00F56DDD">
      <w:pPr>
        <w:pStyle w:val="H4Hindi"/>
        <w:tabs>
          <w:tab w:val="left" w:pos="2070"/>
        </w:tabs>
        <w:spacing w:before="0" w:after="0"/>
        <w:ind w:right="1348" w:firstLine="1350"/>
        <w:jc w:val="distribute"/>
        <w:rPr>
          <w:bCs w:val="0"/>
          <w:sz w:val="24"/>
          <w:szCs w:val="24"/>
        </w:rPr>
      </w:pPr>
      <w:r w:rsidRPr="0069493C">
        <w:rPr>
          <w:color w:val="00B050"/>
          <w:sz w:val="24"/>
          <w:szCs w:val="24"/>
        </w:rPr>
        <w:t>[</w:t>
      </w:r>
      <w:r>
        <w:rPr>
          <w:rFonts w:hint="cs"/>
          <w:color w:val="00B050"/>
          <w:sz w:val="24"/>
          <w:szCs w:val="24"/>
          <w:cs/>
        </w:rPr>
        <w:t>४७३</w:t>
      </w:r>
      <w:r w:rsidRPr="0069493C">
        <w:rPr>
          <w:color w:val="00B050"/>
          <w:sz w:val="24"/>
          <w:szCs w:val="24"/>
        </w:rPr>
        <w:t>]</w:t>
      </w:r>
      <w:r>
        <w:rPr>
          <w:rFonts w:hint="cs"/>
          <w:color w:val="00B050"/>
          <w:sz w:val="24"/>
          <w:szCs w:val="24"/>
          <w:cs/>
        </w:rPr>
        <w:tab/>
      </w:r>
      <w:r w:rsidRPr="007264F7">
        <w:rPr>
          <w:bCs w:val="0"/>
          <w:sz w:val="24"/>
          <w:szCs w:val="24"/>
          <w:cs/>
        </w:rPr>
        <w:t>आधं मइमं अणुवीइ धम्मं</w:t>
      </w:r>
      <w:r w:rsidRPr="007264F7">
        <w:rPr>
          <w:rFonts w:hint="cs"/>
          <w:bCs w:val="0"/>
          <w:sz w:val="24"/>
          <w:szCs w:val="24"/>
          <w:cs/>
          <w:lang w:bidi="sa-IN"/>
        </w:rPr>
        <w:t>,</w:t>
      </w:r>
      <w:r w:rsidRPr="007264F7">
        <w:rPr>
          <w:bCs w:val="0"/>
          <w:sz w:val="24"/>
          <w:szCs w:val="24"/>
          <w:cs/>
        </w:rPr>
        <w:t xml:space="preserve"> अंजुं समाहिं तमिणं सुणेह</w:t>
      </w:r>
      <w:r w:rsidRPr="007264F7">
        <w:rPr>
          <w:rFonts w:hint="cs"/>
          <w:bCs w:val="0"/>
          <w:sz w:val="24"/>
          <w:szCs w:val="24"/>
          <w:cs/>
          <w:lang w:bidi="sa-IN"/>
        </w:rPr>
        <w:t xml:space="preserve"> ।</w:t>
      </w:r>
    </w:p>
    <w:p w:rsidR="00F56DDD" w:rsidRDefault="00F56DDD" w:rsidP="00FE5B7C">
      <w:pPr>
        <w:spacing w:after="0" w:line="240" w:lineRule="auto"/>
        <w:ind w:right="1708"/>
        <w:contextualSpacing/>
        <w:rPr>
          <w:rFonts w:cs="Mangal"/>
          <w:sz w:val="24"/>
          <w:szCs w:val="24"/>
        </w:rPr>
      </w:pPr>
    </w:p>
    <w:p w:rsidR="00F56DDD" w:rsidRDefault="00F56DDD" w:rsidP="00FE5B7C">
      <w:pPr>
        <w:spacing w:after="0" w:line="240" w:lineRule="auto"/>
        <w:ind w:right="1708"/>
        <w:contextualSpacing/>
        <w:rPr>
          <w:rFonts w:cs="Mangal"/>
          <w:sz w:val="24"/>
          <w:szCs w:val="24"/>
        </w:rPr>
      </w:pPr>
    </w:p>
    <w:p w:rsidR="00FE5B7C" w:rsidRDefault="00FE5B7C" w:rsidP="00FE5B7C">
      <w:pPr>
        <w:spacing w:after="0" w:line="240" w:lineRule="auto"/>
        <w:ind w:right="1708"/>
        <w:contextualSpacing/>
        <w:rPr>
          <w:rFonts w:cs="Mangal"/>
          <w:sz w:val="24"/>
          <w:szCs w:val="24"/>
        </w:rPr>
      </w:pPr>
      <w:r>
        <w:rPr>
          <w:rFonts w:cs="Mangal" w:hint="cs"/>
          <w:sz w:val="24"/>
          <w:szCs w:val="24"/>
          <w:cs/>
        </w:rPr>
        <w:t>सु</w:t>
      </w:r>
      <w:r w:rsidR="00142895">
        <w:rPr>
          <w:rFonts w:cs="Mangal" w:hint="cs"/>
          <w:sz w:val="24"/>
          <w:szCs w:val="24"/>
          <w:cs/>
        </w:rPr>
        <w:t>यक्खंधो-१, अज्झयणं-१०, उद्देसो-</w:t>
      </w:r>
    </w:p>
    <w:tbl>
      <w:tblPr>
        <w:tblW w:w="10140" w:type="dxa"/>
        <w:tblInd w:w="93" w:type="dxa"/>
        <w:tblBorders>
          <w:top w:val="single" w:sz="4" w:space="0" w:color="auto"/>
        </w:tblBorders>
        <w:tblLook w:val="04A0"/>
      </w:tblPr>
      <w:tblGrid>
        <w:gridCol w:w="10140"/>
      </w:tblGrid>
      <w:tr w:rsidR="00FE5B7C" w:rsidTr="00900160">
        <w:trPr>
          <w:trHeight w:val="228"/>
        </w:trPr>
        <w:tc>
          <w:tcPr>
            <w:tcW w:w="10140" w:type="dxa"/>
            <w:tcBorders>
              <w:top w:val="single" w:sz="4" w:space="0" w:color="FF0000"/>
              <w:left w:val="nil"/>
              <w:bottom w:val="nil"/>
              <w:right w:val="nil"/>
            </w:tcBorders>
          </w:tcPr>
          <w:p w:rsidR="00FE5B7C" w:rsidRDefault="00FE5B7C"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142895" w:rsidRDefault="00657F9B" w:rsidP="00657F9B">
      <w:pPr>
        <w:pStyle w:val="PlainHindi"/>
        <w:tabs>
          <w:tab w:val="left" w:pos="2070"/>
        </w:tabs>
        <w:spacing w:after="0"/>
        <w:ind w:right="1348" w:firstLine="1350"/>
        <w:jc w:val="distribute"/>
        <w:rPr>
          <w:sz w:val="23"/>
          <w:szCs w:val="23"/>
        </w:rPr>
      </w:pPr>
      <w:r>
        <w:rPr>
          <w:rFonts w:hint="cs"/>
          <w:sz w:val="24"/>
          <w:szCs w:val="24"/>
          <w:cs/>
        </w:rPr>
        <w:tab/>
      </w:r>
      <w:r w:rsidR="004605FC" w:rsidRPr="00142895">
        <w:rPr>
          <w:sz w:val="23"/>
          <w:szCs w:val="23"/>
          <w:cs/>
        </w:rPr>
        <w:t>अपडि</w:t>
      </w:r>
      <w:r w:rsidR="004605FC" w:rsidRPr="00142895">
        <w:rPr>
          <w:rFonts w:hint="cs"/>
          <w:sz w:val="23"/>
          <w:szCs w:val="23"/>
          <w:cs/>
          <w:lang w:bidi="sa-IN"/>
        </w:rPr>
        <w:t>न्ने</w:t>
      </w:r>
      <w:r w:rsidR="004605FC" w:rsidRPr="00142895">
        <w:rPr>
          <w:sz w:val="23"/>
          <w:szCs w:val="23"/>
          <w:cs/>
        </w:rPr>
        <w:t xml:space="preserve"> भिक्खू समाहिपत्ते</w:t>
      </w:r>
      <w:r w:rsidR="004605FC" w:rsidRPr="00142895">
        <w:rPr>
          <w:rFonts w:hint="cs"/>
          <w:sz w:val="23"/>
          <w:szCs w:val="23"/>
          <w:cs/>
          <w:lang w:bidi="sa-IN"/>
        </w:rPr>
        <w:t>,</w:t>
      </w:r>
      <w:r w:rsidR="004605FC" w:rsidRPr="00142895">
        <w:rPr>
          <w:sz w:val="23"/>
          <w:szCs w:val="23"/>
          <w:cs/>
        </w:rPr>
        <w:t xml:space="preserve"> अ</w:t>
      </w:r>
      <w:r w:rsidR="004605FC" w:rsidRPr="00142895">
        <w:rPr>
          <w:rFonts w:hint="cs"/>
          <w:sz w:val="23"/>
          <w:szCs w:val="23"/>
          <w:cs/>
          <w:lang w:bidi="sa-IN"/>
        </w:rPr>
        <w:t>नि</w:t>
      </w:r>
      <w:r w:rsidR="004605FC" w:rsidRPr="00142895">
        <w:rPr>
          <w:sz w:val="23"/>
          <w:szCs w:val="23"/>
          <w:cs/>
        </w:rPr>
        <w:t>दा</w:t>
      </w:r>
      <w:r w:rsidR="004605FC" w:rsidRPr="00142895">
        <w:rPr>
          <w:rFonts w:hint="cs"/>
          <w:sz w:val="23"/>
          <w:szCs w:val="23"/>
          <w:cs/>
          <w:lang w:bidi="sa-IN"/>
        </w:rPr>
        <w:t>न</w:t>
      </w:r>
      <w:r w:rsidR="004605FC" w:rsidRPr="00142895">
        <w:rPr>
          <w:rFonts w:hint="cs"/>
          <w:sz w:val="23"/>
          <w:szCs w:val="23"/>
          <w:cs/>
        </w:rPr>
        <w:t xml:space="preserve"> </w:t>
      </w:r>
      <w:r w:rsidR="004605FC" w:rsidRPr="00142895">
        <w:rPr>
          <w:sz w:val="23"/>
          <w:szCs w:val="23"/>
          <w:cs/>
        </w:rPr>
        <w:t>भूतेसु</w:t>
      </w:r>
      <w:r w:rsidR="004605FC" w:rsidRPr="00142895">
        <w:rPr>
          <w:rFonts w:hint="cs"/>
          <w:sz w:val="23"/>
          <w:szCs w:val="23"/>
          <w:cs/>
        </w:rPr>
        <w:t xml:space="preserve"> </w:t>
      </w:r>
      <w:r w:rsidR="004605FC" w:rsidRPr="00142895">
        <w:rPr>
          <w:sz w:val="23"/>
          <w:szCs w:val="23"/>
          <w:cs/>
        </w:rPr>
        <w:t>परिव्वएज्जा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४७४</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उड्ढं अहेयं तिरियं दिसासु</w:t>
      </w:r>
      <w:r w:rsidR="004605FC" w:rsidRPr="00142895">
        <w:rPr>
          <w:rFonts w:hint="cs"/>
          <w:bCs w:val="0"/>
          <w:sz w:val="23"/>
          <w:szCs w:val="23"/>
          <w:cs/>
          <w:lang w:bidi="sa-IN"/>
        </w:rPr>
        <w:t>,</w:t>
      </w:r>
      <w:r w:rsidR="004605FC" w:rsidRPr="00142895">
        <w:rPr>
          <w:bCs w:val="0"/>
          <w:sz w:val="23"/>
          <w:szCs w:val="23"/>
          <w:cs/>
        </w:rPr>
        <w:t xml:space="preserve"> तसा य जे थावर जे य पाणा</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हत्थेहि पादेहि य संजमित्ता</w:t>
      </w:r>
      <w:r w:rsidR="004605FC" w:rsidRPr="00142895">
        <w:rPr>
          <w:rFonts w:hint="cs"/>
          <w:sz w:val="23"/>
          <w:szCs w:val="23"/>
          <w:cs/>
          <w:lang w:bidi="sa-IN"/>
        </w:rPr>
        <w:t>,</w:t>
      </w:r>
      <w:r w:rsidR="004605FC" w:rsidRPr="00142895">
        <w:rPr>
          <w:sz w:val="23"/>
          <w:szCs w:val="23"/>
          <w:cs/>
        </w:rPr>
        <w:t xml:space="preserve"> अदिन्नम</w:t>
      </w:r>
      <w:r w:rsidR="004605FC" w:rsidRPr="00142895">
        <w:rPr>
          <w:rFonts w:hint="cs"/>
          <w:sz w:val="23"/>
          <w:szCs w:val="23"/>
          <w:cs/>
          <w:lang w:bidi="sa-IN"/>
        </w:rPr>
        <w:t>न्ने</w:t>
      </w:r>
      <w:r w:rsidR="004605FC" w:rsidRPr="00142895">
        <w:rPr>
          <w:sz w:val="23"/>
          <w:szCs w:val="23"/>
          <w:cs/>
        </w:rPr>
        <w:t>सु य नो गहेज्जा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४७५</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सुयक्खायधम्मे वितिगिच्छतिण्णे</w:t>
      </w:r>
      <w:r w:rsidR="004605FC" w:rsidRPr="00142895">
        <w:rPr>
          <w:rFonts w:hint="cs"/>
          <w:bCs w:val="0"/>
          <w:sz w:val="23"/>
          <w:szCs w:val="23"/>
          <w:cs/>
          <w:lang w:bidi="sa-IN"/>
        </w:rPr>
        <w:t>,</w:t>
      </w:r>
      <w:r w:rsidR="004605FC" w:rsidRPr="00142895">
        <w:rPr>
          <w:bCs w:val="0"/>
          <w:sz w:val="23"/>
          <w:szCs w:val="23"/>
          <w:cs/>
        </w:rPr>
        <w:t xml:space="preserve"> लाढे चरे आयतुले पयासु</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आयं न कुज्जा इह जीवियट्ठी</w:t>
      </w:r>
      <w:r w:rsidR="004605FC" w:rsidRPr="00142895">
        <w:rPr>
          <w:rFonts w:hint="cs"/>
          <w:sz w:val="23"/>
          <w:szCs w:val="23"/>
          <w:cs/>
          <w:lang w:bidi="sa-IN"/>
        </w:rPr>
        <w:t>,</w:t>
      </w:r>
      <w:r w:rsidR="004605FC" w:rsidRPr="00142895">
        <w:rPr>
          <w:sz w:val="23"/>
          <w:szCs w:val="23"/>
          <w:cs/>
        </w:rPr>
        <w:t xml:space="preserve"> चयं न कुज्जा सुतवस्सि भिक्खू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४७६</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सव्विंदियाभिनिव्वुडे पयासु</w:t>
      </w:r>
      <w:r w:rsidR="004605FC" w:rsidRPr="00142895">
        <w:rPr>
          <w:rFonts w:hint="cs"/>
          <w:bCs w:val="0"/>
          <w:sz w:val="23"/>
          <w:szCs w:val="23"/>
          <w:cs/>
          <w:lang w:bidi="sa-IN"/>
        </w:rPr>
        <w:t>,</w:t>
      </w:r>
      <w:r w:rsidR="004605FC" w:rsidRPr="00142895">
        <w:rPr>
          <w:bCs w:val="0"/>
          <w:sz w:val="23"/>
          <w:szCs w:val="23"/>
          <w:cs/>
        </w:rPr>
        <w:t xml:space="preserve"> चरे मु</w:t>
      </w:r>
      <w:r w:rsidR="004605FC" w:rsidRPr="00142895">
        <w:rPr>
          <w:rFonts w:hint="cs"/>
          <w:bCs w:val="0"/>
          <w:sz w:val="23"/>
          <w:szCs w:val="23"/>
          <w:cs/>
          <w:lang w:bidi="sa-IN"/>
        </w:rPr>
        <w:t>नी</w:t>
      </w:r>
      <w:r w:rsidR="004605FC" w:rsidRPr="00142895">
        <w:rPr>
          <w:bCs w:val="0"/>
          <w:sz w:val="23"/>
          <w:szCs w:val="23"/>
          <w:cs/>
        </w:rPr>
        <w:t xml:space="preserve"> सव्वओ विप्पमुक्के</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 xml:space="preserve">पासाहि पाणे य पुढो </w:t>
      </w:r>
      <w:r w:rsidR="004605FC" w:rsidRPr="00142895">
        <w:rPr>
          <w:rFonts w:hint="cs"/>
          <w:sz w:val="23"/>
          <w:szCs w:val="23"/>
          <w:cs/>
          <w:lang w:bidi="sa-IN"/>
        </w:rPr>
        <w:t>वि सत्ते,</w:t>
      </w:r>
      <w:r w:rsidR="004605FC" w:rsidRPr="00142895">
        <w:rPr>
          <w:sz w:val="23"/>
          <w:szCs w:val="23"/>
          <w:cs/>
        </w:rPr>
        <w:t xml:space="preserve"> दुक्खेण अट्टे परि</w:t>
      </w:r>
      <w:r w:rsidR="004605FC" w:rsidRPr="00142895">
        <w:rPr>
          <w:rFonts w:hint="cs"/>
          <w:sz w:val="23"/>
          <w:szCs w:val="23"/>
          <w:cs/>
          <w:lang w:bidi="sa-IN"/>
        </w:rPr>
        <w:t>तप्प</w:t>
      </w:r>
      <w:r w:rsidR="004605FC" w:rsidRPr="00142895">
        <w:rPr>
          <w:sz w:val="23"/>
          <w:szCs w:val="23"/>
          <w:cs/>
        </w:rPr>
        <w:t>माणे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४७७</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एतेसु बाले य पकुव्वमाणे</w:t>
      </w:r>
      <w:r w:rsidR="004605FC" w:rsidRPr="00142895">
        <w:rPr>
          <w:rFonts w:hint="cs"/>
          <w:bCs w:val="0"/>
          <w:sz w:val="23"/>
          <w:szCs w:val="23"/>
          <w:cs/>
          <w:lang w:bidi="sa-IN"/>
        </w:rPr>
        <w:t>,</w:t>
      </w:r>
      <w:r w:rsidR="004605FC" w:rsidRPr="00142895">
        <w:rPr>
          <w:bCs w:val="0"/>
          <w:sz w:val="23"/>
          <w:szCs w:val="23"/>
          <w:cs/>
        </w:rPr>
        <w:t xml:space="preserve"> आवट्टती कम्मसु पावएसु</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अतिवाततो कीरति पावकम्मं</w:t>
      </w:r>
      <w:r w:rsidR="004605FC" w:rsidRPr="00142895">
        <w:rPr>
          <w:rFonts w:hint="cs"/>
          <w:sz w:val="23"/>
          <w:szCs w:val="23"/>
          <w:cs/>
          <w:lang w:bidi="sa-IN"/>
        </w:rPr>
        <w:t>,</w:t>
      </w:r>
      <w:r w:rsidR="004605FC" w:rsidRPr="00142895">
        <w:rPr>
          <w:sz w:val="23"/>
          <w:szCs w:val="23"/>
          <w:cs/>
        </w:rPr>
        <w:t xml:space="preserve"> निउंजमाणे उ करेइ कम्मं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४७८</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आदीनवित्ती</w:t>
      </w:r>
      <w:r w:rsidR="004605FC" w:rsidRPr="00142895">
        <w:rPr>
          <w:rFonts w:hint="cs"/>
          <w:bCs w:val="0"/>
          <w:sz w:val="23"/>
          <w:szCs w:val="23"/>
          <w:cs/>
          <w:lang w:bidi="sa-IN"/>
        </w:rPr>
        <w:t>व</w:t>
      </w:r>
      <w:r w:rsidR="004605FC" w:rsidRPr="00142895">
        <w:rPr>
          <w:bCs w:val="0"/>
          <w:sz w:val="23"/>
          <w:szCs w:val="23"/>
          <w:cs/>
        </w:rPr>
        <w:t xml:space="preserve"> </w:t>
      </w:r>
      <w:r w:rsidR="004605FC" w:rsidRPr="00142895">
        <w:rPr>
          <w:rFonts w:hint="cs"/>
          <w:bCs w:val="0"/>
          <w:sz w:val="23"/>
          <w:szCs w:val="23"/>
          <w:cs/>
          <w:lang w:bidi="sa-IN"/>
        </w:rPr>
        <w:t>व</w:t>
      </w:r>
      <w:r w:rsidR="004605FC" w:rsidRPr="00142895">
        <w:rPr>
          <w:bCs w:val="0"/>
          <w:sz w:val="23"/>
          <w:szCs w:val="23"/>
          <w:cs/>
        </w:rPr>
        <w:t xml:space="preserve"> करेति पावं</w:t>
      </w:r>
      <w:r w:rsidR="004605FC" w:rsidRPr="00142895">
        <w:rPr>
          <w:rFonts w:hint="cs"/>
          <w:bCs w:val="0"/>
          <w:sz w:val="23"/>
          <w:szCs w:val="23"/>
          <w:cs/>
          <w:lang w:bidi="sa-IN"/>
        </w:rPr>
        <w:t>,</w:t>
      </w:r>
      <w:r w:rsidR="004605FC" w:rsidRPr="00142895">
        <w:rPr>
          <w:bCs w:val="0"/>
          <w:sz w:val="23"/>
          <w:szCs w:val="23"/>
          <w:cs/>
        </w:rPr>
        <w:t xml:space="preserve"> मंता हु एगंतसमाहिमाहु</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बुद्धे समाहीय रए विवेगे</w:t>
      </w:r>
      <w:r w:rsidR="004605FC" w:rsidRPr="00142895">
        <w:rPr>
          <w:rFonts w:hint="cs"/>
          <w:sz w:val="23"/>
          <w:szCs w:val="23"/>
          <w:cs/>
          <w:lang w:bidi="sa-IN"/>
        </w:rPr>
        <w:t>,</w:t>
      </w:r>
      <w:r w:rsidR="004605FC" w:rsidRPr="00142895">
        <w:rPr>
          <w:sz w:val="23"/>
          <w:szCs w:val="23"/>
          <w:cs/>
        </w:rPr>
        <w:t xml:space="preserve"> पाणाइवाया विरते ठितप्पा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४७९</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सव्वं जगं तू समया</w:t>
      </w:r>
      <w:r w:rsidR="004605FC" w:rsidRPr="00142895">
        <w:rPr>
          <w:rFonts w:hint="cs"/>
          <w:bCs w:val="0"/>
          <w:sz w:val="23"/>
          <w:szCs w:val="23"/>
          <w:cs/>
          <w:lang w:bidi="sa-IN"/>
        </w:rPr>
        <w:t>नुपे</w:t>
      </w:r>
      <w:r w:rsidR="004605FC" w:rsidRPr="00142895">
        <w:rPr>
          <w:bCs w:val="0"/>
          <w:sz w:val="23"/>
          <w:szCs w:val="23"/>
          <w:cs/>
        </w:rPr>
        <w:t>ही</w:t>
      </w:r>
      <w:r w:rsidR="004605FC" w:rsidRPr="00142895">
        <w:rPr>
          <w:rFonts w:hint="cs"/>
          <w:bCs w:val="0"/>
          <w:sz w:val="23"/>
          <w:szCs w:val="23"/>
          <w:cs/>
          <w:lang w:bidi="sa-IN"/>
        </w:rPr>
        <w:t>,</w:t>
      </w:r>
      <w:r w:rsidR="004605FC" w:rsidRPr="00142895">
        <w:rPr>
          <w:bCs w:val="0"/>
          <w:sz w:val="23"/>
          <w:szCs w:val="23"/>
          <w:cs/>
        </w:rPr>
        <w:t xml:space="preserve"> पियमप्पियं कस्सइ नो करेज्जा</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उट्ठाय दी</w:t>
      </w:r>
      <w:r w:rsidR="004605FC" w:rsidRPr="00142895">
        <w:rPr>
          <w:rFonts w:hint="cs"/>
          <w:sz w:val="23"/>
          <w:szCs w:val="23"/>
          <w:cs/>
          <w:lang w:bidi="sa-IN"/>
        </w:rPr>
        <w:t>नो</w:t>
      </w:r>
      <w:r w:rsidR="004605FC" w:rsidRPr="00142895">
        <w:rPr>
          <w:sz w:val="23"/>
          <w:szCs w:val="23"/>
          <w:cs/>
        </w:rPr>
        <w:t xml:space="preserve"> </w:t>
      </w:r>
      <w:r w:rsidR="004605FC" w:rsidRPr="00142895">
        <w:rPr>
          <w:rFonts w:hint="cs"/>
          <w:sz w:val="23"/>
          <w:szCs w:val="23"/>
          <w:cs/>
          <w:lang w:bidi="sa-IN"/>
        </w:rPr>
        <w:t>य</w:t>
      </w:r>
      <w:r w:rsidR="004605FC" w:rsidRPr="00142895">
        <w:rPr>
          <w:sz w:val="23"/>
          <w:szCs w:val="23"/>
          <w:cs/>
        </w:rPr>
        <w:t xml:space="preserve"> पुणो विस</w:t>
      </w:r>
      <w:r w:rsidR="004605FC" w:rsidRPr="00142895">
        <w:rPr>
          <w:rFonts w:hint="cs"/>
          <w:sz w:val="23"/>
          <w:szCs w:val="23"/>
          <w:cs/>
          <w:lang w:bidi="sa-IN"/>
        </w:rPr>
        <w:t>न्नो</w:t>
      </w:r>
      <w:r w:rsidR="004605FC" w:rsidRPr="00142895">
        <w:rPr>
          <w:sz w:val="23"/>
          <w:szCs w:val="23"/>
          <w:cs/>
        </w:rPr>
        <w:t xml:space="preserve"> संपूयणं चेय सिलोयकामी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४८०</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आहाकडं चेव निकाममीणे निकाम</w:t>
      </w:r>
      <w:r w:rsidR="004605FC" w:rsidRPr="00142895">
        <w:rPr>
          <w:rFonts w:hint="cs"/>
          <w:bCs w:val="0"/>
          <w:sz w:val="23"/>
          <w:szCs w:val="23"/>
          <w:cs/>
          <w:lang w:bidi="sa-IN"/>
        </w:rPr>
        <w:t>चा</w:t>
      </w:r>
      <w:r w:rsidR="004605FC" w:rsidRPr="00142895">
        <w:rPr>
          <w:bCs w:val="0"/>
          <w:sz w:val="23"/>
          <w:szCs w:val="23"/>
          <w:cs/>
        </w:rPr>
        <w:t>री य विस</w:t>
      </w:r>
      <w:r w:rsidR="004605FC" w:rsidRPr="00142895">
        <w:rPr>
          <w:rFonts w:hint="cs"/>
          <w:bCs w:val="0"/>
          <w:sz w:val="23"/>
          <w:szCs w:val="23"/>
          <w:cs/>
          <w:lang w:bidi="sa-IN"/>
        </w:rPr>
        <w:t>न्न</w:t>
      </w:r>
      <w:r w:rsidR="004605FC" w:rsidRPr="00142895">
        <w:rPr>
          <w:bCs w:val="0"/>
          <w:sz w:val="23"/>
          <w:szCs w:val="23"/>
          <w:cs/>
        </w:rPr>
        <w:t>मेसी</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इत्थीसु सत्ते य पुढो य बाले</w:t>
      </w:r>
      <w:r w:rsidR="004605FC" w:rsidRPr="00142895">
        <w:rPr>
          <w:rFonts w:hint="cs"/>
          <w:sz w:val="23"/>
          <w:szCs w:val="23"/>
          <w:cs/>
          <w:lang w:bidi="sa-IN"/>
        </w:rPr>
        <w:t>,</w:t>
      </w:r>
      <w:r w:rsidR="004605FC" w:rsidRPr="00142895">
        <w:rPr>
          <w:sz w:val="23"/>
          <w:szCs w:val="23"/>
          <w:cs/>
        </w:rPr>
        <w:t xml:space="preserve"> परिग्गहं चेव पकुव्वमाणे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४८१</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वेरा</w:t>
      </w:r>
      <w:r w:rsidR="004605FC" w:rsidRPr="00142895">
        <w:rPr>
          <w:rFonts w:hint="cs"/>
          <w:bCs w:val="0"/>
          <w:sz w:val="23"/>
          <w:szCs w:val="23"/>
          <w:cs/>
          <w:lang w:bidi="sa-IN"/>
        </w:rPr>
        <w:t>नु</w:t>
      </w:r>
      <w:r w:rsidR="004605FC" w:rsidRPr="00142895">
        <w:rPr>
          <w:bCs w:val="0"/>
          <w:sz w:val="23"/>
          <w:szCs w:val="23"/>
          <w:cs/>
        </w:rPr>
        <w:t>गिद्धे निचयं करेति</w:t>
      </w:r>
      <w:r w:rsidR="004605FC" w:rsidRPr="00142895">
        <w:rPr>
          <w:rFonts w:hint="cs"/>
          <w:bCs w:val="0"/>
          <w:sz w:val="23"/>
          <w:szCs w:val="23"/>
          <w:cs/>
          <w:lang w:bidi="sa-IN"/>
        </w:rPr>
        <w:t>,</w:t>
      </w:r>
      <w:r w:rsidR="004605FC" w:rsidRPr="00142895">
        <w:rPr>
          <w:bCs w:val="0"/>
          <w:sz w:val="23"/>
          <w:szCs w:val="23"/>
          <w:cs/>
        </w:rPr>
        <w:t xml:space="preserve"> इतो चुते से दुहमट्ठदुग्गं</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तम्हा तु मे</w:t>
      </w:r>
      <w:r w:rsidR="004605FC" w:rsidRPr="00142895">
        <w:rPr>
          <w:rFonts w:hint="cs"/>
          <w:sz w:val="23"/>
          <w:szCs w:val="23"/>
          <w:cs/>
          <w:lang w:bidi="sa-IN"/>
        </w:rPr>
        <w:t>धा</w:t>
      </w:r>
      <w:r w:rsidR="004605FC" w:rsidRPr="00142895">
        <w:rPr>
          <w:sz w:val="23"/>
          <w:szCs w:val="23"/>
          <w:cs/>
        </w:rPr>
        <w:t>वि समिक्ख घम्मं</w:t>
      </w:r>
      <w:r w:rsidR="004605FC" w:rsidRPr="00142895">
        <w:rPr>
          <w:rFonts w:hint="cs"/>
          <w:sz w:val="23"/>
          <w:szCs w:val="23"/>
          <w:cs/>
          <w:lang w:bidi="sa-IN"/>
        </w:rPr>
        <w:t>,</w:t>
      </w:r>
      <w:r w:rsidR="004605FC" w:rsidRPr="00142895">
        <w:rPr>
          <w:sz w:val="23"/>
          <w:szCs w:val="23"/>
          <w:cs/>
        </w:rPr>
        <w:t xml:space="preserve"> चरे मु</w:t>
      </w:r>
      <w:r w:rsidR="004605FC" w:rsidRPr="00142895">
        <w:rPr>
          <w:rFonts w:hint="cs"/>
          <w:sz w:val="23"/>
          <w:szCs w:val="23"/>
          <w:cs/>
          <w:lang w:bidi="sa-IN"/>
        </w:rPr>
        <w:t>नी</w:t>
      </w:r>
      <w:r w:rsidR="004605FC" w:rsidRPr="00142895">
        <w:rPr>
          <w:sz w:val="23"/>
          <w:szCs w:val="23"/>
          <w:cs/>
        </w:rPr>
        <w:t xml:space="preserve"> सव्वतो विप्पमुक्के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४८२</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 xml:space="preserve">आयं </w:t>
      </w:r>
      <w:r w:rsidR="004605FC" w:rsidRPr="00142895">
        <w:rPr>
          <w:rFonts w:hint="cs"/>
          <w:bCs w:val="0"/>
          <w:sz w:val="23"/>
          <w:szCs w:val="23"/>
          <w:cs/>
          <w:lang w:bidi="sa-IN"/>
        </w:rPr>
        <w:t>न</w:t>
      </w:r>
      <w:r w:rsidR="004605FC" w:rsidRPr="00142895">
        <w:rPr>
          <w:bCs w:val="0"/>
          <w:sz w:val="23"/>
          <w:szCs w:val="23"/>
          <w:cs/>
        </w:rPr>
        <w:t xml:space="preserve"> कुज्जा इह जीवितट्ठी</w:t>
      </w:r>
      <w:r w:rsidR="004605FC" w:rsidRPr="00142895">
        <w:rPr>
          <w:rFonts w:hint="cs"/>
          <w:bCs w:val="0"/>
          <w:sz w:val="23"/>
          <w:szCs w:val="23"/>
          <w:cs/>
          <w:lang w:bidi="sa-IN"/>
        </w:rPr>
        <w:t>,</w:t>
      </w:r>
      <w:r w:rsidR="004605FC" w:rsidRPr="00142895">
        <w:rPr>
          <w:bCs w:val="0"/>
          <w:sz w:val="23"/>
          <w:szCs w:val="23"/>
          <w:cs/>
        </w:rPr>
        <w:t xml:space="preserve"> असज्जमाणो य परिव्वएज्जा</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rFonts w:hint="cs"/>
          <w:sz w:val="23"/>
          <w:szCs w:val="23"/>
          <w:cs/>
          <w:lang w:bidi="sa-IN"/>
        </w:rPr>
        <w:t>नि</w:t>
      </w:r>
      <w:r w:rsidR="004605FC" w:rsidRPr="00142895">
        <w:rPr>
          <w:sz w:val="23"/>
          <w:szCs w:val="23"/>
          <w:cs/>
        </w:rPr>
        <w:t>सम्मभासी य वि</w:t>
      </w:r>
      <w:r w:rsidR="004605FC" w:rsidRPr="00142895">
        <w:rPr>
          <w:rFonts w:hint="cs"/>
          <w:sz w:val="23"/>
          <w:szCs w:val="23"/>
          <w:cs/>
          <w:lang w:bidi="sa-IN"/>
        </w:rPr>
        <w:t>नी</w:t>
      </w:r>
      <w:r w:rsidR="004605FC" w:rsidRPr="00142895">
        <w:rPr>
          <w:sz w:val="23"/>
          <w:szCs w:val="23"/>
          <w:cs/>
        </w:rPr>
        <w:t>यगिद्धी</w:t>
      </w:r>
      <w:r w:rsidR="004605FC" w:rsidRPr="00142895">
        <w:rPr>
          <w:rFonts w:hint="cs"/>
          <w:sz w:val="23"/>
          <w:szCs w:val="23"/>
          <w:cs/>
          <w:lang w:bidi="sa-IN"/>
        </w:rPr>
        <w:t>ं</w:t>
      </w:r>
      <w:r w:rsidR="004605FC" w:rsidRPr="00142895">
        <w:rPr>
          <w:sz w:val="23"/>
          <w:szCs w:val="23"/>
          <w:cs/>
        </w:rPr>
        <w:t xml:space="preserve"> हिंस</w:t>
      </w:r>
      <w:r w:rsidR="004605FC" w:rsidRPr="00142895">
        <w:rPr>
          <w:rFonts w:hint="cs"/>
          <w:sz w:val="23"/>
          <w:szCs w:val="23"/>
          <w:cs/>
          <w:lang w:bidi="sa-IN"/>
        </w:rPr>
        <w:t>न्नि</w:t>
      </w:r>
      <w:r w:rsidR="004605FC" w:rsidRPr="00142895">
        <w:rPr>
          <w:sz w:val="23"/>
          <w:szCs w:val="23"/>
          <w:cs/>
        </w:rPr>
        <w:t xml:space="preserve">तं वा </w:t>
      </w:r>
      <w:r w:rsidR="004605FC" w:rsidRPr="00142895">
        <w:rPr>
          <w:rFonts w:hint="cs"/>
          <w:sz w:val="23"/>
          <w:szCs w:val="23"/>
          <w:cs/>
          <w:lang w:bidi="sa-IN"/>
        </w:rPr>
        <w:t>न</w:t>
      </w:r>
      <w:r w:rsidR="004605FC" w:rsidRPr="00142895">
        <w:rPr>
          <w:sz w:val="23"/>
          <w:szCs w:val="23"/>
          <w:cs/>
        </w:rPr>
        <w:t xml:space="preserve"> कहं करेज्जा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४८३</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आहाकडं वा न निकामएज्जा</w:t>
      </w:r>
      <w:r w:rsidR="004605FC" w:rsidRPr="00142895">
        <w:rPr>
          <w:rFonts w:hint="cs"/>
          <w:bCs w:val="0"/>
          <w:sz w:val="23"/>
          <w:szCs w:val="23"/>
          <w:cs/>
          <w:lang w:bidi="sa-IN"/>
        </w:rPr>
        <w:t>,</w:t>
      </w:r>
      <w:r w:rsidR="004605FC" w:rsidRPr="00142895">
        <w:rPr>
          <w:bCs w:val="0"/>
          <w:sz w:val="23"/>
          <w:szCs w:val="23"/>
          <w:cs/>
        </w:rPr>
        <w:t xml:space="preserve"> निकामयंते य न संथवेज्जा</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rFonts w:hint="cs"/>
          <w:sz w:val="23"/>
          <w:szCs w:val="23"/>
          <w:cs/>
          <w:lang w:bidi="sa-IN"/>
        </w:rPr>
        <w:t>धु</w:t>
      </w:r>
      <w:r w:rsidR="004605FC" w:rsidRPr="00142895">
        <w:rPr>
          <w:sz w:val="23"/>
          <w:szCs w:val="23"/>
          <w:cs/>
        </w:rPr>
        <w:t xml:space="preserve">णे उरालं </w:t>
      </w:r>
      <w:r w:rsidR="004605FC" w:rsidRPr="00142895">
        <w:rPr>
          <w:rFonts w:hint="cs"/>
          <w:sz w:val="23"/>
          <w:szCs w:val="23"/>
          <w:cs/>
          <w:lang w:bidi="sa-IN"/>
        </w:rPr>
        <w:t>अनुवेहमाणे,</w:t>
      </w:r>
      <w:r w:rsidR="004605FC" w:rsidRPr="00142895">
        <w:rPr>
          <w:sz w:val="23"/>
          <w:szCs w:val="23"/>
          <w:cs/>
        </w:rPr>
        <w:t xml:space="preserve"> चेच्चाण सोयं अ</w:t>
      </w:r>
      <w:r w:rsidR="004605FC" w:rsidRPr="00142895">
        <w:rPr>
          <w:rFonts w:hint="cs"/>
          <w:sz w:val="23"/>
          <w:szCs w:val="23"/>
          <w:cs/>
          <w:lang w:bidi="sa-IN"/>
        </w:rPr>
        <w:t>न</w:t>
      </w:r>
      <w:r w:rsidR="004605FC" w:rsidRPr="00142895">
        <w:rPr>
          <w:sz w:val="23"/>
          <w:szCs w:val="23"/>
          <w:cs/>
        </w:rPr>
        <w:t>वेक्खमा</w:t>
      </w:r>
      <w:r w:rsidR="004605FC" w:rsidRPr="00142895">
        <w:rPr>
          <w:rFonts w:hint="cs"/>
          <w:sz w:val="23"/>
          <w:szCs w:val="23"/>
          <w:cs/>
          <w:lang w:bidi="sa-IN"/>
        </w:rPr>
        <w:t>णो</w:t>
      </w:r>
      <w:r w:rsidR="004605FC" w:rsidRPr="00142895">
        <w:rPr>
          <w:sz w:val="23"/>
          <w:szCs w:val="23"/>
          <w:cs/>
        </w:rPr>
        <w:t xml:space="preserve">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४८४</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एगत्तमे</w:t>
      </w:r>
      <w:r w:rsidR="004605FC" w:rsidRPr="00142895">
        <w:rPr>
          <w:rFonts w:hint="cs"/>
          <w:bCs w:val="0"/>
          <w:sz w:val="23"/>
          <w:szCs w:val="23"/>
          <w:cs/>
          <w:lang w:bidi="sa-IN"/>
        </w:rPr>
        <w:t>यं</w:t>
      </w:r>
      <w:r w:rsidR="004605FC" w:rsidRPr="00142895">
        <w:rPr>
          <w:bCs w:val="0"/>
          <w:sz w:val="23"/>
          <w:szCs w:val="23"/>
          <w:cs/>
        </w:rPr>
        <w:t xml:space="preserve"> अभिपत्थएज्जा</w:t>
      </w:r>
      <w:r w:rsidR="004605FC" w:rsidRPr="00142895">
        <w:rPr>
          <w:rFonts w:hint="cs"/>
          <w:bCs w:val="0"/>
          <w:sz w:val="23"/>
          <w:szCs w:val="23"/>
          <w:cs/>
          <w:lang w:bidi="sa-IN"/>
        </w:rPr>
        <w:t>,</w:t>
      </w:r>
      <w:r w:rsidR="004605FC" w:rsidRPr="00142895">
        <w:rPr>
          <w:bCs w:val="0"/>
          <w:sz w:val="23"/>
          <w:szCs w:val="23"/>
          <w:cs/>
        </w:rPr>
        <w:t xml:space="preserve"> ए</w:t>
      </w:r>
      <w:r w:rsidR="004605FC" w:rsidRPr="00142895">
        <w:rPr>
          <w:rFonts w:hint="cs"/>
          <w:bCs w:val="0"/>
          <w:sz w:val="23"/>
          <w:szCs w:val="23"/>
          <w:cs/>
          <w:lang w:bidi="sa-IN"/>
        </w:rPr>
        <w:t>वं</w:t>
      </w:r>
      <w:r w:rsidR="004605FC" w:rsidRPr="00142895">
        <w:rPr>
          <w:bCs w:val="0"/>
          <w:sz w:val="23"/>
          <w:szCs w:val="23"/>
          <w:cs/>
        </w:rPr>
        <w:t xml:space="preserve"> पमोक्खे न मुसं ति पास</w:t>
      </w:r>
      <w:r w:rsidR="004605FC" w:rsidRPr="00142895">
        <w:rPr>
          <w:rFonts w:hint="cs"/>
          <w:bCs w:val="0"/>
          <w:sz w:val="23"/>
          <w:szCs w:val="23"/>
          <w:cs/>
          <w:lang w:bidi="sa-IN"/>
        </w:rPr>
        <w:t>ं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एसप्पमोक्खे अमुसेऽवरे वी</w:t>
      </w:r>
      <w:r w:rsidR="004605FC" w:rsidRPr="00142895">
        <w:rPr>
          <w:rFonts w:hint="cs"/>
          <w:sz w:val="23"/>
          <w:szCs w:val="23"/>
          <w:cs/>
          <w:lang w:bidi="sa-IN"/>
        </w:rPr>
        <w:t>,</w:t>
      </w:r>
      <w:r w:rsidR="004605FC" w:rsidRPr="00142895">
        <w:rPr>
          <w:sz w:val="23"/>
          <w:szCs w:val="23"/>
          <w:cs/>
        </w:rPr>
        <w:t xml:space="preserve"> अकोहणे सच्चरए तवस्सी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४८५</w:t>
      </w:r>
      <w:r w:rsidRPr="00142895">
        <w:rPr>
          <w:color w:val="00B050"/>
          <w:sz w:val="23"/>
          <w:szCs w:val="23"/>
        </w:rPr>
        <w:t>]</w:t>
      </w:r>
      <w:r w:rsidR="00657F9B" w:rsidRPr="00142895">
        <w:rPr>
          <w:rFonts w:hint="cs"/>
          <w:color w:val="00B050"/>
          <w:sz w:val="23"/>
          <w:szCs w:val="23"/>
          <w:cs/>
        </w:rPr>
        <w:tab/>
      </w:r>
      <w:r w:rsidR="004605FC" w:rsidRPr="00142895">
        <w:rPr>
          <w:rFonts w:hint="cs"/>
          <w:bCs w:val="0"/>
          <w:sz w:val="23"/>
          <w:szCs w:val="23"/>
          <w:cs/>
          <w:lang w:bidi="sa-IN"/>
        </w:rPr>
        <w:t>इ</w:t>
      </w:r>
      <w:r w:rsidR="004605FC" w:rsidRPr="00142895">
        <w:rPr>
          <w:bCs w:val="0"/>
          <w:sz w:val="23"/>
          <w:szCs w:val="23"/>
          <w:cs/>
        </w:rPr>
        <w:t>त्थीसु या आरय</w:t>
      </w:r>
      <w:r w:rsidR="004605FC" w:rsidRPr="00142895">
        <w:rPr>
          <w:rFonts w:hint="cs"/>
          <w:bCs w:val="0"/>
          <w:sz w:val="23"/>
          <w:szCs w:val="23"/>
          <w:cs/>
        </w:rPr>
        <w:t xml:space="preserve"> </w:t>
      </w:r>
      <w:r w:rsidR="004605FC" w:rsidRPr="00142895">
        <w:rPr>
          <w:bCs w:val="0"/>
          <w:sz w:val="23"/>
          <w:szCs w:val="23"/>
          <w:cs/>
        </w:rPr>
        <w:t>मेहुणे उ</w:t>
      </w:r>
      <w:r w:rsidR="004605FC" w:rsidRPr="00142895">
        <w:rPr>
          <w:rFonts w:hint="cs"/>
          <w:bCs w:val="0"/>
          <w:sz w:val="23"/>
          <w:szCs w:val="23"/>
          <w:cs/>
          <w:lang w:bidi="sa-IN"/>
        </w:rPr>
        <w:t>,</w:t>
      </w:r>
      <w:r w:rsidR="004605FC" w:rsidRPr="00142895">
        <w:rPr>
          <w:bCs w:val="0"/>
          <w:sz w:val="23"/>
          <w:szCs w:val="23"/>
          <w:cs/>
        </w:rPr>
        <w:t xml:space="preserve"> परिग्गहं चेव अकुव्वमाणे</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उच्चावएसु</w:t>
      </w:r>
      <w:r w:rsidR="004605FC" w:rsidRPr="00142895">
        <w:rPr>
          <w:rFonts w:hint="cs"/>
          <w:sz w:val="23"/>
          <w:szCs w:val="23"/>
          <w:cs/>
        </w:rPr>
        <w:t>ं</w:t>
      </w:r>
      <w:r w:rsidR="004605FC" w:rsidRPr="00142895">
        <w:rPr>
          <w:sz w:val="23"/>
          <w:szCs w:val="23"/>
          <w:cs/>
        </w:rPr>
        <w:t xml:space="preserve"> विसएसु ताई</w:t>
      </w:r>
      <w:r w:rsidR="004605FC" w:rsidRPr="00142895">
        <w:rPr>
          <w:rFonts w:hint="cs"/>
          <w:sz w:val="23"/>
          <w:szCs w:val="23"/>
          <w:cs/>
          <w:lang w:bidi="sa-IN"/>
        </w:rPr>
        <w:t>,</w:t>
      </w:r>
      <w:r w:rsidR="004605FC" w:rsidRPr="00142895">
        <w:rPr>
          <w:sz w:val="23"/>
          <w:szCs w:val="23"/>
          <w:cs/>
        </w:rPr>
        <w:t xml:space="preserve"> </w:t>
      </w:r>
      <w:r w:rsidR="004605FC" w:rsidRPr="00142895">
        <w:rPr>
          <w:rFonts w:hint="cs"/>
          <w:sz w:val="23"/>
          <w:szCs w:val="23"/>
          <w:cs/>
          <w:lang w:bidi="sa-IN"/>
        </w:rPr>
        <w:t>निस्संसयं</w:t>
      </w:r>
      <w:r w:rsidR="004605FC" w:rsidRPr="00142895">
        <w:rPr>
          <w:sz w:val="23"/>
          <w:szCs w:val="23"/>
          <w:cs/>
        </w:rPr>
        <w:t xml:space="preserve"> भिक्खु समाहिपत्ते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४८६</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अरतिं रतिं च अभिभूय भिक्खू</w:t>
      </w:r>
      <w:r w:rsidR="004605FC" w:rsidRPr="00142895">
        <w:rPr>
          <w:rFonts w:hint="cs"/>
          <w:bCs w:val="0"/>
          <w:sz w:val="23"/>
          <w:szCs w:val="23"/>
          <w:cs/>
          <w:lang w:bidi="sa-IN"/>
        </w:rPr>
        <w:t>,</w:t>
      </w:r>
      <w:r w:rsidR="004605FC" w:rsidRPr="00142895">
        <w:rPr>
          <w:bCs w:val="0"/>
          <w:sz w:val="23"/>
          <w:szCs w:val="23"/>
          <w:cs/>
        </w:rPr>
        <w:t xml:space="preserve"> तणा</w:t>
      </w:r>
      <w:r w:rsidR="004605FC" w:rsidRPr="00142895">
        <w:rPr>
          <w:rFonts w:hint="cs"/>
          <w:bCs w:val="0"/>
          <w:sz w:val="23"/>
          <w:szCs w:val="23"/>
          <w:cs/>
          <w:lang w:bidi="sa-IN"/>
        </w:rPr>
        <w:t>इ</w:t>
      </w:r>
      <w:r w:rsidR="004605FC" w:rsidRPr="00142895">
        <w:rPr>
          <w:bCs w:val="0"/>
          <w:sz w:val="23"/>
          <w:szCs w:val="23"/>
          <w:cs/>
        </w:rPr>
        <w:t>फासं तह सी</w:t>
      </w:r>
      <w:r w:rsidR="004605FC" w:rsidRPr="00142895">
        <w:rPr>
          <w:rFonts w:hint="cs"/>
          <w:bCs w:val="0"/>
          <w:sz w:val="23"/>
          <w:szCs w:val="23"/>
          <w:cs/>
        </w:rPr>
        <w:t>य</w:t>
      </w:r>
      <w:r w:rsidR="004605FC" w:rsidRPr="00142895">
        <w:rPr>
          <w:bCs w:val="0"/>
          <w:sz w:val="23"/>
          <w:szCs w:val="23"/>
          <w:cs/>
        </w:rPr>
        <w:t>फासं</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उण्हं च दंसं चऽहियासएज्जा</w:t>
      </w:r>
      <w:r w:rsidR="004605FC" w:rsidRPr="00142895">
        <w:rPr>
          <w:rFonts w:hint="cs"/>
          <w:sz w:val="23"/>
          <w:szCs w:val="23"/>
          <w:cs/>
          <w:lang w:bidi="sa-IN"/>
        </w:rPr>
        <w:t>,</w:t>
      </w:r>
      <w:r w:rsidR="004605FC" w:rsidRPr="00142895">
        <w:rPr>
          <w:sz w:val="23"/>
          <w:szCs w:val="23"/>
          <w:cs/>
        </w:rPr>
        <w:t xml:space="preserve"> सुब्भिं च दुब्भिं च तितिक्खएज्जा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४८७</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गु</w:t>
      </w:r>
      <w:r w:rsidR="004605FC" w:rsidRPr="00142895">
        <w:rPr>
          <w:rFonts w:hint="cs"/>
          <w:bCs w:val="0"/>
          <w:sz w:val="23"/>
          <w:szCs w:val="23"/>
          <w:cs/>
          <w:lang w:bidi="sa-IN"/>
        </w:rPr>
        <w:t>त्तो</w:t>
      </w:r>
      <w:r w:rsidR="004605FC" w:rsidRPr="00142895">
        <w:rPr>
          <w:bCs w:val="0"/>
          <w:sz w:val="23"/>
          <w:szCs w:val="23"/>
          <w:cs/>
        </w:rPr>
        <w:t xml:space="preserve"> वईए य समाहिप</w:t>
      </w:r>
      <w:r w:rsidR="004605FC" w:rsidRPr="00142895">
        <w:rPr>
          <w:rFonts w:hint="cs"/>
          <w:bCs w:val="0"/>
          <w:sz w:val="23"/>
          <w:szCs w:val="23"/>
          <w:cs/>
          <w:lang w:bidi="sa-IN"/>
        </w:rPr>
        <w:t>त्तो</w:t>
      </w:r>
      <w:r w:rsidR="004605FC" w:rsidRPr="00142895">
        <w:rPr>
          <w:bCs w:val="0"/>
          <w:sz w:val="23"/>
          <w:szCs w:val="23"/>
          <w:cs/>
        </w:rPr>
        <w:t xml:space="preserve"> लेसं समाहट्टु परिव्वएज्जा</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 xml:space="preserve">गिहं </w:t>
      </w:r>
      <w:r w:rsidR="004605FC" w:rsidRPr="00142895">
        <w:rPr>
          <w:rFonts w:hint="cs"/>
          <w:sz w:val="23"/>
          <w:szCs w:val="23"/>
          <w:cs/>
          <w:lang w:bidi="sa-IN"/>
        </w:rPr>
        <w:t>न</w:t>
      </w:r>
      <w:r w:rsidR="004605FC" w:rsidRPr="00142895">
        <w:rPr>
          <w:sz w:val="23"/>
          <w:szCs w:val="23"/>
          <w:cs/>
        </w:rPr>
        <w:t xml:space="preserve"> छाए न वि छादएज्जा</w:t>
      </w:r>
      <w:r w:rsidR="004605FC" w:rsidRPr="00142895">
        <w:rPr>
          <w:rFonts w:hint="cs"/>
          <w:sz w:val="23"/>
          <w:szCs w:val="23"/>
          <w:cs/>
          <w:lang w:bidi="sa-IN"/>
        </w:rPr>
        <w:t>,</w:t>
      </w:r>
      <w:r w:rsidR="004605FC" w:rsidRPr="00142895">
        <w:rPr>
          <w:sz w:val="23"/>
          <w:szCs w:val="23"/>
          <w:cs/>
        </w:rPr>
        <w:t xml:space="preserve"> सम्मिस्सिभावं पजहे पयासु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४८८</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जे केइ लोग</w:t>
      </w:r>
      <w:r w:rsidR="004605FC" w:rsidRPr="00142895">
        <w:rPr>
          <w:rFonts w:hint="cs"/>
          <w:bCs w:val="0"/>
          <w:sz w:val="23"/>
          <w:szCs w:val="23"/>
          <w:cs/>
        </w:rPr>
        <w:t>ंमि</w:t>
      </w:r>
      <w:r w:rsidR="004605FC" w:rsidRPr="00142895">
        <w:rPr>
          <w:bCs w:val="0"/>
          <w:sz w:val="23"/>
          <w:szCs w:val="23"/>
          <w:cs/>
        </w:rPr>
        <w:t xml:space="preserve"> उ अकिरि</w:t>
      </w:r>
      <w:r w:rsidR="004605FC" w:rsidRPr="00142895">
        <w:rPr>
          <w:rFonts w:hint="cs"/>
          <w:bCs w:val="0"/>
          <w:sz w:val="23"/>
          <w:szCs w:val="23"/>
          <w:cs/>
          <w:lang w:bidi="sa-IN"/>
        </w:rPr>
        <w:t>यआया</w:t>
      </w:r>
      <w:r w:rsidR="004605FC" w:rsidRPr="00142895">
        <w:rPr>
          <w:bCs w:val="0"/>
          <w:sz w:val="23"/>
          <w:szCs w:val="23"/>
          <w:cs/>
        </w:rPr>
        <w:t xml:space="preserve"> अ</w:t>
      </w:r>
      <w:r w:rsidR="004605FC" w:rsidRPr="00142895">
        <w:rPr>
          <w:rFonts w:hint="cs"/>
          <w:bCs w:val="0"/>
          <w:sz w:val="23"/>
          <w:szCs w:val="23"/>
          <w:cs/>
          <w:lang w:bidi="sa-IN"/>
        </w:rPr>
        <w:t>न्नेन</w:t>
      </w:r>
      <w:r w:rsidR="004605FC" w:rsidRPr="00142895">
        <w:rPr>
          <w:bCs w:val="0"/>
          <w:sz w:val="23"/>
          <w:szCs w:val="23"/>
          <w:cs/>
        </w:rPr>
        <w:t xml:space="preserve"> पुट्ठा धुतमादिसंति</w:t>
      </w:r>
      <w:r w:rsidR="004605FC" w:rsidRPr="00142895">
        <w:rPr>
          <w:rFonts w:hint="cs"/>
          <w:bCs w:val="0"/>
          <w:sz w:val="23"/>
          <w:szCs w:val="23"/>
          <w:cs/>
          <w:lang w:bidi="sa-IN"/>
        </w:rPr>
        <w:t xml:space="preserve"> ।</w:t>
      </w:r>
    </w:p>
    <w:p w:rsidR="004605FC" w:rsidRPr="00142895" w:rsidRDefault="00657F9B" w:rsidP="00657F9B">
      <w:pPr>
        <w:pStyle w:val="PlainHindi"/>
        <w:tabs>
          <w:tab w:val="left" w:pos="2070"/>
        </w:tabs>
        <w:spacing w:after="0"/>
        <w:ind w:right="1348" w:firstLine="1350"/>
        <w:jc w:val="distribute"/>
        <w:rPr>
          <w:sz w:val="23"/>
          <w:szCs w:val="23"/>
        </w:rPr>
      </w:pPr>
      <w:r w:rsidRPr="00142895">
        <w:rPr>
          <w:rFonts w:hint="cs"/>
          <w:sz w:val="23"/>
          <w:szCs w:val="23"/>
          <w:cs/>
        </w:rPr>
        <w:tab/>
      </w:r>
      <w:r w:rsidR="004605FC" w:rsidRPr="00142895">
        <w:rPr>
          <w:sz w:val="23"/>
          <w:szCs w:val="23"/>
          <w:cs/>
        </w:rPr>
        <w:t>आरंभसत्ता गढिया य लोए</w:t>
      </w:r>
      <w:r w:rsidR="004605FC" w:rsidRPr="00142895">
        <w:rPr>
          <w:rFonts w:hint="cs"/>
          <w:sz w:val="23"/>
          <w:szCs w:val="23"/>
          <w:cs/>
          <w:lang w:bidi="sa-IN"/>
        </w:rPr>
        <w:t>,</w:t>
      </w:r>
      <w:r w:rsidR="004605FC" w:rsidRPr="00142895">
        <w:rPr>
          <w:sz w:val="23"/>
          <w:szCs w:val="23"/>
          <w:cs/>
        </w:rPr>
        <w:t xml:space="preserve"> धम्मं न जाणंति विमोक्खहेउ</w:t>
      </w:r>
      <w:r w:rsidR="004605FC" w:rsidRPr="00142895">
        <w:rPr>
          <w:rFonts w:hint="cs"/>
          <w:sz w:val="23"/>
          <w:szCs w:val="23"/>
          <w:cs/>
          <w:lang w:bidi="sa-IN"/>
        </w:rPr>
        <w:t>ं</w:t>
      </w:r>
      <w:r w:rsidR="004605FC" w:rsidRPr="00142895">
        <w:rPr>
          <w:sz w:val="23"/>
          <w:szCs w:val="23"/>
          <w:cs/>
        </w:rPr>
        <w:t xml:space="preserve"> ।।</w:t>
      </w:r>
    </w:p>
    <w:p w:rsidR="004605FC" w:rsidRPr="00142895" w:rsidRDefault="002F3981" w:rsidP="00657F9B">
      <w:pPr>
        <w:pStyle w:val="H4Hindi"/>
        <w:tabs>
          <w:tab w:val="left" w:pos="2070"/>
        </w:tabs>
        <w:spacing w:before="0" w:after="0"/>
        <w:ind w:right="1348" w:firstLine="1350"/>
        <w:jc w:val="distribute"/>
        <w:rPr>
          <w:bCs w:val="0"/>
          <w:sz w:val="23"/>
          <w:szCs w:val="23"/>
        </w:rPr>
      </w:pPr>
      <w:r w:rsidRPr="00142895">
        <w:rPr>
          <w:color w:val="00B050"/>
          <w:sz w:val="23"/>
          <w:szCs w:val="23"/>
        </w:rPr>
        <w:t>[</w:t>
      </w:r>
      <w:r w:rsidRPr="00142895">
        <w:rPr>
          <w:rFonts w:hint="cs"/>
          <w:color w:val="00B050"/>
          <w:sz w:val="23"/>
          <w:szCs w:val="23"/>
          <w:cs/>
        </w:rPr>
        <w:t>४८९</w:t>
      </w:r>
      <w:r w:rsidRPr="00142895">
        <w:rPr>
          <w:color w:val="00B050"/>
          <w:sz w:val="23"/>
          <w:szCs w:val="23"/>
        </w:rPr>
        <w:t>]</w:t>
      </w:r>
      <w:r w:rsidR="00657F9B" w:rsidRPr="00142895">
        <w:rPr>
          <w:rFonts w:hint="cs"/>
          <w:color w:val="00B050"/>
          <w:sz w:val="23"/>
          <w:szCs w:val="23"/>
          <w:cs/>
        </w:rPr>
        <w:tab/>
      </w:r>
      <w:r w:rsidR="004605FC" w:rsidRPr="00142895">
        <w:rPr>
          <w:bCs w:val="0"/>
          <w:sz w:val="23"/>
          <w:szCs w:val="23"/>
          <w:cs/>
        </w:rPr>
        <w:t xml:space="preserve">पुढो </w:t>
      </w:r>
      <w:r w:rsidR="004605FC" w:rsidRPr="00142895">
        <w:rPr>
          <w:rFonts w:hint="cs"/>
          <w:bCs w:val="0"/>
          <w:sz w:val="23"/>
          <w:szCs w:val="23"/>
          <w:cs/>
          <w:lang w:bidi="sa-IN"/>
        </w:rPr>
        <w:t xml:space="preserve">य </w:t>
      </w:r>
      <w:r w:rsidR="004605FC" w:rsidRPr="00142895">
        <w:rPr>
          <w:bCs w:val="0"/>
          <w:sz w:val="23"/>
          <w:szCs w:val="23"/>
          <w:cs/>
        </w:rPr>
        <w:t xml:space="preserve">छंदा </w:t>
      </w:r>
      <w:r w:rsidR="004605FC" w:rsidRPr="00142895">
        <w:rPr>
          <w:rFonts w:hint="cs"/>
          <w:bCs w:val="0"/>
          <w:sz w:val="23"/>
          <w:szCs w:val="23"/>
          <w:cs/>
          <w:lang w:bidi="sa-IN"/>
        </w:rPr>
        <w:t xml:space="preserve">इह </w:t>
      </w:r>
      <w:r w:rsidR="004605FC" w:rsidRPr="00142895">
        <w:rPr>
          <w:bCs w:val="0"/>
          <w:sz w:val="23"/>
          <w:szCs w:val="23"/>
          <w:cs/>
        </w:rPr>
        <w:t>माणवा</w:t>
      </w:r>
      <w:r w:rsidR="004605FC" w:rsidRPr="00142895">
        <w:rPr>
          <w:rFonts w:hint="cs"/>
          <w:bCs w:val="0"/>
          <w:sz w:val="23"/>
          <w:szCs w:val="23"/>
          <w:cs/>
        </w:rPr>
        <w:t xml:space="preserve"> </w:t>
      </w:r>
      <w:r w:rsidR="004605FC" w:rsidRPr="00142895">
        <w:rPr>
          <w:rFonts w:hint="cs"/>
          <w:bCs w:val="0"/>
          <w:sz w:val="23"/>
          <w:szCs w:val="23"/>
          <w:cs/>
          <w:lang w:bidi="sa-IN"/>
        </w:rPr>
        <w:t>उ</w:t>
      </w:r>
      <w:r w:rsidR="004605FC" w:rsidRPr="00142895">
        <w:rPr>
          <w:bCs w:val="0"/>
          <w:sz w:val="23"/>
          <w:szCs w:val="23"/>
          <w:cs/>
        </w:rPr>
        <w:t xml:space="preserve"> किरियाकिरि</w:t>
      </w:r>
      <w:r w:rsidR="004605FC" w:rsidRPr="00142895">
        <w:rPr>
          <w:rFonts w:hint="cs"/>
          <w:bCs w:val="0"/>
          <w:sz w:val="23"/>
          <w:szCs w:val="23"/>
          <w:cs/>
          <w:lang w:bidi="sa-IN"/>
        </w:rPr>
        <w:t>यं</w:t>
      </w:r>
      <w:r w:rsidR="004605FC" w:rsidRPr="00142895">
        <w:rPr>
          <w:bCs w:val="0"/>
          <w:sz w:val="23"/>
          <w:szCs w:val="23"/>
          <w:cs/>
        </w:rPr>
        <w:t xml:space="preserve"> </w:t>
      </w:r>
      <w:r w:rsidR="004605FC" w:rsidRPr="00142895">
        <w:rPr>
          <w:rFonts w:hint="cs"/>
          <w:bCs w:val="0"/>
          <w:sz w:val="23"/>
          <w:szCs w:val="23"/>
          <w:cs/>
          <w:lang w:bidi="sa-IN"/>
        </w:rPr>
        <w:t>च</w:t>
      </w:r>
      <w:r w:rsidR="004605FC" w:rsidRPr="00142895">
        <w:rPr>
          <w:bCs w:val="0"/>
          <w:sz w:val="23"/>
          <w:szCs w:val="23"/>
          <w:cs/>
        </w:rPr>
        <w:t xml:space="preserve"> पुढो</w:t>
      </w:r>
      <w:r w:rsidR="004605FC" w:rsidRPr="00142895">
        <w:rPr>
          <w:rFonts w:hint="cs"/>
          <w:bCs w:val="0"/>
          <w:sz w:val="23"/>
          <w:szCs w:val="23"/>
          <w:cs/>
          <w:lang w:bidi="sa-IN"/>
        </w:rPr>
        <w:t xml:space="preserve"> </w:t>
      </w:r>
      <w:r w:rsidR="004605FC" w:rsidRPr="00142895">
        <w:rPr>
          <w:bCs w:val="0"/>
          <w:sz w:val="23"/>
          <w:szCs w:val="23"/>
          <w:cs/>
        </w:rPr>
        <w:t>य</w:t>
      </w:r>
      <w:r w:rsidR="004605FC" w:rsidRPr="00142895">
        <w:rPr>
          <w:rFonts w:hint="cs"/>
          <w:bCs w:val="0"/>
          <w:sz w:val="23"/>
          <w:szCs w:val="23"/>
          <w:cs/>
          <w:lang w:bidi="sa-IN"/>
        </w:rPr>
        <w:t xml:space="preserve"> </w:t>
      </w:r>
      <w:r w:rsidR="004605FC" w:rsidRPr="00142895">
        <w:rPr>
          <w:bCs w:val="0"/>
          <w:sz w:val="23"/>
          <w:szCs w:val="23"/>
          <w:cs/>
        </w:rPr>
        <w:t>वादं</w:t>
      </w:r>
      <w:r w:rsidR="004605FC" w:rsidRPr="00142895">
        <w:rPr>
          <w:rFonts w:hint="cs"/>
          <w:bCs w:val="0"/>
          <w:sz w:val="23"/>
          <w:szCs w:val="23"/>
          <w:cs/>
          <w:lang w:bidi="sa-IN"/>
        </w:rPr>
        <w:t xml:space="preserve"> ।</w:t>
      </w:r>
    </w:p>
    <w:p w:rsidR="004605FC" w:rsidRPr="007264F7" w:rsidRDefault="00657F9B" w:rsidP="00657F9B">
      <w:pPr>
        <w:pStyle w:val="PlainHindi"/>
        <w:tabs>
          <w:tab w:val="left" w:pos="2070"/>
        </w:tabs>
        <w:spacing w:after="0"/>
        <w:ind w:right="1348" w:firstLine="1350"/>
        <w:jc w:val="distribute"/>
        <w:rPr>
          <w:sz w:val="24"/>
          <w:szCs w:val="24"/>
        </w:rPr>
      </w:pPr>
      <w:r>
        <w:rPr>
          <w:rFonts w:hint="cs"/>
          <w:sz w:val="24"/>
          <w:szCs w:val="24"/>
          <w:cs/>
        </w:rPr>
        <w:tab/>
      </w:r>
      <w:r w:rsidR="004605FC" w:rsidRPr="007264F7">
        <w:rPr>
          <w:sz w:val="24"/>
          <w:szCs w:val="24"/>
          <w:cs/>
        </w:rPr>
        <w:t>जातस्स बालस्स पकुव्व देहं</w:t>
      </w:r>
      <w:r w:rsidR="004605FC" w:rsidRPr="007264F7">
        <w:rPr>
          <w:rFonts w:hint="cs"/>
          <w:sz w:val="24"/>
          <w:szCs w:val="24"/>
          <w:cs/>
          <w:lang w:bidi="sa-IN"/>
        </w:rPr>
        <w:t>,</w:t>
      </w:r>
      <w:r w:rsidR="004605FC" w:rsidRPr="007264F7">
        <w:rPr>
          <w:sz w:val="24"/>
          <w:szCs w:val="24"/>
          <w:cs/>
        </w:rPr>
        <w:t xml:space="preserve"> पवड्ढती वेरमसंजयस्स ।।</w:t>
      </w:r>
    </w:p>
    <w:p w:rsidR="00142895" w:rsidRDefault="00142895" w:rsidP="00EB33C6">
      <w:pPr>
        <w:spacing w:after="0" w:line="240" w:lineRule="auto"/>
        <w:ind w:right="1708"/>
        <w:contextualSpacing/>
        <w:rPr>
          <w:rFonts w:cs="Mangal"/>
          <w:sz w:val="24"/>
          <w:szCs w:val="24"/>
        </w:rPr>
      </w:pPr>
    </w:p>
    <w:p w:rsidR="00EB33C6" w:rsidRDefault="00EB33C6" w:rsidP="00EB33C6">
      <w:pPr>
        <w:spacing w:after="0" w:line="240" w:lineRule="auto"/>
        <w:ind w:right="1708"/>
        <w:contextualSpacing/>
        <w:rPr>
          <w:rFonts w:cs="Mangal"/>
          <w:sz w:val="24"/>
          <w:szCs w:val="24"/>
        </w:rPr>
      </w:pPr>
      <w:r>
        <w:rPr>
          <w:rFonts w:cs="Mangal" w:hint="cs"/>
          <w:sz w:val="24"/>
          <w:szCs w:val="24"/>
          <w:cs/>
        </w:rPr>
        <w:lastRenderedPageBreak/>
        <w:t>सु</w:t>
      </w:r>
      <w:r w:rsidR="00580057">
        <w:rPr>
          <w:rFonts w:cs="Mangal" w:hint="cs"/>
          <w:sz w:val="24"/>
          <w:szCs w:val="24"/>
          <w:cs/>
        </w:rPr>
        <w:t>यक्खंधो-१, अज्झयणं-१०, उद्देसो-</w:t>
      </w:r>
    </w:p>
    <w:tbl>
      <w:tblPr>
        <w:tblW w:w="10140" w:type="dxa"/>
        <w:tblInd w:w="93" w:type="dxa"/>
        <w:tblBorders>
          <w:top w:val="single" w:sz="4" w:space="0" w:color="auto"/>
        </w:tblBorders>
        <w:tblLook w:val="04A0"/>
      </w:tblPr>
      <w:tblGrid>
        <w:gridCol w:w="10140"/>
      </w:tblGrid>
      <w:tr w:rsidR="00EB33C6" w:rsidTr="00900160">
        <w:trPr>
          <w:trHeight w:val="228"/>
        </w:trPr>
        <w:tc>
          <w:tcPr>
            <w:tcW w:w="10140" w:type="dxa"/>
            <w:tcBorders>
              <w:top w:val="single" w:sz="4" w:space="0" w:color="FF0000"/>
              <w:left w:val="nil"/>
              <w:bottom w:val="nil"/>
              <w:right w:val="nil"/>
            </w:tcBorders>
          </w:tcPr>
          <w:p w:rsidR="00EB33C6" w:rsidRDefault="00EB33C6"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2F3981" w:rsidP="00657F9B">
      <w:pPr>
        <w:pStyle w:val="H4Hindi"/>
        <w:tabs>
          <w:tab w:val="left" w:pos="2070"/>
        </w:tabs>
        <w:spacing w:before="0" w:after="0"/>
        <w:ind w:right="1348" w:firstLine="1350"/>
        <w:jc w:val="distribute"/>
        <w:rPr>
          <w:bCs w:val="0"/>
          <w:sz w:val="24"/>
          <w:szCs w:val="24"/>
        </w:rPr>
      </w:pPr>
      <w:r w:rsidRPr="0069493C">
        <w:rPr>
          <w:color w:val="00B050"/>
          <w:sz w:val="24"/>
          <w:szCs w:val="24"/>
        </w:rPr>
        <w:t>[</w:t>
      </w:r>
      <w:r>
        <w:rPr>
          <w:rFonts w:hint="cs"/>
          <w:color w:val="00B050"/>
          <w:sz w:val="24"/>
          <w:szCs w:val="24"/>
          <w:cs/>
        </w:rPr>
        <w:t>४९०</w:t>
      </w:r>
      <w:r w:rsidRPr="0069493C">
        <w:rPr>
          <w:color w:val="00B050"/>
          <w:sz w:val="24"/>
          <w:szCs w:val="24"/>
        </w:rPr>
        <w:t>]</w:t>
      </w:r>
      <w:r w:rsidR="00657F9B">
        <w:rPr>
          <w:rFonts w:hint="cs"/>
          <w:color w:val="00B050"/>
          <w:sz w:val="24"/>
          <w:szCs w:val="24"/>
          <w:cs/>
        </w:rPr>
        <w:tab/>
      </w:r>
      <w:r w:rsidR="004605FC" w:rsidRPr="007264F7">
        <w:rPr>
          <w:bCs w:val="0"/>
          <w:sz w:val="24"/>
          <w:szCs w:val="24"/>
          <w:cs/>
        </w:rPr>
        <w:t>आउक्खयं चेव अबुज्झमाणे</w:t>
      </w:r>
      <w:r w:rsidR="004605FC" w:rsidRPr="007264F7">
        <w:rPr>
          <w:rFonts w:hint="cs"/>
          <w:bCs w:val="0"/>
          <w:sz w:val="24"/>
          <w:szCs w:val="24"/>
          <w:cs/>
          <w:lang w:bidi="sa-IN"/>
        </w:rPr>
        <w:t>,</w:t>
      </w:r>
      <w:r w:rsidR="004605FC" w:rsidRPr="007264F7">
        <w:rPr>
          <w:bCs w:val="0"/>
          <w:sz w:val="24"/>
          <w:szCs w:val="24"/>
          <w:cs/>
        </w:rPr>
        <w:t xml:space="preserve"> ममाइ से साहसकारि मंदे</w:t>
      </w:r>
      <w:r w:rsidR="004605FC" w:rsidRPr="007264F7">
        <w:rPr>
          <w:rFonts w:hint="cs"/>
          <w:bCs w:val="0"/>
          <w:sz w:val="24"/>
          <w:szCs w:val="24"/>
          <w:cs/>
          <w:lang w:bidi="sa-IN"/>
        </w:rPr>
        <w:t xml:space="preserve"> ।</w:t>
      </w:r>
    </w:p>
    <w:p w:rsidR="004605FC" w:rsidRPr="007264F7" w:rsidRDefault="00657F9B" w:rsidP="00657F9B">
      <w:pPr>
        <w:pStyle w:val="PlainHindi"/>
        <w:tabs>
          <w:tab w:val="left" w:pos="2070"/>
        </w:tabs>
        <w:spacing w:after="0"/>
        <w:ind w:right="1348" w:firstLine="1350"/>
        <w:jc w:val="distribute"/>
        <w:rPr>
          <w:sz w:val="24"/>
          <w:szCs w:val="24"/>
        </w:rPr>
      </w:pPr>
      <w:r>
        <w:rPr>
          <w:rFonts w:hint="cs"/>
          <w:sz w:val="24"/>
          <w:szCs w:val="24"/>
          <w:cs/>
        </w:rPr>
        <w:tab/>
      </w:r>
      <w:r w:rsidR="004605FC" w:rsidRPr="007264F7">
        <w:rPr>
          <w:sz w:val="24"/>
          <w:szCs w:val="24"/>
          <w:cs/>
        </w:rPr>
        <w:t>अहो य राओ परितप्पमाणे</w:t>
      </w:r>
      <w:r w:rsidR="004605FC" w:rsidRPr="007264F7">
        <w:rPr>
          <w:rFonts w:hint="cs"/>
          <w:sz w:val="24"/>
          <w:szCs w:val="24"/>
          <w:cs/>
          <w:lang w:bidi="sa-IN"/>
        </w:rPr>
        <w:t>,</w:t>
      </w:r>
      <w:r w:rsidR="004605FC" w:rsidRPr="007264F7">
        <w:rPr>
          <w:sz w:val="24"/>
          <w:szCs w:val="24"/>
          <w:cs/>
        </w:rPr>
        <w:t xml:space="preserve"> अट्टेसु</w:t>
      </w:r>
      <w:r w:rsidR="004605FC" w:rsidRPr="007264F7">
        <w:rPr>
          <w:rFonts w:hint="cs"/>
          <w:sz w:val="24"/>
          <w:szCs w:val="24"/>
          <w:cs/>
        </w:rPr>
        <w:t xml:space="preserve"> </w:t>
      </w:r>
      <w:r w:rsidR="004605FC" w:rsidRPr="007264F7">
        <w:rPr>
          <w:sz w:val="24"/>
          <w:szCs w:val="24"/>
          <w:cs/>
        </w:rPr>
        <w:t>मूढे अजरामरे व्व ।।</w:t>
      </w:r>
    </w:p>
    <w:p w:rsidR="004605FC" w:rsidRPr="007264F7" w:rsidRDefault="002F3981" w:rsidP="00657F9B">
      <w:pPr>
        <w:pStyle w:val="H4Hindi"/>
        <w:tabs>
          <w:tab w:val="left" w:pos="2070"/>
        </w:tabs>
        <w:spacing w:before="0" w:after="0"/>
        <w:ind w:right="1348" w:firstLine="1350"/>
        <w:jc w:val="distribute"/>
        <w:rPr>
          <w:bCs w:val="0"/>
          <w:sz w:val="24"/>
          <w:szCs w:val="24"/>
        </w:rPr>
      </w:pPr>
      <w:r w:rsidRPr="0069493C">
        <w:rPr>
          <w:color w:val="00B050"/>
          <w:sz w:val="24"/>
          <w:szCs w:val="24"/>
        </w:rPr>
        <w:t>[</w:t>
      </w:r>
      <w:r>
        <w:rPr>
          <w:rFonts w:hint="cs"/>
          <w:color w:val="00B050"/>
          <w:sz w:val="24"/>
          <w:szCs w:val="24"/>
          <w:cs/>
        </w:rPr>
        <w:t>४९१</w:t>
      </w:r>
      <w:r w:rsidRPr="0069493C">
        <w:rPr>
          <w:color w:val="00B050"/>
          <w:sz w:val="24"/>
          <w:szCs w:val="24"/>
        </w:rPr>
        <w:t>]</w:t>
      </w:r>
      <w:r w:rsidR="00657F9B">
        <w:rPr>
          <w:rFonts w:hint="cs"/>
          <w:color w:val="00B050"/>
          <w:sz w:val="24"/>
          <w:szCs w:val="24"/>
          <w:cs/>
        </w:rPr>
        <w:tab/>
      </w:r>
      <w:r w:rsidR="004605FC" w:rsidRPr="007264F7">
        <w:rPr>
          <w:bCs w:val="0"/>
          <w:sz w:val="24"/>
          <w:szCs w:val="24"/>
          <w:cs/>
        </w:rPr>
        <w:t>जहा</w:t>
      </w:r>
      <w:r w:rsidR="004605FC" w:rsidRPr="007264F7">
        <w:rPr>
          <w:rFonts w:hint="cs"/>
          <w:bCs w:val="0"/>
          <w:sz w:val="24"/>
          <w:szCs w:val="24"/>
          <w:cs/>
          <w:lang w:bidi="sa-IN"/>
        </w:rPr>
        <w:t>हि</w:t>
      </w:r>
      <w:r w:rsidR="004605FC" w:rsidRPr="007264F7">
        <w:rPr>
          <w:bCs w:val="0"/>
          <w:sz w:val="24"/>
          <w:szCs w:val="24"/>
          <w:cs/>
        </w:rPr>
        <w:t xml:space="preserve"> वित्तं पसवो य सव्वे</w:t>
      </w:r>
      <w:r w:rsidR="004605FC" w:rsidRPr="007264F7">
        <w:rPr>
          <w:rFonts w:hint="cs"/>
          <w:bCs w:val="0"/>
          <w:sz w:val="24"/>
          <w:szCs w:val="24"/>
          <w:cs/>
          <w:lang w:bidi="sa-IN"/>
        </w:rPr>
        <w:t>,</w:t>
      </w:r>
      <w:r w:rsidR="004605FC" w:rsidRPr="007264F7">
        <w:rPr>
          <w:bCs w:val="0"/>
          <w:sz w:val="24"/>
          <w:szCs w:val="24"/>
          <w:cs/>
        </w:rPr>
        <w:t xml:space="preserve"> जे बंधवा जे य पिया य मित्ता</w:t>
      </w:r>
      <w:r w:rsidR="004605FC" w:rsidRPr="007264F7">
        <w:rPr>
          <w:rFonts w:hint="cs"/>
          <w:bCs w:val="0"/>
          <w:sz w:val="24"/>
          <w:szCs w:val="24"/>
          <w:cs/>
          <w:lang w:bidi="sa-IN"/>
        </w:rPr>
        <w:t xml:space="preserve"> ।</w:t>
      </w:r>
    </w:p>
    <w:p w:rsidR="004605FC" w:rsidRPr="007264F7" w:rsidRDefault="00657F9B" w:rsidP="00657F9B">
      <w:pPr>
        <w:pStyle w:val="PlainHindi"/>
        <w:tabs>
          <w:tab w:val="left" w:pos="2070"/>
        </w:tabs>
        <w:spacing w:after="0"/>
        <w:ind w:right="1348" w:firstLine="1350"/>
        <w:jc w:val="distribute"/>
        <w:rPr>
          <w:sz w:val="24"/>
          <w:szCs w:val="24"/>
        </w:rPr>
      </w:pPr>
      <w:r>
        <w:rPr>
          <w:rFonts w:hint="cs"/>
          <w:sz w:val="24"/>
          <w:szCs w:val="24"/>
          <w:cs/>
        </w:rPr>
        <w:tab/>
      </w:r>
      <w:r w:rsidR="004605FC" w:rsidRPr="007264F7">
        <w:rPr>
          <w:sz w:val="24"/>
          <w:szCs w:val="24"/>
          <w:cs/>
        </w:rPr>
        <w:t>लालप्पई से</w:t>
      </w:r>
      <w:r w:rsidR="004605FC" w:rsidRPr="007264F7">
        <w:rPr>
          <w:rFonts w:hint="cs"/>
          <w:sz w:val="24"/>
          <w:szCs w:val="24"/>
          <w:cs/>
          <w:lang w:bidi="sa-IN"/>
        </w:rPr>
        <w:t>ऽ</w:t>
      </w:r>
      <w:r w:rsidR="004605FC" w:rsidRPr="007264F7">
        <w:rPr>
          <w:sz w:val="24"/>
          <w:szCs w:val="24"/>
          <w:cs/>
        </w:rPr>
        <w:t>वि</w:t>
      </w:r>
      <w:r w:rsidR="004605FC" w:rsidRPr="007264F7">
        <w:rPr>
          <w:rFonts w:hint="cs"/>
          <w:sz w:val="24"/>
          <w:szCs w:val="24"/>
          <w:cs/>
          <w:lang w:bidi="sa-IN"/>
        </w:rPr>
        <w:t>य</w:t>
      </w:r>
      <w:r w:rsidR="004605FC" w:rsidRPr="007264F7">
        <w:rPr>
          <w:sz w:val="24"/>
          <w:szCs w:val="24"/>
          <w:cs/>
        </w:rPr>
        <w:t xml:space="preserve"> </w:t>
      </w:r>
      <w:r w:rsidR="004605FC" w:rsidRPr="007264F7">
        <w:rPr>
          <w:rFonts w:hint="cs"/>
          <w:sz w:val="24"/>
          <w:szCs w:val="24"/>
          <w:cs/>
          <w:lang w:bidi="sa-IN"/>
        </w:rPr>
        <w:t>एइ</w:t>
      </w:r>
      <w:r w:rsidR="004605FC" w:rsidRPr="007264F7">
        <w:rPr>
          <w:sz w:val="24"/>
          <w:szCs w:val="24"/>
          <w:cs/>
        </w:rPr>
        <w:t xml:space="preserve"> मोहं</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न्ने</w:t>
      </w:r>
      <w:r w:rsidR="004605FC" w:rsidRPr="007264F7">
        <w:rPr>
          <w:sz w:val="24"/>
          <w:szCs w:val="24"/>
          <w:cs/>
        </w:rPr>
        <w:t xml:space="preserve"> जना तंसि हरंति वित्तं ।।</w:t>
      </w:r>
    </w:p>
    <w:p w:rsidR="004605FC" w:rsidRPr="007264F7" w:rsidRDefault="002F3981" w:rsidP="00657F9B">
      <w:pPr>
        <w:pStyle w:val="H4Hindi"/>
        <w:tabs>
          <w:tab w:val="left" w:pos="2070"/>
        </w:tabs>
        <w:spacing w:before="0" w:after="0"/>
        <w:ind w:right="1348" w:firstLine="1350"/>
        <w:jc w:val="distribute"/>
        <w:rPr>
          <w:bCs w:val="0"/>
          <w:sz w:val="24"/>
          <w:szCs w:val="24"/>
        </w:rPr>
      </w:pPr>
      <w:r w:rsidRPr="0069493C">
        <w:rPr>
          <w:color w:val="00B050"/>
          <w:sz w:val="24"/>
          <w:szCs w:val="24"/>
        </w:rPr>
        <w:t>[</w:t>
      </w:r>
      <w:r>
        <w:rPr>
          <w:rFonts w:hint="cs"/>
          <w:color w:val="00B050"/>
          <w:sz w:val="24"/>
          <w:szCs w:val="24"/>
          <w:cs/>
        </w:rPr>
        <w:t>४९२</w:t>
      </w:r>
      <w:r w:rsidRPr="0069493C">
        <w:rPr>
          <w:color w:val="00B050"/>
          <w:sz w:val="24"/>
          <w:szCs w:val="24"/>
        </w:rPr>
        <w:t>]</w:t>
      </w:r>
      <w:r w:rsidR="00657F9B">
        <w:rPr>
          <w:rFonts w:hint="cs"/>
          <w:color w:val="00B050"/>
          <w:sz w:val="24"/>
          <w:szCs w:val="24"/>
          <w:cs/>
        </w:rPr>
        <w:tab/>
      </w:r>
      <w:r w:rsidR="004605FC" w:rsidRPr="007264F7">
        <w:rPr>
          <w:bCs w:val="0"/>
          <w:sz w:val="24"/>
          <w:szCs w:val="24"/>
          <w:cs/>
        </w:rPr>
        <w:t>सीहं जहा खु</w:t>
      </w:r>
      <w:r w:rsidR="004605FC" w:rsidRPr="007264F7">
        <w:rPr>
          <w:rFonts w:hint="cs"/>
          <w:bCs w:val="0"/>
          <w:sz w:val="24"/>
          <w:szCs w:val="24"/>
          <w:cs/>
          <w:lang w:bidi="sa-IN"/>
        </w:rPr>
        <w:t>ड्ड</w:t>
      </w:r>
      <w:r w:rsidR="004605FC" w:rsidRPr="007264F7">
        <w:rPr>
          <w:bCs w:val="0"/>
          <w:sz w:val="24"/>
          <w:szCs w:val="24"/>
          <w:cs/>
        </w:rPr>
        <w:t>मिगा चरंता</w:t>
      </w:r>
      <w:r w:rsidR="004605FC" w:rsidRPr="007264F7">
        <w:rPr>
          <w:rFonts w:hint="cs"/>
          <w:bCs w:val="0"/>
          <w:sz w:val="24"/>
          <w:szCs w:val="24"/>
          <w:cs/>
          <w:lang w:bidi="sa-IN"/>
        </w:rPr>
        <w:t>,</w:t>
      </w:r>
      <w:r w:rsidR="004605FC" w:rsidRPr="007264F7">
        <w:rPr>
          <w:bCs w:val="0"/>
          <w:sz w:val="24"/>
          <w:szCs w:val="24"/>
          <w:cs/>
        </w:rPr>
        <w:t xml:space="preserve"> दूरे चरंती परिसंकमाणा</w:t>
      </w:r>
      <w:r w:rsidR="004605FC" w:rsidRPr="007264F7">
        <w:rPr>
          <w:rFonts w:hint="cs"/>
          <w:bCs w:val="0"/>
          <w:sz w:val="24"/>
          <w:szCs w:val="24"/>
          <w:cs/>
          <w:lang w:bidi="sa-IN"/>
        </w:rPr>
        <w:t xml:space="preserve"> ।</w:t>
      </w:r>
    </w:p>
    <w:p w:rsidR="004605FC" w:rsidRPr="007264F7" w:rsidRDefault="00657F9B" w:rsidP="00657F9B">
      <w:pPr>
        <w:pStyle w:val="PlainHindi"/>
        <w:tabs>
          <w:tab w:val="left" w:pos="2070"/>
        </w:tabs>
        <w:spacing w:after="0"/>
        <w:ind w:right="1348" w:firstLine="1350"/>
        <w:jc w:val="distribute"/>
        <w:rPr>
          <w:sz w:val="24"/>
          <w:szCs w:val="24"/>
        </w:rPr>
      </w:pPr>
      <w:r>
        <w:rPr>
          <w:rFonts w:hint="cs"/>
          <w:sz w:val="24"/>
          <w:szCs w:val="24"/>
          <w:cs/>
        </w:rPr>
        <w:tab/>
      </w:r>
      <w:r w:rsidR="004605FC" w:rsidRPr="007264F7">
        <w:rPr>
          <w:sz w:val="24"/>
          <w:szCs w:val="24"/>
          <w:cs/>
        </w:rPr>
        <w:t>एवं तु मेहावि समिक्ख घम्मं</w:t>
      </w:r>
      <w:r w:rsidR="004605FC" w:rsidRPr="007264F7">
        <w:rPr>
          <w:rFonts w:hint="cs"/>
          <w:sz w:val="24"/>
          <w:szCs w:val="24"/>
          <w:cs/>
          <w:lang w:bidi="sa-IN"/>
        </w:rPr>
        <w:t>,</w:t>
      </w:r>
      <w:r w:rsidR="004605FC" w:rsidRPr="007264F7">
        <w:rPr>
          <w:sz w:val="24"/>
          <w:szCs w:val="24"/>
          <w:cs/>
        </w:rPr>
        <w:t xml:space="preserve"> दूरेण पावं परिवज्जएज्जा ।।</w:t>
      </w:r>
    </w:p>
    <w:p w:rsidR="004605FC" w:rsidRPr="007264F7" w:rsidRDefault="002F3981" w:rsidP="00657F9B">
      <w:pPr>
        <w:pStyle w:val="H4Hindi"/>
        <w:tabs>
          <w:tab w:val="left" w:pos="2070"/>
        </w:tabs>
        <w:spacing w:before="0" w:after="0"/>
        <w:ind w:right="1348" w:firstLine="1350"/>
        <w:jc w:val="distribute"/>
        <w:rPr>
          <w:bCs w:val="0"/>
          <w:sz w:val="24"/>
          <w:szCs w:val="24"/>
        </w:rPr>
      </w:pPr>
      <w:r w:rsidRPr="0069493C">
        <w:rPr>
          <w:color w:val="00B050"/>
          <w:sz w:val="24"/>
          <w:szCs w:val="24"/>
        </w:rPr>
        <w:t>[</w:t>
      </w:r>
      <w:r>
        <w:rPr>
          <w:rFonts w:hint="cs"/>
          <w:color w:val="00B050"/>
          <w:sz w:val="24"/>
          <w:szCs w:val="24"/>
          <w:cs/>
        </w:rPr>
        <w:t>४९३</w:t>
      </w:r>
      <w:r w:rsidRPr="0069493C">
        <w:rPr>
          <w:color w:val="00B050"/>
          <w:sz w:val="24"/>
          <w:szCs w:val="24"/>
        </w:rPr>
        <w:t>]</w:t>
      </w:r>
      <w:r w:rsidR="00657F9B">
        <w:rPr>
          <w:rFonts w:hint="cs"/>
          <w:color w:val="00B050"/>
          <w:sz w:val="24"/>
          <w:szCs w:val="24"/>
          <w:cs/>
        </w:rPr>
        <w:tab/>
      </w:r>
      <w:r w:rsidR="004605FC" w:rsidRPr="007264F7">
        <w:rPr>
          <w:bCs w:val="0"/>
          <w:sz w:val="24"/>
          <w:szCs w:val="24"/>
          <w:cs/>
        </w:rPr>
        <w:t>संबुज्झमाणे उ नरे मतीमं</w:t>
      </w:r>
      <w:r w:rsidR="004605FC" w:rsidRPr="007264F7">
        <w:rPr>
          <w:rFonts w:hint="cs"/>
          <w:bCs w:val="0"/>
          <w:sz w:val="24"/>
          <w:szCs w:val="24"/>
          <w:cs/>
          <w:lang w:bidi="sa-IN"/>
        </w:rPr>
        <w:t>,</w:t>
      </w:r>
      <w:r w:rsidR="004605FC" w:rsidRPr="007264F7">
        <w:rPr>
          <w:bCs w:val="0"/>
          <w:sz w:val="24"/>
          <w:szCs w:val="24"/>
          <w:cs/>
        </w:rPr>
        <w:t xml:space="preserve"> पावाओ अप्पाण निवट्टएज्जा</w:t>
      </w:r>
      <w:r w:rsidR="004605FC" w:rsidRPr="007264F7">
        <w:rPr>
          <w:rFonts w:hint="cs"/>
          <w:bCs w:val="0"/>
          <w:sz w:val="24"/>
          <w:szCs w:val="24"/>
          <w:cs/>
          <w:lang w:bidi="sa-IN"/>
        </w:rPr>
        <w:t xml:space="preserve"> ।</w:t>
      </w:r>
    </w:p>
    <w:p w:rsidR="004605FC" w:rsidRPr="007264F7" w:rsidRDefault="00657F9B" w:rsidP="00657F9B">
      <w:pPr>
        <w:pStyle w:val="PlainHindi"/>
        <w:tabs>
          <w:tab w:val="left" w:pos="2070"/>
        </w:tabs>
        <w:spacing w:after="0"/>
        <w:ind w:right="1348" w:firstLine="1350"/>
        <w:jc w:val="distribute"/>
        <w:rPr>
          <w:sz w:val="24"/>
          <w:szCs w:val="24"/>
        </w:rPr>
      </w:pPr>
      <w:r>
        <w:rPr>
          <w:rFonts w:hint="cs"/>
          <w:sz w:val="24"/>
          <w:szCs w:val="24"/>
          <w:cs/>
        </w:rPr>
        <w:tab/>
      </w:r>
      <w:r w:rsidR="004605FC" w:rsidRPr="007264F7">
        <w:rPr>
          <w:sz w:val="24"/>
          <w:szCs w:val="24"/>
          <w:cs/>
        </w:rPr>
        <w:t>हिंसप्पसूताणि दुहाणि मत्ता</w:t>
      </w:r>
      <w:r w:rsidR="004605FC" w:rsidRPr="007264F7">
        <w:rPr>
          <w:rFonts w:hint="cs"/>
          <w:sz w:val="24"/>
          <w:szCs w:val="24"/>
          <w:cs/>
          <w:lang w:bidi="sa-IN"/>
        </w:rPr>
        <w:t>,</w:t>
      </w:r>
      <w:r w:rsidR="004605FC" w:rsidRPr="007264F7">
        <w:rPr>
          <w:sz w:val="24"/>
          <w:szCs w:val="24"/>
          <w:cs/>
        </w:rPr>
        <w:t xml:space="preserve"> निव्वाणभूत्ते व परिवएज्जा ।।</w:t>
      </w:r>
    </w:p>
    <w:p w:rsidR="004605FC" w:rsidRPr="007264F7" w:rsidRDefault="002F3981" w:rsidP="00657F9B">
      <w:pPr>
        <w:pStyle w:val="H4Hindi"/>
        <w:tabs>
          <w:tab w:val="left" w:pos="2070"/>
        </w:tabs>
        <w:spacing w:before="0" w:after="0"/>
        <w:ind w:right="1348" w:firstLine="1350"/>
        <w:jc w:val="distribute"/>
        <w:rPr>
          <w:bCs w:val="0"/>
          <w:sz w:val="24"/>
          <w:szCs w:val="24"/>
        </w:rPr>
      </w:pPr>
      <w:r w:rsidRPr="0069493C">
        <w:rPr>
          <w:color w:val="00B050"/>
          <w:sz w:val="24"/>
          <w:szCs w:val="24"/>
        </w:rPr>
        <w:t>[</w:t>
      </w:r>
      <w:r>
        <w:rPr>
          <w:rFonts w:hint="cs"/>
          <w:color w:val="00B050"/>
          <w:sz w:val="24"/>
          <w:szCs w:val="24"/>
          <w:cs/>
        </w:rPr>
        <w:t>४९४</w:t>
      </w:r>
      <w:r w:rsidRPr="0069493C">
        <w:rPr>
          <w:color w:val="00B050"/>
          <w:sz w:val="24"/>
          <w:szCs w:val="24"/>
        </w:rPr>
        <w:t>]</w:t>
      </w:r>
      <w:r w:rsidR="00657F9B">
        <w:rPr>
          <w:rFonts w:hint="cs"/>
          <w:color w:val="00B050"/>
          <w:sz w:val="24"/>
          <w:szCs w:val="24"/>
          <w:cs/>
        </w:rPr>
        <w:tab/>
      </w:r>
      <w:r w:rsidR="004605FC" w:rsidRPr="007264F7">
        <w:rPr>
          <w:bCs w:val="0"/>
          <w:sz w:val="24"/>
          <w:szCs w:val="24"/>
          <w:cs/>
        </w:rPr>
        <w:t>मुसं न बूया मु</w:t>
      </w:r>
      <w:r w:rsidR="004605FC" w:rsidRPr="007264F7">
        <w:rPr>
          <w:rFonts w:hint="cs"/>
          <w:bCs w:val="0"/>
          <w:sz w:val="24"/>
          <w:szCs w:val="24"/>
          <w:cs/>
          <w:lang w:bidi="sa-IN"/>
        </w:rPr>
        <w:t>नि</w:t>
      </w:r>
      <w:r w:rsidR="004605FC" w:rsidRPr="007264F7">
        <w:rPr>
          <w:bCs w:val="0"/>
          <w:sz w:val="24"/>
          <w:szCs w:val="24"/>
          <w:cs/>
        </w:rPr>
        <w:t xml:space="preserve"> अत्तगामी</w:t>
      </w:r>
      <w:r w:rsidR="004605FC" w:rsidRPr="007264F7">
        <w:rPr>
          <w:rFonts w:hint="cs"/>
          <w:bCs w:val="0"/>
          <w:sz w:val="24"/>
          <w:szCs w:val="24"/>
          <w:cs/>
          <w:lang w:bidi="sa-IN"/>
        </w:rPr>
        <w:t>,</w:t>
      </w:r>
      <w:r w:rsidR="004605FC" w:rsidRPr="007264F7">
        <w:rPr>
          <w:bCs w:val="0"/>
          <w:sz w:val="24"/>
          <w:szCs w:val="24"/>
          <w:cs/>
        </w:rPr>
        <w:t xml:space="preserve"> निव्वाणमेयं कसिणं समाहिं</w:t>
      </w:r>
      <w:r w:rsidR="004605FC" w:rsidRPr="007264F7">
        <w:rPr>
          <w:rFonts w:hint="cs"/>
          <w:bCs w:val="0"/>
          <w:sz w:val="24"/>
          <w:szCs w:val="24"/>
          <w:cs/>
          <w:lang w:bidi="sa-IN"/>
        </w:rPr>
        <w:t xml:space="preserve"> ।</w:t>
      </w:r>
    </w:p>
    <w:p w:rsidR="004605FC" w:rsidRPr="007264F7" w:rsidRDefault="00657F9B" w:rsidP="00657F9B">
      <w:pPr>
        <w:pStyle w:val="PlainHindi"/>
        <w:tabs>
          <w:tab w:val="left" w:pos="2070"/>
        </w:tabs>
        <w:spacing w:after="0"/>
        <w:ind w:right="1348" w:firstLine="1350"/>
        <w:jc w:val="distribute"/>
        <w:rPr>
          <w:sz w:val="24"/>
          <w:szCs w:val="24"/>
        </w:rPr>
      </w:pPr>
      <w:r>
        <w:rPr>
          <w:rFonts w:hint="cs"/>
          <w:sz w:val="24"/>
          <w:szCs w:val="24"/>
          <w:cs/>
        </w:rPr>
        <w:tab/>
      </w:r>
      <w:r w:rsidR="004605FC" w:rsidRPr="007264F7">
        <w:rPr>
          <w:sz w:val="24"/>
          <w:szCs w:val="24"/>
          <w:cs/>
        </w:rPr>
        <w:t xml:space="preserve">सयं न कुज्जा न </w:t>
      </w:r>
      <w:r w:rsidR="004605FC" w:rsidRPr="007264F7">
        <w:rPr>
          <w:rFonts w:hint="cs"/>
          <w:sz w:val="24"/>
          <w:szCs w:val="24"/>
          <w:cs/>
          <w:lang w:bidi="sa-IN"/>
        </w:rPr>
        <w:t>य</w:t>
      </w:r>
      <w:r w:rsidR="004605FC" w:rsidRPr="007264F7">
        <w:rPr>
          <w:sz w:val="24"/>
          <w:szCs w:val="24"/>
          <w:cs/>
        </w:rPr>
        <w:t xml:space="preserve"> कारवेज्जा</w:t>
      </w:r>
      <w:r w:rsidR="004605FC" w:rsidRPr="007264F7">
        <w:rPr>
          <w:rFonts w:hint="cs"/>
          <w:sz w:val="24"/>
          <w:szCs w:val="24"/>
          <w:cs/>
          <w:lang w:bidi="sa-IN"/>
        </w:rPr>
        <w:t>,</w:t>
      </w:r>
      <w:r w:rsidR="004605FC" w:rsidRPr="007264F7">
        <w:rPr>
          <w:sz w:val="24"/>
          <w:szCs w:val="24"/>
          <w:cs/>
        </w:rPr>
        <w:t xml:space="preserve"> करंतमन्नं पि य ना</w:t>
      </w:r>
      <w:r w:rsidR="004605FC" w:rsidRPr="007264F7">
        <w:rPr>
          <w:rFonts w:hint="cs"/>
          <w:sz w:val="24"/>
          <w:szCs w:val="24"/>
          <w:cs/>
        </w:rPr>
        <w:t>नु</w:t>
      </w:r>
      <w:r w:rsidR="004605FC" w:rsidRPr="007264F7">
        <w:rPr>
          <w:sz w:val="24"/>
          <w:szCs w:val="24"/>
          <w:cs/>
        </w:rPr>
        <w:t>जाणे ।।</w:t>
      </w:r>
    </w:p>
    <w:p w:rsidR="004605FC" w:rsidRPr="007264F7" w:rsidRDefault="002F3981" w:rsidP="00657F9B">
      <w:pPr>
        <w:pStyle w:val="H4Hindi"/>
        <w:tabs>
          <w:tab w:val="left" w:pos="2070"/>
        </w:tabs>
        <w:spacing w:before="0" w:after="0"/>
        <w:ind w:right="1348" w:firstLine="1350"/>
        <w:jc w:val="distribute"/>
        <w:rPr>
          <w:bCs w:val="0"/>
          <w:sz w:val="24"/>
          <w:szCs w:val="24"/>
        </w:rPr>
      </w:pPr>
      <w:r w:rsidRPr="0069493C">
        <w:rPr>
          <w:color w:val="00B050"/>
          <w:sz w:val="24"/>
          <w:szCs w:val="24"/>
        </w:rPr>
        <w:t>[</w:t>
      </w:r>
      <w:r>
        <w:rPr>
          <w:rFonts w:hint="cs"/>
          <w:color w:val="00B050"/>
          <w:sz w:val="24"/>
          <w:szCs w:val="24"/>
          <w:cs/>
        </w:rPr>
        <w:t>४९५</w:t>
      </w:r>
      <w:r w:rsidRPr="0069493C">
        <w:rPr>
          <w:color w:val="00B050"/>
          <w:sz w:val="24"/>
          <w:szCs w:val="24"/>
        </w:rPr>
        <w:t>]</w:t>
      </w:r>
      <w:r w:rsidR="00657F9B">
        <w:rPr>
          <w:rFonts w:hint="cs"/>
          <w:color w:val="00B050"/>
          <w:sz w:val="24"/>
          <w:szCs w:val="24"/>
          <w:cs/>
        </w:rPr>
        <w:tab/>
      </w:r>
      <w:r w:rsidR="004605FC" w:rsidRPr="007264F7">
        <w:rPr>
          <w:bCs w:val="0"/>
          <w:sz w:val="24"/>
          <w:szCs w:val="24"/>
          <w:cs/>
        </w:rPr>
        <w:t>सुद्धे सिया जाए न दूसएज्जा</w:t>
      </w:r>
      <w:r w:rsidR="004605FC" w:rsidRPr="007264F7">
        <w:rPr>
          <w:rFonts w:hint="cs"/>
          <w:bCs w:val="0"/>
          <w:sz w:val="24"/>
          <w:szCs w:val="24"/>
          <w:cs/>
          <w:lang w:bidi="sa-IN"/>
        </w:rPr>
        <w:t>,</w:t>
      </w:r>
      <w:r w:rsidR="004605FC" w:rsidRPr="007264F7">
        <w:rPr>
          <w:bCs w:val="0"/>
          <w:sz w:val="24"/>
          <w:szCs w:val="24"/>
          <w:cs/>
        </w:rPr>
        <w:t xml:space="preserve"> अमुच्छि</w:t>
      </w:r>
      <w:r w:rsidR="004605FC" w:rsidRPr="007264F7">
        <w:rPr>
          <w:rFonts w:hint="cs"/>
          <w:bCs w:val="0"/>
          <w:sz w:val="24"/>
          <w:szCs w:val="24"/>
          <w:cs/>
          <w:lang w:bidi="sa-IN"/>
        </w:rPr>
        <w:t>ए य</w:t>
      </w:r>
      <w:r w:rsidR="004605FC" w:rsidRPr="007264F7">
        <w:rPr>
          <w:bCs w:val="0"/>
          <w:sz w:val="24"/>
          <w:szCs w:val="24"/>
          <w:cs/>
        </w:rPr>
        <w:t xml:space="preserve"> अणज्झोवव</w:t>
      </w:r>
      <w:r w:rsidR="004605FC" w:rsidRPr="007264F7">
        <w:rPr>
          <w:rFonts w:hint="cs"/>
          <w:bCs w:val="0"/>
          <w:sz w:val="24"/>
          <w:szCs w:val="24"/>
          <w:cs/>
          <w:lang w:bidi="sa-IN"/>
        </w:rPr>
        <w:t>न्ने ।</w:t>
      </w:r>
    </w:p>
    <w:p w:rsidR="004605FC" w:rsidRPr="007264F7" w:rsidRDefault="00657F9B" w:rsidP="00657F9B">
      <w:pPr>
        <w:pStyle w:val="PlainHindi"/>
        <w:tabs>
          <w:tab w:val="left" w:pos="2070"/>
        </w:tabs>
        <w:spacing w:after="0"/>
        <w:ind w:right="1348" w:firstLine="1350"/>
        <w:jc w:val="distribute"/>
        <w:rPr>
          <w:sz w:val="24"/>
          <w:szCs w:val="24"/>
        </w:rPr>
      </w:pPr>
      <w:r>
        <w:rPr>
          <w:rFonts w:hint="cs"/>
          <w:sz w:val="24"/>
          <w:szCs w:val="24"/>
          <w:cs/>
        </w:rPr>
        <w:tab/>
      </w:r>
      <w:r w:rsidR="004605FC" w:rsidRPr="007264F7">
        <w:rPr>
          <w:sz w:val="24"/>
          <w:szCs w:val="24"/>
          <w:cs/>
        </w:rPr>
        <w:t>धितिमं विमुक्के</w:t>
      </w:r>
      <w:r w:rsidR="004605FC" w:rsidRPr="007264F7">
        <w:rPr>
          <w:rFonts w:hint="cs"/>
          <w:sz w:val="24"/>
          <w:szCs w:val="24"/>
          <w:cs/>
          <w:lang w:bidi="sa-IN"/>
        </w:rPr>
        <w:t xml:space="preserve"> </w:t>
      </w:r>
      <w:r w:rsidR="004605FC" w:rsidRPr="007264F7">
        <w:rPr>
          <w:sz w:val="24"/>
          <w:szCs w:val="24"/>
          <w:cs/>
        </w:rPr>
        <w:t>न य पूयणट्ठी</w:t>
      </w:r>
      <w:r w:rsidR="004605FC" w:rsidRPr="007264F7">
        <w:rPr>
          <w:rFonts w:hint="cs"/>
          <w:sz w:val="24"/>
          <w:szCs w:val="24"/>
          <w:cs/>
          <w:lang w:bidi="sa-IN"/>
        </w:rPr>
        <w:t>,</w:t>
      </w:r>
      <w:r w:rsidR="004605FC" w:rsidRPr="007264F7">
        <w:rPr>
          <w:sz w:val="24"/>
          <w:szCs w:val="24"/>
          <w:cs/>
        </w:rPr>
        <w:t xml:space="preserve"> न सिलोय</w:t>
      </w:r>
      <w:r w:rsidR="004605FC" w:rsidRPr="007264F7">
        <w:rPr>
          <w:rFonts w:hint="cs"/>
          <w:sz w:val="24"/>
          <w:szCs w:val="24"/>
          <w:cs/>
          <w:lang w:bidi="sa-IN"/>
        </w:rPr>
        <w:t>गा</w:t>
      </w:r>
      <w:r w:rsidR="004605FC" w:rsidRPr="007264F7">
        <w:rPr>
          <w:sz w:val="24"/>
          <w:szCs w:val="24"/>
          <w:cs/>
        </w:rPr>
        <w:t>मी य परिव्वएज्जा ।।</w:t>
      </w:r>
    </w:p>
    <w:p w:rsidR="004605FC" w:rsidRPr="007264F7" w:rsidRDefault="002F3981" w:rsidP="00657F9B">
      <w:pPr>
        <w:pStyle w:val="H4Hindi"/>
        <w:tabs>
          <w:tab w:val="left" w:pos="2070"/>
        </w:tabs>
        <w:spacing w:before="0" w:after="0"/>
        <w:ind w:right="1348" w:firstLine="1350"/>
        <w:jc w:val="distribute"/>
        <w:rPr>
          <w:bCs w:val="0"/>
          <w:sz w:val="24"/>
          <w:szCs w:val="24"/>
        </w:rPr>
      </w:pPr>
      <w:r w:rsidRPr="0069493C">
        <w:rPr>
          <w:color w:val="00B050"/>
          <w:sz w:val="24"/>
          <w:szCs w:val="24"/>
        </w:rPr>
        <w:t>[</w:t>
      </w:r>
      <w:r>
        <w:rPr>
          <w:rFonts w:hint="cs"/>
          <w:color w:val="00B050"/>
          <w:sz w:val="24"/>
          <w:szCs w:val="24"/>
          <w:cs/>
        </w:rPr>
        <w:t>४९६</w:t>
      </w:r>
      <w:r w:rsidRPr="0069493C">
        <w:rPr>
          <w:color w:val="00B050"/>
          <w:sz w:val="24"/>
          <w:szCs w:val="24"/>
        </w:rPr>
        <w:t>]</w:t>
      </w:r>
      <w:r w:rsidR="00657F9B">
        <w:rPr>
          <w:rFonts w:hint="cs"/>
          <w:color w:val="00B050"/>
          <w:sz w:val="24"/>
          <w:szCs w:val="24"/>
          <w:cs/>
        </w:rPr>
        <w:tab/>
      </w:r>
      <w:r w:rsidR="004605FC" w:rsidRPr="007264F7">
        <w:rPr>
          <w:bCs w:val="0"/>
          <w:sz w:val="24"/>
          <w:szCs w:val="24"/>
          <w:cs/>
        </w:rPr>
        <w:t>निक्खम्म गेहाओ निरावकंखी</w:t>
      </w:r>
      <w:r w:rsidR="004605FC" w:rsidRPr="007264F7">
        <w:rPr>
          <w:rFonts w:hint="cs"/>
          <w:bCs w:val="0"/>
          <w:sz w:val="24"/>
          <w:szCs w:val="24"/>
          <w:cs/>
          <w:lang w:bidi="sa-IN"/>
        </w:rPr>
        <w:t>,</w:t>
      </w:r>
      <w:r w:rsidR="004605FC" w:rsidRPr="007264F7">
        <w:rPr>
          <w:bCs w:val="0"/>
          <w:sz w:val="24"/>
          <w:szCs w:val="24"/>
          <w:cs/>
        </w:rPr>
        <w:t xml:space="preserve"> कायं वि</w:t>
      </w:r>
      <w:r w:rsidR="004605FC" w:rsidRPr="007264F7">
        <w:rPr>
          <w:rFonts w:hint="cs"/>
          <w:bCs w:val="0"/>
          <w:sz w:val="24"/>
          <w:szCs w:val="24"/>
          <w:cs/>
          <w:lang w:bidi="sa-IN"/>
        </w:rPr>
        <w:t>उस्से</w:t>
      </w:r>
      <w:r w:rsidR="004605FC" w:rsidRPr="007264F7">
        <w:rPr>
          <w:bCs w:val="0"/>
          <w:sz w:val="24"/>
          <w:szCs w:val="24"/>
          <w:cs/>
        </w:rPr>
        <w:t>ज्ज निदा</w:t>
      </w:r>
      <w:r w:rsidR="004605FC" w:rsidRPr="007264F7">
        <w:rPr>
          <w:rFonts w:hint="cs"/>
          <w:bCs w:val="0"/>
          <w:sz w:val="24"/>
          <w:szCs w:val="24"/>
          <w:cs/>
        </w:rPr>
        <w:t>न</w:t>
      </w:r>
      <w:r w:rsidR="004605FC" w:rsidRPr="007264F7">
        <w:rPr>
          <w:bCs w:val="0"/>
          <w:sz w:val="24"/>
          <w:szCs w:val="24"/>
          <w:cs/>
        </w:rPr>
        <w:t>छिन्ने</w:t>
      </w:r>
      <w:r w:rsidR="004605FC" w:rsidRPr="007264F7">
        <w:rPr>
          <w:rFonts w:hint="cs"/>
          <w:bCs w:val="0"/>
          <w:sz w:val="24"/>
          <w:szCs w:val="24"/>
          <w:cs/>
          <w:lang w:bidi="sa-IN"/>
        </w:rPr>
        <w:t xml:space="preserve"> ।</w:t>
      </w:r>
    </w:p>
    <w:p w:rsidR="004605FC" w:rsidRPr="007264F7" w:rsidRDefault="00657F9B" w:rsidP="00657F9B">
      <w:pPr>
        <w:pStyle w:val="PlainHindi"/>
        <w:tabs>
          <w:tab w:val="left" w:pos="2070"/>
        </w:tabs>
        <w:spacing w:after="0"/>
        <w:ind w:right="-2" w:firstLine="1350"/>
        <w:jc w:val="distribute"/>
        <w:rPr>
          <w:sz w:val="24"/>
          <w:szCs w:val="24"/>
        </w:rPr>
      </w:pPr>
      <w:r>
        <w:rPr>
          <w:rFonts w:hint="cs"/>
          <w:sz w:val="24"/>
          <w:szCs w:val="24"/>
          <w:cs/>
        </w:rPr>
        <w:tab/>
      </w:r>
      <w:r w:rsidR="004605FC" w:rsidRPr="007264F7">
        <w:rPr>
          <w:sz w:val="24"/>
          <w:szCs w:val="24"/>
          <w:cs/>
        </w:rPr>
        <w:t>नो जीवितं नो मरणाभिकंखी</w:t>
      </w:r>
      <w:r w:rsidR="004605FC" w:rsidRPr="007264F7">
        <w:rPr>
          <w:rFonts w:hint="cs"/>
          <w:sz w:val="24"/>
          <w:szCs w:val="24"/>
          <w:cs/>
          <w:lang w:bidi="sa-IN"/>
        </w:rPr>
        <w:t>,</w:t>
      </w:r>
      <w:r w:rsidR="004605FC" w:rsidRPr="007264F7">
        <w:rPr>
          <w:sz w:val="24"/>
          <w:szCs w:val="24"/>
          <w:cs/>
        </w:rPr>
        <w:t xml:space="preserve"> चरेज्ज भिक्खू वलया विमुक्के ।। - त्ति बेमि</w:t>
      </w:r>
    </w:p>
    <w:p w:rsidR="004605FC" w:rsidRPr="00865D87" w:rsidRDefault="004605FC" w:rsidP="002F3981">
      <w:pPr>
        <w:spacing w:after="0" w:line="240" w:lineRule="auto"/>
        <w:ind w:right="-2"/>
        <w:jc w:val="center"/>
        <w:rPr>
          <w:bCs/>
          <w:color w:val="0BA51A"/>
          <w:sz w:val="24"/>
          <w:szCs w:val="24"/>
        </w:rPr>
      </w:pPr>
      <w:r w:rsidRPr="00865D87">
        <w:rPr>
          <w:rFonts w:cs="Mangal" w:hint="cs"/>
          <w:bCs/>
          <w:color w:val="0BA51A"/>
          <w:sz w:val="24"/>
          <w:szCs w:val="24"/>
          <w:cs/>
        </w:rPr>
        <w:t>मुनि</w:t>
      </w:r>
      <w:r w:rsidRPr="00865D87">
        <w:rPr>
          <w:rFonts w:hint="cs"/>
          <w:bCs/>
          <w:color w:val="0BA51A"/>
          <w:sz w:val="24"/>
          <w:szCs w:val="24"/>
          <w:cs/>
        </w:rPr>
        <w:t xml:space="preserve"> </w:t>
      </w:r>
      <w:r w:rsidRPr="00865D87">
        <w:rPr>
          <w:rFonts w:cs="Mangal" w:hint="cs"/>
          <w:bCs/>
          <w:color w:val="0BA51A"/>
          <w:sz w:val="24"/>
          <w:szCs w:val="24"/>
          <w:cs/>
        </w:rPr>
        <w:t>दीपरत्नसागरेण</w:t>
      </w:r>
      <w:r w:rsidRPr="00865D87">
        <w:rPr>
          <w:rFonts w:hint="cs"/>
          <w:bCs/>
          <w:color w:val="0BA51A"/>
          <w:sz w:val="24"/>
          <w:szCs w:val="24"/>
          <w:cs/>
        </w:rPr>
        <w:t xml:space="preserve"> </w:t>
      </w:r>
      <w:r w:rsidRPr="00865D87">
        <w:rPr>
          <w:rFonts w:cs="Mangal" w:hint="cs"/>
          <w:bCs/>
          <w:color w:val="0BA51A"/>
          <w:sz w:val="24"/>
          <w:szCs w:val="24"/>
          <w:cs/>
        </w:rPr>
        <w:t>संशोधितः</w:t>
      </w:r>
      <w:r w:rsidRPr="00865D87">
        <w:rPr>
          <w:rFonts w:hint="cs"/>
          <w:bCs/>
          <w:color w:val="0BA51A"/>
          <w:sz w:val="24"/>
          <w:szCs w:val="24"/>
          <w:cs/>
        </w:rPr>
        <w:t xml:space="preserve"> </w:t>
      </w:r>
      <w:r w:rsidRPr="00865D87">
        <w:rPr>
          <w:rFonts w:cs="Mangal" w:hint="cs"/>
          <w:bCs/>
          <w:color w:val="0BA51A"/>
          <w:sz w:val="24"/>
          <w:szCs w:val="24"/>
          <w:cs/>
        </w:rPr>
        <w:t>सम्पादितश्च</w:t>
      </w:r>
      <w:r w:rsidRPr="00865D87">
        <w:rPr>
          <w:rFonts w:hint="cs"/>
          <w:bCs/>
          <w:color w:val="0BA51A"/>
          <w:sz w:val="24"/>
          <w:szCs w:val="24"/>
          <w:cs/>
        </w:rPr>
        <w:t xml:space="preserve"> </w:t>
      </w:r>
      <w:r w:rsidRPr="00865D87">
        <w:rPr>
          <w:bCs/>
          <w:color w:val="0BA51A"/>
          <w:sz w:val="24"/>
          <w:szCs w:val="24"/>
        </w:rPr>
        <w:t>“</w:t>
      </w:r>
      <w:r w:rsidRPr="00865D87">
        <w:rPr>
          <w:rFonts w:cs="Mangal" w:hint="cs"/>
          <w:bCs/>
          <w:color w:val="0BA51A"/>
          <w:sz w:val="24"/>
          <w:szCs w:val="24"/>
          <w:cs/>
        </w:rPr>
        <w:t>दसमं</w:t>
      </w:r>
      <w:r w:rsidRPr="00865D87">
        <w:rPr>
          <w:rFonts w:hint="cs"/>
          <w:bCs/>
          <w:color w:val="0BA51A"/>
          <w:sz w:val="24"/>
          <w:szCs w:val="24"/>
          <w:cs/>
        </w:rPr>
        <w:t xml:space="preserve"> </w:t>
      </w:r>
      <w:r w:rsidRPr="00865D87">
        <w:rPr>
          <w:rFonts w:cs="Mangal" w:hint="cs"/>
          <w:bCs/>
          <w:color w:val="0BA51A"/>
          <w:sz w:val="24"/>
          <w:szCs w:val="24"/>
          <w:cs/>
        </w:rPr>
        <w:t>अज्झयणं</w:t>
      </w:r>
      <w:r w:rsidRPr="00865D87">
        <w:rPr>
          <w:rFonts w:hint="cs"/>
          <w:bCs/>
          <w:color w:val="0BA51A"/>
          <w:sz w:val="24"/>
          <w:szCs w:val="24"/>
          <w:cs/>
        </w:rPr>
        <w:t xml:space="preserve"> </w:t>
      </w:r>
      <w:r w:rsidRPr="00865D87">
        <w:rPr>
          <w:rFonts w:cs="Mangal" w:hint="cs"/>
          <w:bCs/>
          <w:color w:val="0BA51A"/>
          <w:sz w:val="24"/>
          <w:szCs w:val="24"/>
          <w:cs/>
        </w:rPr>
        <w:t>समत्तं</w:t>
      </w:r>
      <w:r w:rsidRPr="00865D87">
        <w:rPr>
          <w:bCs/>
          <w:color w:val="0BA51A"/>
          <w:sz w:val="24"/>
          <w:szCs w:val="24"/>
        </w:rPr>
        <w:t>”</w:t>
      </w:r>
    </w:p>
    <w:p w:rsidR="004605FC" w:rsidRPr="00EB33C6" w:rsidRDefault="00865D87" w:rsidP="002F3981">
      <w:pPr>
        <w:spacing w:before="120" w:after="120" w:line="240" w:lineRule="auto"/>
        <w:jc w:val="center"/>
        <w:rPr>
          <w:bCs/>
          <w:color w:val="FF0000"/>
          <w:sz w:val="32"/>
          <w:szCs w:val="32"/>
          <w:u w:val="wave"/>
        </w:rPr>
      </w:pPr>
      <w:bookmarkStart w:id="29" w:name="_Toc318398181"/>
      <w:r w:rsidRPr="00C34417">
        <w:rPr>
          <w:rFonts w:cs="Mangal"/>
          <w:b/>
          <w:color w:val="FF0000"/>
          <w:sz w:val="32"/>
          <w:szCs w:val="32"/>
          <w:u w:val="wave"/>
        </w:rPr>
        <w:t>0</w:t>
      </w:r>
      <w:r w:rsidR="004605FC" w:rsidRPr="00EB33C6">
        <w:rPr>
          <w:rFonts w:cs="Mangal" w:hint="cs"/>
          <w:bCs/>
          <w:color w:val="FF0000"/>
          <w:sz w:val="32"/>
          <w:szCs w:val="32"/>
          <w:u w:val="wave"/>
          <w:cs/>
        </w:rPr>
        <w:t xml:space="preserve"> एगारसमं</w:t>
      </w:r>
      <w:r w:rsidR="004605FC" w:rsidRPr="00EB33C6">
        <w:rPr>
          <w:rFonts w:hint="cs"/>
          <w:bCs/>
          <w:color w:val="FF0000"/>
          <w:sz w:val="32"/>
          <w:szCs w:val="32"/>
          <w:u w:val="wave"/>
          <w:cs/>
        </w:rPr>
        <w:t xml:space="preserve"> </w:t>
      </w:r>
      <w:r>
        <w:rPr>
          <w:rFonts w:cs="Mangal" w:hint="cs"/>
          <w:bCs/>
          <w:color w:val="FF0000"/>
          <w:sz w:val="32"/>
          <w:szCs w:val="32"/>
          <w:u w:val="wave"/>
          <w:cs/>
        </w:rPr>
        <w:t>अज्जयणं</w:t>
      </w:r>
      <w:r>
        <w:rPr>
          <w:rFonts w:cs="Mangal"/>
          <w:bCs/>
          <w:color w:val="FF0000"/>
          <w:sz w:val="32"/>
          <w:szCs w:val="32"/>
          <w:u w:val="wave"/>
        </w:rPr>
        <w:t>-</w:t>
      </w:r>
      <w:r w:rsidR="00580057">
        <w:rPr>
          <w:rFonts w:cs="Mangal"/>
          <w:bCs/>
          <w:color w:val="FF0000"/>
          <w:sz w:val="32"/>
          <w:szCs w:val="32"/>
          <w:u w:val="wave"/>
        </w:rPr>
        <w:t xml:space="preserve"> </w:t>
      </w:r>
      <w:r>
        <w:rPr>
          <w:rFonts w:cs="Mangal"/>
          <w:bCs/>
          <w:color w:val="FF0000"/>
          <w:sz w:val="32"/>
          <w:szCs w:val="32"/>
          <w:u w:val="wave"/>
        </w:rPr>
        <w:t xml:space="preserve"> </w:t>
      </w:r>
      <w:r w:rsidR="004605FC" w:rsidRPr="00EB33C6">
        <w:rPr>
          <w:rFonts w:cs="Mangal" w:hint="cs"/>
          <w:bCs/>
          <w:color w:val="FF0000"/>
          <w:sz w:val="32"/>
          <w:szCs w:val="32"/>
          <w:u w:val="wave"/>
          <w:cs/>
        </w:rPr>
        <w:t>मग्गे</w:t>
      </w:r>
      <w:bookmarkEnd w:id="29"/>
      <w:r w:rsidR="004605FC" w:rsidRPr="00EB33C6">
        <w:rPr>
          <w:rFonts w:cs="Mangal" w:hint="cs"/>
          <w:bCs/>
          <w:color w:val="FF0000"/>
          <w:sz w:val="32"/>
          <w:szCs w:val="32"/>
          <w:u w:val="wave"/>
          <w:cs/>
        </w:rPr>
        <w:t xml:space="preserve"> </w:t>
      </w:r>
      <w:r w:rsidR="00C34417" w:rsidRPr="00C34417">
        <w:rPr>
          <w:rFonts w:cs="Mangal"/>
          <w:b/>
          <w:color w:val="FF0000"/>
          <w:sz w:val="32"/>
          <w:szCs w:val="32"/>
          <w:u w:val="wave"/>
        </w:rPr>
        <w:t>0</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४९७</w:t>
      </w:r>
      <w:r w:rsidRPr="0069493C">
        <w:rPr>
          <w:color w:val="00B050"/>
          <w:sz w:val="24"/>
          <w:szCs w:val="24"/>
        </w:rPr>
        <w:t>]</w:t>
      </w:r>
      <w:r w:rsidR="00657F9B">
        <w:rPr>
          <w:rFonts w:hint="cs"/>
          <w:color w:val="00B050"/>
          <w:sz w:val="24"/>
          <w:szCs w:val="24"/>
          <w:cs/>
        </w:rPr>
        <w:tab/>
      </w:r>
      <w:r w:rsidR="004605FC" w:rsidRPr="007264F7">
        <w:rPr>
          <w:bCs w:val="0"/>
          <w:sz w:val="24"/>
          <w:szCs w:val="24"/>
          <w:cs/>
        </w:rPr>
        <w:t>कयरे मग्गे अक्खाते</w:t>
      </w:r>
      <w:r w:rsidR="004605FC" w:rsidRPr="007264F7">
        <w:rPr>
          <w:rFonts w:hint="cs"/>
          <w:bCs w:val="0"/>
          <w:sz w:val="24"/>
          <w:szCs w:val="24"/>
          <w:cs/>
          <w:lang w:bidi="sa-IN"/>
        </w:rPr>
        <w:t>,</w:t>
      </w:r>
      <w:r w:rsidR="004605FC" w:rsidRPr="007264F7">
        <w:rPr>
          <w:bCs w:val="0"/>
          <w:sz w:val="24"/>
          <w:szCs w:val="24"/>
          <w:cs/>
        </w:rPr>
        <w:t xml:space="preserve"> माहणेण</w:t>
      </w:r>
      <w:r w:rsidR="004605FC" w:rsidRPr="007264F7">
        <w:rPr>
          <w:rFonts w:hint="cs"/>
          <w:bCs w:val="0"/>
          <w:sz w:val="24"/>
          <w:szCs w:val="24"/>
          <w:cs/>
          <w:lang w:bidi="sa-IN"/>
        </w:rPr>
        <w:t>ं</w:t>
      </w:r>
      <w:r w:rsidR="004605FC" w:rsidRPr="007264F7">
        <w:rPr>
          <w:bCs w:val="0"/>
          <w:sz w:val="24"/>
          <w:szCs w:val="24"/>
          <w:cs/>
        </w:rPr>
        <w:t xml:space="preserve"> मतीमता</w:t>
      </w:r>
      <w:r w:rsidR="004605FC" w:rsidRPr="007264F7">
        <w:rPr>
          <w:rFonts w:hint="cs"/>
          <w:bCs w:val="0"/>
          <w:sz w:val="24"/>
          <w:szCs w:val="24"/>
          <w:cs/>
          <w:lang w:bidi="sa-IN"/>
        </w:rPr>
        <w:t xml:space="preserve"> </w:t>
      </w:r>
      <w:r w:rsidR="004605FC" w:rsidRPr="007264F7">
        <w:rPr>
          <w:bCs w:val="0"/>
          <w:sz w:val="24"/>
          <w:szCs w:val="24"/>
          <w:lang w:bidi="sa-IN"/>
        </w:rPr>
        <w:t xml:space="preserve">? </w:t>
      </w:r>
      <w:r w:rsidR="004605FC" w:rsidRPr="007264F7">
        <w:rPr>
          <w:rFonts w:hint="cs"/>
          <w:bCs w:val="0"/>
          <w:sz w:val="24"/>
          <w:szCs w:val="24"/>
          <w:cs/>
          <w:lang w:bidi="sa-IN"/>
        </w:rPr>
        <w:t>।</w:t>
      </w:r>
    </w:p>
    <w:p w:rsidR="004605FC" w:rsidRPr="007264F7" w:rsidRDefault="00657F9B" w:rsidP="00657F9B">
      <w:pPr>
        <w:pStyle w:val="PlainHindi"/>
        <w:tabs>
          <w:tab w:val="left" w:pos="2790"/>
        </w:tabs>
        <w:spacing w:after="0"/>
        <w:ind w:left="180" w:right="2068" w:firstLine="2070"/>
        <w:jc w:val="distribute"/>
        <w:rPr>
          <w:sz w:val="24"/>
          <w:szCs w:val="24"/>
        </w:rPr>
      </w:pPr>
      <w:r>
        <w:rPr>
          <w:rFonts w:hint="cs"/>
          <w:sz w:val="24"/>
          <w:szCs w:val="24"/>
          <w:cs/>
        </w:rPr>
        <w:tab/>
      </w:r>
      <w:r w:rsidR="004605FC" w:rsidRPr="007264F7">
        <w:rPr>
          <w:sz w:val="24"/>
          <w:szCs w:val="24"/>
          <w:cs/>
        </w:rPr>
        <w:t>जं मग्गं उज्जु पावित्ता</w:t>
      </w:r>
      <w:r w:rsidR="004605FC" w:rsidRPr="007264F7">
        <w:rPr>
          <w:rFonts w:hint="cs"/>
          <w:sz w:val="24"/>
          <w:szCs w:val="24"/>
          <w:cs/>
          <w:lang w:bidi="sa-IN"/>
        </w:rPr>
        <w:t>,</w:t>
      </w:r>
      <w:r w:rsidR="004605FC" w:rsidRPr="007264F7">
        <w:rPr>
          <w:sz w:val="24"/>
          <w:szCs w:val="24"/>
          <w:cs/>
        </w:rPr>
        <w:t xml:space="preserve"> ओहं तरति दुरुत्तरं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४९८</w:t>
      </w:r>
      <w:r w:rsidRPr="0069493C">
        <w:rPr>
          <w:color w:val="00B050"/>
          <w:sz w:val="24"/>
          <w:szCs w:val="24"/>
        </w:rPr>
        <w:t>]</w:t>
      </w:r>
      <w:r w:rsidR="00657F9B">
        <w:rPr>
          <w:rFonts w:hint="cs"/>
          <w:color w:val="00B050"/>
          <w:sz w:val="24"/>
          <w:szCs w:val="24"/>
          <w:cs/>
        </w:rPr>
        <w:tab/>
      </w:r>
      <w:r w:rsidR="004605FC" w:rsidRPr="007264F7">
        <w:rPr>
          <w:bCs w:val="0"/>
          <w:sz w:val="24"/>
          <w:szCs w:val="24"/>
          <w:cs/>
        </w:rPr>
        <w:t>तं मग्गं अ</w:t>
      </w:r>
      <w:r w:rsidR="004605FC" w:rsidRPr="007264F7">
        <w:rPr>
          <w:rFonts w:hint="cs"/>
          <w:bCs w:val="0"/>
          <w:sz w:val="24"/>
          <w:szCs w:val="24"/>
          <w:cs/>
        </w:rPr>
        <w:t>नु</w:t>
      </w:r>
      <w:r w:rsidR="004605FC" w:rsidRPr="007264F7">
        <w:rPr>
          <w:bCs w:val="0"/>
          <w:sz w:val="24"/>
          <w:szCs w:val="24"/>
          <w:cs/>
        </w:rPr>
        <w:t>त्तरं सुद्धं</w:t>
      </w:r>
      <w:r w:rsidR="004605FC" w:rsidRPr="007264F7">
        <w:rPr>
          <w:rFonts w:hint="cs"/>
          <w:bCs w:val="0"/>
          <w:sz w:val="24"/>
          <w:szCs w:val="24"/>
          <w:cs/>
          <w:lang w:bidi="sa-IN"/>
        </w:rPr>
        <w:t>,</w:t>
      </w:r>
      <w:r w:rsidR="004605FC" w:rsidRPr="007264F7">
        <w:rPr>
          <w:bCs w:val="0"/>
          <w:sz w:val="24"/>
          <w:szCs w:val="24"/>
          <w:cs/>
        </w:rPr>
        <w:t xml:space="preserve"> सव्वदुक्खविमोक्खणं</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left="180" w:right="2068" w:firstLine="2070"/>
        <w:jc w:val="distribute"/>
        <w:rPr>
          <w:sz w:val="24"/>
          <w:szCs w:val="24"/>
        </w:rPr>
      </w:pPr>
      <w:r>
        <w:rPr>
          <w:rFonts w:hint="cs"/>
          <w:sz w:val="24"/>
          <w:szCs w:val="24"/>
          <w:cs/>
        </w:rPr>
        <w:tab/>
      </w:r>
      <w:r w:rsidR="004605FC" w:rsidRPr="007264F7">
        <w:rPr>
          <w:sz w:val="24"/>
          <w:szCs w:val="24"/>
          <w:cs/>
        </w:rPr>
        <w:t>जाणासि णं जहा भिक्खू</w:t>
      </w:r>
      <w:r w:rsidR="004605FC" w:rsidRPr="007264F7">
        <w:rPr>
          <w:rFonts w:hint="cs"/>
          <w:sz w:val="24"/>
          <w:szCs w:val="24"/>
          <w:cs/>
          <w:lang w:bidi="sa-IN"/>
        </w:rPr>
        <w:t xml:space="preserve"> </w:t>
      </w:r>
      <w:r w:rsidR="004605FC" w:rsidRPr="007264F7">
        <w:rPr>
          <w:sz w:val="24"/>
          <w:szCs w:val="24"/>
          <w:lang w:bidi="sa-IN"/>
        </w:rPr>
        <w:t>!,</w:t>
      </w:r>
      <w:r w:rsidR="004605FC" w:rsidRPr="007264F7">
        <w:rPr>
          <w:sz w:val="24"/>
          <w:szCs w:val="24"/>
          <w:cs/>
        </w:rPr>
        <w:t xml:space="preserve"> तं </w:t>
      </w:r>
      <w:r w:rsidR="004605FC" w:rsidRPr="007264F7">
        <w:rPr>
          <w:rFonts w:hint="cs"/>
          <w:sz w:val="24"/>
          <w:szCs w:val="24"/>
          <w:cs/>
        </w:rPr>
        <w:t>नो</w:t>
      </w:r>
      <w:r w:rsidR="004605FC" w:rsidRPr="007264F7">
        <w:rPr>
          <w:sz w:val="24"/>
          <w:szCs w:val="24"/>
          <w:cs/>
        </w:rPr>
        <w:t xml:space="preserve"> बूहि महामु</w:t>
      </w:r>
      <w:r w:rsidR="004605FC" w:rsidRPr="007264F7">
        <w:rPr>
          <w:rFonts w:hint="cs"/>
          <w:sz w:val="24"/>
          <w:szCs w:val="24"/>
          <w:cs/>
          <w:lang w:bidi="sa-IN"/>
        </w:rPr>
        <w:t>नी</w:t>
      </w:r>
      <w:r w:rsidR="004605FC" w:rsidRPr="007264F7">
        <w:rPr>
          <w:sz w:val="24"/>
          <w:szCs w:val="24"/>
          <w:cs/>
        </w:rPr>
        <w:t xml:space="preserve">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४९९</w:t>
      </w:r>
      <w:r w:rsidRPr="0069493C">
        <w:rPr>
          <w:color w:val="00B050"/>
          <w:sz w:val="24"/>
          <w:szCs w:val="24"/>
        </w:rPr>
        <w:t>]</w:t>
      </w:r>
      <w:r w:rsidR="00657F9B">
        <w:rPr>
          <w:rFonts w:hint="cs"/>
          <w:color w:val="00B050"/>
          <w:sz w:val="24"/>
          <w:szCs w:val="24"/>
          <w:cs/>
        </w:rPr>
        <w:tab/>
      </w:r>
      <w:r w:rsidR="004605FC" w:rsidRPr="007264F7">
        <w:rPr>
          <w:bCs w:val="0"/>
          <w:sz w:val="24"/>
          <w:szCs w:val="24"/>
          <w:cs/>
        </w:rPr>
        <w:t xml:space="preserve">जइ </w:t>
      </w:r>
      <w:r w:rsidR="004605FC" w:rsidRPr="007264F7">
        <w:rPr>
          <w:rFonts w:hint="cs"/>
          <w:bCs w:val="0"/>
          <w:sz w:val="24"/>
          <w:szCs w:val="24"/>
          <w:cs/>
        </w:rPr>
        <w:t>नो</w:t>
      </w:r>
      <w:r w:rsidR="004605FC" w:rsidRPr="007264F7">
        <w:rPr>
          <w:bCs w:val="0"/>
          <w:sz w:val="24"/>
          <w:szCs w:val="24"/>
          <w:cs/>
        </w:rPr>
        <w:t xml:space="preserve"> केई पुच्छेज्जा</w:t>
      </w:r>
      <w:r w:rsidR="004605FC" w:rsidRPr="007264F7">
        <w:rPr>
          <w:rFonts w:hint="cs"/>
          <w:bCs w:val="0"/>
          <w:sz w:val="24"/>
          <w:szCs w:val="24"/>
          <w:cs/>
          <w:lang w:bidi="sa-IN"/>
        </w:rPr>
        <w:t>,</w:t>
      </w:r>
      <w:r w:rsidR="004605FC" w:rsidRPr="007264F7">
        <w:rPr>
          <w:bCs w:val="0"/>
          <w:sz w:val="24"/>
          <w:szCs w:val="24"/>
          <w:cs/>
        </w:rPr>
        <w:t xml:space="preserve"> देवा अदुव माणुसा</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तेसिं तु कयरं मग्गं</w:t>
      </w:r>
      <w:r w:rsidR="004605FC" w:rsidRPr="007264F7">
        <w:rPr>
          <w:rFonts w:hint="cs"/>
          <w:sz w:val="24"/>
          <w:szCs w:val="24"/>
          <w:cs/>
          <w:lang w:bidi="sa-IN"/>
        </w:rPr>
        <w:t>,</w:t>
      </w:r>
      <w:r w:rsidR="004605FC" w:rsidRPr="007264F7">
        <w:rPr>
          <w:sz w:val="24"/>
          <w:szCs w:val="24"/>
          <w:cs/>
        </w:rPr>
        <w:t xml:space="preserve"> आइक्खेज्ज </w:t>
      </w:r>
      <w:r w:rsidR="004605FC" w:rsidRPr="007264F7">
        <w:rPr>
          <w:sz w:val="24"/>
          <w:szCs w:val="24"/>
        </w:rPr>
        <w:t>?</w:t>
      </w:r>
      <w:r w:rsidR="004605FC" w:rsidRPr="007264F7">
        <w:rPr>
          <w:rFonts w:hint="cs"/>
          <w:sz w:val="24"/>
          <w:szCs w:val="24"/>
          <w:cs/>
          <w:lang w:bidi="sa-IN"/>
        </w:rPr>
        <w:t xml:space="preserve"> </w:t>
      </w:r>
      <w:r w:rsidR="004605FC" w:rsidRPr="007264F7">
        <w:rPr>
          <w:sz w:val="24"/>
          <w:szCs w:val="24"/>
          <w:cs/>
        </w:rPr>
        <w:t>कहा</w:t>
      </w:r>
      <w:r w:rsidR="004605FC" w:rsidRPr="007264F7">
        <w:rPr>
          <w:rFonts w:hint="cs"/>
          <w:sz w:val="24"/>
          <w:szCs w:val="24"/>
          <w:cs/>
        </w:rPr>
        <w:t>नि</w:t>
      </w:r>
      <w:r w:rsidR="004605FC" w:rsidRPr="007264F7">
        <w:rPr>
          <w:sz w:val="24"/>
          <w:szCs w:val="24"/>
          <w:cs/>
        </w:rPr>
        <w:t xml:space="preserve"> </w:t>
      </w:r>
      <w:r w:rsidR="004605FC" w:rsidRPr="007264F7">
        <w:rPr>
          <w:rFonts w:hint="cs"/>
          <w:sz w:val="24"/>
          <w:szCs w:val="24"/>
          <w:cs/>
          <w:lang w:bidi="sa-IN"/>
        </w:rPr>
        <w:t>णो</w:t>
      </w:r>
      <w:r w:rsidR="004605FC" w:rsidRPr="007264F7">
        <w:rPr>
          <w:sz w:val="24"/>
          <w:szCs w:val="24"/>
          <w:cs/>
        </w:rPr>
        <w:t xml:space="preserve">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५००</w:t>
      </w:r>
      <w:r w:rsidRPr="0069493C">
        <w:rPr>
          <w:color w:val="00B050"/>
          <w:sz w:val="24"/>
          <w:szCs w:val="24"/>
        </w:rPr>
        <w:t>]</w:t>
      </w:r>
      <w:r w:rsidR="00657F9B">
        <w:rPr>
          <w:rFonts w:hint="cs"/>
          <w:color w:val="00B050"/>
          <w:sz w:val="24"/>
          <w:szCs w:val="24"/>
          <w:cs/>
        </w:rPr>
        <w:tab/>
      </w:r>
      <w:r w:rsidR="004605FC" w:rsidRPr="007264F7">
        <w:rPr>
          <w:bCs w:val="0"/>
          <w:sz w:val="24"/>
          <w:szCs w:val="24"/>
          <w:cs/>
        </w:rPr>
        <w:t>जइ वो केइ पुच्छेज्जा</w:t>
      </w:r>
      <w:r w:rsidR="004605FC" w:rsidRPr="007264F7">
        <w:rPr>
          <w:rFonts w:hint="cs"/>
          <w:bCs w:val="0"/>
          <w:sz w:val="24"/>
          <w:szCs w:val="24"/>
          <w:cs/>
          <w:lang w:bidi="sa-IN"/>
        </w:rPr>
        <w:t>,</w:t>
      </w:r>
      <w:r w:rsidR="004605FC" w:rsidRPr="007264F7">
        <w:rPr>
          <w:bCs w:val="0"/>
          <w:sz w:val="24"/>
          <w:szCs w:val="24"/>
          <w:cs/>
        </w:rPr>
        <w:t xml:space="preserve"> देवा अदुव माणुसा</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तेसिमं पडिसाहेज्जा</w:t>
      </w:r>
      <w:r w:rsidR="004605FC" w:rsidRPr="007264F7">
        <w:rPr>
          <w:rFonts w:hint="cs"/>
          <w:sz w:val="24"/>
          <w:szCs w:val="24"/>
          <w:cs/>
          <w:lang w:bidi="sa-IN"/>
        </w:rPr>
        <w:t>,</w:t>
      </w:r>
      <w:r w:rsidR="004605FC" w:rsidRPr="007264F7">
        <w:rPr>
          <w:sz w:val="24"/>
          <w:szCs w:val="24"/>
          <w:cs/>
        </w:rPr>
        <w:t xml:space="preserve"> मग्गसारं सुणेह मे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५०१</w:t>
      </w:r>
      <w:r w:rsidRPr="0069493C">
        <w:rPr>
          <w:color w:val="00B050"/>
          <w:sz w:val="24"/>
          <w:szCs w:val="24"/>
        </w:rPr>
        <w:t>]</w:t>
      </w:r>
      <w:r w:rsidR="00657F9B">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पुव्वेण महा</w:t>
      </w:r>
      <w:r w:rsidR="004605FC" w:rsidRPr="007264F7">
        <w:rPr>
          <w:rFonts w:hint="cs"/>
          <w:bCs w:val="0"/>
          <w:sz w:val="24"/>
          <w:szCs w:val="24"/>
          <w:cs/>
          <w:lang w:bidi="sa-IN"/>
        </w:rPr>
        <w:t>घो</w:t>
      </w:r>
      <w:r w:rsidR="004605FC" w:rsidRPr="007264F7">
        <w:rPr>
          <w:bCs w:val="0"/>
          <w:sz w:val="24"/>
          <w:szCs w:val="24"/>
          <w:cs/>
        </w:rPr>
        <w:t>रं</w:t>
      </w:r>
      <w:r w:rsidR="004605FC" w:rsidRPr="007264F7">
        <w:rPr>
          <w:rFonts w:hint="cs"/>
          <w:bCs w:val="0"/>
          <w:sz w:val="24"/>
          <w:szCs w:val="24"/>
          <w:cs/>
          <w:lang w:bidi="sa-IN"/>
        </w:rPr>
        <w:t>,</w:t>
      </w:r>
      <w:r w:rsidR="004605FC" w:rsidRPr="007264F7">
        <w:rPr>
          <w:bCs w:val="0"/>
          <w:sz w:val="24"/>
          <w:szCs w:val="24"/>
          <w:cs/>
        </w:rPr>
        <w:t xml:space="preserve"> कासवेण पवेइयं</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जमादाय इओ पुव्वं</w:t>
      </w:r>
      <w:r w:rsidR="004605FC" w:rsidRPr="007264F7">
        <w:rPr>
          <w:rFonts w:hint="cs"/>
          <w:sz w:val="24"/>
          <w:szCs w:val="24"/>
          <w:cs/>
          <w:lang w:bidi="sa-IN"/>
        </w:rPr>
        <w:t>,</w:t>
      </w:r>
      <w:r w:rsidR="004605FC" w:rsidRPr="007264F7">
        <w:rPr>
          <w:sz w:val="24"/>
          <w:szCs w:val="24"/>
          <w:cs/>
        </w:rPr>
        <w:t xml:space="preserve"> समुद्दं ववहारिणो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५०२</w:t>
      </w:r>
      <w:r w:rsidRPr="0069493C">
        <w:rPr>
          <w:color w:val="00B050"/>
          <w:sz w:val="24"/>
          <w:szCs w:val="24"/>
        </w:rPr>
        <w:t>]</w:t>
      </w:r>
      <w:r w:rsidR="00657F9B">
        <w:rPr>
          <w:rFonts w:hint="cs"/>
          <w:color w:val="00B050"/>
          <w:sz w:val="24"/>
          <w:szCs w:val="24"/>
          <w:cs/>
        </w:rPr>
        <w:tab/>
      </w:r>
      <w:r w:rsidR="004605FC" w:rsidRPr="007264F7">
        <w:rPr>
          <w:bCs w:val="0"/>
          <w:sz w:val="24"/>
          <w:szCs w:val="24"/>
          <w:cs/>
        </w:rPr>
        <w:t>अतरिंसु तरंतेगे</w:t>
      </w:r>
      <w:r w:rsidR="004605FC" w:rsidRPr="007264F7">
        <w:rPr>
          <w:rFonts w:hint="cs"/>
          <w:bCs w:val="0"/>
          <w:sz w:val="24"/>
          <w:szCs w:val="24"/>
          <w:cs/>
          <w:lang w:bidi="sa-IN"/>
        </w:rPr>
        <w:t>,</w:t>
      </w:r>
      <w:r w:rsidR="004605FC" w:rsidRPr="007264F7">
        <w:rPr>
          <w:bCs w:val="0"/>
          <w:sz w:val="24"/>
          <w:szCs w:val="24"/>
          <w:cs/>
        </w:rPr>
        <w:t xml:space="preserve"> तरिस्संति अ</w:t>
      </w:r>
      <w:r w:rsidR="004605FC" w:rsidRPr="007264F7">
        <w:rPr>
          <w:rFonts w:hint="cs"/>
          <w:bCs w:val="0"/>
          <w:sz w:val="24"/>
          <w:szCs w:val="24"/>
          <w:cs/>
          <w:lang w:bidi="sa-IN"/>
        </w:rPr>
        <w:t>ना</w:t>
      </w:r>
      <w:r w:rsidR="004605FC" w:rsidRPr="007264F7">
        <w:rPr>
          <w:bCs w:val="0"/>
          <w:sz w:val="24"/>
          <w:szCs w:val="24"/>
          <w:cs/>
        </w:rPr>
        <w:t>गया</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तं सोच्चा पडिवक्खामि</w:t>
      </w:r>
      <w:r w:rsidR="004605FC" w:rsidRPr="007264F7">
        <w:rPr>
          <w:rFonts w:hint="cs"/>
          <w:sz w:val="24"/>
          <w:szCs w:val="24"/>
          <w:cs/>
          <w:lang w:bidi="sa-IN"/>
        </w:rPr>
        <w:t>,</w:t>
      </w:r>
      <w:r w:rsidR="004605FC" w:rsidRPr="007264F7">
        <w:rPr>
          <w:sz w:val="24"/>
          <w:szCs w:val="24"/>
          <w:cs/>
        </w:rPr>
        <w:t xml:space="preserve"> जंतवो तं सुणेह मे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५०३</w:t>
      </w:r>
      <w:r w:rsidRPr="0069493C">
        <w:rPr>
          <w:color w:val="00B050"/>
          <w:sz w:val="24"/>
          <w:szCs w:val="24"/>
        </w:rPr>
        <w:t>]</w:t>
      </w:r>
      <w:r w:rsidR="00657F9B">
        <w:rPr>
          <w:rFonts w:hint="cs"/>
          <w:color w:val="00B050"/>
          <w:sz w:val="24"/>
          <w:szCs w:val="24"/>
          <w:cs/>
        </w:rPr>
        <w:tab/>
      </w:r>
      <w:r w:rsidR="004605FC" w:rsidRPr="007264F7">
        <w:rPr>
          <w:bCs w:val="0"/>
          <w:sz w:val="24"/>
          <w:szCs w:val="24"/>
          <w:cs/>
        </w:rPr>
        <w:t>पुढवीजीवा पुढो सत्ता</w:t>
      </w:r>
      <w:r w:rsidR="004605FC" w:rsidRPr="007264F7">
        <w:rPr>
          <w:rFonts w:hint="cs"/>
          <w:bCs w:val="0"/>
          <w:sz w:val="24"/>
          <w:szCs w:val="24"/>
          <w:cs/>
          <w:lang w:bidi="sa-IN"/>
        </w:rPr>
        <w:t>,</w:t>
      </w:r>
      <w:r w:rsidR="004605FC" w:rsidRPr="007264F7">
        <w:rPr>
          <w:bCs w:val="0"/>
          <w:sz w:val="24"/>
          <w:szCs w:val="24"/>
          <w:cs/>
        </w:rPr>
        <w:t xml:space="preserve"> आउजीवा तहागुणी</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वाउजीवा पुढो सत्ता</w:t>
      </w:r>
      <w:r w:rsidR="004605FC" w:rsidRPr="007264F7">
        <w:rPr>
          <w:rFonts w:hint="cs"/>
          <w:sz w:val="24"/>
          <w:szCs w:val="24"/>
          <w:cs/>
          <w:lang w:bidi="sa-IN"/>
        </w:rPr>
        <w:t>,</w:t>
      </w:r>
      <w:r w:rsidR="004605FC" w:rsidRPr="007264F7">
        <w:rPr>
          <w:sz w:val="24"/>
          <w:szCs w:val="24"/>
          <w:cs/>
        </w:rPr>
        <w:t xml:space="preserve"> तणरुक्खा सबीयगा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५०४</w:t>
      </w:r>
      <w:r w:rsidRPr="0069493C">
        <w:rPr>
          <w:color w:val="00B050"/>
          <w:sz w:val="24"/>
          <w:szCs w:val="24"/>
        </w:rPr>
        <w:t>]</w:t>
      </w:r>
      <w:r w:rsidR="00657F9B">
        <w:rPr>
          <w:rFonts w:hint="cs"/>
          <w:color w:val="00B050"/>
          <w:sz w:val="24"/>
          <w:szCs w:val="24"/>
          <w:cs/>
        </w:rPr>
        <w:tab/>
      </w:r>
      <w:r w:rsidR="004605FC" w:rsidRPr="007264F7">
        <w:rPr>
          <w:bCs w:val="0"/>
          <w:sz w:val="24"/>
          <w:szCs w:val="24"/>
          <w:cs/>
        </w:rPr>
        <w:t>अहावरे तसा पाणा</w:t>
      </w:r>
      <w:r w:rsidR="004605FC" w:rsidRPr="007264F7">
        <w:rPr>
          <w:rFonts w:hint="cs"/>
          <w:bCs w:val="0"/>
          <w:sz w:val="24"/>
          <w:szCs w:val="24"/>
          <w:cs/>
          <w:lang w:bidi="sa-IN"/>
        </w:rPr>
        <w:t>,</w:t>
      </w:r>
      <w:r w:rsidR="004605FC" w:rsidRPr="007264F7">
        <w:rPr>
          <w:bCs w:val="0"/>
          <w:sz w:val="24"/>
          <w:szCs w:val="24"/>
          <w:cs/>
        </w:rPr>
        <w:t xml:space="preserve"> एवं छक्काय आहिया</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इत्ताव एव जीवकाए</w:t>
      </w:r>
      <w:r w:rsidR="004605FC" w:rsidRPr="007264F7">
        <w:rPr>
          <w:rFonts w:hint="cs"/>
          <w:sz w:val="24"/>
          <w:szCs w:val="24"/>
          <w:cs/>
          <w:lang w:bidi="sa-IN"/>
        </w:rPr>
        <w:t>,</w:t>
      </w:r>
      <w:r w:rsidR="004605FC" w:rsidRPr="007264F7">
        <w:rPr>
          <w:sz w:val="24"/>
          <w:szCs w:val="24"/>
          <w:cs/>
        </w:rPr>
        <w:t xml:space="preserve"> नावरे विज्जती क</w:t>
      </w:r>
      <w:r w:rsidR="004605FC" w:rsidRPr="007264F7">
        <w:rPr>
          <w:rFonts w:hint="cs"/>
          <w:sz w:val="24"/>
          <w:szCs w:val="24"/>
          <w:cs/>
          <w:lang w:bidi="sa-IN"/>
        </w:rPr>
        <w:t>ा</w:t>
      </w:r>
      <w:r w:rsidR="004605FC" w:rsidRPr="007264F7">
        <w:rPr>
          <w:sz w:val="24"/>
          <w:szCs w:val="24"/>
          <w:cs/>
        </w:rPr>
        <w:t>ए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५०५</w:t>
      </w:r>
      <w:r w:rsidRPr="0069493C">
        <w:rPr>
          <w:color w:val="00B050"/>
          <w:sz w:val="24"/>
          <w:szCs w:val="24"/>
        </w:rPr>
        <w:t>]</w:t>
      </w:r>
      <w:r w:rsidR="00657F9B">
        <w:rPr>
          <w:rFonts w:hint="cs"/>
          <w:color w:val="00B050"/>
          <w:sz w:val="24"/>
          <w:szCs w:val="24"/>
          <w:cs/>
        </w:rPr>
        <w:tab/>
      </w:r>
      <w:r w:rsidR="004605FC" w:rsidRPr="007264F7">
        <w:rPr>
          <w:bCs w:val="0"/>
          <w:sz w:val="24"/>
          <w:szCs w:val="24"/>
          <w:cs/>
        </w:rPr>
        <w:t>सव्वाहिं अ</w:t>
      </w:r>
      <w:r w:rsidR="004605FC" w:rsidRPr="007264F7">
        <w:rPr>
          <w:rFonts w:hint="cs"/>
          <w:bCs w:val="0"/>
          <w:sz w:val="24"/>
          <w:szCs w:val="24"/>
          <w:cs/>
          <w:lang w:bidi="sa-IN"/>
        </w:rPr>
        <w:t>नु</w:t>
      </w:r>
      <w:r w:rsidR="004605FC" w:rsidRPr="007264F7">
        <w:rPr>
          <w:bCs w:val="0"/>
          <w:sz w:val="24"/>
          <w:szCs w:val="24"/>
          <w:cs/>
        </w:rPr>
        <w:t>जुत्तीहिं मइमं पडिलेहिया</w:t>
      </w:r>
      <w:r w:rsidR="004605FC" w:rsidRPr="007264F7">
        <w:rPr>
          <w:rFonts w:hint="cs"/>
          <w:bCs w:val="0"/>
          <w:sz w:val="24"/>
          <w:szCs w:val="24"/>
          <w:cs/>
          <w:lang w:bidi="sa-IN"/>
        </w:rPr>
        <w:t xml:space="preserve"> ।</w:t>
      </w:r>
    </w:p>
    <w:p w:rsidR="00EB33C6" w:rsidRDefault="00EB33C6" w:rsidP="00EB33C6">
      <w:pPr>
        <w:spacing w:after="0" w:line="240" w:lineRule="auto"/>
        <w:ind w:right="1708"/>
        <w:contextualSpacing/>
        <w:rPr>
          <w:rFonts w:cs="Mangal"/>
          <w:sz w:val="24"/>
          <w:szCs w:val="24"/>
        </w:rPr>
      </w:pPr>
      <w:r>
        <w:rPr>
          <w:rFonts w:cs="Mangal" w:hint="cs"/>
          <w:sz w:val="24"/>
          <w:szCs w:val="24"/>
          <w:cs/>
        </w:rPr>
        <w:lastRenderedPageBreak/>
        <w:t>सु</w:t>
      </w:r>
      <w:r w:rsidR="00580057">
        <w:rPr>
          <w:rFonts w:cs="Mangal" w:hint="cs"/>
          <w:sz w:val="24"/>
          <w:szCs w:val="24"/>
          <w:cs/>
        </w:rPr>
        <w:t>यक्खंधो-१, अज्झयणं-११, उद्देसो-</w:t>
      </w:r>
    </w:p>
    <w:tbl>
      <w:tblPr>
        <w:tblW w:w="10140" w:type="dxa"/>
        <w:tblInd w:w="93" w:type="dxa"/>
        <w:tblBorders>
          <w:top w:val="single" w:sz="4" w:space="0" w:color="auto"/>
        </w:tblBorders>
        <w:tblLook w:val="04A0"/>
      </w:tblPr>
      <w:tblGrid>
        <w:gridCol w:w="10140"/>
      </w:tblGrid>
      <w:tr w:rsidR="00EB33C6" w:rsidTr="00900160">
        <w:trPr>
          <w:trHeight w:val="228"/>
        </w:trPr>
        <w:tc>
          <w:tcPr>
            <w:tcW w:w="10140" w:type="dxa"/>
            <w:tcBorders>
              <w:top w:val="single" w:sz="4" w:space="0" w:color="FF0000"/>
              <w:left w:val="nil"/>
              <w:bottom w:val="nil"/>
              <w:right w:val="nil"/>
            </w:tcBorders>
          </w:tcPr>
          <w:p w:rsidR="00EB33C6" w:rsidRDefault="00EB33C6"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सव्वे अकंतदुक्खा य</w:t>
      </w:r>
      <w:r w:rsidR="004605FC" w:rsidRPr="007264F7">
        <w:rPr>
          <w:rFonts w:hint="cs"/>
          <w:sz w:val="24"/>
          <w:szCs w:val="24"/>
          <w:cs/>
          <w:lang w:bidi="sa-IN"/>
        </w:rPr>
        <w:t>,</w:t>
      </w:r>
      <w:r w:rsidR="004605FC" w:rsidRPr="007264F7">
        <w:rPr>
          <w:sz w:val="24"/>
          <w:szCs w:val="24"/>
          <w:cs/>
        </w:rPr>
        <w:t xml:space="preserve"> अतो सव्वे </w:t>
      </w:r>
      <w:r w:rsidR="004605FC" w:rsidRPr="007264F7">
        <w:rPr>
          <w:rFonts w:hint="cs"/>
          <w:sz w:val="24"/>
          <w:szCs w:val="24"/>
          <w:cs/>
          <w:lang w:bidi="sa-IN"/>
        </w:rPr>
        <w:t>न</w:t>
      </w:r>
      <w:r w:rsidR="004605FC" w:rsidRPr="007264F7">
        <w:rPr>
          <w:rFonts w:hint="cs"/>
          <w:sz w:val="24"/>
          <w:szCs w:val="24"/>
          <w:cs/>
        </w:rPr>
        <w:t xml:space="preserve"> </w:t>
      </w:r>
      <w:r w:rsidR="004605FC" w:rsidRPr="007264F7">
        <w:rPr>
          <w:sz w:val="24"/>
          <w:szCs w:val="24"/>
          <w:cs/>
        </w:rPr>
        <w:t>हिंसया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५०६</w:t>
      </w:r>
      <w:r w:rsidRPr="0069493C">
        <w:rPr>
          <w:color w:val="00B050"/>
          <w:sz w:val="24"/>
          <w:szCs w:val="24"/>
        </w:rPr>
        <w:t>]</w:t>
      </w:r>
      <w:r w:rsidR="00657F9B">
        <w:rPr>
          <w:rFonts w:hint="cs"/>
          <w:color w:val="00B050"/>
          <w:sz w:val="24"/>
          <w:szCs w:val="24"/>
          <w:cs/>
        </w:rPr>
        <w:tab/>
      </w:r>
      <w:r w:rsidR="004605FC" w:rsidRPr="007264F7">
        <w:rPr>
          <w:bCs w:val="0"/>
          <w:sz w:val="24"/>
          <w:szCs w:val="24"/>
          <w:cs/>
        </w:rPr>
        <w:t>एयं खु नाणिणो सारं</w:t>
      </w:r>
      <w:r w:rsidR="004605FC" w:rsidRPr="007264F7">
        <w:rPr>
          <w:rFonts w:hint="cs"/>
          <w:bCs w:val="0"/>
          <w:sz w:val="24"/>
          <w:szCs w:val="24"/>
          <w:cs/>
          <w:lang w:bidi="sa-IN"/>
        </w:rPr>
        <w:t>,</w:t>
      </w:r>
      <w:r w:rsidR="004605FC" w:rsidRPr="007264F7">
        <w:rPr>
          <w:bCs w:val="0"/>
          <w:sz w:val="24"/>
          <w:szCs w:val="24"/>
          <w:cs/>
        </w:rPr>
        <w:t xml:space="preserve"> जं न हिंसति कंच</w:t>
      </w:r>
      <w:r w:rsidR="004605FC" w:rsidRPr="007264F7">
        <w:rPr>
          <w:rFonts w:hint="cs"/>
          <w:bCs w:val="0"/>
          <w:sz w:val="24"/>
          <w:szCs w:val="24"/>
          <w:cs/>
        </w:rPr>
        <w:t>न</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अहिंसा</w:t>
      </w:r>
      <w:r w:rsidR="004605FC" w:rsidRPr="007264F7">
        <w:rPr>
          <w:rFonts w:hint="cs"/>
          <w:sz w:val="24"/>
          <w:szCs w:val="24"/>
          <w:cs/>
          <w:lang w:bidi="sa-IN"/>
        </w:rPr>
        <w:t xml:space="preserve"> </w:t>
      </w:r>
      <w:r w:rsidR="004605FC" w:rsidRPr="007264F7">
        <w:rPr>
          <w:sz w:val="24"/>
          <w:szCs w:val="24"/>
          <w:cs/>
        </w:rPr>
        <w:t>समयं चेव</w:t>
      </w:r>
      <w:r w:rsidR="004605FC" w:rsidRPr="007264F7">
        <w:rPr>
          <w:rFonts w:hint="cs"/>
          <w:sz w:val="24"/>
          <w:szCs w:val="24"/>
          <w:cs/>
          <w:lang w:bidi="sa-IN"/>
        </w:rPr>
        <w:t>,</w:t>
      </w:r>
      <w:r w:rsidR="004605FC" w:rsidRPr="007264F7">
        <w:rPr>
          <w:sz w:val="24"/>
          <w:szCs w:val="24"/>
          <w:cs/>
        </w:rPr>
        <w:t xml:space="preserve"> एतावंतं विजाणिया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५०७</w:t>
      </w:r>
      <w:r w:rsidRPr="0069493C">
        <w:rPr>
          <w:color w:val="00B050"/>
          <w:sz w:val="24"/>
          <w:szCs w:val="24"/>
        </w:rPr>
        <w:t>]</w:t>
      </w:r>
      <w:r w:rsidR="00657F9B">
        <w:rPr>
          <w:rFonts w:hint="cs"/>
          <w:color w:val="00B050"/>
          <w:sz w:val="24"/>
          <w:szCs w:val="24"/>
          <w:cs/>
        </w:rPr>
        <w:tab/>
      </w:r>
      <w:r w:rsidR="004605FC" w:rsidRPr="007264F7">
        <w:rPr>
          <w:bCs w:val="0"/>
          <w:sz w:val="24"/>
          <w:szCs w:val="24"/>
          <w:cs/>
        </w:rPr>
        <w:t>उड्ढं अहे तिरियं च</w:t>
      </w:r>
      <w:r w:rsidR="004605FC" w:rsidRPr="007264F7">
        <w:rPr>
          <w:rFonts w:hint="cs"/>
          <w:bCs w:val="0"/>
          <w:sz w:val="24"/>
          <w:szCs w:val="24"/>
          <w:cs/>
          <w:lang w:bidi="sa-IN"/>
        </w:rPr>
        <w:t>,</w:t>
      </w:r>
      <w:r w:rsidR="004605FC" w:rsidRPr="007264F7">
        <w:rPr>
          <w:bCs w:val="0"/>
          <w:sz w:val="24"/>
          <w:szCs w:val="24"/>
          <w:cs/>
        </w:rPr>
        <w:t xml:space="preserve"> जे केइ तसथावरा</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सव्वत्थ वि</w:t>
      </w:r>
      <w:r w:rsidR="004605FC" w:rsidRPr="007264F7">
        <w:rPr>
          <w:rFonts w:hint="cs"/>
          <w:sz w:val="24"/>
          <w:szCs w:val="24"/>
          <w:cs/>
          <w:lang w:bidi="sa-IN"/>
        </w:rPr>
        <w:t>रतिं</w:t>
      </w:r>
      <w:r w:rsidR="004605FC" w:rsidRPr="007264F7">
        <w:rPr>
          <w:sz w:val="24"/>
          <w:szCs w:val="24"/>
          <w:cs/>
        </w:rPr>
        <w:t xml:space="preserve"> </w:t>
      </w:r>
      <w:r w:rsidR="004605FC" w:rsidRPr="007264F7">
        <w:rPr>
          <w:rFonts w:hint="cs"/>
          <w:sz w:val="24"/>
          <w:szCs w:val="24"/>
          <w:cs/>
          <w:lang w:bidi="sa-IN"/>
        </w:rPr>
        <w:t>वि</w:t>
      </w:r>
      <w:r w:rsidR="004605FC" w:rsidRPr="007264F7">
        <w:rPr>
          <w:sz w:val="24"/>
          <w:szCs w:val="24"/>
          <w:cs/>
        </w:rPr>
        <w:t>ज्जा संति निव्वाणमाहियं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५०८</w:t>
      </w:r>
      <w:r w:rsidRPr="0069493C">
        <w:rPr>
          <w:color w:val="00B050"/>
          <w:sz w:val="24"/>
          <w:szCs w:val="24"/>
        </w:rPr>
        <w:t>]</w:t>
      </w:r>
      <w:r w:rsidR="00657F9B">
        <w:rPr>
          <w:rFonts w:hint="cs"/>
          <w:color w:val="00B050"/>
          <w:sz w:val="24"/>
          <w:szCs w:val="24"/>
          <w:cs/>
        </w:rPr>
        <w:tab/>
      </w:r>
      <w:r w:rsidR="004605FC" w:rsidRPr="007264F7">
        <w:rPr>
          <w:bCs w:val="0"/>
          <w:sz w:val="24"/>
          <w:szCs w:val="24"/>
          <w:cs/>
        </w:rPr>
        <w:t>पभू दोसे निराकिच्चा</w:t>
      </w:r>
      <w:r w:rsidR="004605FC" w:rsidRPr="007264F7">
        <w:rPr>
          <w:rFonts w:hint="cs"/>
          <w:bCs w:val="0"/>
          <w:sz w:val="24"/>
          <w:szCs w:val="24"/>
          <w:cs/>
          <w:lang w:bidi="sa-IN"/>
        </w:rPr>
        <w:t>,</w:t>
      </w:r>
      <w:r w:rsidR="004605FC" w:rsidRPr="007264F7">
        <w:rPr>
          <w:bCs w:val="0"/>
          <w:sz w:val="24"/>
          <w:szCs w:val="24"/>
          <w:cs/>
        </w:rPr>
        <w:t xml:space="preserve"> न विरुज्झेज्ज केण</w:t>
      </w:r>
      <w:r w:rsidR="004605FC" w:rsidRPr="007264F7">
        <w:rPr>
          <w:rFonts w:hint="cs"/>
          <w:bCs w:val="0"/>
          <w:sz w:val="24"/>
          <w:szCs w:val="24"/>
          <w:cs/>
          <w:lang w:bidi="sa-IN"/>
        </w:rPr>
        <w:t>ई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म</w:t>
      </w:r>
      <w:r w:rsidR="004605FC" w:rsidRPr="007264F7">
        <w:rPr>
          <w:rFonts w:hint="cs"/>
          <w:sz w:val="24"/>
          <w:szCs w:val="24"/>
          <w:cs/>
          <w:lang w:bidi="sa-IN"/>
        </w:rPr>
        <w:t>न</w:t>
      </w:r>
      <w:r w:rsidR="004605FC" w:rsidRPr="007264F7">
        <w:rPr>
          <w:sz w:val="24"/>
          <w:szCs w:val="24"/>
          <w:cs/>
        </w:rPr>
        <w:t>सा वयसा चेव</w:t>
      </w:r>
      <w:r w:rsidR="004605FC" w:rsidRPr="007264F7">
        <w:rPr>
          <w:rFonts w:hint="cs"/>
          <w:sz w:val="24"/>
          <w:szCs w:val="24"/>
          <w:cs/>
          <w:lang w:bidi="sa-IN"/>
        </w:rPr>
        <w:t>,</w:t>
      </w:r>
      <w:r w:rsidR="004605FC" w:rsidRPr="007264F7">
        <w:rPr>
          <w:sz w:val="24"/>
          <w:szCs w:val="24"/>
          <w:cs/>
        </w:rPr>
        <w:t xml:space="preserve"> कायसा चेव अंतसो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५०९</w:t>
      </w:r>
      <w:r w:rsidRPr="0069493C">
        <w:rPr>
          <w:color w:val="00B050"/>
          <w:sz w:val="24"/>
          <w:szCs w:val="24"/>
        </w:rPr>
        <w:t>]</w:t>
      </w:r>
      <w:r w:rsidR="00657F9B">
        <w:rPr>
          <w:rFonts w:hint="cs"/>
          <w:color w:val="00B050"/>
          <w:sz w:val="24"/>
          <w:szCs w:val="24"/>
          <w:cs/>
        </w:rPr>
        <w:tab/>
      </w:r>
      <w:r w:rsidR="004605FC" w:rsidRPr="007264F7">
        <w:rPr>
          <w:bCs w:val="0"/>
          <w:sz w:val="24"/>
          <w:szCs w:val="24"/>
          <w:cs/>
        </w:rPr>
        <w:t>संवुडे से महापण्णे</w:t>
      </w:r>
      <w:r w:rsidR="004605FC" w:rsidRPr="007264F7">
        <w:rPr>
          <w:rFonts w:hint="cs"/>
          <w:bCs w:val="0"/>
          <w:sz w:val="24"/>
          <w:szCs w:val="24"/>
          <w:cs/>
          <w:lang w:bidi="sa-IN"/>
        </w:rPr>
        <w:t>,</w:t>
      </w:r>
      <w:r w:rsidR="004605FC" w:rsidRPr="007264F7">
        <w:rPr>
          <w:bCs w:val="0"/>
          <w:sz w:val="24"/>
          <w:szCs w:val="24"/>
          <w:cs/>
        </w:rPr>
        <w:t xml:space="preserve"> धीरे दत्तेसणं चरे</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एसणासमिए निच्चं</w:t>
      </w:r>
      <w:r w:rsidR="004605FC" w:rsidRPr="007264F7">
        <w:rPr>
          <w:rFonts w:hint="cs"/>
          <w:sz w:val="24"/>
          <w:szCs w:val="24"/>
          <w:cs/>
          <w:lang w:bidi="sa-IN"/>
        </w:rPr>
        <w:t>,</w:t>
      </w:r>
      <w:r w:rsidR="004605FC" w:rsidRPr="007264F7">
        <w:rPr>
          <w:sz w:val="24"/>
          <w:szCs w:val="24"/>
          <w:cs/>
        </w:rPr>
        <w:t xml:space="preserve"> वज्जयंते अनेसणं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५१०</w:t>
      </w:r>
      <w:r w:rsidRPr="0069493C">
        <w:rPr>
          <w:color w:val="00B050"/>
          <w:sz w:val="24"/>
          <w:szCs w:val="24"/>
        </w:rPr>
        <w:t>]</w:t>
      </w:r>
      <w:r w:rsidR="00657F9B">
        <w:rPr>
          <w:rFonts w:hint="cs"/>
          <w:color w:val="00B050"/>
          <w:sz w:val="24"/>
          <w:szCs w:val="24"/>
          <w:cs/>
        </w:rPr>
        <w:tab/>
      </w:r>
      <w:r w:rsidR="004605FC" w:rsidRPr="007264F7">
        <w:rPr>
          <w:bCs w:val="0"/>
          <w:sz w:val="24"/>
          <w:szCs w:val="24"/>
          <w:cs/>
        </w:rPr>
        <w:t xml:space="preserve">भूयाइं </w:t>
      </w:r>
      <w:r w:rsidR="004605FC" w:rsidRPr="007264F7">
        <w:rPr>
          <w:rFonts w:hint="cs"/>
          <w:bCs w:val="0"/>
          <w:sz w:val="24"/>
          <w:szCs w:val="24"/>
          <w:cs/>
          <w:lang w:bidi="sa-IN"/>
        </w:rPr>
        <w:t xml:space="preserve">च </w:t>
      </w:r>
      <w:r w:rsidR="004605FC" w:rsidRPr="007264F7">
        <w:rPr>
          <w:bCs w:val="0"/>
          <w:sz w:val="24"/>
          <w:szCs w:val="24"/>
          <w:cs/>
        </w:rPr>
        <w:t>समारंभ</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 xml:space="preserve">तमुद्दिस्सा य </w:t>
      </w:r>
      <w:r w:rsidR="004605FC" w:rsidRPr="007264F7">
        <w:rPr>
          <w:bCs w:val="0"/>
          <w:sz w:val="24"/>
          <w:szCs w:val="24"/>
          <w:cs/>
        </w:rPr>
        <w:t>जं कडं</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तारिसं तु न गेण्हेज्जा</w:t>
      </w:r>
      <w:r w:rsidR="004605FC" w:rsidRPr="007264F7">
        <w:rPr>
          <w:rFonts w:hint="cs"/>
          <w:sz w:val="24"/>
          <w:szCs w:val="24"/>
          <w:cs/>
          <w:lang w:bidi="sa-IN"/>
        </w:rPr>
        <w:t>,</w:t>
      </w:r>
      <w:r w:rsidR="004605FC" w:rsidRPr="007264F7">
        <w:rPr>
          <w:sz w:val="24"/>
          <w:szCs w:val="24"/>
          <w:cs/>
        </w:rPr>
        <w:t xml:space="preserve"> अन्नपाणं सुसंजए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५११</w:t>
      </w:r>
      <w:r w:rsidRPr="0069493C">
        <w:rPr>
          <w:color w:val="00B050"/>
          <w:sz w:val="24"/>
          <w:szCs w:val="24"/>
        </w:rPr>
        <w:t>]</w:t>
      </w:r>
      <w:r w:rsidR="00657F9B">
        <w:rPr>
          <w:rFonts w:hint="cs"/>
          <w:color w:val="00B050"/>
          <w:sz w:val="24"/>
          <w:szCs w:val="24"/>
          <w:cs/>
        </w:rPr>
        <w:tab/>
      </w:r>
      <w:r w:rsidR="004605FC" w:rsidRPr="007264F7">
        <w:rPr>
          <w:bCs w:val="0"/>
          <w:sz w:val="24"/>
          <w:szCs w:val="24"/>
          <w:cs/>
        </w:rPr>
        <w:t>पूतिकम्मं न सेवेज्जा</w:t>
      </w:r>
      <w:r w:rsidR="004605FC" w:rsidRPr="007264F7">
        <w:rPr>
          <w:rFonts w:hint="cs"/>
          <w:bCs w:val="0"/>
          <w:sz w:val="24"/>
          <w:szCs w:val="24"/>
          <w:cs/>
          <w:lang w:bidi="sa-IN"/>
        </w:rPr>
        <w:t>,</w:t>
      </w:r>
      <w:r w:rsidR="004605FC" w:rsidRPr="007264F7">
        <w:rPr>
          <w:bCs w:val="0"/>
          <w:sz w:val="24"/>
          <w:szCs w:val="24"/>
          <w:cs/>
        </w:rPr>
        <w:t xml:space="preserve"> एस धम्मे वुसीमतो</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जं किंचि अभि</w:t>
      </w:r>
      <w:r w:rsidR="004605FC" w:rsidRPr="007264F7">
        <w:rPr>
          <w:rFonts w:hint="cs"/>
          <w:sz w:val="24"/>
          <w:szCs w:val="24"/>
          <w:cs/>
          <w:lang w:bidi="sa-IN"/>
        </w:rPr>
        <w:t>कंखे</w:t>
      </w:r>
      <w:r w:rsidR="004605FC" w:rsidRPr="007264F7">
        <w:rPr>
          <w:sz w:val="24"/>
          <w:szCs w:val="24"/>
          <w:cs/>
        </w:rPr>
        <w:t>ज्जा सव्वसो तं न कप्पते ।।</w:t>
      </w:r>
    </w:p>
    <w:p w:rsidR="004605FC" w:rsidRPr="007264F7" w:rsidRDefault="002F3981" w:rsidP="00657F9B">
      <w:pPr>
        <w:pStyle w:val="H4Hindi"/>
        <w:tabs>
          <w:tab w:val="left" w:pos="2790"/>
        </w:tabs>
        <w:spacing w:before="0" w:after="0"/>
        <w:ind w:right="2068" w:firstLine="2070"/>
        <w:jc w:val="distribute"/>
        <w:rPr>
          <w:bCs w:val="0"/>
          <w:sz w:val="24"/>
          <w:szCs w:val="24"/>
          <w:lang w:bidi="sa-IN"/>
        </w:rPr>
      </w:pPr>
      <w:r w:rsidRPr="0069493C">
        <w:rPr>
          <w:color w:val="00B050"/>
          <w:sz w:val="24"/>
          <w:szCs w:val="24"/>
        </w:rPr>
        <w:t>[</w:t>
      </w:r>
      <w:r>
        <w:rPr>
          <w:rFonts w:hint="cs"/>
          <w:color w:val="00B050"/>
          <w:sz w:val="24"/>
          <w:szCs w:val="24"/>
          <w:cs/>
        </w:rPr>
        <w:t>५१२</w:t>
      </w:r>
      <w:r w:rsidRPr="0069493C">
        <w:rPr>
          <w:color w:val="00B050"/>
          <w:sz w:val="24"/>
          <w:szCs w:val="24"/>
        </w:rPr>
        <w:t>]</w:t>
      </w:r>
      <w:r w:rsidR="00657F9B">
        <w:rPr>
          <w:rFonts w:hint="cs"/>
          <w:color w:val="00B050"/>
          <w:sz w:val="24"/>
          <w:szCs w:val="24"/>
          <w:cs/>
        </w:rPr>
        <w:tab/>
      </w:r>
      <w:r w:rsidR="004605FC" w:rsidRPr="007264F7">
        <w:rPr>
          <w:rFonts w:hint="cs"/>
          <w:bCs w:val="0"/>
          <w:sz w:val="24"/>
          <w:szCs w:val="24"/>
          <w:cs/>
          <w:lang w:bidi="sa-IN"/>
        </w:rPr>
        <w:t>हणंतं नानुजाणेज्जा, आयगुत्ते जिइंदिए ।</w:t>
      </w:r>
    </w:p>
    <w:p w:rsidR="004605FC" w:rsidRPr="007264F7" w:rsidRDefault="00657F9B" w:rsidP="00657F9B">
      <w:pPr>
        <w:pStyle w:val="H4Hindi"/>
        <w:tabs>
          <w:tab w:val="left" w:pos="2790"/>
        </w:tabs>
        <w:spacing w:before="0" w:after="0"/>
        <w:ind w:right="2068" w:firstLine="2070"/>
        <w:jc w:val="distribute"/>
        <w:rPr>
          <w:bCs w:val="0"/>
          <w:sz w:val="24"/>
          <w:szCs w:val="24"/>
        </w:rPr>
      </w:pPr>
      <w:r>
        <w:rPr>
          <w:rFonts w:hint="cs"/>
          <w:bCs w:val="0"/>
          <w:sz w:val="24"/>
          <w:szCs w:val="24"/>
          <w:cs/>
        </w:rPr>
        <w:tab/>
      </w:r>
      <w:r w:rsidR="004605FC" w:rsidRPr="007264F7">
        <w:rPr>
          <w:rFonts w:hint="cs"/>
          <w:bCs w:val="0"/>
          <w:sz w:val="24"/>
          <w:szCs w:val="24"/>
          <w:cs/>
          <w:lang w:bidi="sa-IN"/>
        </w:rPr>
        <w:t xml:space="preserve"> </w:t>
      </w:r>
      <w:r w:rsidR="004605FC" w:rsidRPr="007264F7">
        <w:rPr>
          <w:bCs w:val="0"/>
          <w:sz w:val="24"/>
          <w:szCs w:val="24"/>
          <w:cs/>
        </w:rPr>
        <w:t>ठाणाइं संति सड्ढीण</w:t>
      </w:r>
      <w:r w:rsidR="004605FC" w:rsidRPr="007264F7">
        <w:rPr>
          <w:rFonts w:hint="cs"/>
          <w:bCs w:val="0"/>
          <w:sz w:val="24"/>
          <w:szCs w:val="24"/>
          <w:cs/>
          <w:lang w:bidi="sa-IN"/>
        </w:rPr>
        <w:t>ं,</w:t>
      </w:r>
      <w:r w:rsidR="004605FC" w:rsidRPr="007264F7">
        <w:rPr>
          <w:bCs w:val="0"/>
          <w:sz w:val="24"/>
          <w:szCs w:val="24"/>
          <w:cs/>
        </w:rPr>
        <w:t xml:space="preserve"> गामेसु नगरेसु वा</w:t>
      </w:r>
      <w:r w:rsidR="004605FC" w:rsidRPr="007264F7">
        <w:rPr>
          <w:rFonts w:hint="cs"/>
          <w:bCs w:val="0"/>
          <w:sz w:val="24"/>
          <w:szCs w:val="24"/>
          <w:cs/>
          <w:lang w:bidi="sa-IN"/>
        </w:rPr>
        <w:t xml:space="preserve"> ।।</w:t>
      </w:r>
    </w:p>
    <w:p w:rsidR="004605FC" w:rsidRPr="007264F7" w:rsidRDefault="002F3981" w:rsidP="00657F9B">
      <w:pPr>
        <w:pStyle w:val="H4Hindi"/>
        <w:tabs>
          <w:tab w:val="left" w:pos="2790"/>
        </w:tabs>
        <w:spacing w:before="0" w:after="0"/>
        <w:ind w:right="2068" w:firstLine="2070"/>
        <w:jc w:val="distribute"/>
        <w:rPr>
          <w:bCs w:val="0"/>
          <w:sz w:val="24"/>
          <w:szCs w:val="24"/>
          <w:lang w:bidi="sa-IN"/>
        </w:rPr>
      </w:pPr>
      <w:r w:rsidRPr="0069493C">
        <w:rPr>
          <w:color w:val="00B050"/>
          <w:sz w:val="24"/>
          <w:szCs w:val="24"/>
        </w:rPr>
        <w:t>[</w:t>
      </w:r>
      <w:r>
        <w:rPr>
          <w:rFonts w:hint="cs"/>
          <w:color w:val="00B050"/>
          <w:sz w:val="24"/>
          <w:szCs w:val="24"/>
          <w:cs/>
        </w:rPr>
        <w:t>५१३</w:t>
      </w:r>
      <w:r w:rsidRPr="0069493C">
        <w:rPr>
          <w:color w:val="00B050"/>
          <w:sz w:val="24"/>
          <w:szCs w:val="24"/>
        </w:rPr>
        <w:t>]</w:t>
      </w:r>
      <w:r w:rsidR="00657F9B">
        <w:rPr>
          <w:rFonts w:hint="cs"/>
          <w:color w:val="00B050"/>
          <w:sz w:val="24"/>
          <w:szCs w:val="24"/>
          <w:cs/>
        </w:rPr>
        <w:tab/>
      </w:r>
      <w:r w:rsidR="004605FC" w:rsidRPr="007264F7">
        <w:rPr>
          <w:rFonts w:hint="cs"/>
          <w:bCs w:val="0"/>
          <w:sz w:val="24"/>
          <w:szCs w:val="24"/>
          <w:cs/>
          <w:lang w:bidi="sa-IN"/>
        </w:rPr>
        <w:t>तहा गिरं समारब्भ, अत्थ</w:t>
      </w:r>
      <w:r w:rsidR="004605FC" w:rsidRPr="007264F7">
        <w:rPr>
          <w:rFonts w:hint="cs"/>
          <w:bCs w:val="0"/>
          <w:sz w:val="24"/>
          <w:szCs w:val="24"/>
          <w:cs/>
        </w:rPr>
        <w:t>ि</w:t>
      </w:r>
      <w:r w:rsidR="004605FC" w:rsidRPr="007264F7">
        <w:rPr>
          <w:rFonts w:hint="cs"/>
          <w:bCs w:val="0"/>
          <w:sz w:val="24"/>
          <w:szCs w:val="24"/>
          <w:cs/>
          <w:lang w:bidi="sa-IN"/>
        </w:rPr>
        <w:t xml:space="preserve"> पुण्णंति नो वए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अ</w:t>
      </w:r>
      <w:r w:rsidR="004605FC" w:rsidRPr="007264F7">
        <w:rPr>
          <w:rFonts w:hint="cs"/>
          <w:sz w:val="24"/>
          <w:szCs w:val="24"/>
          <w:cs/>
          <w:lang w:bidi="sa-IN"/>
        </w:rPr>
        <w:t>ह</w:t>
      </w:r>
      <w:r w:rsidR="004605FC" w:rsidRPr="007264F7">
        <w:rPr>
          <w:sz w:val="24"/>
          <w:szCs w:val="24"/>
          <w:cs/>
        </w:rPr>
        <w:t>वा नत्थि पुण्णं ति</w:t>
      </w:r>
      <w:r w:rsidR="004605FC" w:rsidRPr="007264F7">
        <w:rPr>
          <w:rFonts w:hint="cs"/>
          <w:sz w:val="24"/>
          <w:szCs w:val="24"/>
          <w:cs/>
          <w:lang w:bidi="sa-IN"/>
        </w:rPr>
        <w:t>,</w:t>
      </w:r>
      <w:r w:rsidR="004605FC" w:rsidRPr="007264F7">
        <w:rPr>
          <w:sz w:val="24"/>
          <w:szCs w:val="24"/>
          <w:cs/>
        </w:rPr>
        <w:t xml:space="preserve"> एवमेयं महब्भयं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५१४</w:t>
      </w:r>
      <w:r w:rsidRPr="0069493C">
        <w:rPr>
          <w:color w:val="00B050"/>
          <w:sz w:val="24"/>
          <w:szCs w:val="24"/>
        </w:rPr>
        <w:t>]</w:t>
      </w:r>
      <w:r w:rsidR="00657F9B">
        <w:rPr>
          <w:rFonts w:hint="cs"/>
          <w:color w:val="00B050"/>
          <w:sz w:val="24"/>
          <w:szCs w:val="24"/>
          <w:cs/>
        </w:rPr>
        <w:tab/>
      </w:r>
      <w:r w:rsidR="004605FC" w:rsidRPr="007264F7">
        <w:rPr>
          <w:bCs w:val="0"/>
          <w:sz w:val="24"/>
          <w:szCs w:val="24"/>
          <w:cs/>
        </w:rPr>
        <w:t>दा</w:t>
      </w:r>
      <w:r w:rsidR="004605FC" w:rsidRPr="007264F7">
        <w:rPr>
          <w:rFonts w:hint="cs"/>
          <w:bCs w:val="0"/>
          <w:sz w:val="24"/>
          <w:szCs w:val="24"/>
          <w:cs/>
          <w:lang w:bidi="sa-IN"/>
        </w:rPr>
        <w:t>न</w:t>
      </w:r>
      <w:r w:rsidR="004605FC" w:rsidRPr="007264F7">
        <w:rPr>
          <w:bCs w:val="0"/>
          <w:sz w:val="24"/>
          <w:szCs w:val="24"/>
          <w:cs/>
        </w:rPr>
        <w:t>ट्ठया</w:t>
      </w:r>
      <w:r w:rsidR="004605FC" w:rsidRPr="007264F7">
        <w:rPr>
          <w:rFonts w:hint="cs"/>
          <w:bCs w:val="0"/>
          <w:sz w:val="24"/>
          <w:szCs w:val="24"/>
          <w:cs/>
          <w:lang w:bidi="sa-IN"/>
        </w:rPr>
        <w:t xml:space="preserve"> </w:t>
      </w:r>
      <w:r w:rsidR="004605FC" w:rsidRPr="007264F7">
        <w:rPr>
          <w:bCs w:val="0"/>
          <w:sz w:val="24"/>
          <w:szCs w:val="24"/>
          <w:cs/>
        </w:rPr>
        <w:t>य जे पाणा</w:t>
      </w:r>
      <w:r w:rsidR="004605FC" w:rsidRPr="007264F7">
        <w:rPr>
          <w:rFonts w:hint="cs"/>
          <w:bCs w:val="0"/>
          <w:sz w:val="24"/>
          <w:szCs w:val="24"/>
          <w:cs/>
          <w:lang w:bidi="sa-IN"/>
        </w:rPr>
        <w:t>,</w:t>
      </w:r>
      <w:r w:rsidR="004605FC" w:rsidRPr="007264F7">
        <w:rPr>
          <w:bCs w:val="0"/>
          <w:sz w:val="24"/>
          <w:szCs w:val="24"/>
          <w:cs/>
        </w:rPr>
        <w:t xml:space="preserve"> हम्मंति तसथावरा</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तेसिं सारक्खणट्ठाए</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 xml:space="preserve">तम्हा </w:t>
      </w:r>
      <w:r w:rsidR="004605FC" w:rsidRPr="007264F7">
        <w:rPr>
          <w:sz w:val="24"/>
          <w:szCs w:val="24"/>
          <w:cs/>
        </w:rPr>
        <w:t xml:space="preserve">अत्थि </w:t>
      </w:r>
      <w:r w:rsidR="004605FC" w:rsidRPr="007264F7">
        <w:rPr>
          <w:rFonts w:hint="cs"/>
          <w:sz w:val="24"/>
          <w:szCs w:val="24"/>
          <w:cs/>
          <w:lang w:bidi="sa-IN"/>
        </w:rPr>
        <w:t>त्ति</w:t>
      </w:r>
      <w:r w:rsidR="004605FC" w:rsidRPr="007264F7">
        <w:rPr>
          <w:sz w:val="24"/>
          <w:szCs w:val="24"/>
          <w:cs/>
        </w:rPr>
        <w:t xml:space="preserve"> नो वए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५१५</w:t>
      </w:r>
      <w:r w:rsidRPr="0069493C">
        <w:rPr>
          <w:color w:val="00B050"/>
          <w:sz w:val="24"/>
          <w:szCs w:val="24"/>
        </w:rPr>
        <w:t>]</w:t>
      </w:r>
      <w:r w:rsidR="00657F9B">
        <w:rPr>
          <w:rFonts w:hint="cs"/>
          <w:color w:val="00B050"/>
          <w:sz w:val="24"/>
          <w:szCs w:val="24"/>
          <w:cs/>
        </w:rPr>
        <w:tab/>
      </w:r>
      <w:r w:rsidR="004605FC" w:rsidRPr="007264F7">
        <w:rPr>
          <w:bCs w:val="0"/>
          <w:sz w:val="24"/>
          <w:szCs w:val="24"/>
          <w:cs/>
        </w:rPr>
        <w:t>जेसिं तं उवकप्पेतिं</w:t>
      </w:r>
      <w:r w:rsidR="004605FC" w:rsidRPr="007264F7">
        <w:rPr>
          <w:rFonts w:hint="cs"/>
          <w:bCs w:val="0"/>
          <w:sz w:val="24"/>
          <w:szCs w:val="24"/>
          <w:cs/>
          <w:lang w:bidi="sa-IN"/>
        </w:rPr>
        <w:t>,</w:t>
      </w:r>
      <w:r w:rsidR="004605FC" w:rsidRPr="007264F7">
        <w:rPr>
          <w:bCs w:val="0"/>
          <w:sz w:val="24"/>
          <w:szCs w:val="24"/>
          <w:cs/>
        </w:rPr>
        <w:t xml:space="preserve"> अन्नं पा</w:t>
      </w:r>
      <w:r w:rsidR="004605FC" w:rsidRPr="007264F7">
        <w:rPr>
          <w:rFonts w:hint="cs"/>
          <w:bCs w:val="0"/>
          <w:sz w:val="24"/>
          <w:szCs w:val="24"/>
          <w:cs/>
          <w:lang w:bidi="sa-IN"/>
        </w:rPr>
        <w:t>नं</w:t>
      </w:r>
      <w:r w:rsidR="004605FC" w:rsidRPr="007264F7">
        <w:rPr>
          <w:bCs w:val="0"/>
          <w:sz w:val="24"/>
          <w:szCs w:val="24"/>
          <w:cs/>
        </w:rPr>
        <w:t xml:space="preserve"> तहाविहं</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तेसिं लाभंतरायंति</w:t>
      </w:r>
      <w:r w:rsidR="004605FC" w:rsidRPr="007264F7">
        <w:rPr>
          <w:rFonts w:hint="cs"/>
          <w:sz w:val="24"/>
          <w:szCs w:val="24"/>
          <w:cs/>
          <w:lang w:bidi="sa-IN"/>
        </w:rPr>
        <w:t>,</w:t>
      </w:r>
      <w:r w:rsidR="004605FC" w:rsidRPr="007264F7">
        <w:rPr>
          <w:sz w:val="24"/>
          <w:szCs w:val="24"/>
          <w:cs/>
        </w:rPr>
        <w:t xml:space="preserve"> तम्हा नत्थि त्ति नो वए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५१६</w:t>
      </w:r>
      <w:r w:rsidRPr="0069493C">
        <w:rPr>
          <w:color w:val="00B050"/>
          <w:sz w:val="24"/>
          <w:szCs w:val="24"/>
        </w:rPr>
        <w:t>]</w:t>
      </w:r>
      <w:r w:rsidR="00657F9B">
        <w:rPr>
          <w:rFonts w:hint="cs"/>
          <w:color w:val="00B050"/>
          <w:sz w:val="24"/>
          <w:szCs w:val="24"/>
          <w:cs/>
        </w:rPr>
        <w:tab/>
      </w:r>
      <w:r w:rsidR="004605FC" w:rsidRPr="007264F7">
        <w:rPr>
          <w:bCs w:val="0"/>
          <w:sz w:val="24"/>
          <w:szCs w:val="24"/>
          <w:cs/>
        </w:rPr>
        <w:t>जे य दा</w:t>
      </w:r>
      <w:r w:rsidR="004605FC" w:rsidRPr="007264F7">
        <w:rPr>
          <w:rFonts w:hint="cs"/>
          <w:bCs w:val="0"/>
          <w:sz w:val="24"/>
          <w:szCs w:val="24"/>
          <w:cs/>
          <w:lang w:bidi="sa-IN"/>
        </w:rPr>
        <w:t>नं</w:t>
      </w:r>
      <w:r w:rsidR="004605FC" w:rsidRPr="007264F7">
        <w:rPr>
          <w:bCs w:val="0"/>
          <w:sz w:val="24"/>
          <w:szCs w:val="24"/>
          <w:cs/>
        </w:rPr>
        <w:t xml:space="preserve"> पसंसंति</w:t>
      </w:r>
      <w:r w:rsidR="004605FC" w:rsidRPr="007264F7">
        <w:rPr>
          <w:rFonts w:hint="cs"/>
          <w:bCs w:val="0"/>
          <w:sz w:val="24"/>
          <w:szCs w:val="24"/>
          <w:cs/>
          <w:lang w:bidi="sa-IN"/>
        </w:rPr>
        <w:t>,</w:t>
      </w:r>
      <w:r w:rsidR="004605FC" w:rsidRPr="007264F7">
        <w:rPr>
          <w:bCs w:val="0"/>
          <w:sz w:val="24"/>
          <w:szCs w:val="24"/>
          <w:cs/>
        </w:rPr>
        <w:t xml:space="preserve"> वधमिच्छंति पाणिणं</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जे य णं पडिसेहंति</w:t>
      </w:r>
      <w:r w:rsidR="004605FC" w:rsidRPr="007264F7">
        <w:rPr>
          <w:rFonts w:hint="cs"/>
          <w:sz w:val="24"/>
          <w:szCs w:val="24"/>
          <w:cs/>
          <w:lang w:bidi="sa-IN"/>
        </w:rPr>
        <w:t>,</w:t>
      </w:r>
      <w:r w:rsidR="004605FC" w:rsidRPr="007264F7">
        <w:rPr>
          <w:sz w:val="24"/>
          <w:szCs w:val="24"/>
          <w:cs/>
        </w:rPr>
        <w:t xml:space="preserve"> वित्तिच्छेदं करेंति ते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५१७</w:t>
      </w:r>
      <w:r w:rsidRPr="0069493C">
        <w:rPr>
          <w:color w:val="00B050"/>
          <w:sz w:val="24"/>
          <w:szCs w:val="24"/>
        </w:rPr>
        <w:t>]</w:t>
      </w:r>
      <w:r w:rsidR="00657F9B">
        <w:rPr>
          <w:rFonts w:hint="cs"/>
          <w:color w:val="00B050"/>
          <w:sz w:val="24"/>
          <w:szCs w:val="24"/>
          <w:cs/>
        </w:rPr>
        <w:tab/>
      </w:r>
      <w:r w:rsidR="004605FC" w:rsidRPr="007264F7">
        <w:rPr>
          <w:bCs w:val="0"/>
          <w:sz w:val="24"/>
          <w:szCs w:val="24"/>
          <w:cs/>
        </w:rPr>
        <w:t xml:space="preserve">दुहओ वि </w:t>
      </w:r>
      <w:r w:rsidR="004605FC" w:rsidRPr="007264F7">
        <w:rPr>
          <w:rFonts w:hint="cs"/>
          <w:bCs w:val="0"/>
          <w:sz w:val="24"/>
          <w:szCs w:val="24"/>
          <w:cs/>
          <w:lang w:bidi="sa-IN"/>
        </w:rPr>
        <w:t>ते</w:t>
      </w:r>
      <w:r w:rsidR="004605FC" w:rsidRPr="007264F7">
        <w:rPr>
          <w:bCs w:val="0"/>
          <w:sz w:val="24"/>
          <w:szCs w:val="24"/>
          <w:cs/>
        </w:rPr>
        <w:t xml:space="preserve"> न भासंति अत्थि वा नत्थि वा पुणो</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आयं रयस्स हेच्चा णं</w:t>
      </w:r>
      <w:r w:rsidR="004605FC" w:rsidRPr="007264F7">
        <w:rPr>
          <w:rFonts w:hint="cs"/>
          <w:sz w:val="24"/>
          <w:szCs w:val="24"/>
          <w:cs/>
          <w:lang w:bidi="sa-IN"/>
        </w:rPr>
        <w:t>,</w:t>
      </w:r>
      <w:r w:rsidR="004605FC" w:rsidRPr="007264F7">
        <w:rPr>
          <w:sz w:val="24"/>
          <w:szCs w:val="24"/>
          <w:cs/>
        </w:rPr>
        <w:t xml:space="preserve"> निव्वाणं पाउणंति ते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५१८</w:t>
      </w:r>
      <w:r w:rsidRPr="0069493C">
        <w:rPr>
          <w:color w:val="00B050"/>
          <w:sz w:val="24"/>
          <w:szCs w:val="24"/>
        </w:rPr>
        <w:t>]</w:t>
      </w:r>
      <w:r w:rsidR="00657F9B">
        <w:rPr>
          <w:rFonts w:hint="cs"/>
          <w:color w:val="00B050"/>
          <w:sz w:val="24"/>
          <w:szCs w:val="24"/>
          <w:cs/>
        </w:rPr>
        <w:tab/>
      </w:r>
      <w:r w:rsidR="004605FC" w:rsidRPr="007264F7">
        <w:rPr>
          <w:bCs w:val="0"/>
          <w:sz w:val="24"/>
          <w:szCs w:val="24"/>
          <w:cs/>
        </w:rPr>
        <w:t>निव्वाण</w:t>
      </w:r>
      <w:r w:rsidR="004605FC" w:rsidRPr="007264F7">
        <w:rPr>
          <w:rFonts w:hint="cs"/>
          <w:bCs w:val="0"/>
          <w:sz w:val="24"/>
          <w:szCs w:val="24"/>
          <w:cs/>
          <w:lang w:bidi="sa-IN"/>
        </w:rPr>
        <w:t xml:space="preserve">ं </w:t>
      </w:r>
      <w:r w:rsidR="004605FC" w:rsidRPr="007264F7">
        <w:rPr>
          <w:bCs w:val="0"/>
          <w:sz w:val="24"/>
          <w:szCs w:val="24"/>
          <w:cs/>
        </w:rPr>
        <w:t>पर</w:t>
      </w:r>
      <w:r w:rsidR="004605FC" w:rsidRPr="007264F7">
        <w:rPr>
          <w:rFonts w:hint="cs"/>
          <w:bCs w:val="0"/>
          <w:sz w:val="24"/>
          <w:szCs w:val="24"/>
          <w:cs/>
          <w:lang w:bidi="sa-IN"/>
        </w:rPr>
        <w:t>मं</w:t>
      </w:r>
      <w:r w:rsidR="004605FC" w:rsidRPr="007264F7">
        <w:rPr>
          <w:bCs w:val="0"/>
          <w:sz w:val="24"/>
          <w:szCs w:val="24"/>
          <w:cs/>
        </w:rPr>
        <w:t xml:space="preserve"> बुद्धा</w:t>
      </w:r>
      <w:r w:rsidR="004605FC" w:rsidRPr="007264F7">
        <w:rPr>
          <w:rFonts w:hint="cs"/>
          <w:bCs w:val="0"/>
          <w:sz w:val="24"/>
          <w:szCs w:val="24"/>
          <w:cs/>
          <w:lang w:bidi="sa-IN"/>
        </w:rPr>
        <w:t>,</w:t>
      </w:r>
      <w:r w:rsidR="004605FC" w:rsidRPr="007264F7">
        <w:rPr>
          <w:bCs w:val="0"/>
          <w:sz w:val="24"/>
          <w:szCs w:val="24"/>
          <w:cs/>
        </w:rPr>
        <w:t xml:space="preserve"> नक्खत्ताण व चंदमा</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तम्हा सया जए दंते</w:t>
      </w:r>
      <w:r w:rsidR="004605FC" w:rsidRPr="007264F7">
        <w:rPr>
          <w:rFonts w:hint="cs"/>
          <w:sz w:val="24"/>
          <w:szCs w:val="24"/>
          <w:cs/>
          <w:lang w:bidi="sa-IN"/>
        </w:rPr>
        <w:t>,</w:t>
      </w:r>
      <w:r w:rsidR="004605FC" w:rsidRPr="007264F7">
        <w:rPr>
          <w:sz w:val="24"/>
          <w:szCs w:val="24"/>
          <w:cs/>
        </w:rPr>
        <w:t xml:space="preserve"> निव्वाणं संधए मु</w:t>
      </w:r>
      <w:r w:rsidR="004605FC" w:rsidRPr="007264F7">
        <w:rPr>
          <w:rFonts w:hint="cs"/>
          <w:sz w:val="24"/>
          <w:szCs w:val="24"/>
          <w:cs/>
          <w:lang w:bidi="sa-IN"/>
        </w:rPr>
        <w:t>नी</w:t>
      </w:r>
      <w:r w:rsidR="004605FC" w:rsidRPr="007264F7">
        <w:rPr>
          <w:sz w:val="24"/>
          <w:szCs w:val="24"/>
          <w:cs/>
        </w:rPr>
        <w:t xml:space="preserve">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५१९</w:t>
      </w:r>
      <w:r w:rsidRPr="0069493C">
        <w:rPr>
          <w:color w:val="00B050"/>
          <w:sz w:val="24"/>
          <w:szCs w:val="24"/>
        </w:rPr>
        <w:t>]</w:t>
      </w:r>
      <w:r w:rsidR="00657F9B">
        <w:rPr>
          <w:rFonts w:hint="cs"/>
          <w:color w:val="00B050"/>
          <w:sz w:val="24"/>
          <w:szCs w:val="24"/>
          <w:cs/>
        </w:rPr>
        <w:tab/>
      </w:r>
      <w:r w:rsidR="004605FC" w:rsidRPr="007264F7">
        <w:rPr>
          <w:rFonts w:hint="cs"/>
          <w:bCs w:val="0"/>
          <w:sz w:val="24"/>
          <w:szCs w:val="24"/>
          <w:cs/>
          <w:lang w:bidi="sa-IN"/>
        </w:rPr>
        <w:t>बु</w:t>
      </w:r>
      <w:r w:rsidR="004605FC" w:rsidRPr="007264F7">
        <w:rPr>
          <w:bCs w:val="0"/>
          <w:sz w:val="24"/>
          <w:szCs w:val="24"/>
          <w:cs/>
        </w:rPr>
        <w:t>ज्झमाणाण पाणाणं</w:t>
      </w:r>
      <w:r w:rsidR="004605FC" w:rsidRPr="007264F7">
        <w:rPr>
          <w:rFonts w:hint="cs"/>
          <w:bCs w:val="0"/>
          <w:sz w:val="24"/>
          <w:szCs w:val="24"/>
          <w:cs/>
          <w:lang w:bidi="sa-IN"/>
        </w:rPr>
        <w:t>,</w:t>
      </w:r>
      <w:r w:rsidR="004605FC" w:rsidRPr="007264F7">
        <w:rPr>
          <w:bCs w:val="0"/>
          <w:sz w:val="24"/>
          <w:szCs w:val="24"/>
          <w:cs/>
        </w:rPr>
        <w:t xml:space="preserve"> किच्चंताणं सकम्म</w:t>
      </w:r>
      <w:r w:rsidR="004605FC" w:rsidRPr="007264F7">
        <w:rPr>
          <w:rFonts w:hint="cs"/>
          <w:bCs w:val="0"/>
          <w:sz w:val="24"/>
          <w:szCs w:val="24"/>
          <w:cs/>
          <w:lang w:bidi="sa-IN"/>
        </w:rPr>
        <w:t>ु</w:t>
      </w:r>
      <w:r w:rsidR="004605FC" w:rsidRPr="007264F7">
        <w:rPr>
          <w:bCs w:val="0"/>
          <w:sz w:val="24"/>
          <w:szCs w:val="24"/>
          <w:cs/>
        </w:rPr>
        <w:t>णा</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आधाति साधु</w:t>
      </w:r>
      <w:r w:rsidR="004605FC" w:rsidRPr="007264F7">
        <w:rPr>
          <w:rFonts w:hint="cs"/>
          <w:sz w:val="24"/>
          <w:szCs w:val="24"/>
          <w:cs/>
          <w:lang w:bidi="sa-IN"/>
        </w:rPr>
        <w:t xml:space="preserve"> </w:t>
      </w:r>
      <w:r w:rsidR="004605FC" w:rsidRPr="007264F7">
        <w:rPr>
          <w:sz w:val="24"/>
          <w:szCs w:val="24"/>
          <w:cs/>
        </w:rPr>
        <w:t>तं दीवं</w:t>
      </w:r>
      <w:r w:rsidR="004605FC" w:rsidRPr="007264F7">
        <w:rPr>
          <w:rFonts w:hint="cs"/>
          <w:sz w:val="24"/>
          <w:szCs w:val="24"/>
          <w:cs/>
          <w:lang w:bidi="sa-IN"/>
        </w:rPr>
        <w:t>,</w:t>
      </w:r>
      <w:r w:rsidR="004605FC" w:rsidRPr="007264F7">
        <w:rPr>
          <w:sz w:val="24"/>
          <w:szCs w:val="24"/>
          <w:cs/>
        </w:rPr>
        <w:t xml:space="preserve"> पतिट्ठेसा पवुच्चइ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५२०</w:t>
      </w:r>
      <w:r w:rsidRPr="0069493C">
        <w:rPr>
          <w:color w:val="00B050"/>
          <w:sz w:val="24"/>
          <w:szCs w:val="24"/>
        </w:rPr>
        <w:t>]</w:t>
      </w:r>
      <w:r w:rsidR="00657F9B">
        <w:rPr>
          <w:rFonts w:hint="cs"/>
          <w:color w:val="00B050"/>
          <w:sz w:val="24"/>
          <w:szCs w:val="24"/>
          <w:cs/>
        </w:rPr>
        <w:tab/>
      </w:r>
      <w:r w:rsidR="004605FC" w:rsidRPr="007264F7">
        <w:rPr>
          <w:bCs w:val="0"/>
          <w:sz w:val="24"/>
          <w:szCs w:val="24"/>
          <w:cs/>
        </w:rPr>
        <w:t>आयगुत्ते सया दंते</w:t>
      </w:r>
      <w:r w:rsidR="004605FC" w:rsidRPr="007264F7">
        <w:rPr>
          <w:rFonts w:hint="cs"/>
          <w:bCs w:val="0"/>
          <w:sz w:val="24"/>
          <w:szCs w:val="24"/>
          <w:cs/>
          <w:lang w:bidi="sa-IN"/>
        </w:rPr>
        <w:t>,</w:t>
      </w:r>
      <w:r w:rsidR="004605FC" w:rsidRPr="007264F7">
        <w:rPr>
          <w:bCs w:val="0"/>
          <w:sz w:val="24"/>
          <w:szCs w:val="24"/>
          <w:cs/>
        </w:rPr>
        <w:t xml:space="preserve"> छि</w:t>
      </w:r>
      <w:r w:rsidR="004605FC" w:rsidRPr="007264F7">
        <w:rPr>
          <w:rFonts w:hint="cs"/>
          <w:bCs w:val="0"/>
          <w:sz w:val="24"/>
          <w:szCs w:val="24"/>
          <w:cs/>
          <w:lang w:bidi="sa-IN"/>
        </w:rPr>
        <w:t>न्न</w:t>
      </w:r>
      <w:r w:rsidR="004605FC" w:rsidRPr="007264F7">
        <w:rPr>
          <w:bCs w:val="0"/>
          <w:sz w:val="24"/>
          <w:szCs w:val="24"/>
          <w:cs/>
        </w:rPr>
        <w:t xml:space="preserve">सोए </w:t>
      </w:r>
      <w:r w:rsidR="004605FC" w:rsidRPr="007264F7">
        <w:rPr>
          <w:rFonts w:hint="cs"/>
          <w:bCs w:val="0"/>
          <w:sz w:val="24"/>
          <w:szCs w:val="24"/>
          <w:cs/>
          <w:lang w:bidi="sa-IN"/>
        </w:rPr>
        <w:t>अना</w:t>
      </w:r>
      <w:r w:rsidR="004605FC" w:rsidRPr="007264F7">
        <w:rPr>
          <w:bCs w:val="0"/>
          <w:sz w:val="24"/>
          <w:szCs w:val="24"/>
          <w:cs/>
        </w:rPr>
        <w:t>सवे</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जे धम्मं सुद्धमक्खाति</w:t>
      </w:r>
      <w:r w:rsidR="004605FC" w:rsidRPr="007264F7">
        <w:rPr>
          <w:rFonts w:hint="cs"/>
          <w:sz w:val="24"/>
          <w:szCs w:val="24"/>
          <w:cs/>
          <w:lang w:bidi="sa-IN"/>
        </w:rPr>
        <w:t>,</w:t>
      </w:r>
      <w:r w:rsidR="004605FC" w:rsidRPr="007264F7">
        <w:rPr>
          <w:sz w:val="24"/>
          <w:szCs w:val="24"/>
          <w:cs/>
        </w:rPr>
        <w:t xml:space="preserve"> पडिपुण्णम</w:t>
      </w:r>
      <w:r w:rsidR="004605FC" w:rsidRPr="007264F7">
        <w:rPr>
          <w:rFonts w:hint="cs"/>
          <w:sz w:val="24"/>
          <w:szCs w:val="24"/>
          <w:cs/>
          <w:lang w:bidi="sa-IN"/>
        </w:rPr>
        <w:t>ने</w:t>
      </w:r>
      <w:r w:rsidR="004605FC" w:rsidRPr="007264F7">
        <w:rPr>
          <w:sz w:val="24"/>
          <w:szCs w:val="24"/>
          <w:cs/>
        </w:rPr>
        <w:t>लिसं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५२१</w:t>
      </w:r>
      <w:r w:rsidRPr="0069493C">
        <w:rPr>
          <w:color w:val="00B050"/>
          <w:sz w:val="24"/>
          <w:szCs w:val="24"/>
        </w:rPr>
        <w:t>]</w:t>
      </w:r>
      <w:r w:rsidR="00657F9B">
        <w:rPr>
          <w:rFonts w:hint="cs"/>
          <w:color w:val="00B050"/>
          <w:sz w:val="24"/>
          <w:szCs w:val="24"/>
          <w:cs/>
        </w:rPr>
        <w:tab/>
      </w:r>
      <w:r w:rsidR="004605FC" w:rsidRPr="007264F7">
        <w:rPr>
          <w:bCs w:val="0"/>
          <w:sz w:val="24"/>
          <w:szCs w:val="24"/>
          <w:cs/>
        </w:rPr>
        <w:t>तमेव अविजाणंता</w:t>
      </w:r>
      <w:r w:rsidR="004605FC" w:rsidRPr="007264F7">
        <w:rPr>
          <w:rFonts w:hint="cs"/>
          <w:bCs w:val="0"/>
          <w:sz w:val="24"/>
          <w:szCs w:val="24"/>
          <w:cs/>
          <w:lang w:bidi="sa-IN"/>
        </w:rPr>
        <w:t>,</w:t>
      </w:r>
      <w:r w:rsidR="004605FC" w:rsidRPr="007264F7">
        <w:rPr>
          <w:bCs w:val="0"/>
          <w:sz w:val="24"/>
          <w:szCs w:val="24"/>
          <w:cs/>
        </w:rPr>
        <w:t xml:space="preserve"> अबुद्धा बुद्ध</w:t>
      </w:r>
      <w:r w:rsidR="004605FC" w:rsidRPr="007264F7">
        <w:rPr>
          <w:rFonts w:hint="cs"/>
          <w:bCs w:val="0"/>
          <w:sz w:val="24"/>
          <w:szCs w:val="24"/>
          <w:cs/>
          <w:lang w:bidi="sa-IN"/>
        </w:rPr>
        <w:t>माणि</w:t>
      </w:r>
      <w:r w:rsidR="004605FC" w:rsidRPr="007264F7">
        <w:rPr>
          <w:bCs w:val="0"/>
          <w:sz w:val="24"/>
          <w:szCs w:val="24"/>
          <w:cs/>
        </w:rPr>
        <w:t>णो</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बुद्धा मो त्ति य म</w:t>
      </w:r>
      <w:r w:rsidR="004605FC" w:rsidRPr="007264F7">
        <w:rPr>
          <w:rFonts w:hint="cs"/>
          <w:sz w:val="24"/>
          <w:szCs w:val="24"/>
          <w:cs/>
          <w:lang w:bidi="sa-IN"/>
        </w:rPr>
        <w:t>न्नं</w:t>
      </w:r>
      <w:r w:rsidR="004605FC" w:rsidRPr="007264F7">
        <w:rPr>
          <w:sz w:val="24"/>
          <w:szCs w:val="24"/>
          <w:cs/>
        </w:rPr>
        <w:t>ता</w:t>
      </w:r>
      <w:r w:rsidR="004605FC" w:rsidRPr="007264F7">
        <w:rPr>
          <w:rFonts w:hint="cs"/>
          <w:sz w:val="24"/>
          <w:szCs w:val="24"/>
          <w:cs/>
          <w:lang w:bidi="sa-IN"/>
        </w:rPr>
        <w:t>,</w:t>
      </w:r>
      <w:r w:rsidR="004605FC" w:rsidRPr="007264F7">
        <w:rPr>
          <w:sz w:val="24"/>
          <w:szCs w:val="24"/>
          <w:cs/>
        </w:rPr>
        <w:t xml:space="preserve"> अंत</w:t>
      </w:r>
      <w:r w:rsidR="004605FC" w:rsidRPr="007264F7">
        <w:rPr>
          <w:rFonts w:hint="cs"/>
          <w:sz w:val="24"/>
          <w:szCs w:val="24"/>
          <w:cs/>
        </w:rPr>
        <w:t xml:space="preserve">े </w:t>
      </w:r>
      <w:r w:rsidR="004605FC" w:rsidRPr="007264F7">
        <w:rPr>
          <w:sz w:val="24"/>
          <w:szCs w:val="24"/>
          <w:cs/>
        </w:rPr>
        <w:t>एते समाहिए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५२२</w:t>
      </w:r>
      <w:r w:rsidRPr="0069493C">
        <w:rPr>
          <w:color w:val="00B050"/>
          <w:sz w:val="24"/>
          <w:szCs w:val="24"/>
        </w:rPr>
        <w:t>]</w:t>
      </w:r>
      <w:r w:rsidR="00657F9B">
        <w:rPr>
          <w:rFonts w:hint="cs"/>
          <w:color w:val="00B050"/>
          <w:sz w:val="24"/>
          <w:szCs w:val="24"/>
          <w:cs/>
        </w:rPr>
        <w:tab/>
      </w:r>
      <w:r w:rsidR="004605FC" w:rsidRPr="007264F7">
        <w:rPr>
          <w:bCs w:val="0"/>
          <w:sz w:val="24"/>
          <w:szCs w:val="24"/>
          <w:cs/>
        </w:rPr>
        <w:t>ते य बीयोदगं चेव</w:t>
      </w:r>
      <w:r w:rsidR="004605FC" w:rsidRPr="007264F7">
        <w:rPr>
          <w:rFonts w:hint="cs"/>
          <w:bCs w:val="0"/>
          <w:sz w:val="24"/>
          <w:szCs w:val="24"/>
          <w:cs/>
          <w:lang w:bidi="sa-IN"/>
        </w:rPr>
        <w:t>,</w:t>
      </w:r>
      <w:r w:rsidR="004605FC" w:rsidRPr="007264F7">
        <w:rPr>
          <w:bCs w:val="0"/>
          <w:sz w:val="24"/>
          <w:szCs w:val="24"/>
          <w:cs/>
        </w:rPr>
        <w:t xml:space="preserve"> तमुद्दिस्सा य जं कडं</w:t>
      </w:r>
      <w:r w:rsidR="004605FC" w:rsidRPr="007264F7">
        <w:rPr>
          <w:rFonts w:hint="cs"/>
          <w:bCs w:val="0"/>
          <w:sz w:val="24"/>
          <w:szCs w:val="24"/>
          <w:cs/>
          <w:lang w:bidi="sa-IN"/>
        </w:rPr>
        <w:t xml:space="preserve"> ।</w:t>
      </w:r>
    </w:p>
    <w:p w:rsidR="00EB33C6" w:rsidRDefault="00EB33C6" w:rsidP="00EB33C6">
      <w:pPr>
        <w:spacing w:after="0" w:line="240" w:lineRule="auto"/>
        <w:ind w:right="1708"/>
        <w:contextualSpacing/>
        <w:rPr>
          <w:rFonts w:cs="Mangal"/>
          <w:sz w:val="24"/>
          <w:szCs w:val="24"/>
        </w:rPr>
      </w:pPr>
      <w:r>
        <w:rPr>
          <w:rFonts w:cs="Mangal" w:hint="cs"/>
          <w:sz w:val="24"/>
          <w:szCs w:val="24"/>
          <w:cs/>
        </w:rPr>
        <w:lastRenderedPageBreak/>
        <w:t>सु</w:t>
      </w:r>
      <w:r w:rsidR="00580057">
        <w:rPr>
          <w:rFonts w:cs="Mangal" w:hint="cs"/>
          <w:sz w:val="24"/>
          <w:szCs w:val="24"/>
          <w:cs/>
        </w:rPr>
        <w:t>यक्खंधो-१, अज्झयणं-११, उद्देसो-</w:t>
      </w:r>
    </w:p>
    <w:tbl>
      <w:tblPr>
        <w:tblW w:w="10140" w:type="dxa"/>
        <w:tblInd w:w="93" w:type="dxa"/>
        <w:tblBorders>
          <w:top w:val="single" w:sz="4" w:space="0" w:color="auto"/>
        </w:tblBorders>
        <w:tblLook w:val="04A0"/>
      </w:tblPr>
      <w:tblGrid>
        <w:gridCol w:w="10140"/>
      </w:tblGrid>
      <w:tr w:rsidR="00EB33C6" w:rsidTr="00900160">
        <w:trPr>
          <w:trHeight w:val="228"/>
        </w:trPr>
        <w:tc>
          <w:tcPr>
            <w:tcW w:w="10140" w:type="dxa"/>
            <w:tcBorders>
              <w:top w:val="single" w:sz="4" w:space="0" w:color="FF0000"/>
              <w:left w:val="nil"/>
              <w:bottom w:val="nil"/>
              <w:right w:val="nil"/>
            </w:tcBorders>
          </w:tcPr>
          <w:p w:rsidR="00EB33C6" w:rsidRDefault="00EB33C6"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भोच्चा झाणं झियायंति</w:t>
      </w:r>
      <w:r w:rsidR="004605FC" w:rsidRPr="007264F7">
        <w:rPr>
          <w:rFonts w:hint="cs"/>
          <w:sz w:val="24"/>
          <w:szCs w:val="24"/>
          <w:cs/>
          <w:lang w:bidi="sa-IN"/>
        </w:rPr>
        <w:t>,</w:t>
      </w:r>
      <w:r w:rsidR="004605FC" w:rsidRPr="007264F7">
        <w:rPr>
          <w:sz w:val="24"/>
          <w:szCs w:val="24"/>
          <w:cs/>
        </w:rPr>
        <w:t xml:space="preserve"> अखेतण्णा असमाहिया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५२३</w:t>
      </w:r>
      <w:r w:rsidRPr="0069493C">
        <w:rPr>
          <w:color w:val="00B050"/>
          <w:sz w:val="24"/>
          <w:szCs w:val="24"/>
        </w:rPr>
        <w:t>]</w:t>
      </w:r>
      <w:r w:rsidR="00657F9B">
        <w:rPr>
          <w:rFonts w:hint="cs"/>
          <w:color w:val="00B050"/>
          <w:sz w:val="24"/>
          <w:szCs w:val="24"/>
          <w:cs/>
        </w:rPr>
        <w:tab/>
      </w:r>
      <w:r w:rsidR="004605FC" w:rsidRPr="007264F7">
        <w:rPr>
          <w:bCs w:val="0"/>
          <w:sz w:val="24"/>
          <w:szCs w:val="24"/>
          <w:cs/>
        </w:rPr>
        <w:t>जहा ढंका य कंका य</w:t>
      </w:r>
      <w:r w:rsidR="004605FC" w:rsidRPr="007264F7">
        <w:rPr>
          <w:rFonts w:hint="cs"/>
          <w:bCs w:val="0"/>
          <w:sz w:val="24"/>
          <w:szCs w:val="24"/>
          <w:cs/>
          <w:lang w:bidi="sa-IN"/>
        </w:rPr>
        <w:t>,</w:t>
      </w:r>
      <w:r w:rsidR="004605FC" w:rsidRPr="007264F7">
        <w:rPr>
          <w:bCs w:val="0"/>
          <w:sz w:val="24"/>
          <w:szCs w:val="24"/>
          <w:cs/>
        </w:rPr>
        <w:t xml:space="preserve"> कुलला मग्गुका सिही</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मच्छेसणं झियायंति</w:t>
      </w:r>
      <w:r w:rsidR="004605FC" w:rsidRPr="007264F7">
        <w:rPr>
          <w:rFonts w:hint="cs"/>
          <w:sz w:val="24"/>
          <w:szCs w:val="24"/>
          <w:cs/>
          <w:lang w:bidi="sa-IN"/>
        </w:rPr>
        <w:t>,</w:t>
      </w:r>
      <w:r w:rsidR="004605FC" w:rsidRPr="007264F7">
        <w:rPr>
          <w:sz w:val="24"/>
          <w:szCs w:val="24"/>
          <w:cs/>
        </w:rPr>
        <w:t xml:space="preserve"> झाणं ते कलुसाधमं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५२४</w:t>
      </w:r>
      <w:r w:rsidRPr="0069493C">
        <w:rPr>
          <w:color w:val="00B050"/>
          <w:sz w:val="24"/>
          <w:szCs w:val="24"/>
        </w:rPr>
        <w:t>]</w:t>
      </w:r>
      <w:r w:rsidR="00657F9B">
        <w:rPr>
          <w:rFonts w:hint="cs"/>
          <w:color w:val="00B050"/>
          <w:sz w:val="24"/>
          <w:szCs w:val="24"/>
          <w:cs/>
        </w:rPr>
        <w:tab/>
      </w:r>
      <w:r w:rsidR="004605FC" w:rsidRPr="007264F7">
        <w:rPr>
          <w:bCs w:val="0"/>
          <w:sz w:val="24"/>
          <w:szCs w:val="24"/>
          <w:cs/>
        </w:rPr>
        <w:t>एवं तु समणा एगे</w:t>
      </w:r>
      <w:r w:rsidR="004605FC" w:rsidRPr="007264F7">
        <w:rPr>
          <w:rFonts w:hint="cs"/>
          <w:bCs w:val="0"/>
          <w:sz w:val="24"/>
          <w:szCs w:val="24"/>
          <w:cs/>
          <w:lang w:bidi="sa-IN"/>
        </w:rPr>
        <w:t>,</w:t>
      </w:r>
      <w:r w:rsidR="004605FC" w:rsidRPr="007264F7">
        <w:rPr>
          <w:bCs w:val="0"/>
          <w:sz w:val="24"/>
          <w:szCs w:val="24"/>
          <w:cs/>
        </w:rPr>
        <w:t xml:space="preserve"> मिच्छदिट्ठी अ</w:t>
      </w:r>
      <w:r w:rsidR="004605FC" w:rsidRPr="007264F7">
        <w:rPr>
          <w:rFonts w:hint="cs"/>
          <w:bCs w:val="0"/>
          <w:sz w:val="24"/>
          <w:szCs w:val="24"/>
          <w:cs/>
          <w:lang w:bidi="sa-IN"/>
        </w:rPr>
        <w:t>ना</w:t>
      </w:r>
      <w:r w:rsidR="004605FC" w:rsidRPr="007264F7">
        <w:rPr>
          <w:bCs w:val="0"/>
          <w:sz w:val="24"/>
          <w:szCs w:val="24"/>
          <w:cs/>
        </w:rPr>
        <w:t>रिया</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विसएसणं झियायंति</w:t>
      </w:r>
      <w:r w:rsidR="004605FC" w:rsidRPr="007264F7">
        <w:rPr>
          <w:rFonts w:hint="cs"/>
          <w:sz w:val="24"/>
          <w:szCs w:val="24"/>
          <w:cs/>
          <w:lang w:bidi="sa-IN"/>
        </w:rPr>
        <w:t>,</w:t>
      </w:r>
      <w:r w:rsidR="004605FC" w:rsidRPr="007264F7">
        <w:rPr>
          <w:sz w:val="24"/>
          <w:szCs w:val="24"/>
          <w:cs/>
        </w:rPr>
        <w:t xml:space="preserve"> कंका वा कलुसाधमा ।।</w:t>
      </w:r>
    </w:p>
    <w:p w:rsidR="004605FC" w:rsidRPr="007264F7" w:rsidRDefault="002F3981" w:rsidP="00657F9B">
      <w:pPr>
        <w:tabs>
          <w:tab w:val="left" w:pos="2790"/>
        </w:tabs>
        <w:spacing w:after="0" w:line="240" w:lineRule="auto"/>
        <w:ind w:right="2068" w:firstLine="2070"/>
        <w:jc w:val="distribute"/>
        <w:rPr>
          <w:sz w:val="24"/>
          <w:szCs w:val="24"/>
        </w:rPr>
      </w:pPr>
      <w:r w:rsidRPr="0069493C">
        <w:rPr>
          <w:color w:val="00B050"/>
          <w:sz w:val="24"/>
          <w:szCs w:val="24"/>
        </w:rPr>
        <w:t>[</w:t>
      </w:r>
      <w:r>
        <w:rPr>
          <w:rFonts w:cs="Mangal" w:hint="cs"/>
          <w:color w:val="00B050"/>
          <w:sz w:val="24"/>
          <w:szCs w:val="24"/>
          <w:cs/>
        </w:rPr>
        <w:t>५२३</w:t>
      </w:r>
      <w:r w:rsidRPr="0069493C">
        <w:rPr>
          <w:color w:val="00B050"/>
          <w:sz w:val="24"/>
          <w:szCs w:val="24"/>
        </w:rPr>
        <w:t>]</w:t>
      </w:r>
      <w:r w:rsidR="00657F9B">
        <w:rPr>
          <w:rFonts w:cs="Mangal" w:hint="cs"/>
          <w:color w:val="00B050"/>
          <w:sz w:val="24"/>
          <w:szCs w:val="24"/>
          <w:cs/>
        </w:rPr>
        <w:tab/>
      </w:r>
      <w:r w:rsidR="004605FC" w:rsidRPr="007264F7">
        <w:rPr>
          <w:rFonts w:cs="Mangal" w:hint="cs"/>
          <w:sz w:val="24"/>
          <w:szCs w:val="24"/>
          <w:cs/>
        </w:rPr>
        <w:t>सुद्धं</w:t>
      </w:r>
      <w:r w:rsidR="004605FC" w:rsidRPr="007264F7">
        <w:rPr>
          <w:rFonts w:hint="cs"/>
          <w:sz w:val="24"/>
          <w:szCs w:val="24"/>
          <w:cs/>
        </w:rPr>
        <w:t xml:space="preserve"> </w:t>
      </w:r>
      <w:r w:rsidR="004605FC" w:rsidRPr="007264F7">
        <w:rPr>
          <w:rFonts w:cs="Mangal" w:hint="cs"/>
          <w:sz w:val="24"/>
          <w:szCs w:val="24"/>
          <w:cs/>
        </w:rPr>
        <w:t>मग्गं</w:t>
      </w:r>
      <w:r w:rsidR="004605FC" w:rsidRPr="007264F7">
        <w:rPr>
          <w:rFonts w:hint="cs"/>
          <w:sz w:val="24"/>
          <w:szCs w:val="24"/>
          <w:cs/>
        </w:rPr>
        <w:t xml:space="preserve"> </w:t>
      </w:r>
      <w:r w:rsidR="004605FC" w:rsidRPr="007264F7">
        <w:rPr>
          <w:rFonts w:cs="Mangal" w:hint="cs"/>
          <w:sz w:val="24"/>
          <w:szCs w:val="24"/>
          <w:cs/>
        </w:rPr>
        <w:t>विराहित्ता</w:t>
      </w:r>
      <w:r w:rsidR="004605FC" w:rsidRPr="007264F7">
        <w:rPr>
          <w:rFonts w:hint="cs"/>
          <w:sz w:val="24"/>
          <w:szCs w:val="24"/>
          <w:cs/>
          <w:lang w:bidi="sa-IN"/>
        </w:rPr>
        <w:t>,</w:t>
      </w:r>
      <w:r w:rsidR="004605FC" w:rsidRPr="007264F7">
        <w:rPr>
          <w:sz w:val="24"/>
          <w:szCs w:val="24"/>
          <w:cs/>
        </w:rPr>
        <w:t xml:space="preserve"> </w:t>
      </w:r>
      <w:r w:rsidR="004605FC" w:rsidRPr="007264F7">
        <w:rPr>
          <w:rFonts w:cs="Mangal" w:hint="cs"/>
          <w:sz w:val="24"/>
          <w:szCs w:val="24"/>
          <w:cs/>
        </w:rPr>
        <w:t>इहमेगे</w:t>
      </w:r>
      <w:r w:rsidR="004605FC" w:rsidRPr="007264F7">
        <w:rPr>
          <w:rFonts w:hint="cs"/>
          <w:sz w:val="24"/>
          <w:szCs w:val="24"/>
          <w:cs/>
        </w:rPr>
        <w:t xml:space="preserve"> </w:t>
      </w:r>
      <w:r w:rsidR="004605FC" w:rsidRPr="007264F7">
        <w:rPr>
          <w:rFonts w:cs="Mangal" w:hint="cs"/>
          <w:sz w:val="24"/>
          <w:szCs w:val="24"/>
          <w:cs/>
        </w:rPr>
        <w:t>उ</w:t>
      </w:r>
      <w:r w:rsidR="004605FC" w:rsidRPr="007264F7">
        <w:rPr>
          <w:rFonts w:hint="cs"/>
          <w:sz w:val="24"/>
          <w:szCs w:val="24"/>
          <w:cs/>
        </w:rPr>
        <w:t xml:space="preserve"> </w:t>
      </w:r>
      <w:r w:rsidR="004605FC" w:rsidRPr="007264F7">
        <w:rPr>
          <w:rFonts w:cs="Mangal" w:hint="cs"/>
          <w:sz w:val="24"/>
          <w:szCs w:val="24"/>
          <w:cs/>
        </w:rPr>
        <w:t>दुम्मती</w:t>
      </w:r>
      <w:r w:rsidR="004605FC" w:rsidRPr="007264F7">
        <w:rPr>
          <w:rFonts w:hint="cs"/>
          <w:sz w:val="24"/>
          <w:szCs w:val="24"/>
          <w:cs/>
          <w:lang w:bidi="sa-IN"/>
        </w:rPr>
        <w:t xml:space="preserve"> </w:t>
      </w:r>
      <w:r w:rsidR="004605FC" w:rsidRPr="007264F7">
        <w:rPr>
          <w:rFonts w:cs="Mangal" w:hint="cs"/>
          <w:sz w:val="24"/>
          <w:szCs w:val="24"/>
          <w:cs/>
          <w:lang w:bidi="sa-IN"/>
        </w:rPr>
        <w:t>।</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उम्मग्गगया दुक्खं</w:t>
      </w:r>
      <w:r w:rsidR="004605FC" w:rsidRPr="007264F7">
        <w:rPr>
          <w:rFonts w:hint="cs"/>
          <w:sz w:val="24"/>
          <w:szCs w:val="24"/>
          <w:cs/>
          <w:lang w:bidi="sa-IN"/>
        </w:rPr>
        <w:t>,</w:t>
      </w:r>
      <w:r w:rsidR="004605FC" w:rsidRPr="007264F7">
        <w:rPr>
          <w:sz w:val="24"/>
          <w:szCs w:val="24"/>
          <w:cs/>
        </w:rPr>
        <w:t xml:space="preserve"> घातमेसंति तं तहा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५२६</w:t>
      </w:r>
      <w:r w:rsidRPr="0069493C">
        <w:rPr>
          <w:color w:val="00B050"/>
          <w:sz w:val="24"/>
          <w:szCs w:val="24"/>
        </w:rPr>
        <w:t>]</w:t>
      </w:r>
      <w:r w:rsidR="00657F9B">
        <w:rPr>
          <w:rFonts w:hint="cs"/>
          <w:color w:val="00B050"/>
          <w:sz w:val="24"/>
          <w:szCs w:val="24"/>
          <w:cs/>
        </w:rPr>
        <w:tab/>
      </w:r>
      <w:r w:rsidR="004605FC" w:rsidRPr="007264F7">
        <w:rPr>
          <w:bCs w:val="0"/>
          <w:sz w:val="24"/>
          <w:szCs w:val="24"/>
          <w:cs/>
        </w:rPr>
        <w:t>जहा आसाविणिं नावं</w:t>
      </w:r>
      <w:r w:rsidR="004605FC" w:rsidRPr="007264F7">
        <w:rPr>
          <w:rFonts w:hint="cs"/>
          <w:bCs w:val="0"/>
          <w:sz w:val="24"/>
          <w:szCs w:val="24"/>
          <w:cs/>
          <w:lang w:bidi="sa-IN"/>
        </w:rPr>
        <w:t>,</w:t>
      </w:r>
      <w:r w:rsidR="004605FC" w:rsidRPr="007264F7">
        <w:rPr>
          <w:bCs w:val="0"/>
          <w:sz w:val="24"/>
          <w:szCs w:val="24"/>
          <w:cs/>
        </w:rPr>
        <w:t xml:space="preserve"> जाइअंधो दुरूहिया</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इच्छई पारमागंतुं</w:t>
      </w:r>
      <w:r w:rsidR="004605FC" w:rsidRPr="007264F7">
        <w:rPr>
          <w:rFonts w:hint="cs"/>
          <w:sz w:val="24"/>
          <w:szCs w:val="24"/>
          <w:cs/>
          <w:lang w:bidi="sa-IN"/>
        </w:rPr>
        <w:t>,</w:t>
      </w:r>
      <w:r w:rsidR="004605FC" w:rsidRPr="007264F7">
        <w:rPr>
          <w:sz w:val="24"/>
          <w:szCs w:val="24"/>
          <w:cs/>
        </w:rPr>
        <w:t xml:space="preserve"> अंतरा य विसीदति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५२७</w:t>
      </w:r>
      <w:r w:rsidRPr="0069493C">
        <w:rPr>
          <w:color w:val="00B050"/>
          <w:sz w:val="24"/>
          <w:szCs w:val="24"/>
        </w:rPr>
        <w:t>]</w:t>
      </w:r>
      <w:r w:rsidR="00657F9B">
        <w:rPr>
          <w:rFonts w:hint="cs"/>
          <w:color w:val="00B050"/>
          <w:sz w:val="24"/>
          <w:szCs w:val="24"/>
          <w:cs/>
        </w:rPr>
        <w:tab/>
      </w:r>
      <w:r w:rsidR="004605FC" w:rsidRPr="007264F7">
        <w:rPr>
          <w:bCs w:val="0"/>
          <w:sz w:val="24"/>
          <w:szCs w:val="24"/>
          <w:cs/>
        </w:rPr>
        <w:t>एवं तु समणा एगे</w:t>
      </w:r>
      <w:r w:rsidR="004605FC" w:rsidRPr="007264F7">
        <w:rPr>
          <w:rFonts w:hint="cs"/>
          <w:bCs w:val="0"/>
          <w:sz w:val="24"/>
          <w:szCs w:val="24"/>
          <w:cs/>
          <w:lang w:bidi="sa-IN"/>
        </w:rPr>
        <w:t>,</w:t>
      </w:r>
      <w:r w:rsidR="004605FC" w:rsidRPr="007264F7">
        <w:rPr>
          <w:bCs w:val="0"/>
          <w:sz w:val="24"/>
          <w:szCs w:val="24"/>
          <w:cs/>
        </w:rPr>
        <w:t xml:space="preserve"> मिच्छद्दिट्ठी अ</w:t>
      </w:r>
      <w:r w:rsidR="004605FC" w:rsidRPr="007264F7">
        <w:rPr>
          <w:rFonts w:hint="cs"/>
          <w:bCs w:val="0"/>
          <w:sz w:val="24"/>
          <w:szCs w:val="24"/>
          <w:cs/>
          <w:lang w:bidi="sa-IN"/>
        </w:rPr>
        <w:t>ना</w:t>
      </w:r>
      <w:r w:rsidR="004605FC" w:rsidRPr="007264F7">
        <w:rPr>
          <w:bCs w:val="0"/>
          <w:sz w:val="24"/>
          <w:szCs w:val="24"/>
          <w:cs/>
        </w:rPr>
        <w:t>रिया</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सोतं कसिणमाव</w:t>
      </w:r>
      <w:r w:rsidR="004605FC" w:rsidRPr="007264F7">
        <w:rPr>
          <w:rFonts w:hint="cs"/>
          <w:sz w:val="24"/>
          <w:szCs w:val="24"/>
          <w:cs/>
          <w:lang w:bidi="sa-IN"/>
        </w:rPr>
        <w:t>न्ना</w:t>
      </w:r>
      <w:r w:rsidR="004605FC" w:rsidRPr="007264F7">
        <w:rPr>
          <w:sz w:val="24"/>
          <w:szCs w:val="24"/>
          <w:cs/>
        </w:rPr>
        <w:t xml:space="preserve"> आगंतारो महब्भयं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५२८</w:t>
      </w:r>
      <w:r w:rsidRPr="0069493C">
        <w:rPr>
          <w:color w:val="00B050"/>
          <w:sz w:val="24"/>
          <w:szCs w:val="24"/>
        </w:rPr>
        <w:t>]</w:t>
      </w:r>
      <w:r w:rsidR="00657F9B">
        <w:rPr>
          <w:rFonts w:hint="cs"/>
          <w:color w:val="00B050"/>
          <w:sz w:val="24"/>
          <w:szCs w:val="24"/>
          <w:cs/>
        </w:rPr>
        <w:tab/>
      </w:r>
      <w:r w:rsidR="004605FC" w:rsidRPr="007264F7">
        <w:rPr>
          <w:bCs w:val="0"/>
          <w:sz w:val="24"/>
          <w:szCs w:val="24"/>
          <w:cs/>
        </w:rPr>
        <w:t>इमं च धम्ममादाय</w:t>
      </w:r>
      <w:r w:rsidR="004605FC" w:rsidRPr="007264F7">
        <w:rPr>
          <w:rFonts w:hint="cs"/>
          <w:bCs w:val="0"/>
          <w:sz w:val="24"/>
          <w:szCs w:val="24"/>
          <w:cs/>
          <w:lang w:bidi="sa-IN"/>
        </w:rPr>
        <w:t>,</w:t>
      </w:r>
      <w:r w:rsidR="004605FC" w:rsidRPr="007264F7">
        <w:rPr>
          <w:bCs w:val="0"/>
          <w:sz w:val="24"/>
          <w:szCs w:val="24"/>
          <w:cs/>
        </w:rPr>
        <w:t xml:space="preserve"> कासवेण पवेदितं</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तरे सोयं महाघोरं</w:t>
      </w:r>
      <w:r w:rsidR="004605FC" w:rsidRPr="007264F7">
        <w:rPr>
          <w:rFonts w:hint="cs"/>
          <w:sz w:val="24"/>
          <w:szCs w:val="24"/>
          <w:cs/>
          <w:lang w:bidi="sa-IN"/>
        </w:rPr>
        <w:t>,</w:t>
      </w:r>
      <w:r w:rsidR="004605FC" w:rsidRPr="007264F7">
        <w:rPr>
          <w:sz w:val="24"/>
          <w:szCs w:val="24"/>
          <w:cs/>
        </w:rPr>
        <w:t xml:space="preserve"> अत्तत्ताए परिव्वए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५२९</w:t>
      </w:r>
      <w:r w:rsidRPr="0069493C">
        <w:rPr>
          <w:color w:val="00B050"/>
          <w:sz w:val="24"/>
          <w:szCs w:val="24"/>
        </w:rPr>
        <w:t>]</w:t>
      </w:r>
      <w:r w:rsidR="00657F9B">
        <w:rPr>
          <w:rFonts w:hint="cs"/>
          <w:color w:val="00B050"/>
          <w:sz w:val="24"/>
          <w:szCs w:val="24"/>
          <w:cs/>
        </w:rPr>
        <w:tab/>
      </w:r>
      <w:r w:rsidR="004605FC" w:rsidRPr="007264F7">
        <w:rPr>
          <w:bCs w:val="0"/>
          <w:sz w:val="24"/>
          <w:szCs w:val="24"/>
          <w:cs/>
        </w:rPr>
        <w:t>विरते गामधम्मेहिं</w:t>
      </w:r>
      <w:r w:rsidR="004605FC" w:rsidRPr="007264F7">
        <w:rPr>
          <w:rFonts w:hint="cs"/>
          <w:bCs w:val="0"/>
          <w:sz w:val="24"/>
          <w:szCs w:val="24"/>
          <w:cs/>
          <w:lang w:bidi="sa-IN"/>
        </w:rPr>
        <w:t>,</w:t>
      </w:r>
      <w:r w:rsidR="004605FC" w:rsidRPr="007264F7">
        <w:rPr>
          <w:bCs w:val="0"/>
          <w:sz w:val="24"/>
          <w:szCs w:val="24"/>
          <w:cs/>
        </w:rPr>
        <w:t xml:space="preserve"> जे केई जगई जगा</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तेसिं अत्तुवमायाए</w:t>
      </w:r>
      <w:r w:rsidR="004605FC" w:rsidRPr="007264F7">
        <w:rPr>
          <w:rFonts w:hint="cs"/>
          <w:sz w:val="24"/>
          <w:szCs w:val="24"/>
          <w:cs/>
          <w:lang w:bidi="sa-IN"/>
        </w:rPr>
        <w:t>,</w:t>
      </w:r>
      <w:r w:rsidR="004605FC" w:rsidRPr="007264F7">
        <w:rPr>
          <w:sz w:val="24"/>
          <w:szCs w:val="24"/>
          <w:cs/>
        </w:rPr>
        <w:t xml:space="preserve"> थामं कुव्वं परिव्वए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५३०</w:t>
      </w:r>
      <w:r w:rsidRPr="0069493C">
        <w:rPr>
          <w:color w:val="00B050"/>
          <w:sz w:val="24"/>
          <w:szCs w:val="24"/>
        </w:rPr>
        <w:t>]</w:t>
      </w:r>
      <w:r w:rsidR="00657F9B">
        <w:rPr>
          <w:rFonts w:hint="cs"/>
          <w:color w:val="00B050"/>
          <w:sz w:val="24"/>
          <w:szCs w:val="24"/>
          <w:cs/>
        </w:rPr>
        <w:tab/>
      </w:r>
      <w:r w:rsidR="004605FC" w:rsidRPr="007264F7">
        <w:rPr>
          <w:bCs w:val="0"/>
          <w:sz w:val="24"/>
          <w:szCs w:val="24"/>
          <w:cs/>
        </w:rPr>
        <w:t>अतिमा</w:t>
      </w:r>
      <w:r w:rsidR="004605FC" w:rsidRPr="007264F7">
        <w:rPr>
          <w:rFonts w:hint="cs"/>
          <w:bCs w:val="0"/>
          <w:sz w:val="24"/>
          <w:szCs w:val="24"/>
          <w:cs/>
          <w:lang w:bidi="sa-IN"/>
        </w:rPr>
        <w:t>नं</w:t>
      </w:r>
      <w:r w:rsidR="004605FC" w:rsidRPr="007264F7">
        <w:rPr>
          <w:bCs w:val="0"/>
          <w:sz w:val="24"/>
          <w:szCs w:val="24"/>
          <w:cs/>
        </w:rPr>
        <w:t xml:space="preserve"> च मायं च</w:t>
      </w:r>
      <w:r w:rsidR="004605FC" w:rsidRPr="007264F7">
        <w:rPr>
          <w:rFonts w:hint="cs"/>
          <w:bCs w:val="0"/>
          <w:sz w:val="24"/>
          <w:szCs w:val="24"/>
          <w:cs/>
          <w:lang w:bidi="sa-IN"/>
        </w:rPr>
        <w:t>,</w:t>
      </w:r>
      <w:r w:rsidR="004605FC" w:rsidRPr="007264F7">
        <w:rPr>
          <w:bCs w:val="0"/>
          <w:sz w:val="24"/>
          <w:szCs w:val="24"/>
          <w:cs/>
        </w:rPr>
        <w:t xml:space="preserve"> तं परिण्णाय पंडिए</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सव्वमेयं निराकिच्चा</w:t>
      </w:r>
      <w:r w:rsidR="004605FC" w:rsidRPr="007264F7">
        <w:rPr>
          <w:rFonts w:hint="cs"/>
          <w:sz w:val="24"/>
          <w:szCs w:val="24"/>
          <w:cs/>
          <w:lang w:bidi="sa-IN"/>
        </w:rPr>
        <w:t>,</w:t>
      </w:r>
      <w:r w:rsidR="004605FC" w:rsidRPr="007264F7">
        <w:rPr>
          <w:sz w:val="24"/>
          <w:szCs w:val="24"/>
          <w:cs/>
        </w:rPr>
        <w:t xml:space="preserve"> निव्वाणं सं</w:t>
      </w:r>
      <w:r w:rsidR="004605FC" w:rsidRPr="007264F7">
        <w:rPr>
          <w:rFonts w:hint="cs"/>
          <w:sz w:val="24"/>
          <w:szCs w:val="24"/>
          <w:cs/>
        </w:rPr>
        <w:t>ध</w:t>
      </w:r>
      <w:r w:rsidR="004605FC" w:rsidRPr="007264F7">
        <w:rPr>
          <w:sz w:val="24"/>
          <w:szCs w:val="24"/>
          <w:cs/>
        </w:rPr>
        <w:t>ए मु</w:t>
      </w:r>
      <w:r w:rsidR="004605FC" w:rsidRPr="007264F7">
        <w:rPr>
          <w:rFonts w:hint="cs"/>
          <w:sz w:val="24"/>
          <w:szCs w:val="24"/>
          <w:cs/>
          <w:lang w:bidi="sa-IN"/>
        </w:rPr>
        <w:t>नी</w:t>
      </w:r>
      <w:r w:rsidR="004605FC" w:rsidRPr="007264F7">
        <w:rPr>
          <w:sz w:val="24"/>
          <w:szCs w:val="24"/>
          <w:cs/>
        </w:rPr>
        <w:t xml:space="preserve">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५३१</w:t>
      </w:r>
      <w:r w:rsidRPr="0069493C">
        <w:rPr>
          <w:color w:val="00B050"/>
          <w:sz w:val="24"/>
          <w:szCs w:val="24"/>
        </w:rPr>
        <w:t>]</w:t>
      </w:r>
      <w:r w:rsidR="00657F9B">
        <w:rPr>
          <w:rFonts w:hint="cs"/>
          <w:color w:val="00B050"/>
          <w:sz w:val="24"/>
          <w:szCs w:val="24"/>
          <w:cs/>
        </w:rPr>
        <w:tab/>
      </w:r>
      <w:r w:rsidR="004605FC" w:rsidRPr="007264F7">
        <w:rPr>
          <w:bCs w:val="0"/>
          <w:sz w:val="24"/>
          <w:szCs w:val="24"/>
          <w:cs/>
        </w:rPr>
        <w:t>संधए साहुधम्मं च</w:t>
      </w:r>
      <w:r w:rsidR="004605FC" w:rsidRPr="007264F7">
        <w:rPr>
          <w:rFonts w:hint="cs"/>
          <w:bCs w:val="0"/>
          <w:sz w:val="24"/>
          <w:szCs w:val="24"/>
          <w:cs/>
          <w:lang w:bidi="sa-IN"/>
        </w:rPr>
        <w:t>,</w:t>
      </w:r>
      <w:r w:rsidR="004605FC" w:rsidRPr="007264F7">
        <w:rPr>
          <w:bCs w:val="0"/>
          <w:sz w:val="24"/>
          <w:szCs w:val="24"/>
          <w:cs/>
        </w:rPr>
        <w:t xml:space="preserve"> पावधम्मं निराकरे</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उवधा</w:t>
      </w:r>
      <w:r w:rsidR="004605FC" w:rsidRPr="007264F7">
        <w:rPr>
          <w:rFonts w:hint="cs"/>
          <w:sz w:val="24"/>
          <w:szCs w:val="24"/>
          <w:cs/>
          <w:lang w:bidi="sa-IN"/>
        </w:rPr>
        <w:t>न</w:t>
      </w:r>
      <w:r w:rsidR="004605FC" w:rsidRPr="007264F7">
        <w:rPr>
          <w:sz w:val="24"/>
          <w:szCs w:val="24"/>
          <w:cs/>
        </w:rPr>
        <w:t>वीरिए भिक्खू</w:t>
      </w:r>
      <w:r w:rsidR="004605FC" w:rsidRPr="007264F7">
        <w:rPr>
          <w:rFonts w:hint="cs"/>
          <w:sz w:val="24"/>
          <w:szCs w:val="24"/>
          <w:cs/>
          <w:lang w:bidi="sa-IN"/>
        </w:rPr>
        <w:t>,</w:t>
      </w:r>
      <w:r w:rsidR="004605FC" w:rsidRPr="007264F7">
        <w:rPr>
          <w:sz w:val="24"/>
          <w:szCs w:val="24"/>
          <w:cs/>
        </w:rPr>
        <w:t xml:space="preserve"> कोहं मा</w:t>
      </w:r>
      <w:r w:rsidR="004605FC" w:rsidRPr="007264F7">
        <w:rPr>
          <w:rFonts w:hint="cs"/>
          <w:sz w:val="24"/>
          <w:szCs w:val="24"/>
          <w:cs/>
          <w:lang w:bidi="sa-IN"/>
        </w:rPr>
        <w:t>नं</w:t>
      </w:r>
      <w:r w:rsidR="004605FC" w:rsidRPr="007264F7">
        <w:rPr>
          <w:sz w:val="24"/>
          <w:szCs w:val="24"/>
          <w:cs/>
        </w:rPr>
        <w:t xml:space="preserve"> </w:t>
      </w:r>
      <w:r w:rsidR="004605FC" w:rsidRPr="007264F7">
        <w:rPr>
          <w:rFonts w:hint="cs"/>
          <w:sz w:val="24"/>
          <w:szCs w:val="24"/>
          <w:cs/>
          <w:lang w:bidi="sa-IN"/>
        </w:rPr>
        <w:t>न</w:t>
      </w:r>
      <w:r w:rsidR="004605FC" w:rsidRPr="007264F7">
        <w:rPr>
          <w:sz w:val="24"/>
          <w:szCs w:val="24"/>
          <w:cs/>
        </w:rPr>
        <w:t xml:space="preserve"> पत्थए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५३२</w:t>
      </w:r>
      <w:r w:rsidRPr="0069493C">
        <w:rPr>
          <w:color w:val="00B050"/>
          <w:sz w:val="24"/>
          <w:szCs w:val="24"/>
        </w:rPr>
        <w:t>]</w:t>
      </w:r>
      <w:r w:rsidR="00657F9B">
        <w:rPr>
          <w:rFonts w:hint="cs"/>
          <w:color w:val="00B050"/>
          <w:sz w:val="24"/>
          <w:szCs w:val="24"/>
          <w:cs/>
        </w:rPr>
        <w:tab/>
      </w:r>
      <w:r w:rsidR="004605FC" w:rsidRPr="007264F7">
        <w:rPr>
          <w:bCs w:val="0"/>
          <w:sz w:val="24"/>
          <w:szCs w:val="24"/>
          <w:cs/>
        </w:rPr>
        <w:t>जे य बुद्धा अतिक्कंता</w:t>
      </w:r>
      <w:r w:rsidR="004605FC" w:rsidRPr="007264F7">
        <w:rPr>
          <w:rFonts w:hint="cs"/>
          <w:bCs w:val="0"/>
          <w:sz w:val="24"/>
          <w:szCs w:val="24"/>
          <w:cs/>
          <w:lang w:bidi="sa-IN"/>
        </w:rPr>
        <w:t>,</w:t>
      </w:r>
      <w:r w:rsidR="004605FC" w:rsidRPr="007264F7">
        <w:rPr>
          <w:bCs w:val="0"/>
          <w:sz w:val="24"/>
          <w:szCs w:val="24"/>
          <w:cs/>
        </w:rPr>
        <w:t xml:space="preserve"> जे य बुद्धा अ</w:t>
      </w:r>
      <w:r w:rsidR="004605FC" w:rsidRPr="007264F7">
        <w:rPr>
          <w:rFonts w:hint="cs"/>
          <w:bCs w:val="0"/>
          <w:sz w:val="24"/>
          <w:szCs w:val="24"/>
          <w:cs/>
          <w:lang w:bidi="sa-IN"/>
        </w:rPr>
        <w:t>ना</w:t>
      </w:r>
      <w:r w:rsidR="004605FC" w:rsidRPr="007264F7">
        <w:rPr>
          <w:bCs w:val="0"/>
          <w:sz w:val="24"/>
          <w:szCs w:val="24"/>
          <w:cs/>
        </w:rPr>
        <w:t>गया</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स</w:t>
      </w:r>
      <w:r w:rsidR="004605FC" w:rsidRPr="007264F7">
        <w:rPr>
          <w:rFonts w:hint="cs"/>
          <w:sz w:val="24"/>
          <w:szCs w:val="24"/>
          <w:cs/>
        </w:rPr>
        <w:t>ं</w:t>
      </w:r>
      <w:r w:rsidR="004605FC" w:rsidRPr="007264F7">
        <w:rPr>
          <w:sz w:val="24"/>
          <w:szCs w:val="24"/>
          <w:cs/>
        </w:rPr>
        <w:t>ती तेसिं पइट्ठाणं</w:t>
      </w:r>
      <w:r w:rsidR="004605FC" w:rsidRPr="007264F7">
        <w:rPr>
          <w:rFonts w:hint="cs"/>
          <w:sz w:val="24"/>
          <w:szCs w:val="24"/>
          <w:cs/>
          <w:lang w:bidi="sa-IN"/>
        </w:rPr>
        <w:t>,</w:t>
      </w:r>
      <w:r w:rsidR="004605FC" w:rsidRPr="007264F7">
        <w:rPr>
          <w:sz w:val="24"/>
          <w:szCs w:val="24"/>
          <w:cs/>
        </w:rPr>
        <w:t xml:space="preserve"> भूयाणं जगई जहा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५३३</w:t>
      </w:r>
      <w:r w:rsidRPr="0069493C">
        <w:rPr>
          <w:color w:val="00B050"/>
          <w:sz w:val="24"/>
          <w:szCs w:val="24"/>
        </w:rPr>
        <w:t>]</w:t>
      </w:r>
      <w:r w:rsidR="00657F9B">
        <w:rPr>
          <w:rFonts w:hint="cs"/>
          <w:color w:val="00B050"/>
          <w:sz w:val="24"/>
          <w:szCs w:val="24"/>
          <w:cs/>
        </w:rPr>
        <w:tab/>
      </w:r>
      <w:r w:rsidR="004605FC" w:rsidRPr="007264F7">
        <w:rPr>
          <w:bCs w:val="0"/>
          <w:sz w:val="24"/>
          <w:szCs w:val="24"/>
          <w:cs/>
        </w:rPr>
        <w:t>अह णं वतमाव</w:t>
      </w:r>
      <w:r w:rsidR="004605FC" w:rsidRPr="007264F7">
        <w:rPr>
          <w:rFonts w:hint="cs"/>
          <w:bCs w:val="0"/>
          <w:sz w:val="24"/>
          <w:szCs w:val="24"/>
          <w:cs/>
          <w:lang w:bidi="sa-IN"/>
        </w:rPr>
        <w:t>न्नं</w:t>
      </w:r>
      <w:r w:rsidR="004605FC" w:rsidRPr="007264F7">
        <w:rPr>
          <w:bCs w:val="0"/>
          <w:sz w:val="24"/>
          <w:szCs w:val="24"/>
          <w:cs/>
        </w:rPr>
        <w:t xml:space="preserve"> फासा उच्चावया फूसे</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न तेहिं वि</w:t>
      </w:r>
      <w:r w:rsidR="004605FC" w:rsidRPr="007264F7">
        <w:rPr>
          <w:rFonts w:hint="cs"/>
          <w:sz w:val="24"/>
          <w:szCs w:val="24"/>
          <w:cs/>
        </w:rPr>
        <w:t>नि</w:t>
      </w:r>
      <w:r w:rsidR="004605FC" w:rsidRPr="007264F7">
        <w:rPr>
          <w:sz w:val="24"/>
          <w:szCs w:val="24"/>
          <w:cs/>
        </w:rPr>
        <w:t>हण्णेज्जा</w:t>
      </w:r>
      <w:r w:rsidR="004605FC" w:rsidRPr="007264F7">
        <w:rPr>
          <w:rFonts w:hint="cs"/>
          <w:sz w:val="24"/>
          <w:szCs w:val="24"/>
          <w:cs/>
          <w:lang w:bidi="sa-IN"/>
        </w:rPr>
        <w:t>,</w:t>
      </w:r>
      <w:r w:rsidR="004605FC" w:rsidRPr="007264F7">
        <w:rPr>
          <w:sz w:val="24"/>
          <w:szCs w:val="24"/>
          <w:cs/>
        </w:rPr>
        <w:t xml:space="preserve"> वातेण व महागिरी ।।</w:t>
      </w:r>
    </w:p>
    <w:p w:rsidR="004605FC" w:rsidRPr="007264F7" w:rsidRDefault="002F3981" w:rsidP="00657F9B">
      <w:pPr>
        <w:pStyle w:val="H4Hindi"/>
        <w:tabs>
          <w:tab w:val="left" w:pos="2790"/>
        </w:tabs>
        <w:spacing w:before="0" w:after="0"/>
        <w:ind w:right="2068" w:firstLine="2070"/>
        <w:jc w:val="distribute"/>
        <w:rPr>
          <w:bCs w:val="0"/>
          <w:sz w:val="24"/>
          <w:szCs w:val="24"/>
        </w:rPr>
      </w:pPr>
      <w:r w:rsidRPr="0069493C">
        <w:rPr>
          <w:color w:val="00B050"/>
          <w:sz w:val="24"/>
          <w:szCs w:val="24"/>
        </w:rPr>
        <w:t>[</w:t>
      </w:r>
      <w:r>
        <w:rPr>
          <w:rFonts w:hint="cs"/>
          <w:color w:val="00B050"/>
          <w:sz w:val="24"/>
          <w:szCs w:val="24"/>
          <w:cs/>
        </w:rPr>
        <w:t>५३४</w:t>
      </w:r>
      <w:r w:rsidRPr="0069493C">
        <w:rPr>
          <w:color w:val="00B050"/>
          <w:sz w:val="24"/>
          <w:szCs w:val="24"/>
        </w:rPr>
        <w:t>]</w:t>
      </w:r>
      <w:r w:rsidR="00657F9B">
        <w:rPr>
          <w:rFonts w:hint="cs"/>
          <w:color w:val="00B050"/>
          <w:sz w:val="24"/>
          <w:szCs w:val="24"/>
          <w:cs/>
        </w:rPr>
        <w:tab/>
      </w:r>
      <w:r w:rsidR="004605FC" w:rsidRPr="007264F7">
        <w:rPr>
          <w:bCs w:val="0"/>
          <w:sz w:val="24"/>
          <w:szCs w:val="24"/>
          <w:cs/>
        </w:rPr>
        <w:t>संवुडे से महापण्णे</w:t>
      </w:r>
      <w:r w:rsidR="004605FC" w:rsidRPr="007264F7">
        <w:rPr>
          <w:rFonts w:hint="cs"/>
          <w:bCs w:val="0"/>
          <w:sz w:val="24"/>
          <w:szCs w:val="24"/>
          <w:cs/>
          <w:lang w:bidi="sa-IN"/>
        </w:rPr>
        <w:t>,</w:t>
      </w:r>
      <w:r w:rsidR="004605FC" w:rsidRPr="007264F7">
        <w:rPr>
          <w:bCs w:val="0"/>
          <w:sz w:val="24"/>
          <w:szCs w:val="24"/>
          <w:cs/>
        </w:rPr>
        <w:t xml:space="preserve"> धीरे दत्तेसणं चरे</w:t>
      </w:r>
      <w:r w:rsidR="004605FC" w:rsidRPr="007264F7">
        <w:rPr>
          <w:rFonts w:hint="cs"/>
          <w:bCs w:val="0"/>
          <w:sz w:val="24"/>
          <w:szCs w:val="24"/>
          <w:cs/>
          <w:lang w:bidi="sa-IN"/>
        </w:rPr>
        <w:t xml:space="preserve"> ।</w:t>
      </w:r>
    </w:p>
    <w:p w:rsidR="004605FC" w:rsidRPr="007264F7" w:rsidRDefault="00657F9B" w:rsidP="00657F9B">
      <w:pPr>
        <w:pStyle w:val="PlainHindi"/>
        <w:tabs>
          <w:tab w:val="left" w:pos="2790"/>
        </w:tabs>
        <w:spacing w:after="0"/>
        <w:ind w:right="2068" w:firstLine="2070"/>
        <w:jc w:val="distribute"/>
        <w:rPr>
          <w:sz w:val="24"/>
          <w:szCs w:val="24"/>
        </w:rPr>
      </w:pPr>
      <w:r>
        <w:rPr>
          <w:rFonts w:hint="cs"/>
          <w:sz w:val="24"/>
          <w:szCs w:val="24"/>
          <w:cs/>
        </w:rPr>
        <w:tab/>
      </w:r>
      <w:r w:rsidR="004605FC" w:rsidRPr="007264F7">
        <w:rPr>
          <w:sz w:val="24"/>
          <w:szCs w:val="24"/>
          <w:cs/>
        </w:rPr>
        <w:t>निव्वुडे कालमाकंखे</w:t>
      </w:r>
      <w:r w:rsidR="004605FC" w:rsidRPr="007264F7">
        <w:rPr>
          <w:rFonts w:hint="cs"/>
          <w:sz w:val="24"/>
          <w:szCs w:val="24"/>
          <w:cs/>
          <w:lang w:bidi="sa-IN"/>
        </w:rPr>
        <w:t>,</w:t>
      </w:r>
      <w:r w:rsidR="004605FC" w:rsidRPr="007264F7">
        <w:rPr>
          <w:sz w:val="24"/>
          <w:szCs w:val="24"/>
          <w:cs/>
        </w:rPr>
        <w:t xml:space="preserve"> एवं केवलिणो मतं </w:t>
      </w:r>
      <w:r w:rsidR="004605FC" w:rsidRPr="007264F7">
        <w:rPr>
          <w:rFonts w:hint="cs"/>
          <w:sz w:val="24"/>
          <w:szCs w:val="24"/>
          <w:cs/>
          <w:lang w:bidi="sa-IN"/>
        </w:rPr>
        <w:t>।।</w:t>
      </w:r>
      <w:r w:rsidR="004605FC" w:rsidRPr="007264F7">
        <w:rPr>
          <w:sz w:val="24"/>
          <w:szCs w:val="24"/>
          <w:cs/>
        </w:rPr>
        <w:t xml:space="preserve"> त्ति बेमि </w:t>
      </w:r>
    </w:p>
    <w:p w:rsidR="004605FC" w:rsidRPr="00580057" w:rsidRDefault="004605FC" w:rsidP="002F3981">
      <w:pPr>
        <w:spacing w:after="0" w:line="240" w:lineRule="auto"/>
        <w:ind w:right="-2"/>
        <w:jc w:val="center"/>
        <w:rPr>
          <w:b/>
          <w:bCs/>
          <w:color w:val="0BA51A"/>
          <w:sz w:val="24"/>
          <w:szCs w:val="24"/>
          <w:cs/>
        </w:rPr>
      </w:pPr>
      <w:r w:rsidRPr="00580057">
        <w:rPr>
          <w:rFonts w:cs="Mangal" w:hint="cs"/>
          <w:b/>
          <w:bCs/>
          <w:color w:val="0BA51A"/>
          <w:sz w:val="24"/>
          <w:szCs w:val="24"/>
          <w:cs/>
        </w:rPr>
        <w:t>मुनि</w:t>
      </w:r>
      <w:r w:rsidRPr="00580057">
        <w:rPr>
          <w:rFonts w:hint="cs"/>
          <w:b/>
          <w:bCs/>
          <w:color w:val="0BA51A"/>
          <w:sz w:val="24"/>
          <w:szCs w:val="24"/>
          <w:cs/>
        </w:rPr>
        <w:t xml:space="preserve"> </w:t>
      </w:r>
      <w:r w:rsidRPr="00580057">
        <w:rPr>
          <w:rFonts w:cs="Mangal" w:hint="cs"/>
          <w:b/>
          <w:bCs/>
          <w:color w:val="0BA51A"/>
          <w:sz w:val="24"/>
          <w:szCs w:val="24"/>
          <w:cs/>
        </w:rPr>
        <w:t>दीपरत्नसागरेण</w:t>
      </w:r>
      <w:r w:rsidRPr="00580057">
        <w:rPr>
          <w:rFonts w:hint="cs"/>
          <w:b/>
          <w:bCs/>
          <w:color w:val="0BA51A"/>
          <w:sz w:val="24"/>
          <w:szCs w:val="24"/>
          <w:cs/>
        </w:rPr>
        <w:t xml:space="preserve"> </w:t>
      </w:r>
      <w:r w:rsidRPr="00580057">
        <w:rPr>
          <w:rFonts w:cs="Mangal" w:hint="cs"/>
          <w:b/>
          <w:bCs/>
          <w:color w:val="0BA51A"/>
          <w:sz w:val="24"/>
          <w:szCs w:val="24"/>
          <w:cs/>
        </w:rPr>
        <w:t>संशोधितः</w:t>
      </w:r>
      <w:r w:rsidRPr="00580057">
        <w:rPr>
          <w:rFonts w:hint="cs"/>
          <w:b/>
          <w:bCs/>
          <w:color w:val="0BA51A"/>
          <w:sz w:val="24"/>
          <w:szCs w:val="24"/>
          <w:cs/>
        </w:rPr>
        <w:t xml:space="preserve"> </w:t>
      </w:r>
      <w:r w:rsidRPr="00580057">
        <w:rPr>
          <w:rFonts w:cs="Mangal" w:hint="cs"/>
          <w:b/>
          <w:bCs/>
          <w:color w:val="0BA51A"/>
          <w:sz w:val="24"/>
          <w:szCs w:val="24"/>
          <w:cs/>
        </w:rPr>
        <w:t>सम्पादितश्च</w:t>
      </w:r>
      <w:r w:rsidRPr="00580057">
        <w:rPr>
          <w:rFonts w:hint="cs"/>
          <w:b/>
          <w:bCs/>
          <w:color w:val="0BA51A"/>
          <w:sz w:val="24"/>
          <w:szCs w:val="24"/>
          <w:cs/>
        </w:rPr>
        <w:t xml:space="preserve"> </w:t>
      </w:r>
      <w:r w:rsidRPr="00580057">
        <w:rPr>
          <w:b/>
          <w:bCs/>
          <w:color w:val="0BA51A"/>
          <w:sz w:val="24"/>
          <w:szCs w:val="24"/>
        </w:rPr>
        <w:t>“</w:t>
      </w:r>
      <w:r w:rsidRPr="00580057">
        <w:rPr>
          <w:rFonts w:cs="Mangal" w:hint="cs"/>
          <w:b/>
          <w:bCs/>
          <w:color w:val="0BA51A"/>
          <w:sz w:val="24"/>
          <w:szCs w:val="24"/>
          <w:cs/>
        </w:rPr>
        <w:t>एगारसमं</w:t>
      </w:r>
      <w:r w:rsidRPr="00580057">
        <w:rPr>
          <w:rFonts w:hint="cs"/>
          <w:b/>
          <w:bCs/>
          <w:color w:val="0BA51A"/>
          <w:sz w:val="24"/>
          <w:szCs w:val="24"/>
          <w:cs/>
        </w:rPr>
        <w:t xml:space="preserve"> </w:t>
      </w:r>
      <w:r w:rsidRPr="00580057">
        <w:rPr>
          <w:rFonts w:cs="Mangal" w:hint="cs"/>
          <w:b/>
          <w:bCs/>
          <w:color w:val="0BA51A"/>
          <w:sz w:val="24"/>
          <w:szCs w:val="24"/>
          <w:cs/>
        </w:rPr>
        <w:t>अज्झयणं</w:t>
      </w:r>
      <w:r w:rsidRPr="00580057">
        <w:rPr>
          <w:rFonts w:hint="cs"/>
          <w:b/>
          <w:bCs/>
          <w:color w:val="0BA51A"/>
          <w:sz w:val="24"/>
          <w:szCs w:val="24"/>
          <w:cs/>
        </w:rPr>
        <w:t xml:space="preserve"> </w:t>
      </w:r>
      <w:r w:rsidRPr="00580057">
        <w:rPr>
          <w:rFonts w:cs="Mangal" w:hint="cs"/>
          <w:b/>
          <w:bCs/>
          <w:color w:val="0BA51A"/>
          <w:sz w:val="24"/>
          <w:szCs w:val="24"/>
          <w:cs/>
        </w:rPr>
        <w:t>समत्तं</w:t>
      </w:r>
      <w:r w:rsidRPr="00580057">
        <w:rPr>
          <w:b/>
          <w:bCs/>
          <w:color w:val="0BA51A"/>
          <w:sz w:val="24"/>
          <w:szCs w:val="24"/>
        </w:rPr>
        <w:t>”</w:t>
      </w:r>
    </w:p>
    <w:p w:rsidR="004605FC" w:rsidRPr="00EB33C6" w:rsidRDefault="00885144" w:rsidP="00EB33C6">
      <w:pPr>
        <w:pStyle w:val="H2Hindi"/>
        <w:spacing w:before="100" w:after="100"/>
        <w:rPr>
          <w:sz w:val="32"/>
          <w:szCs w:val="32"/>
        </w:rPr>
      </w:pPr>
      <w:bookmarkStart w:id="30" w:name="_Toc318398182"/>
      <w:r>
        <w:rPr>
          <w:sz w:val="32"/>
          <w:szCs w:val="32"/>
        </w:rPr>
        <w:t>0</w:t>
      </w:r>
      <w:r w:rsidR="004605FC" w:rsidRPr="00EB33C6">
        <w:rPr>
          <w:rFonts w:hint="cs"/>
          <w:sz w:val="32"/>
          <w:szCs w:val="32"/>
          <w:cs/>
        </w:rPr>
        <w:t xml:space="preserve"> </w:t>
      </w:r>
      <w:r w:rsidR="004605FC" w:rsidRPr="00EB33C6">
        <w:rPr>
          <w:sz w:val="32"/>
          <w:szCs w:val="32"/>
          <w:cs/>
        </w:rPr>
        <w:t>बारसमं अज्झयणं-</w:t>
      </w:r>
      <w:r w:rsidR="00580057">
        <w:rPr>
          <w:sz w:val="32"/>
          <w:szCs w:val="32"/>
        </w:rPr>
        <w:t xml:space="preserve"> </w:t>
      </w:r>
      <w:r w:rsidR="004605FC" w:rsidRPr="00EB33C6">
        <w:rPr>
          <w:sz w:val="32"/>
          <w:szCs w:val="32"/>
          <w:cs/>
        </w:rPr>
        <w:t>समोसरणं</w:t>
      </w:r>
      <w:bookmarkEnd w:id="30"/>
      <w:r w:rsidR="004605FC" w:rsidRPr="00EB33C6">
        <w:rPr>
          <w:rFonts w:hint="cs"/>
          <w:sz w:val="32"/>
          <w:szCs w:val="32"/>
          <w:cs/>
        </w:rPr>
        <w:t xml:space="preserve"> </w:t>
      </w:r>
      <w:r>
        <w:rPr>
          <w:sz w:val="32"/>
          <w:szCs w:val="32"/>
        </w:rPr>
        <w:t>0</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५३५</w:t>
      </w:r>
      <w:r w:rsidRPr="0069493C">
        <w:rPr>
          <w:color w:val="00B050"/>
          <w:sz w:val="24"/>
          <w:szCs w:val="24"/>
        </w:rPr>
        <w:t>]</w:t>
      </w:r>
      <w:r w:rsidR="00D470B6">
        <w:rPr>
          <w:rFonts w:hint="cs"/>
          <w:color w:val="00B050"/>
          <w:sz w:val="24"/>
          <w:szCs w:val="24"/>
          <w:cs/>
        </w:rPr>
        <w:tab/>
      </w:r>
      <w:r w:rsidR="004605FC" w:rsidRPr="007264F7">
        <w:rPr>
          <w:bCs w:val="0"/>
          <w:sz w:val="24"/>
          <w:szCs w:val="24"/>
          <w:cs/>
        </w:rPr>
        <w:t>चत्तारि समोसरणाणिमाणि</w:t>
      </w:r>
      <w:r w:rsidR="004605FC" w:rsidRPr="007264F7">
        <w:rPr>
          <w:rFonts w:hint="cs"/>
          <w:bCs w:val="0"/>
          <w:sz w:val="24"/>
          <w:szCs w:val="24"/>
          <w:cs/>
          <w:lang w:bidi="sa-IN"/>
        </w:rPr>
        <w:t>,</w:t>
      </w:r>
      <w:r w:rsidR="004605FC" w:rsidRPr="007264F7">
        <w:rPr>
          <w:bCs w:val="0"/>
          <w:sz w:val="24"/>
          <w:szCs w:val="24"/>
          <w:cs/>
        </w:rPr>
        <w:t xml:space="preserve"> पावादुया जाइं पुढो वयंति</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किरियं अकिरियं वि</w:t>
      </w:r>
      <w:r w:rsidR="004605FC" w:rsidRPr="007264F7">
        <w:rPr>
          <w:rFonts w:hint="cs"/>
          <w:sz w:val="24"/>
          <w:szCs w:val="24"/>
          <w:cs/>
          <w:lang w:bidi="sa-IN"/>
        </w:rPr>
        <w:t>न</w:t>
      </w:r>
      <w:r w:rsidR="004605FC" w:rsidRPr="007264F7">
        <w:rPr>
          <w:sz w:val="24"/>
          <w:szCs w:val="24"/>
          <w:cs/>
        </w:rPr>
        <w:t>यंति तइयं</w:t>
      </w:r>
      <w:r w:rsidR="004605FC" w:rsidRPr="007264F7">
        <w:rPr>
          <w:rFonts w:hint="cs"/>
          <w:sz w:val="24"/>
          <w:szCs w:val="24"/>
          <w:cs/>
          <w:lang w:bidi="sa-IN"/>
        </w:rPr>
        <w:t>,</w:t>
      </w:r>
      <w:r w:rsidR="004605FC" w:rsidRPr="007264F7">
        <w:rPr>
          <w:sz w:val="24"/>
          <w:szCs w:val="24"/>
          <w:cs/>
        </w:rPr>
        <w:t xml:space="preserve"> अन्नाणमाहंसु चउत्थमेव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५३६</w:t>
      </w:r>
      <w:r w:rsidRPr="0069493C">
        <w:rPr>
          <w:color w:val="00B050"/>
          <w:sz w:val="24"/>
          <w:szCs w:val="24"/>
        </w:rPr>
        <w:t>]</w:t>
      </w:r>
      <w:r w:rsidR="00D470B6">
        <w:rPr>
          <w:rFonts w:hint="cs"/>
          <w:color w:val="00B050"/>
          <w:sz w:val="24"/>
          <w:szCs w:val="24"/>
          <w:cs/>
        </w:rPr>
        <w:tab/>
      </w:r>
      <w:r w:rsidR="004605FC" w:rsidRPr="007264F7">
        <w:rPr>
          <w:bCs w:val="0"/>
          <w:sz w:val="24"/>
          <w:szCs w:val="24"/>
          <w:cs/>
        </w:rPr>
        <w:t>अन्नाणिया ता कुसला वि संता</w:t>
      </w:r>
      <w:r w:rsidR="004605FC" w:rsidRPr="007264F7">
        <w:rPr>
          <w:rFonts w:hint="cs"/>
          <w:bCs w:val="0"/>
          <w:sz w:val="24"/>
          <w:szCs w:val="24"/>
          <w:cs/>
          <w:lang w:bidi="sa-IN"/>
        </w:rPr>
        <w:t>,</w:t>
      </w:r>
      <w:r w:rsidR="004605FC" w:rsidRPr="007264F7">
        <w:rPr>
          <w:bCs w:val="0"/>
          <w:sz w:val="24"/>
          <w:szCs w:val="24"/>
          <w:cs/>
        </w:rPr>
        <w:t xml:space="preserve"> असंथुया नो वितिगिच्छतिण्णा</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अकोविया आहु अकोविएहिं</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नानु</w:t>
      </w:r>
      <w:r w:rsidR="004605FC" w:rsidRPr="007264F7">
        <w:rPr>
          <w:sz w:val="24"/>
          <w:szCs w:val="24"/>
          <w:cs/>
        </w:rPr>
        <w:t>वीईत्ति मुसं वदंति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५३७</w:t>
      </w:r>
      <w:r w:rsidRPr="0069493C">
        <w:rPr>
          <w:color w:val="00B050"/>
          <w:sz w:val="24"/>
          <w:szCs w:val="24"/>
        </w:rPr>
        <w:t>]</w:t>
      </w:r>
      <w:r w:rsidR="00D470B6">
        <w:rPr>
          <w:rFonts w:hint="cs"/>
          <w:color w:val="00B050"/>
          <w:sz w:val="24"/>
          <w:szCs w:val="24"/>
          <w:cs/>
        </w:rPr>
        <w:tab/>
      </w:r>
      <w:r w:rsidR="004605FC" w:rsidRPr="007264F7">
        <w:rPr>
          <w:bCs w:val="0"/>
          <w:sz w:val="24"/>
          <w:szCs w:val="24"/>
          <w:cs/>
        </w:rPr>
        <w:t>सच्चं असच्चं इति चिंतयंता</w:t>
      </w:r>
      <w:r w:rsidR="004605FC" w:rsidRPr="007264F7">
        <w:rPr>
          <w:rFonts w:hint="cs"/>
          <w:bCs w:val="0"/>
          <w:sz w:val="24"/>
          <w:szCs w:val="24"/>
          <w:cs/>
          <w:lang w:bidi="sa-IN"/>
        </w:rPr>
        <w:t>,</w:t>
      </w:r>
      <w:r w:rsidR="004605FC" w:rsidRPr="007264F7">
        <w:rPr>
          <w:bCs w:val="0"/>
          <w:sz w:val="24"/>
          <w:szCs w:val="24"/>
          <w:cs/>
        </w:rPr>
        <w:t xml:space="preserve"> असाहु साहु त्ति उदाहरंता</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जेमे ज</w:t>
      </w:r>
      <w:r w:rsidR="004605FC" w:rsidRPr="007264F7">
        <w:rPr>
          <w:rFonts w:hint="cs"/>
          <w:sz w:val="24"/>
          <w:szCs w:val="24"/>
          <w:cs/>
          <w:lang w:bidi="sa-IN"/>
        </w:rPr>
        <w:t>ना</w:t>
      </w:r>
      <w:r w:rsidR="004605FC" w:rsidRPr="007264F7">
        <w:rPr>
          <w:sz w:val="24"/>
          <w:szCs w:val="24"/>
          <w:cs/>
        </w:rPr>
        <w:t xml:space="preserve"> वेणइया अ</w:t>
      </w:r>
      <w:r w:rsidR="004605FC" w:rsidRPr="007264F7">
        <w:rPr>
          <w:rFonts w:hint="cs"/>
          <w:sz w:val="24"/>
          <w:szCs w:val="24"/>
          <w:cs/>
          <w:lang w:bidi="sa-IN"/>
        </w:rPr>
        <w:t>ने</w:t>
      </w:r>
      <w:r w:rsidR="004605FC" w:rsidRPr="007264F7">
        <w:rPr>
          <w:sz w:val="24"/>
          <w:szCs w:val="24"/>
          <w:cs/>
        </w:rPr>
        <w:t>गे पुट्ठा वि भावं विणइंसु नाम ।।</w:t>
      </w:r>
    </w:p>
    <w:p w:rsidR="00EB33C6" w:rsidRDefault="00EB33C6" w:rsidP="00EB33C6">
      <w:pPr>
        <w:spacing w:after="0" w:line="240" w:lineRule="auto"/>
        <w:ind w:right="1708"/>
        <w:contextualSpacing/>
        <w:rPr>
          <w:rFonts w:cs="Mangal"/>
          <w:sz w:val="24"/>
          <w:szCs w:val="24"/>
        </w:rPr>
      </w:pPr>
      <w:r>
        <w:rPr>
          <w:rFonts w:cs="Mangal" w:hint="cs"/>
          <w:sz w:val="24"/>
          <w:szCs w:val="24"/>
          <w:cs/>
        </w:rPr>
        <w:lastRenderedPageBreak/>
        <w:t>सु</w:t>
      </w:r>
      <w:r w:rsidR="00580057">
        <w:rPr>
          <w:rFonts w:cs="Mangal" w:hint="cs"/>
          <w:sz w:val="24"/>
          <w:szCs w:val="24"/>
          <w:cs/>
        </w:rPr>
        <w:t>यक्खंधो-१, अज्झयणं-१२, उद्देसो-</w:t>
      </w:r>
    </w:p>
    <w:tbl>
      <w:tblPr>
        <w:tblW w:w="10140" w:type="dxa"/>
        <w:tblInd w:w="93" w:type="dxa"/>
        <w:tblBorders>
          <w:top w:val="single" w:sz="4" w:space="0" w:color="auto"/>
        </w:tblBorders>
        <w:tblLook w:val="04A0"/>
      </w:tblPr>
      <w:tblGrid>
        <w:gridCol w:w="10140"/>
      </w:tblGrid>
      <w:tr w:rsidR="00EB33C6" w:rsidTr="00900160">
        <w:trPr>
          <w:trHeight w:val="228"/>
        </w:trPr>
        <w:tc>
          <w:tcPr>
            <w:tcW w:w="10140" w:type="dxa"/>
            <w:tcBorders>
              <w:top w:val="single" w:sz="4" w:space="0" w:color="FF0000"/>
              <w:left w:val="nil"/>
              <w:bottom w:val="nil"/>
              <w:right w:val="nil"/>
            </w:tcBorders>
          </w:tcPr>
          <w:p w:rsidR="00EB33C6" w:rsidRDefault="00EB33C6"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५३८</w:t>
      </w:r>
      <w:r w:rsidRPr="0069493C">
        <w:rPr>
          <w:color w:val="00B050"/>
          <w:sz w:val="24"/>
          <w:szCs w:val="24"/>
        </w:rPr>
        <w:t>]</w:t>
      </w:r>
      <w:r w:rsidR="00D470B6">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वसंखा इति ते उदाहु</w:t>
      </w:r>
      <w:r w:rsidR="004605FC" w:rsidRPr="007264F7">
        <w:rPr>
          <w:rFonts w:hint="cs"/>
          <w:bCs w:val="0"/>
          <w:sz w:val="24"/>
          <w:szCs w:val="24"/>
          <w:cs/>
          <w:lang w:bidi="sa-IN"/>
        </w:rPr>
        <w:t>,</w:t>
      </w:r>
      <w:r w:rsidR="004605FC" w:rsidRPr="007264F7">
        <w:rPr>
          <w:bCs w:val="0"/>
          <w:sz w:val="24"/>
          <w:szCs w:val="24"/>
          <w:cs/>
        </w:rPr>
        <w:t xml:space="preserve"> अट्ठे स ओभासइ अम्ह एवं</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लवावस</w:t>
      </w:r>
      <w:r w:rsidR="004605FC" w:rsidRPr="007264F7">
        <w:rPr>
          <w:rFonts w:hint="cs"/>
          <w:sz w:val="24"/>
          <w:szCs w:val="24"/>
          <w:cs/>
          <w:lang w:bidi="sa-IN"/>
        </w:rPr>
        <w:t>ंकी</w:t>
      </w:r>
      <w:r w:rsidR="004605FC" w:rsidRPr="007264F7">
        <w:rPr>
          <w:sz w:val="24"/>
          <w:szCs w:val="24"/>
          <w:cs/>
        </w:rPr>
        <w:t xml:space="preserve"> य अ</w:t>
      </w:r>
      <w:r w:rsidR="004605FC" w:rsidRPr="007264F7">
        <w:rPr>
          <w:rFonts w:hint="cs"/>
          <w:sz w:val="24"/>
          <w:szCs w:val="24"/>
          <w:cs/>
          <w:lang w:bidi="sa-IN"/>
        </w:rPr>
        <w:t>ना</w:t>
      </w:r>
      <w:r w:rsidR="004605FC" w:rsidRPr="007264F7">
        <w:rPr>
          <w:sz w:val="24"/>
          <w:szCs w:val="24"/>
          <w:cs/>
        </w:rPr>
        <w:t>गएहिं</w:t>
      </w:r>
      <w:r w:rsidR="004605FC" w:rsidRPr="007264F7">
        <w:rPr>
          <w:rFonts w:hint="cs"/>
          <w:sz w:val="24"/>
          <w:szCs w:val="24"/>
          <w:cs/>
          <w:lang w:bidi="sa-IN"/>
        </w:rPr>
        <w:t>,</w:t>
      </w:r>
      <w:r w:rsidR="004605FC" w:rsidRPr="007264F7">
        <w:rPr>
          <w:sz w:val="24"/>
          <w:szCs w:val="24"/>
          <w:cs/>
        </w:rPr>
        <w:t xml:space="preserve"> नो किरियमाहंसु अकिरिय</w:t>
      </w:r>
      <w:r w:rsidR="004605FC" w:rsidRPr="007264F7">
        <w:rPr>
          <w:rFonts w:hint="cs"/>
          <w:sz w:val="24"/>
          <w:szCs w:val="24"/>
          <w:cs/>
          <w:lang w:bidi="sa-IN"/>
        </w:rPr>
        <w:t>वादी</w:t>
      </w:r>
      <w:r w:rsidR="004605FC" w:rsidRPr="007264F7">
        <w:rPr>
          <w:sz w:val="24"/>
          <w:szCs w:val="24"/>
          <w:cs/>
        </w:rPr>
        <w:t xml:space="preserve">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५३९</w:t>
      </w:r>
      <w:r w:rsidRPr="0069493C">
        <w:rPr>
          <w:color w:val="00B050"/>
          <w:sz w:val="24"/>
          <w:szCs w:val="24"/>
        </w:rPr>
        <w:t>]</w:t>
      </w:r>
      <w:r w:rsidR="00D470B6">
        <w:rPr>
          <w:rFonts w:hint="cs"/>
          <w:color w:val="00B050"/>
          <w:sz w:val="24"/>
          <w:szCs w:val="24"/>
          <w:cs/>
        </w:rPr>
        <w:tab/>
      </w:r>
      <w:r w:rsidR="004605FC" w:rsidRPr="007264F7">
        <w:rPr>
          <w:bCs w:val="0"/>
          <w:sz w:val="24"/>
          <w:szCs w:val="24"/>
          <w:cs/>
        </w:rPr>
        <w:t xml:space="preserve">संमिस्सभावं </w:t>
      </w:r>
      <w:r w:rsidR="004605FC" w:rsidRPr="007264F7">
        <w:rPr>
          <w:rFonts w:hint="cs"/>
          <w:bCs w:val="0"/>
          <w:sz w:val="24"/>
          <w:szCs w:val="24"/>
          <w:cs/>
          <w:lang w:bidi="sa-IN"/>
        </w:rPr>
        <w:t xml:space="preserve">च </w:t>
      </w:r>
      <w:r w:rsidR="004605FC" w:rsidRPr="007264F7">
        <w:rPr>
          <w:bCs w:val="0"/>
          <w:sz w:val="24"/>
          <w:szCs w:val="24"/>
          <w:cs/>
        </w:rPr>
        <w:t>गिरा गिहीते</w:t>
      </w:r>
      <w:r w:rsidR="004605FC" w:rsidRPr="007264F7">
        <w:rPr>
          <w:rFonts w:hint="cs"/>
          <w:bCs w:val="0"/>
          <w:sz w:val="24"/>
          <w:szCs w:val="24"/>
          <w:cs/>
          <w:lang w:bidi="sa-IN"/>
        </w:rPr>
        <w:t>,</w:t>
      </w:r>
      <w:r w:rsidR="004605FC" w:rsidRPr="007264F7">
        <w:rPr>
          <w:bCs w:val="0"/>
          <w:sz w:val="24"/>
          <w:szCs w:val="24"/>
          <w:cs/>
        </w:rPr>
        <w:t xml:space="preserve"> से मुम्मुई होइ अ</w:t>
      </w:r>
      <w:r w:rsidR="004605FC" w:rsidRPr="007264F7">
        <w:rPr>
          <w:rFonts w:hint="cs"/>
          <w:bCs w:val="0"/>
          <w:sz w:val="24"/>
          <w:szCs w:val="24"/>
          <w:cs/>
          <w:lang w:bidi="sa-IN"/>
        </w:rPr>
        <w:t>नानु</w:t>
      </w:r>
      <w:r w:rsidR="004605FC" w:rsidRPr="007264F7">
        <w:rPr>
          <w:bCs w:val="0"/>
          <w:sz w:val="24"/>
          <w:szCs w:val="24"/>
          <w:cs/>
        </w:rPr>
        <w:t>वाई</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इमं दुपक्खं इममेगपक्खं</w:t>
      </w:r>
      <w:r w:rsidR="004605FC" w:rsidRPr="007264F7">
        <w:rPr>
          <w:rFonts w:hint="cs"/>
          <w:sz w:val="24"/>
          <w:szCs w:val="24"/>
          <w:cs/>
          <w:lang w:bidi="sa-IN"/>
        </w:rPr>
        <w:t>,</w:t>
      </w:r>
      <w:r w:rsidR="004605FC" w:rsidRPr="007264F7">
        <w:rPr>
          <w:sz w:val="24"/>
          <w:szCs w:val="24"/>
          <w:cs/>
        </w:rPr>
        <w:t xml:space="preserve"> आहंसु छलायतणं च कम्मं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५४०</w:t>
      </w:r>
      <w:r w:rsidRPr="0069493C">
        <w:rPr>
          <w:color w:val="00B050"/>
          <w:sz w:val="24"/>
          <w:szCs w:val="24"/>
        </w:rPr>
        <w:t>]</w:t>
      </w:r>
      <w:r w:rsidR="00D470B6">
        <w:rPr>
          <w:rFonts w:hint="cs"/>
          <w:color w:val="00B050"/>
          <w:sz w:val="24"/>
          <w:szCs w:val="24"/>
          <w:cs/>
        </w:rPr>
        <w:tab/>
      </w:r>
      <w:r w:rsidR="004605FC" w:rsidRPr="007264F7">
        <w:rPr>
          <w:bCs w:val="0"/>
          <w:sz w:val="24"/>
          <w:szCs w:val="24"/>
          <w:cs/>
        </w:rPr>
        <w:t>ते एवमक्खंति अबुज्झमाणा</w:t>
      </w:r>
      <w:r w:rsidR="004605FC" w:rsidRPr="007264F7">
        <w:rPr>
          <w:rFonts w:hint="cs"/>
          <w:bCs w:val="0"/>
          <w:sz w:val="24"/>
          <w:szCs w:val="24"/>
          <w:cs/>
          <w:lang w:bidi="sa-IN"/>
        </w:rPr>
        <w:t>,</w:t>
      </w:r>
      <w:r w:rsidR="004605FC" w:rsidRPr="007264F7">
        <w:rPr>
          <w:bCs w:val="0"/>
          <w:sz w:val="24"/>
          <w:szCs w:val="24"/>
          <w:cs/>
        </w:rPr>
        <w:t xml:space="preserve"> विरूवरूवाणि अकिरि</w:t>
      </w:r>
      <w:r w:rsidR="004605FC" w:rsidRPr="007264F7">
        <w:rPr>
          <w:rFonts w:hint="cs"/>
          <w:bCs w:val="0"/>
          <w:sz w:val="24"/>
          <w:szCs w:val="24"/>
          <w:cs/>
        </w:rPr>
        <w:t>य</w:t>
      </w:r>
      <w:r w:rsidR="004605FC" w:rsidRPr="007264F7">
        <w:rPr>
          <w:rFonts w:hint="cs"/>
          <w:bCs w:val="0"/>
          <w:sz w:val="24"/>
          <w:szCs w:val="24"/>
          <w:cs/>
          <w:lang w:bidi="sa-IN"/>
        </w:rPr>
        <w:t>वादी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w:t>
      </w:r>
      <w:r w:rsidR="004605FC" w:rsidRPr="007264F7">
        <w:rPr>
          <w:rFonts w:hint="cs"/>
          <w:sz w:val="24"/>
          <w:szCs w:val="24"/>
          <w:cs/>
          <w:lang w:bidi="sa-IN"/>
        </w:rPr>
        <w:t xml:space="preserve">े </w:t>
      </w:r>
      <w:r w:rsidR="004605FC" w:rsidRPr="007264F7">
        <w:rPr>
          <w:sz w:val="24"/>
          <w:szCs w:val="24"/>
          <w:cs/>
        </w:rPr>
        <w:t>मा</w:t>
      </w:r>
      <w:r w:rsidR="004605FC" w:rsidRPr="007264F7">
        <w:rPr>
          <w:rFonts w:hint="cs"/>
          <w:sz w:val="24"/>
          <w:szCs w:val="24"/>
          <w:cs/>
          <w:lang w:bidi="sa-IN"/>
        </w:rPr>
        <w:t>य</w:t>
      </w:r>
      <w:r w:rsidR="004605FC" w:rsidRPr="007264F7">
        <w:rPr>
          <w:sz w:val="24"/>
          <w:szCs w:val="24"/>
          <w:cs/>
        </w:rPr>
        <w:t>इत्ता बहवे म</w:t>
      </w:r>
      <w:r w:rsidR="004605FC" w:rsidRPr="007264F7">
        <w:rPr>
          <w:rFonts w:hint="cs"/>
          <w:sz w:val="24"/>
          <w:szCs w:val="24"/>
          <w:cs/>
          <w:lang w:bidi="sa-IN"/>
        </w:rPr>
        <w:t>नू</w:t>
      </w:r>
      <w:r w:rsidR="004605FC" w:rsidRPr="007264F7">
        <w:rPr>
          <w:sz w:val="24"/>
          <w:szCs w:val="24"/>
          <w:cs/>
        </w:rPr>
        <w:t>सा</w:t>
      </w:r>
      <w:r w:rsidR="004605FC" w:rsidRPr="007264F7">
        <w:rPr>
          <w:rFonts w:hint="cs"/>
          <w:sz w:val="24"/>
          <w:szCs w:val="24"/>
          <w:cs/>
          <w:lang w:bidi="sa-IN"/>
        </w:rPr>
        <w:t>,</w:t>
      </w:r>
      <w:r w:rsidR="004605FC" w:rsidRPr="007264F7">
        <w:rPr>
          <w:sz w:val="24"/>
          <w:szCs w:val="24"/>
          <w:cs/>
        </w:rPr>
        <w:t xml:space="preserve"> भमंति संसारमणोवदग्गं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५४१</w:t>
      </w:r>
      <w:r w:rsidRPr="0069493C">
        <w:rPr>
          <w:color w:val="00B050"/>
          <w:sz w:val="24"/>
          <w:szCs w:val="24"/>
        </w:rPr>
        <w:t>]</w:t>
      </w:r>
      <w:r w:rsidR="00D470B6">
        <w:rPr>
          <w:rFonts w:hint="cs"/>
          <w:color w:val="00B050"/>
          <w:sz w:val="24"/>
          <w:szCs w:val="24"/>
          <w:cs/>
        </w:rPr>
        <w:tab/>
      </w:r>
      <w:r w:rsidR="004605FC" w:rsidRPr="007264F7">
        <w:rPr>
          <w:bCs w:val="0"/>
          <w:sz w:val="24"/>
          <w:szCs w:val="24"/>
          <w:cs/>
        </w:rPr>
        <w:t>नाइच्चो उदेइ न अत्थमेइ</w:t>
      </w:r>
      <w:r w:rsidR="004605FC" w:rsidRPr="007264F7">
        <w:rPr>
          <w:rFonts w:hint="cs"/>
          <w:bCs w:val="0"/>
          <w:sz w:val="24"/>
          <w:szCs w:val="24"/>
          <w:cs/>
          <w:lang w:bidi="sa-IN"/>
        </w:rPr>
        <w:t>,</w:t>
      </w:r>
      <w:r w:rsidR="004605FC" w:rsidRPr="007264F7">
        <w:rPr>
          <w:bCs w:val="0"/>
          <w:sz w:val="24"/>
          <w:szCs w:val="24"/>
          <w:cs/>
        </w:rPr>
        <w:t xml:space="preserve"> न चंदिमा वड्ढति हायती वा</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सलिला न संदंति न वंति वाया</w:t>
      </w:r>
      <w:r w:rsidR="004605FC" w:rsidRPr="007264F7">
        <w:rPr>
          <w:rFonts w:hint="cs"/>
          <w:sz w:val="24"/>
          <w:szCs w:val="24"/>
          <w:cs/>
          <w:lang w:bidi="sa-IN"/>
        </w:rPr>
        <w:t>,</w:t>
      </w:r>
      <w:r w:rsidR="004605FC" w:rsidRPr="007264F7">
        <w:rPr>
          <w:sz w:val="24"/>
          <w:szCs w:val="24"/>
          <w:cs/>
        </w:rPr>
        <w:t xml:space="preserve"> वं</w:t>
      </w:r>
      <w:r w:rsidR="004605FC" w:rsidRPr="007264F7">
        <w:rPr>
          <w:rFonts w:hint="cs"/>
          <w:sz w:val="24"/>
          <w:szCs w:val="24"/>
          <w:cs/>
          <w:lang w:bidi="sa-IN"/>
        </w:rPr>
        <w:t>झो</w:t>
      </w:r>
      <w:r w:rsidR="004605FC" w:rsidRPr="007264F7">
        <w:rPr>
          <w:sz w:val="24"/>
          <w:szCs w:val="24"/>
          <w:cs/>
        </w:rPr>
        <w:t xml:space="preserve"> नि</w:t>
      </w:r>
      <w:r w:rsidR="004605FC" w:rsidRPr="007264F7">
        <w:rPr>
          <w:rFonts w:hint="cs"/>
          <w:sz w:val="24"/>
          <w:szCs w:val="24"/>
          <w:cs/>
          <w:lang w:bidi="sa-IN"/>
        </w:rPr>
        <w:t>यतो</w:t>
      </w:r>
      <w:r w:rsidR="004605FC" w:rsidRPr="007264F7">
        <w:rPr>
          <w:sz w:val="24"/>
          <w:szCs w:val="24"/>
          <w:cs/>
        </w:rPr>
        <w:t xml:space="preserve"> कसिणे हु लोए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५४२</w:t>
      </w:r>
      <w:r w:rsidRPr="0069493C">
        <w:rPr>
          <w:color w:val="00B050"/>
          <w:sz w:val="24"/>
          <w:szCs w:val="24"/>
        </w:rPr>
        <w:t>]</w:t>
      </w:r>
      <w:r w:rsidR="00D470B6">
        <w:rPr>
          <w:rFonts w:hint="cs"/>
          <w:color w:val="00B050"/>
          <w:sz w:val="24"/>
          <w:szCs w:val="24"/>
          <w:cs/>
        </w:rPr>
        <w:tab/>
      </w:r>
      <w:r w:rsidR="004605FC" w:rsidRPr="007264F7">
        <w:rPr>
          <w:bCs w:val="0"/>
          <w:sz w:val="24"/>
          <w:szCs w:val="24"/>
          <w:cs/>
        </w:rPr>
        <w:t>जहा हि अंधे सह जोइणा वि</w:t>
      </w:r>
      <w:r w:rsidR="004605FC" w:rsidRPr="007264F7">
        <w:rPr>
          <w:rFonts w:hint="cs"/>
          <w:bCs w:val="0"/>
          <w:sz w:val="24"/>
          <w:szCs w:val="24"/>
          <w:cs/>
          <w:lang w:bidi="sa-IN"/>
        </w:rPr>
        <w:t>,</w:t>
      </w:r>
      <w:r w:rsidR="004605FC" w:rsidRPr="007264F7">
        <w:rPr>
          <w:bCs w:val="0"/>
          <w:sz w:val="24"/>
          <w:szCs w:val="24"/>
          <w:cs/>
        </w:rPr>
        <w:t xml:space="preserve"> रूवाणि नो पस्सइ हीननेत्ते</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संतं पि ते एवमकिरिय</w:t>
      </w:r>
      <w:r w:rsidR="004605FC" w:rsidRPr="007264F7">
        <w:rPr>
          <w:rFonts w:hint="cs"/>
          <w:sz w:val="24"/>
          <w:szCs w:val="24"/>
          <w:cs/>
          <w:lang w:bidi="sa-IN"/>
        </w:rPr>
        <w:t>वाई</w:t>
      </w:r>
      <w:r w:rsidR="004605FC" w:rsidRPr="007264F7">
        <w:rPr>
          <w:sz w:val="24"/>
          <w:szCs w:val="24"/>
          <w:cs/>
        </w:rPr>
        <w:t xml:space="preserve"> किरियं न पस्संति निरूद्धपण्णा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५४३</w:t>
      </w:r>
      <w:r w:rsidRPr="0069493C">
        <w:rPr>
          <w:color w:val="00B050"/>
          <w:sz w:val="24"/>
          <w:szCs w:val="24"/>
        </w:rPr>
        <w:t>]</w:t>
      </w:r>
      <w:r w:rsidR="00D470B6">
        <w:rPr>
          <w:rFonts w:hint="cs"/>
          <w:color w:val="00B050"/>
          <w:sz w:val="24"/>
          <w:szCs w:val="24"/>
          <w:cs/>
        </w:rPr>
        <w:tab/>
      </w:r>
      <w:r w:rsidR="004605FC" w:rsidRPr="007264F7">
        <w:rPr>
          <w:bCs w:val="0"/>
          <w:sz w:val="24"/>
          <w:szCs w:val="24"/>
          <w:cs/>
        </w:rPr>
        <w:t>संवच्छरं सुविणं लक्खणं च</w:t>
      </w:r>
      <w:r w:rsidR="004605FC" w:rsidRPr="007264F7">
        <w:rPr>
          <w:rFonts w:hint="cs"/>
          <w:bCs w:val="0"/>
          <w:sz w:val="24"/>
          <w:szCs w:val="24"/>
          <w:cs/>
          <w:lang w:bidi="sa-IN"/>
        </w:rPr>
        <w:t>,</w:t>
      </w:r>
      <w:r w:rsidR="004605FC" w:rsidRPr="007264F7">
        <w:rPr>
          <w:bCs w:val="0"/>
          <w:sz w:val="24"/>
          <w:szCs w:val="24"/>
          <w:cs/>
        </w:rPr>
        <w:t xml:space="preserve"> निमित्तदेहं च उप्पाइयं च</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अट्ठंगमेयं बहवे अहित्ता</w:t>
      </w:r>
      <w:r w:rsidR="004605FC" w:rsidRPr="007264F7">
        <w:rPr>
          <w:rFonts w:hint="cs"/>
          <w:sz w:val="24"/>
          <w:szCs w:val="24"/>
          <w:cs/>
          <w:lang w:bidi="sa-IN"/>
        </w:rPr>
        <w:t>,</w:t>
      </w:r>
      <w:r w:rsidR="004605FC" w:rsidRPr="007264F7">
        <w:rPr>
          <w:sz w:val="24"/>
          <w:szCs w:val="24"/>
          <w:cs/>
        </w:rPr>
        <w:t xml:space="preserve"> लोगंसि जाणंति अ</w:t>
      </w:r>
      <w:r w:rsidR="004605FC" w:rsidRPr="007264F7">
        <w:rPr>
          <w:rFonts w:hint="cs"/>
          <w:sz w:val="24"/>
          <w:szCs w:val="24"/>
          <w:cs/>
        </w:rPr>
        <w:t>ना</w:t>
      </w:r>
      <w:r w:rsidR="004605FC" w:rsidRPr="007264F7">
        <w:rPr>
          <w:sz w:val="24"/>
          <w:szCs w:val="24"/>
          <w:cs/>
        </w:rPr>
        <w:t>गताइं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५४४</w:t>
      </w:r>
      <w:r w:rsidRPr="0069493C">
        <w:rPr>
          <w:color w:val="00B050"/>
          <w:sz w:val="24"/>
          <w:szCs w:val="24"/>
        </w:rPr>
        <w:t>]</w:t>
      </w:r>
      <w:r w:rsidR="00D470B6">
        <w:rPr>
          <w:rFonts w:hint="cs"/>
          <w:color w:val="00B050"/>
          <w:sz w:val="24"/>
          <w:szCs w:val="24"/>
          <w:cs/>
        </w:rPr>
        <w:tab/>
      </w:r>
      <w:r w:rsidR="004605FC" w:rsidRPr="007264F7">
        <w:rPr>
          <w:bCs w:val="0"/>
          <w:sz w:val="24"/>
          <w:szCs w:val="24"/>
          <w:cs/>
        </w:rPr>
        <w:t>केई निमित्ता तहिया भवंति</w:t>
      </w:r>
      <w:r w:rsidR="004605FC" w:rsidRPr="007264F7">
        <w:rPr>
          <w:rFonts w:hint="cs"/>
          <w:bCs w:val="0"/>
          <w:sz w:val="24"/>
          <w:szCs w:val="24"/>
          <w:cs/>
          <w:lang w:bidi="sa-IN"/>
        </w:rPr>
        <w:t>,</w:t>
      </w:r>
      <w:r w:rsidR="004605FC" w:rsidRPr="007264F7">
        <w:rPr>
          <w:bCs w:val="0"/>
          <w:sz w:val="24"/>
          <w:szCs w:val="24"/>
          <w:cs/>
        </w:rPr>
        <w:t xml:space="preserve"> केसिंचि त</w:t>
      </w:r>
      <w:r w:rsidR="004605FC" w:rsidRPr="007264F7">
        <w:rPr>
          <w:rFonts w:hint="cs"/>
          <w:bCs w:val="0"/>
          <w:sz w:val="24"/>
          <w:szCs w:val="24"/>
          <w:cs/>
        </w:rPr>
        <w:t>ं</w:t>
      </w:r>
      <w:r w:rsidR="004605FC" w:rsidRPr="007264F7">
        <w:rPr>
          <w:bCs w:val="0"/>
          <w:sz w:val="24"/>
          <w:szCs w:val="24"/>
          <w:cs/>
        </w:rPr>
        <w:t xml:space="preserve"> विप्पडिएति नाणं</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विज्जभावं अणहिज्जमाणा</w:t>
      </w:r>
      <w:r w:rsidR="004605FC" w:rsidRPr="007264F7">
        <w:rPr>
          <w:rFonts w:hint="cs"/>
          <w:sz w:val="24"/>
          <w:szCs w:val="24"/>
          <w:cs/>
          <w:lang w:bidi="sa-IN"/>
        </w:rPr>
        <w:t>,</w:t>
      </w:r>
      <w:r w:rsidR="004605FC" w:rsidRPr="007264F7">
        <w:rPr>
          <w:sz w:val="24"/>
          <w:szCs w:val="24"/>
          <w:cs/>
        </w:rPr>
        <w:t xml:space="preserve"> आहंसु विज्जापलिमोक्खमेव ।।</w:t>
      </w:r>
    </w:p>
    <w:p w:rsidR="004605FC" w:rsidRPr="007264F7" w:rsidRDefault="002F3981" w:rsidP="00D470B6">
      <w:pPr>
        <w:pStyle w:val="H4Hindi"/>
        <w:tabs>
          <w:tab w:val="left" w:pos="2160"/>
        </w:tabs>
        <w:spacing w:before="0" w:after="0"/>
        <w:ind w:right="1438" w:firstLine="1440"/>
        <w:jc w:val="distribute"/>
        <w:rPr>
          <w:b/>
          <w:bCs w:val="0"/>
          <w:sz w:val="24"/>
          <w:szCs w:val="24"/>
        </w:rPr>
      </w:pPr>
      <w:r w:rsidRPr="0069493C">
        <w:rPr>
          <w:color w:val="00B050"/>
          <w:sz w:val="24"/>
          <w:szCs w:val="24"/>
        </w:rPr>
        <w:t>[</w:t>
      </w:r>
      <w:r>
        <w:rPr>
          <w:rFonts w:hint="cs"/>
          <w:color w:val="00B050"/>
          <w:sz w:val="24"/>
          <w:szCs w:val="24"/>
          <w:cs/>
        </w:rPr>
        <w:t>५४५</w:t>
      </w:r>
      <w:r w:rsidRPr="0069493C">
        <w:rPr>
          <w:color w:val="00B050"/>
          <w:sz w:val="24"/>
          <w:szCs w:val="24"/>
        </w:rPr>
        <w:t>]</w:t>
      </w:r>
      <w:r w:rsidR="00D470B6">
        <w:rPr>
          <w:rFonts w:hint="cs"/>
          <w:color w:val="00B050"/>
          <w:sz w:val="24"/>
          <w:szCs w:val="24"/>
          <w:cs/>
        </w:rPr>
        <w:tab/>
      </w:r>
      <w:r w:rsidR="004605FC" w:rsidRPr="007264F7">
        <w:rPr>
          <w:b/>
          <w:bCs w:val="0"/>
          <w:sz w:val="24"/>
          <w:szCs w:val="24"/>
          <w:cs/>
        </w:rPr>
        <w:t>ते एवमक्खंति समेच्च लोगं</w:t>
      </w:r>
      <w:r w:rsidR="004605FC" w:rsidRPr="007264F7">
        <w:rPr>
          <w:rFonts w:hint="cs"/>
          <w:b/>
          <w:bCs w:val="0"/>
          <w:sz w:val="24"/>
          <w:szCs w:val="24"/>
          <w:cs/>
          <w:lang w:bidi="sa-IN"/>
        </w:rPr>
        <w:t>,</w:t>
      </w:r>
      <w:r w:rsidR="004605FC" w:rsidRPr="007264F7">
        <w:rPr>
          <w:b/>
          <w:bCs w:val="0"/>
          <w:sz w:val="24"/>
          <w:szCs w:val="24"/>
          <w:cs/>
        </w:rPr>
        <w:t xml:space="preserve"> तहा-तहा समणा माहण</w:t>
      </w:r>
      <w:r w:rsidR="004605FC" w:rsidRPr="007264F7">
        <w:rPr>
          <w:rFonts w:hint="cs"/>
          <w:b/>
          <w:bCs w:val="0"/>
          <w:sz w:val="24"/>
          <w:szCs w:val="24"/>
          <w:cs/>
        </w:rPr>
        <w:t>ा</w:t>
      </w:r>
      <w:r w:rsidR="004605FC" w:rsidRPr="007264F7">
        <w:rPr>
          <w:b/>
          <w:bCs w:val="0"/>
          <w:sz w:val="24"/>
          <w:szCs w:val="24"/>
          <w:cs/>
        </w:rPr>
        <w:t xml:space="preserve"> य</w:t>
      </w:r>
      <w:r w:rsidR="004605FC" w:rsidRPr="007264F7">
        <w:rPr>
          <w:rFonts w:hint="cs"/>
          <w:b/>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सयं</w:t>
      </w:r>
      <w:r w:rsidR="004605FC" w:rsidRPr="007264F7">
        <w:rPr>
          <w:rFonts w:hint="cs"/>
          <w:sz w:val="24"/>
          <w:szCs w:val="24"/>
          <w:cs/>
          <w:lang w:bidi="sa-IN"/>
        </w:rPr>
        <w:t xml:space="preserve"> </w:t>
      </w:r>
      <w:r w:rsidR="004605FC" w:rsidRPr="007264F7">
        <w:rPr>
          <w:sz w:val="24"/>
          <w:szCs w:val="24"/>
          <w:cs/>
        </w:rPr>
        <w:t>कडं नऽन्नकडं च दुक्खं</w:t>
      </w:r>
      <w:r w:rsidR="004605FC" w:rsidRPr="007264F7">
        <w:rPr>
          <w:rFonts w:hint="cs"/>
          <w:sz w:val="24"/>
          <w:szCs w:val="24"/>
          <w:cs/>
          <w:lang w:bidi="sa-IN"/>
        </w:rPr>
        <w:t>,</w:t>
      </w:r>
      <w:r w:rsidR="004605FC" w:rsidRPr="007264F7">
        <w:rPr>
          <w:sz w:val="24"/>
          <w:szCs w:val="24"/>
          <w:cs/>
        </w:rPr>
        <w:t xml:space="preserve"> आहंसु विज्जाचरणं पमोक्खं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५४६</w:t>
      </w:r>
      <w:r w:rsidRPr="0069493C">
        <w:rPr>
          <w:color w:val="00B050"/>
          <w:sz w:val="24"/>
          <w:szCs w:val="24"/>
        </w:rPr>
        <w:t>]</w:t>
      </w:r>
      <w:r w:rsidR="00D470B6">
        <w:rPr>
          <w:rFonts w:hint="cs"/>
          <w:color w:val="00B050"/>
          <w:sz w:val="24"/>
          <w:szCs w:val="24"/>
          <w:cs/>
        </w:rPr>
        <w:tab/>
      </w:r>
      <w:r w:rsidR="004605FC" w:rsidRPr="007264F7">
        <w:rPr>
          <w:bCs w:val="0"/>
          <w:sz w:val="24"/>
          <w:szCs w:val="24"/>
          <w:cs/>
        </w:rPr>
        <w:t>ते चक्खु लोग</w:t>
      </w:r>
      <w:r w:rsidR="004605FC" w:rsidRPr="007264F7">
        <w:rPr>
          <w:rFonts w:hint="cs"/>
          <w:bCs w:val="0"/>
          <w:sz w:val="24"/>
          <w:szCs w:val="24"/>
          <w:cs/>
        </w:rPr>
        <w:t>ंसि</w:t>
      </w:r>
      <w:r w:rsidR="004605FC" w:rsidRPr="007264F7">
        <w:rPr>
          <w:bCs w:val="0"/>
          <w:sz w:val="24"/>
          <w:szCs w:val="24"/>
          <w:cs/>
        </w:rPr>
        <w:t>ह नायगा उ</w:t>
      </w:r>
      <w:r w:rsidR="004605FC" w:rsidRPr="007264F7">
        <w:rPr>
          <w:rFonts w:hint="cs"/>
          <w:bCs w:val="0"/>
          <w:sz w:val="24"/>
          <w:szCs w:val="24"/>
          <w:cs/>
          <w:lang w:bidi="sa-IN"/>
        </w:rPr>
        <w:t>,</w:t>
      </w:r>
      <w:r w:rsidR="004605FC" w:rsidRPr="007264F7">
        <w:rPr>
          <w:bCs w:val="0"/>
          <w:sz w:val="24"/>
          <w:szCs w:val="24"/>
          <w:cs/>
        </w:rPr>
        <w:t xml:space="preserve"> मग्गाणुसासंति हियं पयाणं</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तहा तहा सासयमाहु लोए</w:t>
      </w:r>
      <w:r w:rsidR="004605FC" w:rsidRPr="007264F7">
        <w:rPr>
          <w:rFonts w:hint="cs"/>
          <w:sz w:val="24"/>
          <w:szCs w:val="24"/>
          <w:cs/>
          <w:lang w:bidi="sa-IN"/>
        </w:rPr>
        <w:t>,</w:t>
      </w:r>
      <w:r w:rsidR="004605FC" w:rsidRPr="007264F7">
        <w:rPr>
          <w:sz w:val="24"/>
          <w:szCs w:val="24"/>
          <w:cs/>
        </w:rPr>
        <w:t xml:space="preserve"> जंसी पया मा</w:t>
      </w:r>
      <w:r w:rsidR="004605FC" w:rsidRPr="007264F7">
        <w:rPr>
          <w:rFonts w:hint="cs"/>
          <w:sz w:val="24"/>
          <w:szCs w:val="24"/>
          <w:cs/>
          <w:lang w:bidi="sa-IN"/>
        </w:rPr>
        <w:t>न</w:t>
      </w:r>
      <w:r w:rsidR="004605FC" w:rsidRPr="007264F7">
        <w:rPr>
          <w:sz w:val="24"/>
          <w:szCs w:val="24"/>
          <w:cs/>
        </w:rPr>
        <w:t>व</w:t>
      </w:r>
      <w:r w:rsidR="004605FC" w:rsidRPr="007264F7">
        <w:rPr>
          <w:rFonts w:hint="cs"/>
          <w:sz w:val="24"/>
          <w:szCs w:val="24"/>
          <w:cs/>
        </w:rPr>
        <w:t>!</w:t>
      </w:r>
      <w:r w:rsidR="004605FC" w:rsidRPr="007264F7">
        <w:rPr>
          <w:rFonts w:hint="cs"/>
          <w:sz w:val="24"/>
          <w:szCs w:val="24"/>
          <w:cs/>
          <w:lang w:bidi="sa-IN"/>
        </w:rPr>
        <w:t xml:space="preserve"> </w:t>
      </w:r>
      <w:r w:rsidR="004605FC" w:rsidRPr="007264F7">
        <w:rPr>
          <w:sz w:val="24"/>
          <w:szCs w:val="24"/>
          <w:cs/>
        </w:rPr>
        <w:t>संपगाढा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५४७</w:t>
      </w:r>
      <w:r w:rsidRPr="0069493C">
        <w:rPr>
          <w:color w:val="00B050"/>
          <w:sz w:val="24"/>
          <w:szCs w:val="24"/>
        </w:rPr>
        <w:t>]</w:t>
      </w:r>
      <w:r w:rsidR="00D470B6">
        <w:rPr>
          <w:rFonts w:hint="cs"/>
          <w:color w:val="00B050"/>
          <w:sz w:val="24"/>
          <w:szCs w:val="24"/>
          <w:cs/>
        </w:rPr>
        <w:tab/>
      </w:r>
      <w:r w:rsidR="004605FC" w:rsidRPr="007264F7">
        <w:rPr>
          <w:bCs w:val="0"/>
          <w:sz w:val="24"/>
          <w:szCs w:val="24"/>
          <w:cs/>
        </w:rPr>
        <w:t>जे रक्खसा जे जमलोइया वा</w:t>
      </w:r>
      <w:r w:rsidR="004605FC" w:rsidRPr="007264F7">
        <w:rPr>
          <w:rFonts w:hint="cs"/>
          <w:bCs w:val="0"/>
          <w:sz w:val="24"/>
          <w:szCs w:val="24"/>
          <w:cs/>
          <w:lang w:bidi="sa-IN"/>
        </w:rPr>
        <w:t>,</w:t>
      </w:r>
      <w:r w:rsidR="004605FC" w:rsidRPr="007264F7">
        <w:rPr>
          <w:bCs w:val="0"/>
          <w:sz w:val="24"/>
          <w:szCs w:val="24"/>
          <w:cs/>
        </w:rPr>
        <w:t xml:space="preserve"> जे </w:t>
      </w:r>
      <w:r w:rsidR="004605FC" w:rsidRPr="007264F7">
        <w:rPr>
          <w:rFonts w:hint="cs"/>
          <w:bCs w:val="0"/>
          <w:sz w:val="24"/>
          <w:szCs w:val="24"/>
          <w:cs/>
          <w:lang w:bidi="sa-IN"/>
        </w:rPr>
        <w:t xml:space="preserve">वा </w:t>
      </w:r>
      <w:r w:rsidR="004605FC" w:rsidRPr="007264F7">
        <w:rPr>
          <w:rFonts w:hint="cs"/>
          <w:bCs w:val="0"/>
          <w:sz w:val="24"/>
          <w:szCs w:val="24"/>
          <w:cs/>
        </w:rPr>
        <w:t xml:space="preserve">सुरा </w:t>
      </w:r>
      <w:r w:rsidR="004605FC" w:rsidRPr="007264F7">
        <w:rPr>
          <w:bCs w:val="0"/>
          <w:sz w:val="24"/>
          <w:szCs w:val="24"/>
          <w:cs/>
        </w:rPr>
        <w:t>गंधव्वा य काया</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आगासगामी य पु</w:t>
      </w:r>
      <w:r w:rsidR="004605FC" w:rsidRPr="007264F7">
        <w:rPr>
          <w:rFonts w:hint="cs"/>
          <w:sz w:val="24"/>
          <w:szCs w:val="24"/>
          <w:cs/>
          <w:lang w:bidi="sa-IN"/>
        </w:rPr>
        <w:t>ढो</w:t>
      </w:r>
      <w:r w:rsidR="004605FC" w:rsidRPr="007264F7">
        <w:rPr>
          <w:sz w:val="24"/>
          <w:szCs w:val="24"/>
          <w:cs/>
        </w:rPr>
        <w:t>सिया ते</w:t>
      </w:r>
      <w:r w:rsidR="004605FC" w:rsidRPr="007264F7">
        <w:rPr>
          <w:rFonts w:hint="cs"/>
          <w:sz w:val="24"/>
          <w:szCs w:val="24"/>
          <w:cs/>
          <w:lang w:bidi="sa-IN"/>
        </w:rPr>
        <w:t>,</w:t>
      </w:r>
      <w:r w:rsidR="004605FC" w:rsidRPr="007264F7">
        <w:rPr>
          <w:sz w:val="24"/>
          <w:szCs w:val="24"/>
          <w:cs/>
        </w:rPr>
        <w:t xml:space="preserve"> पुणो पुणो विप्परियासुवेंति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५४८</w:t>
      </w:r>
      <w:r w:rsidRPr="0069493C">
        <w:rPr>
          <w:color w:val="00B050"/>
          <w:sz w:val="24"/>
          <w:szCs w:val="24"/>
        </w:rPr>
        <w:t>]</w:t>
      </w:r>
      <w:r w:rsidR="00D470B6">
        <w:rPr>
          <w:rFonts w:hint="cs"/>
          <w:color w:val="00B050"/>
          <w:sz w:val="24"/>
          <w:szCs w:val="24"/>
          <w:cs/>
        </w:rPr>
        <w:tab/>
      </w:r>
      <w:r w:rsidR="004605FC" w:rsidRPr="007264F7">
        <w:rPr>
          <w:bCs w:val="0"/>
          <w:sz w:val="24"/>
          <w:szCs w:val="24"/>
          <w:cs/>
        </w:rPr>
        <w:t>जमाहु ओहं सलिलं अपारगं</w:t>
      </w:r>
      <w:r w:rsidR="004605FC" w:rsidRPr="007264F7">
        <w:rPr>
          <w:rFonts w:hint="cs"/>
          <w:bCs w:val="0"/>
          <w:sz w:val="24"/>
          <w:szCs w:val="24"/>
          <w:cs/>
          <w:lang w:bidi="sa-IN"/>
        </w:rPr>
        <w:t>,</w:t>
      </w:r>
      <w:r w:rsidR="004605FC" w:rsidRPr="007264F7">
        <w:rPr>
          <w:bCs w:val="0"/>
          <w:sz w:val="24"/>
          <w:szCs w:val="24"/>
          <w:cs/>
        </w:rPr>
        <w:t xml:space="preserve"> जाणाहि णं भवगहणं दुमोक्खं</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जंसी विसण्णा विसयंगणाहिं</w:t>
      </w:r>
      <w:r w:rsidR="004605FC" w:rsidRPr="007264F7">
        <w:rPr>
          <w:rFonts w:hint="cs"/>
          <w:sz w:val="24"/>
          <w:szCs w:val="24"/>
          <w:cs/>
          <w:lang w:bidi="sa-IN"/>
        </w:rPr>
        <w:t>,</w:t>
      </w:r>
      <w:r w:rsidR="004605FC" w:rsidRPr="007264F7">
        <w:rPr>
          <w:sz w:val="24"/>
          <w:szCs w:val="24"/>
          <w:cs/>
        </w:rPr>
        <w:t xml:space="preserve"> दुह</w:t>
      </w:r>
      <w:r w:rsidR="004605FC" w:rsidRPr="007264F7">
        <w:rPr>
          <w:rFonts w:hint="cs"/>
          <w:sz w:val="24"/>
          <w:szCs w:val="24"/>
          <w:cs/>
          <w:lang w:bidi="sa-IN"/>
        </w:rPr>
        <w:t>ओऽवि</w:t>
      </w:r>
      <w:r w:rsidR="004605FC" w:rsidRPr="007264F7">
        <w:rPr>
          <w:sz w:val="24"/>
          <w:szCs w:val="24"/>
          <w:cs/>
        </w:rPr>
        <w:t xml:space="preserve"> लोयं अ</w:t>
      </w:r>
      <w:r w:rsidR="004605FC" w:rsidRPr="007264F7">
        <w:rPr>
          <w:rFonts w:hint="cs"/>
          <w:sz w:val="24"/>
          <w:szCs w:val="24"/>
          <w:cs/>
          <w:lang w:bidi="sa-IN"/>
        </w:rPr>
        <w:t>नु</w:t>
      </w:r>
      <w:r w:rsidR="004605FC" w:rsidRPr="007264F7">
        <w:rPr>
          <w:sz w:val="24"/>
          <w:szCs w:val="24"/>
          <w:cs/>
        </w:rPr>
        <w:t>संचरंति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५४९</w:t>
      </w:r>
      <w:r w:rsidRPr="0069493C">
        <w:rPr>
          <w:color w:val="00B050"/>
          <w:sz w:val="24"/>
          <w:szCs w:val="24"/>
        </w:rPr>
        <w:t>]</w:t>
      </w:r>
      <w:r w:rsidR="00D470B6">
        <w:rPr>
          <w:rFonts w:hint="cs"/>
          <w:color w:val="00B050"/>
          <w:sz w:val="24"/>
          <w:szCs w:val="24"/>
          <w:cs/>
        </w:rPr>
        <w:tab/>
      </w:r>
      <w:r w:rsidR="004605FC" w:rsidRPr="007264F7">
        <w:rPr>
          <w:bCs w:val="0"/>
          <w:sz w:val="24"/>
          <w:szCs w:val="24"/>
          <w:cs/>
        </w:rPr>
        <w:t>न कम्मुणा कम्म खवेंति बाला</w:t>
      </w:r>
      <w:r w:rsidR="004605FC" w:rsidRPr="007264F7">
        <w:rPr>
          <w:rFonts w:hint="cs"/>
          <w:bCs w:val="0"/>
          <w:sz w:val="24"/>
          <w:szCs w:val="24"/>
          <w:cs/>
          <w:lang w:bidi="sa-IN"/>
        </w:rPr>
        <w:t>,</w:t>
      </w:r>
      <w:r w:rsidR="004605FC" w:rsidRPr="007264F7">
        <w:rPr>
          <w:bCs w:val="0"/>
          <w:sz w:val="24"/>
          <w:szCs w:val="24"/>
          <w:cs/>
        </w:rPr>
        <w:t xml:space="preserve"> अकम्मुणा कम्म खवेंति धीरा</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मे</w:t>
      </w:r>
      <w:r w:rsidR="004605FC" w:rsidRPr="007264F7">
        <w:rPr>
          <w:rFonts w:hint="cs"/>
          <w:sz w:val="24"/>
          <w:szCs w:val="24"/>
          <w:cs/>
          <w:lang w:bidi="sa-IN"/>
        </w:rPr>
        <w:t>धा</w:t>
      </w:r>
      <w:r w:rsidR="004605FC" w:rsidRPr="007264F7">
        <w:rPr>
          <w:sz w:val="24"/>
          <w:szCs w:val="24"/>
          <w:cs/>
        </w:rPr>
        <w:t>विणो लोभमयावतीता</w:t>
      </w:r>
      <w:r w:rsidR="004605FC" w:rsidRPr="007264F7">
        <w:rPr>
          <w:rFonts w:hint="cs"/>
          <w:sz w:val="24"/>
          <w:szCs w:val="24"/>
          <w:cs/>
          <w:lang w:bidi="sa-IN"/>
        </w:rPr>
        <w:t>,</w:t>
      </w:r>
      <w:r w:rsidR="004605FC" w:rsidRPr="007264F7">
        <w:rPr>
          <w:sz w:val="24"/>
          <w:szCs w:val="24"/>
          <w:cs/>
        </w:rPr>
        <w:t xml:space="preserve"> संतोसिणो नो पकरेंति पावं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५५०</w:t>
      </w:r>
      <w:r w:rsidRPr="0069493C">
        <w:rPr>
          <w:color w:val="00B050"/>
          <w:sz w:val="24"/>
          <w:szCs w:val="24"/>
        </w:rPr>
        <w:t>]</w:t>
      </w:r>
      <w:r w:rsidR="00D470B6">
        <w:rPr>
          <w:rFonts w:hint="cs"/>
          <w:color w:val="00B050"/>
          <w:sz w:val="24"/>
          <w:szCs w:val="24"/>
          <w:cs/>
        </w:rPr>
        <w:tab/>
      </w:r>
      <w:r w:rsidR="004605FC" w:rsidRPr="007264F7">
        <w:rPr>
          <w:bCs w:val="0"/>
          <w:sz w:val="24"/>
          <w:szCs w:val="24"/>
          <w:cs/>
        </w:rPr>
        <w:t>ते तीतउप्पन्नम</w:t>
      </w:r>
      <w:r w:rsidR="004605FC" w:rsidRPr="007264F7">
        <w:rPr>
          <w:rFonts w:hint="cs"/>
          <w:bCs w:val="0"/>
          <w:sz w:val="24"/>
          <w:szCs w:val="24"/>
          <w:cs/>
          <w:lang w:bidi="sa-IN"/>
        </w:rPr>
        <w:t>ना</w:t>
      </w:r>
      <w:r w:rsidR="004605FC" w:rsidRPr="007264F7">
        <w:rPr>
          <w:bCs w:val="0"/>
          <w:sz w:val="24"/>
          <w:szCs w:val="24"/>
          <w:cs/>
        </w:rPr>
        <w:t>गयाइं</w:t>
      </w:r>
      <w:r w:rsidR="004605FC" w:rsidRPr="007264F7">
        <w:rPr>
          <w:rFonts w:hint="cs"/>
          <w:bCs w:val="0"/>
          <w:sz w:val="24"/>
          <w:szCs w:val="24"/>
          <w:cs/>
          <w:lang w:bidi="sa-IN"/>
        </w:rPr>
        <w:t>,</w:t>
      </w:r>
      <w:r w:rsidR="004605FC" w:rsidRPr="007264F7">
        <w:rPr>
          <w:bCs w:val="0"/>
          <w:sz w:val="24"/>
          <w:szCs w:val="24"/>
          <w:cs/>
        </w:rPr>
        <w:t xml:space="preserve"> लोगस्स जाणंति तहागताइं</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नेतारो अन्नेसि</w:t>
      </w:r>
      <w:r w:rsidR="004605FC" w:rsidRPr="007264F7">
        <w:rPr>
          <w:rFonts w:hint="cs"/>
          <w:sz w:val="24"/>
          <w:szCs w:val="24"/>
          <w:cs/>
          <w:lang w:bidi="sa-IN"/>
        </w:rPr>
        <w:t>ं</w:t>
      </w:r>
      <w:r w:rsidR="004605FC" w:rsidRPr="007264F7">
        <w:rPr>
          <w:sz w:val="24"/>
          <w:szCs w:val="24"/>
          <w:cs/>
        </w:rPr>
        <w:t xml:space="preserve"> अनन्न</w:t>
      </w:r>
      <w:r w:rsidR="004605FC" w:rsidRPr="007264F7">
        <w:rPr>
          <w:rFonts w:hint="cs"/>
          <w:sz w:val="24"/>
          <w:szCs w:val="24"/>
          <w:cs/>
          <w:lang w:bidi="sa-IN"/>
        </w:rPr>
        <w:t>ने</w:t>
      </w:r>
      <w:r w:rsidR="004605FC" w:rsidRPr="007264F7">
        <w:rPr>
          <w:sz w:val="24"/>
          <w:szCs w:val="24"/>
          <w:cs/>
        </w:rPr>
        <w:t>या</w:t>
      </w:r>
      <w:r w:rsidR="004605FC" w:rsidRPr="007264F7">
        <w:rPr>
          <w:rFonts w:hint="cs"/>
          <w:sz w:val="24"/>
          <w:szCs w:val="24"/>
          <w:cs/>
          <w:lang w:bidi="sa-IN"/>
        </w:rPr>
        <w:t>,</w:t>
      </w:r>
      <w:r w:rsidR="004605FC" w:rsidRPr="007264F7">
        <w:rPr>
          <w:sz w:val="24"/>
          <w:szCs w:val="24"/>
          <w:cs/>
        </w:rPr>
        <w:t xml:space="preserve"> बुद्धा हु ते अंतकडा भवंति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५५१</w:t>
      </w:r>
      <w:r w:rsidRPr="0069493C">
        <w:rPr>
          <w:color w:val="00B050"/>
          <w:sz w:val="24"/>
          <w:szCs w:val="24"/>
        </w:rPr>
        <w:t>]</w:t>
      </w:r>
      <w:r w:rsidR="00D470B6">
        <w:rPr>
          <w:rFonts w:hint="cs"/>
          <w:color w:val="00B050"/>
          <w:sz w:val="24"/>
          <w:szCs w:val="24"/>
          <w:cs/>
        </w:rPr>
        <w:tab/>
      </w:r>
      <w:r w:rsidR="004605FC" w:rsidRPr="007264F7">
        <w:rPr>
          <w:bCs w:val="0"/>
          <w:sz w:val="24"/>
          <w:szCs w:val="24"/>
          <w:cs/>
        </w:rPr>
        <w:t>ते नेव कुव्वंति न कारवेंति</w:t>
      </w:r>
      <w:r w:rsidR="004605FC" w:rsidRPr="007264F7">
        <w:rPr>
          <w:rFonts w:hint="cs"/>
          <w:bCs w:val="0"/>
          <w:sz w:val="24"/>
          <w:szCs w:val="24"/>
          <w:cs/>
          <w:lang w:bidi="sa-IN"/>
        </w:rPr>
        <w:t>,</w:t>
      </w:r>
      <w:r w:rsidR="004605FC" w:rsidRPr="007264F7">
        <w:rPr>
          <w:bCs w:val="0"/>
          <w:sz w:val="24"/>
          <w:szCs w:val="24"/>
          <w:cs/>
        </w:rPr>
        <w:t xml:space="preserve"> भूताभिसंकाए दुगुंछमाणा</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सदा जता विप्प</w:t>
      </w:r>
      <w:r w:rsidR="004605FC" w:rsidRPr="007264F7">
        <w:rPr>
          <w:rFonts w:hint="cs"/>
          <w:sz w:val="24"/>
          <w:szCs w:val="24"/>
          <w:cs/>
          <w:lang w:bidi="sa-IN"/>
        </w:rPr>
        <w:t>न</w:t>
      </w:r>
      <w:r w:rsidR="004605FC" w:rsidRPr="007264F7">
        <w:rPr>
          <w:sz w:val="24"/>
          <w:szCs w:val="24"/>
          <w:cs/>
        </w:rPr>
        <w:t>मंति धीरा</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 xml:space="preserve">विण्णत्ति धीरा य हवंति एगे </w:t>
      </w:r>
      <w:r w:rsidR="004605FC" w:rsidRPr="007264F7">
        <w:rPr>
          <w:sz w:val="24"/>
          <w:szCs w:val="24"/>
          <w:cs/>
        </w:rPr>
        <w:t>।।</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५५२</w:t>
      </w:r>
      <w:r w:rsidRPr="0069493C">
        <w:rPr>
          <w:color w:val="00B050"/>
          <w:sz w:val="24"/>
          <w:szCs w:val="24"/>
        </w:rPr>
        <w:t>]</w:t>
      </w:r>
      <w:r w:rsidR="00D470B6">
        <w:rPr>
          <w:rFonts w:hint="cs"/>
          <w:color w:val="00B050"/>
          <w:sz w:val="24"/>
          <w:szCs w:val="24"/>
          <w:cs/>
        </w:rPr>
        <w:tab/>
      </w:r>
      <w:r w:rsidR="004605FC" w:rsidRPr="007264F7">
        <w:rPr>
          <w:bCs w:val="0"/>
          <w:sz w:val="24"/>
          <w:szCs w:val="24"/>
          <w:cs/>
        </w:rPr>
        <w:t>डहरे य पाणे वुड्ढे य पाणे</w:t>
      </w:r>
      <w:r w:rsidR="004605FC" w:rsidRPr="007264F7">
        <w:rPr>
          <w:rFonts w:hint="cs"/>
          <w:bCs w:val="0"/>
          <w:sz w:val="24"/>
          <w:szCs w:val="24"/>
          <w:cs/>
          <w:lang w:bidi="sa-IN"/>
        </w:rPr>
        <w:t>,</w:t>
      </w:r>
      <w:r w:rsidR="004605FC" w:rsidRPr="007264F7">
        <w:rPr>
          <w:bCs w:val="0"/>
          <w:sz w:val="24"/>
          <w:szCs w:val="24"/>
          <w:cs/>
        </w:rPr>
        <w:t xml:space="preserve"> ते आ</w:t>
      </w:r>
      <w:r w:rsidR="004605FC" w:rsidRPr="007264F7">
        <w:rPr>
          <w:rFonts w:hint="cs"/>
          <w:bCs w:val="0"/>
          <w:sz w:val="24"/>
          <w:szCs w:val="24"/>
          <w:cs/>
          <w:lang w:bidi="sa-IN"/>
        </w:rPr>
        <w:t>त्तओ</w:t>
      </w:r>
      <w:r w:rsidR="004605FC" w:rsidRPr="007264F7">
        <w:rPr>
          <w:bCs w:val="0"/>
          <w:sz w:val="24"/>
          <w:szCs w:val="24"/>
          <w:cs/>
        </w:rPr>
        <w:t xml:space="preserve"> पासइ सव्वलोगे</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उ</w:t>
      </w:r>
      <w:r w:rsidR="004605FC" w:rsidRPr="007264F7">
        <w:rPr>
          <w:rFonts w:hint="cs"/>
          <w:sz w:val="24"/>
          <w:szCs w:val="24"/>
          <w:cs/>
          <w:lang w:bidi="sa-IN"/>
        </w:rPr>
        <w:t>व्</w:t>
      </w:r>
      <w:r w:rsidR="004605FC" w:rsidRPr="007264F7">
        <w:rPr>
          <w:sz w:val="24"/>
          <w:szCs w:val="24"/>
          <w:cs/>
        </w:rPr>
        <w:t>वेहती लोगमिणं महंतं</w:t>
      </w:r>
      <w:r w:rsidR="004605FC" w:rsidRPr="007264F7">
        <w:rPr>
          <w:rFonts w:hint="cs"/>
          <w:sz w:val="24"/>
          <w:szCs w:val="24"/>
          <w:cs/>
          <w:lang w:bidi="sa-IN"/>
        </w:rPr>
        <w:t>,</w:t>
      </w:r>
      <w:r w:rsidR="004605FC" w:rsidRPr="007264F7">
        <w:rPr>
          <w:sz w:val="24"/>
          <w:szCs w:val="24"/>
          <w:cs/>
        </w:rPr>
        <w:t xml:space="preserve"> बुद्ध</w:t>
      </w:r>
      <w:r w:rsidR="004605FC" w:rsidRPr="007264F7">
        <w:rPr>
          <w:rFonts w:hint="cs"/>
          <w:sz w:val="24"/>
          <w:szCs w:val="24"/>
          <w:cs/>
          <w:lang w:bidi="sa-IN"/>
        </w:rPr>
        <w:t>ेऽप</w:t>
      </w:r>
      <w:r w:rsidR="004605FC" w:rsidRPr="007264F7">
        <w:rPr>
          <w:sz w:val="24"/>
          <w:szCs w:val="24"/>
          <w:cs/>
        </w:rPr>
        <w:t>मत्तेसु परिव्वएज्जा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५५३</w:t>
      </w:r>
      <w:r w:rsidRPr="0069493C">
        <w:rPr>
          <w:color w:val="00B050"/>
          <w:sz w:val="24"/>
          <w:szCs w:val="24"/>
        </w:rPr>
        <w:t>]</w:t>
      </w:r>
      <w:r w:rsidR="00D470B6">
        <w:rPr>
          <w:rFonts w:hint="cs"/>
          <w:color w:val="00B050"/>
          <w:sz w:val="24"/>
          <w:szCs w:val="24"/>
          <w:cs/>
        </w:rPr>
        <w:tab/>
      </w:r>
      <w:r w:rsidR="004605FC" w:rsidRPr="007264F7">
        <w:rPr>
          <w:bCs w:val="0"/>
          <w:sz w:val="24"/>
          <w:szCs w:val="24"/>
          <w:cs/>
        </w:rPr>
        <w:t>जे आततो परतो वा वि नच्चा</w:t>
      </w:r>
      <w:r w:rsidR="004605FC" w:rsidRPr="007264F7">
        <w:rPr>
          <w:rFonts w:hint="cs"/>
          <w:bCs w:val="0"/>
          <w:sz w:val="24"/>
          <w:szCs w:val="24"/>
          <w:cs/>
          <w:lang w:bidi="sa-IN"/>
        </w:rPr>
        <w:t>,</w:t>
      </w:r>
      <w:r w:rsidR="004605FC" w:rsidRPr="007264F7">
        <w:rPr>
          <w:bCs w:val="0"/>
          <w:sz w:val="24"/>
          <w:szCs w:val="24"/>
          <w:cs/>
        </w:rPr>
        <w:t xml:space="preserve"> अलमप्पणो हो</w:t>
      </w:r>
      <w:r w:rsidR="004605FC" w:rsidRPr="007264F7">
        <w:rPr>
          <w:rFonts w:hint="cs"/>
          <w:bCs w:val="0"/>
          <w:sz w:val="24"/>
          <w:szCs w:val="24"/>
          <w:cs/>
          <w:lang w:bidi="sa-IN"/>
        </w:rPr>
        <w:t>ं</w:t>
      </w:r>
      <w:r w:rsidR="004605FC" w:rsidRPr="007264F7">
        <w:rPr>
          <w:bCs w:val="0"/>
          <w:sz w:val="24"/>
          <w:szCs w:val="24"/>
          <w:cs/>
        </w:rPr>
        <w:t>ति अलं परेसिं</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जोइभूयं च स</w:t>
      </w:r>
      <w:r w:rsidR="004605FC" w:rsidRPr="007264F7">
        <w:rPr>
          <w:rFonts w:hint="cs"/>
          <w:sz w:val="24"/>
          <w:szCs w:val="24"/>
          <w:cs/>
          <w:lang w:bidi="sa-IN"/>
        </w:rPr>
        <w:t>या</w:t>
      </w:r>
      <w:r w:rsidR="004605FC" w:rsidRPr="007264F7">
        <w:rPr>
          <w:rFonts w:hint="cs"/>
          <w:sz w:val="24"/>
          <w:szCs w:val="24"/>
          <w:cs/>
        </w:rPr>
        <w:t xml:space="preserve"> </w:t>
      </w:r>
      <w:r w:rsidR="004605FC" w:rsidRPr="007264F7">
        <w:rPr>
          <w:sz w:val="24"/>
          <w:szCs w:val="24"/>
          <w:cs/>
        </w:rPr>
        <w:t>वसेज्जा</w:t>
      </w:r>
      <w:r w:rsidR="004605FC" w:rsidRPr="007264F7">
        <w:rPr>
          <w:rFonts w:hint="cs"/>
          <w:sz w:val="24"/>
          <w:szCs w:val="24"/>
          <w:cs/>
          <w:lang w:bidi="sa-IN"/>
        </w:rPr>
        <w:t>,</w:t>
      </w:r>
      <w:r w:rsidR="004605FC" w:rsidRPr="007264F7">
        <w:rPr>
          <w:sz w:val="24"/>
          <w:szCs w:val="24"/>
          <w:cs/>
        </w:rPr>
        <w:t xml:space="preserve"> जे पाउकुज्जा अ</w:t>
      </w:r>
      <w:r w:rsidR="004605FC" w:rsidRPr="007264F7">
        <w:rPr>
          <w:rFonts w:hint="cs"/>
          <w:sz w:val="24"/>
          <w:szCs w:val="24"/>
          <w:cs/>
          <w:lang w:bidi="sa-IN"/>
        </w:rPr>
        <w:t>नु</w:t>
      </w:r>
      <w:r w:rsidR="004605FC" w:rsidRPr="007264F7">
        <w:rPr>
          <w:sz w:val="24"/>
          <w:szCs w:val="24"/>
          <w:cs/>
        </w:rPr>
        <w:t>वीइ धम्मं ।।</w:t>
      </w:r>
    </w:p>
    <w:p w:rsidR="004605FC" w:rsidRPr="007264F7" w:rsidRDefault="002F3981" w:rsidP="00D470B6">
      <w:pPr>
        <w:pStyle w:val="H4Hindi"/>
        <w:tabs>
          <w:tab w:val="left" w:pos="2160"/>
        </w:tabs>
        <w:spacing w:before="0" w:after="0"/>
        <w:ind w:right="1438" w:firstLine="1440"/>
        <w:jc w:val="distribute"/>
        <w:rPr>
          <w:bCs w:val="0"/>
          <w:sz w:val="24"/>
          <w:szCs w:val="24"/>
          <w:lang w:bidi="sa-IN"/>
        </w:rPr>
      </w:pPr>
      <w:r w:rsidRPr="0069493C">
        <w:rPr>
          <w:color w:val="00B050"/>
          <w:sz w:val="24"/>
          <w:szCs w:val="24"/>
        </w:rPr>
        <w:t>[</w:t>
      </w:r>
      <w:r>
        <w:rPr>
          <w:rFonts w:hint="cs"/>
          <w:color w:val="00B050"/>
          <w:sz w:val="24"/>
          <w:szCs w:val="24"/>
          <w:cs/>
        </w:rPr>
        <w:t>५५४</w:t>
      </w:r>
      <w:r w:rsidRPr="0069493C">
        <w:rPr>
          <w:color w:val="00B050"/>
          <w:sz w:val="24"/>
          <w:szCs w:val="24"/>
        </w:rPr>
        <w:t>]</w:t>
      </w:r>
      <w:r w:rsidR="00D470B6">
        <w:rPr>
          <w:rFonts w:hint="cs"/>
          <w:color w:val="00B050"/>
          <w:sz w:val="24"/>
          <w:szCs w:val="24"/>
          <w:cs/>
        </w:rPr>
        <w:tab/>
      </w:r>
      <w:r w:rsidR="004605FC" w:rsidRPr="007264F7">
        <w:rPr>
          <w:bCs w:val="0"/>
          <w:sz w:val="24"/>
          <w:szCs w:val="24"/>
          <w:cs/>
        </w:rPr>
        <w:t>अत्ताण जो जाणइ जो य लोगं</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गइं च जो जाण</w:t>
      </w:r>
      <w:r w:rsidR="004605FC" w:rsidRPr="007264F7">
        <w:rPr>
          <w:rFonts w:hint="cs"/>
          <w:bCs w:val="0"/>
          <w:sz w:val="24"/>
          <w:szCs w:val="24"/>
          <w:cs/>
        </w:rPr>
        <w:t>इ</w:t>
      </w:r>
      <w:r w:rsidR="004605FC" w:rsidRPr="007264F7">
        <w:rPr>
          <w:rFonts w:hint="cs"/>
          <w:bCs w:val="0"/>
          <w:sz w:val="24"/>
          <w:szCs w:val="24"/>
          <w:cs/>
          <w:lang w:bidi="sa-IN"/>
        </w:rPr>
        <w:t xml:space="preserve"> नागइं च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 सासयं जा</w:t>
      </w:r>
      <w:r w:rsidR="004605FC" w:rsidRPr="007264F7">
        <w:rPr>
          <w:rFonts w:hint="cs"/>
          <w:sz w:val="24"/>
          <w:szCs w:val="24"/>
          <w:cs/>
          <w:lang w:bidi="sa-IN"/>
        </w:rPr>
        <w:t>ण</w:t>
      </w:r>
      <w:r w:rsidR="004605FC" w:rsidRPr="007264F7">
        <w:rPr>
          <w:sz w:val="24"/>
          <w:szCs w:val="24"/>
          <w:cs/>
        </w:rPr>
        <w:t xml:space="preserve"> असासयं च</w:t>
      </w:r>
      <w:r w:rsidR="004605FC" w:rsidRPr="007264F7">
        <w:rPr>
          <w:rFonts w:hint="cs"/>
          <w:sz w:val="24"/>
          <w:szCs w:val="24"/>
          <w:cs/>
          <w:lang w:bidi="sa-IN"/>
        </w:rPr>
        <w:t>,</w:t>
      </w:r>
      <w:r w:rsidR="004605FC" w:rsidRPr="007264F7">
        <w:rPr>
          <w:sz w:val="24"/>
          <w:szCs w:val="24"/>
          <w:cs/>
        </w:rPr>
        <w:t xml:space="preserve"> जातिं</w:t>
      </w:r>
      <w:r w:rsidR="004605FC" w:rsidRPr="007264F7">
        <w:rPr>
          <w:rFonts w:hint="cs"/>
          <w:sz w:val="24"/>
          <w:szCs w:val="24"/>
          <w:cs/>
          <w:lang w:bidi="sa-IN"/>
        </w:rPr>
        <w:t xml:space="preserve"> च</w:t>
      </w:r>
      <w:r w:rsidR="004605FC" w:rsidRPr="007264F7">
        <w:rPr>
          <w:sz w:val="24"/>
          <w:szCs w:val="24"/>
          <w:cs/>
        </w:rPr>
        <w:t xml:space="preserve"> मरणं च </w:t>
      </w:r>
      <w:r w:rsidR="004605FC" w:rsidRPr="007264F7">
        <w:rPr>
          <w:rFonts w:hint="cs"/>
          <w:sz w:val="24"/>
          <w:szCs w:val="24"/>
          <w:cs/>
          <w:lang w:bidi="sa-IN"/>
        </w:rPr>
        <w:t>ज</w:t>
      </w:r>
      <w:r w:rsidR="004605FC" w:rsidRPr="007264F7">
        <w:rPr>
          <w:rFonts w:hint="cs"/>
          <w:sz w:val="24"/>
          <w:szCs w:val="24"/>
          <w:cs/>
        </w:rPr>
        <w:t>नो</w:t>
      </w:r>
      <w:r w:rsidR="004605FC" w:rsidRPr="007264F7">
        <w:rPr>
          <w:sz w:val="24"/>
          <w:szCs w:val="24"/>
          <w:cs/>
        </w:rPr>
        <w:t>ववा</w:t>
      </w:r>
      <w:r w:rsidR="004605FC" w:rsidRPr="007264F7">
        <w:rPr>
          <w:rFonts w:hint="cs"/>
          <w:sz w:val="24"/>
          <w:szCs w:val="24"/>
          <w:cs/>
          <w:lang w:bidi="sa-IN"/>
        </w:rPr>
        <w:t>यं</w:t>
      </w:r>
      <w:r w:rsidR="004605FC" w:rsidRPr="007264F7">
        <w:rPr>
          <w:sz w:val="24"/>
          <w:szCs w:val="24"/>
          <w:cs/>
        </w:rPr>
        <w:t xml:space="preserve"> ।।</w:t>
      </w:r>
    </w:p>
    <w:p w:rsidR="00171F53" w:rsidRDefault="00171F53" w:rsidP="00171F53">
      <w:pPr>
        <w:spacing w:after="0" w:line="240" w:lineRule="auto"/>
        <w:ind w:right="1708"/>
        <w:contextualSpacing/>
        <w:rPr>
          <w:rFonts w:cs="Mangal"/>
          <w:sz w:val="24"/>
          <w:szCs w:val="24"/>
        </w:rPr>
      </w:pPr>
      <w:r>
        <w:rPr>
          <w:rFonts w:cs="Mangal" w:hint="cs"/>
          <w:sz w:val="24"/>
          <w:szCs w:val="24"/>
          <w:cs/>
        </w:rPr>
        <w:lastRenderedPageBreak/>
        <w:t>सु</w:t>
      </w:r>
      <w:r w:rsidR="00580057">
        <w:rPr>
          <w:rFonts w:cs="Mangal" w:hint="cs"/>
          <w:sz w:val="24"/>
          <w:szCs w:val="24"/>
          <w:cs/>
        </w:rPr>
        <w:t>यक्खंधो-१, अज्झयणं-१२, उद्देसो-</w:t>
      </w:r>
    </w:p>
    <w:tbl>
      <w:tblPr>
        <w:tblW w:w="10140" w:type="dxa"/>
        <w:tblInd w:w="93" w:type="dxa"/>
        <w:tblBorders>
          <w:top w:val="single" w:sz="4" w:space="0" w:color="auto"/>
        </w:tblBorders>
        <w:tblLook w:val="04A0"/>
      </w:tblPr>
      <w:tblGrid>
        <w:gridCol w:w="10140"/>
      </w:tblGrid>
      <w:tr w:rsidR="00171F53" w:rsidTr="00900160">
        <w:trPr>
          <w:trHeight w:val="228"/>
        </w:trPr>
        <w:tc>
          <w:tcPr>
            <w:tcW w:w="10140" w:type="dxa"/>
            <w:tcBorders>
              <w:top w:val="single" w:sz="4" w:space="0" w:color="FF0000"/>
              <w:left w:val="nil"/>
              <w:bottom w:val="nil"/>
              <w:right w:val="nil"/>
            </w:tcBorders>
          </w:tcPr>
          <w:p w:rsidR="00171F53" w:rsidRDefault="00171F53"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५५५</w:t>
      </w:r>
      <w:r w:rsidRPr="0069493C">
        <w:rPr>
          <w:color w:val="00B050"/>
          <w:sz w:val="24"/>
          <w:szCs w:val="24"/>
        </w:rPr>
        <w:t>]</w:t>
      </w:r>
      <w:r w:rsidR="00D470B6">
        <w:rPr>
          <w:rFonts w:hint="cs"/>
          <w:color w:val="00B050"/>
          <w:sz w:val="24"/>
          <w:szCs w:val="24"/>
          <w:cs/>
        </w:rPr>
        <w:tab/>
      </w:r>
      <w:r w:rsidR="004605FC" w:rsidRPr="007264F7">
        <w:rPr>
          <w:bCs w:val="0"/>
          <w:sz w:val="24"/>
          <w:szCs w:val="24"/>
          <w:cs/>
        </w:rPr>
        <w:t>अहो</w:t>
      </w:r>
      <w:r w:rsidR="004605FC" w:rsidRPr="007264F7">
        <w:rPr>
          <w:rFonts w:hint="cs"/>
          <w:bCs w:val="0"/>
          <w:sz w:val="24"/>
          <w:szCs w:val="24"/>
          <w:cs/>
          <w:lang w:bidi="sa-IN"/>
        </w:rPr>
        <w:t>ऽ</w:t>
      </w:r>
      <w:r w:rsidR="004605FC" w:rsidRPr="007264F7">
        <w:rPr>
          <w:bCs w:val="0"/>
          <w:sz w:val="24"/>
          <w:szCs w:val="24"/>
          <w:cs/>
        </w:rPr>
        <w:t>वि सत्ताण विउट्टणं च</w:t>
      </w:r>
      <w:r w:rsidR="004605FC" w:rsidRPr="007264F7">
        <w:rPr>
          <w:rFonts w:hint="cs"/>
          <w:bCs w:val="0"/>
          <w:sz w:val="24"/>
          <w:szCs w:val="24"/>
          <w:cs/>
          <w:lang w:bidi="sa-IN"/>
        </w:rPr>
        <w:t>,</w:t>
      </w:r>
      <w:r w:rsidR="004605FC" w:rsidRPr="007264F7">
        <w:rPr>
          <w:bCs w:val="0"/>
          <w:sz w:val="24"/>
          <w:szCs w:val="24"/>
          <w:cs/>
        </w:rPr>
        <w:t xml:space="preserve"> नो आसवं जाणति संवरं च</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दुक्खं च जो जाणइ निज्जरं च</w:t>
      </w:r>
      <w:r w:rsidR="004605FC" w:rsidRPr="007264F7">
        <w:rPr>
          <w:rFonts w:hint="cs"/>
          <w:sz w:val="24"/>
          <w:szCs w:val="24"/>
          <w:cs/>
          <w:lang w:bidi="sa-IN"/>
        </w:rPr>
        <w:t>,</w:t>
      </w:r>
      <w:r w:rsidR="004605FC" w:rsidRPr="007264F7">
        <w:rPr>
          <w:sz w:val="24"/>
          <w:szCs w:val="24"/>
          <w:cs/>
        </w:rPr>
        <w:t xml:space="preserve"> सो भासिउमरिहति किरियवादं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५५६</w:t>
      </w:r>
      <w:r w:rsidRPr="0069493C">
        <w:rPr>
          <w:color w:val="00B050"/>
          <w:sz w:val="24"/>
          <w:szCs w:val="24"/>
        </w:rPr>
        <w:t>]</w:t>
      </w:r>
      <w:r w:rsidR="00D470B6">
        <w:rPr>
          <w:rFonts w:hint="cs"/>
          <w:color w:val="00B050"/>
          <w:sz w:val="24"/>
          <w:szCs w:val="24"/>
          <w:cs/>
        </w:rPr>
        <w:tab/>
      </w:r>
      <w:r w:rsidR="004605FC" w:rsidRPr="007264F7">
        <w:rPr>
          <w:bCs w:val="0"/>
          <w:sz w:val="24"/>
          <w:szCs w:val="24"/>
          <w:cs/>
        </w:rPr>
        <w:t>सद्देसु रूवेसु असज्जमाणे</w:t>
      </w:r>
      <w:r w:rsidR="004605FC" w:rsidRPr="007264F7">
        <w:rPr>
          <w:rFonts w:hint="cs"/>
          <w:bCs w:val="0"/>
          <w:sz w:val="24"/>
          <w:szCs w:val="24"/>
          <w:cs/>
          <w:lang w:bidi="sa-IN"/>
        </w:rPr>
        <w:t>,</w:t>
      </w:r>
      <w:r w:rsidR="004605FC" w:rsidRPr="007264F7">
        <w:rPr>
          <w:bCs w:val="0"/>
          <w:sz w:val="24"/>
          <w:szCs w:val="24"/>
          <w:cs/>
        </w:rPr>
        <w:t xml:space="preserve"> रसेसु गंधेसु अदुस्समाणे</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 w:val="left" w:pos="9810"/>
        </w:tabs>
        <w:spacing w:after="0"/>
        <w:ind w:right="268" w:firstLine="1440"/>
        <w:jc w:val="distribute"/>
        <w:rPr>
          <w:sz w:val="24"/>
          <w:szCs w:val="24"/>
        </w:rPr>
      </w:pPr>
      <w:r>
        <w:rPr>
          <w:rFonts w:hint="cs"/>
          <w:sz w:val="24"/>
          <w:szCs w:val="24"/>
          <w:cs/>
        </w:rPr>
        <w:tab/>
      </w:r>
      <w:r w:rsidR="004605FC" w:rsidRPr="007264F7">
        <w:rPr>
          <w:sz w:val="24"/>
          <w:szCs w:val="24"/>
          <w:cs/>
        </w:rPr>
        <w:t>नो जीवियं नो मरणाभिकंखे</w:t>
      </w:r>
      <w:r w:rsidR="004605FC" w:rsidRPr="007264F7">
        <w:rPr>
          <w:rFonts w:hint="cs"/>
          <w:sz w:val="24"/>
          <w:szCs w:val="24"/>
          <w:cs/>
          <w:lang w:bidi="sa-IN"/>
        </w:rPr>
        <w:t>,</w:t>
      </w:r>
      <w:r w:rsidR="004605FC" w:rsidRPr="007264F7">
        <w:rPr>
          <w:sz w:val="24"/>
          <w:szCs w:val="24"/>
          <w:cs/>
        </w:rPr>
        <w:t xml:space="preserve"> आयाणगुत्ते वलया विमुक्के</w:t>
      </w:r>
      <w:r w:rsidR="004605FC" w:rsidRPr="007264F7">
        <w:rPr>
          <w:rFonts w:hint="cs"/>
          <w:sz w:val="24"/>
          <w:szCs w:val="24"/>
          <w:cs/>
          <w:lang w:bidi="sa-IN"/>
        </w:rPr>
        <w:t xml:space="preserve"> ।। </w:t>
      </w:r>
      <w:r w:rsidR="004605FC" w:rsidRPr="007264F7">
        <w:rPr>
          <w:sz w:val="24"/>
          <w:szCs w:val="24"/>
          <w:cs/>
        </w:rPr>
        <w:t>त्ति बेमि</w:t>
      </w:r>
    </w:p>
    <w:p w:rsidR="004605FC" w:rsidRPr="00580057" w:rsidRDefault="004605FC" w:rsidP="002F3981">
      <w:pPr>
        <w:spacing w:after="0" w:line="240" w:lineRule="auto"/>
        <w:ind w:right="-2"/>
        <w:jc w:val="center"/>
        <w:rPr>
          <w:b/>
          <w:bCs/>
          <w:color w:val="0BA51A"/>
          <w:sz w:val="24"/>
          <w:szCs w:val="24"/>
          <w:cs/>
        </w:rPr>
      </w:pPr>
      <w:r w:rsidRPr="00580057">
        <w:rPr>
          <w:rFonts w:cs="Mangal" w:hint="cs"/>
          <w:b/>
          <w:bCs/>
          <w:color w:val="0BA51A"/>
          <w:sz w:val="24"/>
          <w:szCs w:val="24"/>
          <w:cs/>
        </w:rPr>
        <w:t>मुनि</w:t>
      </w:r>
      <w:r w:rsidRPr="00580057">
        <w:rPr>
          <w:rFonts w:hint="cs"/>
          <w:b/>
          <w:bCs/>
          <w:color w:val="0BA51A"/>
          <w:sz w:val="24"/>
          <w:szCs w:val="24"/>
          <w:cs/>
        </w:rPr>
        <w:t xml:space="preserve"> </w:t>
      </w:r>
      <w:r w:rsidRPr="00580057">
        <w:rPr>
          <w:rFonts w:cs="Mangal" w:hint="cs"/>
          <w:b/>
          <w:bCs/>
          <w:color w:val="0BA51A"/>
          <w:sz w:val="24"/>
          <w:szCs w:val="24"/>
          <w:cs/>
        </w:rPr>
        <w:t>दीपरत्नसागरेण</w:t>
      </w:r>
      <w:r w:rsidRPr="00580057">
        <w:rPr>
          <w:rFonts w:hint="cs"/>
          <w:b/>
          <w:bCs/>
          <w:color w:val="0BA51A"/>
          <w:sz w:val="24"/>
          <w:szCs w:val="24"/>
          <w:cs/>
        </w:rPr>
        <w:t xml:space="preserve"> </w:t>
      </w:r>
      <w:r w:rsidRPr="00580057">
        <w:rPr>
          <w:rFonts w:cs="Mangal" w:hint="cs"/>
          <w:b/>
          <w:bCs/>
          <w:color w:val="0BA51A"/>
          <w:sz w:val="24"/>
          <w:szCs w:val="24"/>
          <w:cs/>
        </w:rPr>
        <w:t>संशोधितः</w:t>
      </w:r>
      <w:r w:rsidRPr="00580057">
        <w:rPr>
          <w:rFonts w:hint="cs"/>
          <w:b/>
          <w:bCs/>
          <w:color w:val="0BA51A"/>
          <w:sz w:val="24"/>
          <w:szCs w:val="24"/>
          <w:cs/>
        </w:rPr>
        <w:t xml:space="preserve"> </w:t>
      </w:r>
      <w:r w:rsidRPr="00580057">
        <w:rPr>
          <w:rFonts w:cs="Mangal" w:hint="cs"/>
          <w:b/>
          <w:bCs/>
          <w:color w:val="0BA51A"/>
          <w:sz w:val="24"/>
          <w:szCs w:val="24"/>
          <w:cs/>
        </w:rPr>
        <w:t>सम्पादितश्च</w:t>
      </w:r>
      <w:r w:rsidRPr="00580057">
        <w:rPr>
          <w:rFonts w:hint="cs"/>
          <w:b/>
          <w:bCs/>
          <w:color w:val="0BA51A"/>
          <w:sz w:val="24"/>
          <w:szCs w:val="24"/>
          <w:cs/>
        </w:rPr>
        <w:t xml:space="preserve"> </w:t>
      </w:r>
      <w:r w:rsidRPr="00580057">
        <w:rPr>
          <w:b/>
          <w:bCs/>
          <w:color w:val="0BA51A"/>
          <w:sz w:val="24"/>
          <w:szCs w:val="24"/>
        </w:rPr>
        <w:t>“</w:t>
      </w:r>
      <w:r w:rsidRPr="00580057">
        <w:rPr>
          <w:rFonts w:cs="Mangal" w:hint="cs"/>
          <w:b/>
          <w:bCs/>
          <w:color w:val="0BA51A"/>
          <w:sz w:val="24"/>
          <w:szCs w:val="24"/>
          <w:cs/>
        </w:rPr>
        <w:t>बारसमं</w:t>
      </w:r>
      <w:r w:rsidRPr="00580057">
        <w:rPr>
          <w:rFonts w:hint="cs"/>
          <w:b/>
          <w:bCs/>
          <w:color w:val="0BA51A"/>
          <w:sz w:val="24"/>
          <w:szCs w:val="24"/>
          <w:cs/>
        </w:rPr>
        <w:t xml:space="preserve"> </w:t>
      </w:r>
      <w:r w:rsidRPr="00580057">
        <w:rPr>
          <w:rFonts w:cs="Mangal" w:hint="cs"/>
          <w:b/>
          <w:bCs/>
          <w:color w:val="0BA51A"/>
          <w:sz w:val="24"/>
          <w:szCs w:val="24"/>
          <w:cs/>
        </w:rPr>
        <w:t>अज्झयणं</w:t>
      </w:r>
      <w:r w:rsidRPr="00580057">
        <w:rPr>
          <w:rFonts w:hint="cs"/>
          <w:b/>
          <w:bCs/>
          <w:color w:val="0BA51A"/>
          <w:sz w:val="24"/>
          <w:szCs w:val="24"/>
          <w:cs/>
        </w:rPr>
        <w:t xml:space="preserve"> </w:t>
      </w:r>
      <w:r w:rsidRPr="00580057">
        <w:rPr>
          <w:rFonts w:cs="Mangal" w:hint="cs"/>
          <w:b/>
          <w:bCs/>
          <w:color w:val="0BA51A"/>
          <w:sz w:val="24"/>
          <w:szCs w:val="24"/>
          <w:cs/>
        </w:rPr>
        <w:t>समत्तं</w:t>
      </w:r>
      <w:r w:rsidRPr="00580057">
        <w:rPr>
          <w:b/>
          <w:bCs/>
          <w:color w:val="0BA51A"/>
          <w:sz w:val="24"/>
          <w:szCs w:val="24"/>
        </w:rPr>
        <w:t>”</w:t>
      </w:r>
    </w:p>
    <w:p w:rsidR="004605FC" w:rsidRPr="00171F53" w:rsidRDefault="00580057" w:rsidP="002F3981">
      <w:pPr>
        <w:pStyle w:val="H2Hindi"/>
        <w:rPr>
          <w:sz w:val="32"/>
          <w:szCs w:val="32"/>
        </w:rPr>
      </w:pPr>
      <w:bookmarkStart w:id="31" w:name="_Toc318398183"/>
      <w:r>
        <w:rPr>
          <w:sz w:val="32"/>
          <w:szCs w:val="32"/>
        </w:rPr>
        <w:t>0</w:t>
      </w:r>
      <w:r w:rsidR="004605FC" w:rsidRPr="00171F53">
        <w:rPr>
          <w:rFonts w:hint="cs"/>
          <w:sz w:val="32"/>
          <w:szCs w:val="32"/>
          <w:cs/>
        </w:rPr>
        <w:t xml:space="preserve"> </w:t>
      </w:r>
      <w:r w:rsidR="004605FC" w:rsidRPr="00171F53">
        <w:rPr>
          <w:sz w:val="32"/>
          <w:szCs w:val="32"/>
          <w:cs/>
        </w:rPr>
        <w:t>तेरसमं अज्झयणं-</w:t>
      </w:r>
      <w:r w:rsidR="00C34417">
        <w:rPr>
          <w:sz w:val="32"/>
          <w:szCs w:val="32"/>
        </w:rPr>
        <w:t xml:space="preserve"> </w:t>
      </w:r>
      <w:r w:rsidR="004605FC" w:rsidRPr="00171F53">
        <w:rPr>
          <w:sz w:val="32"/>
          <w:szCs w:val="32"/>
          <w:cs/>
        </w:rPr>
        <w:t>आहत्तहीयं</w:t>
      </w:r>
      <w:bookmarkEnd w:id="31"/>
      <w:r w:rsidR="004605FC" w:rsidRPr="00171F53">
        <w:rPr>
          <w:rFonts w:hint="cs"/>
          <w:sz w:val="32"/>
          <w:szCs w:val="32"/>
          <w:cs/>
        </w:rPr>
        <w:t xml:space="preserve"> </w:t>
      </w:r>
      <w:r>
        <w:rPr>
          <w:sz w:val="32"/>
          <w:szCs w:val="32"/>
        </w:rPr>
        <w:t>0</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५५७</w:t>
      </w:r>
      <w:r w:rsidRPr="0069493C">
        <w:rPr>
          <w:color w:val="00B050"/>
          <w:sz w:val="24"/>
          <w:szCs w:val="24"/>
        </w:rPr>
        <w:t>]</w:t>
      </w:r>
      <w:r w:rsidR="00D470B6">
        <w:rPr>
          <w:rFonts w:hint="cs"/>
          <w:color w:val="00B050"/>
          <w:sz w:val="24"/>
          <w:szCs w:val="24"/>
          <w:cs/>
        </w:rPr>
        <w:tab/>
      </w:r>
      <w:r w:rsidR="004605FC" w:rsidRPr="007264F7">
        <w:rPr>
          <w:bCs w:val="0"/>
          <w:sz w:val="24"/>
          <w:szCs w:val="24"/>
          <w:cs/>
        </w:rPr>
        <w:t>आहत्तहीयं तु पवेयइस्स</w:t>
      </w:r>
      <w:r w:rsidR="004605FC" w:rsidRPr="007264F7">
        <w:rPr>
          <w:rFonts w:hint="cs"/>
          <w:bCs w:val="0"/>
          <w:sz w:val="24"/>
          <w:szCs w:val="24"/>
          <w:cs/>
        </w:rPr>
        <w:t>ं</w:t>
      </w:r>
      <w:r w:rsidR="004605FC" w:rsidRPr="007264F7">
        <w:rPr>
          <w:rFonts w:hint="cs"/>
          <w:bCs w:val="0"/>
          <w:sz w:val="24"/>
          <w:szCs w:val="24"/>
          <w:cs/>
          <w:lang w:bidi="sa-IN"/>
        </w:rPr>
        <w:t>,</w:t>
      </w:r>
      <w:r w:rsidR="004605FC" w:rsidRPr="007264F7">
        <w:rPr>
          <w:bCs w:val="0"/>
          <w:sz w:val="24"/>
          <w:szCs w:val="24"/>
          <w:cs/>
        </w:rPr>
        <w:t xml:space="preserve"> नाणप्पगारं पुरिसस्स जातं</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सतो य धम्मं असतो य सीलं</w:t>
      </w:r>
      <w:r w:rsidR="004605FC" w:rsidRPr="007264F7">
        <w:rPr>
          <w:rFonts w:hint="cs"/>
          <w:sz w:val="24"/>
          <w:szCs w:val="24"/>
          <w:cs/>
          <w:lang w:bidi="sa-IN"/>
        </w:rPr>
        <w:t>,</w:t>
      </w:r>
      <w:r w:rsidR="004605FC" w:rsidRPr="007264F7">
        <w:rPr>
          <w:sz w:val="24"/>
          <w:szCs w:val="24"/>
          <w:cs/>
        </w:rPr>
        <w:t xml:space="preserve"> संति</w:t>
      </w:r>
      <w:r w:rsidR="004605FC" w:rsidRPr="007264F7">
        <w:rPr>
          <w:rFonts w:hint="cs"/>
          <w:sz w:val="24"/>
          <w:szCs w:val="24"/>
          <w:cs/>
          <w:lang w:bidi="sa-IN"/>
        </w:rPr>
        <w:t>ं</w:t>
      </w:r>
      <w:r w:rsidR="004605FC" w:rsidRPr="007264F7">
        <w:rPr>
          <w:sz w:val="24"/>
          <w:szCs w:val="24"/>
          <w:cs/>
        </w:rPr>
        <w:t xml:space="preserve"> असंति</w:t>
      </w:r>
      <w:r w:rsidR="004605FC" w:rsidRPr="007264F7">
        <w:rPr>
          <w:rFonts w:hint="cs"/>
          <w:sz w:val="24"/>
          <w:szCs w:val="24"/>
          <w:cs/>
          <w:lang w:bidi="sa-IN"/>
        </w:rPr>
        <w:t>ं</w:t>
      </w:r>
      <w:r w:rsidR="004605FC" w:rsidRPr="007264F7">
        <w:rPr>
          <w:sz w:val="24"/>
          <w:szCs w:val="24"/>
          <w:cs/>
        </w:rPr>
        <w:t xml:space="preserve"> करिस्सामि पाउं ।।</w:t>
      </w:r>
    </w:p>
    <w:p w:rsidR="004605FC" w:rsidRPr="007264F7" w:rsidRDefault="002F3981"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५५८</w:t>
      </w:r>
      <w:r w:rsidRPr="0069493C">
        <w:rPr>
          <w:color w:val="00B050"/>
          <w:sz w:val="24"/>
          <w:szCs w:val="24"/>
        </w:rPr>
        <w:t>]</w:t>
      </w:r>
      <w:r w:rsidR="00D470B6">
        <w:rPr>
          <w:rFonts w:hint="cs"/>
          <w:color w:val="00B050"/>
          <w:sz w:val="24"/>
          <w:szCs w:val="24"/>
          <w:cs/>
        </w:rPr>
        <w:tab/>
      </w:r>
      <w:r w:rsidR="004605FC" w:rsidRPr="007264F7">
        <w:rPr>
          <w:bCs w:val="0"/>
          <w:sz w:val="24"/>
          <w:szCs w:val="24"/>
          <w:cs/>
        </w:rPr>
        <w:t>अहो य रातो य समुट्ठितेहिं</w:t>
      </w:r>
      <w:r w:rsidR="004605FC" w:rsidRPr="007264F7">
        <w:rPr>
          <w:rFonts w:hint="cs"/>
          <w:bCs w:val="0"/>
          <w:sz w:val="24"/>
          <w:szCs w:val="24"/>
          <w:cs/>
          <w:lang w:bidi="sa-IN"/>
        </w:rPr>
        <w:t>,</w:t>
      </w:r>
      <w:r w:rsidR="004605FC" w:rsidRPr="007264F7">
        <w:rPr>
          <w:bCs w:val="0"/>
          <w:sz w:val="24"/>
          <w:szCs w:val="24"/>
          <w:cs/>
        </w:rPr>
        <w:t xml:space="preserve"> तहागतेहिं पडिलब्भ धम्मं</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समाहिमा</w:t>
      </w:r>
      <w:r w:rsidR="004605FC" w:rsidRPr="007264F7">
        <w:rPr>
          <w:rFonts w:hint="cs"/>
          <w:sz w:val="24"/>
          <w:szCs w:val="24"/>
          <w:cs/>
          <w:lang w:bidi="sa-IN"/>
        </w:rPr>
        <w:t>घा</w:t>
      </w:r>
      <w:r w:rsidR="004605FC" w:rsidRPr="007264F7">
        <w:rPr>
          <w:sz w:val="24"/>
          <w:szCs w:val="24"/>
          <w:cs/>
        </w:rPr>
        <w:t>तमजोसयंता</w:t>
      </w:r>
      <w:r w:rsidR="004605FC" w:rsidRPr="007264F7">
        <w:rPr>
          <w:rFonts w:hint="cs"/>
          <w:sz w:val="24"/>
          <w:szCs w:val="24"/>
          <w:cs/>
          <w:lang w:bidi="sa-IN"/>
        </w:rPr>
        <w:t>,</w:t>
      </w:r>
      <w:r w:rsidR="004605FC" w:rsidRPr="007264F7">
        <w:rPr>
          <w:sz w:val="24"/>
          <w:szCs w:val="24"/>
          <w:cs/>
        </w:rPr>
        <w:t xml:space="preserve"> सत्थारमेव</w:t>
      </w:r>
      <w:r w:rsidR="004605FC" w:rsidRPr="007264F7">
        <w:rPr>
          <w:rFonts w:hint="cs"/>
          <w:sz w:val="24"/>
          <w:szCs w:val="24"/>
          <w:cs/>
        </w:rPr>
        <w:t>ं</w:t>
      </w:r>
      <w:r w:rsidR="004605FC" w:rsidRPr="007264F7">
        <w:rPr>
          <w:sz w:val="24"/>
          <w:szCs w:val="24"/>
          <w:cs/>
        </w:rPr>
        <w:t xml:space="preserve"> फरुसं वयंति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५५९</w:t>
      </w:r>
      <w:r w:rsidRPr="0069493C">
        <w:rPr>
          <w:color w:val="00B050"/>
          <w:sz w:val="24"/>
          <w:szCs w:val="24"/>
        </w:rPr>
        <w:t>]</w:t>
      </w:r>
      <w:r w:rsidR="00D470B6">
        <w:rPr>
          <w:rFonts w:hint="cs"/>
          <w:color w:val="00B050"/>
          <w:sz w:val="24"/>
          <w:szCs w:val="24"/>
          <w:cs/>
        </w:rPr>
        <w:tab/>
      </w:r>
      <w:r w:rsidR="004605FC" w:rsidRPr="007264F7">
        <w:rPr>
          <w:bCs w:val="0"/>
          <w:sz w:val="24"/>
          <w:szCs w:val="24"/>
          <w:cs/>
        </w:rPr>
        <w:t>विसोहियं ते अ</w:t>
      </w:r>
      <w:r w:rsidR="004605FC" w:rsidRPr="007264F7">
        <w:rPr>
          <w:rFonts w:hint="cs"/>
          <w:bCs w:val="0"/>
          <w:sz w:val="24"/>
          <w:szCs w:val="24"/>
          <w:cs/>
          <w:lang w:bidi="sa-IN"/>
        </w:rPr>
        <w:t>नु</w:t>
      </w:r>
      <w:r w:rsidR="004605FC" w:rsidRPr="007264F7">
        <w:rPr>
          <w:bCs w:val="0"/>
          <w:sz w:val="24"/>
          <w:szCs w:val="24"/>
          <w:cs/>
        </w:rPr>
        <w:t>काहयंते</w:t>
      </w:r>
      <w:r w:rsidR="004605FC" w:rsidRPr="007264F7">
        <w:rPr>
          <w:rFonts w:hint="cs"/>
          <w:bCs w:val="0"/>
          <w:sz w:val="24"/>
          <w:szCs w:val="24"/>
          <w:cs/>
          <w:lang w:bidi="sa-IN"/>
        </w:rPr>
        <w:t>,</w:t>
      </w:r>
      <w:r w:rsidR="004605FC" w:rsidRPr="007264F7">
        <w:rPr>
          <w:bCs w:val="0"/>
          <w:sz w:val="24"/>
          <w:szCs w:val="24"/>
          <w:cs/>
        </w:rPr>
        <w:t xml:space="preserve"> जे </w:t>
      </w:r>
      <w:r w:rsidR="004605FC" w:rsidRPr="007264F7">
        <w:rPr>
          <w:rFonts w:hint="cs"/>
          <w:bCs w:val="0"/>
          <w:sz w:val="24"/>
          <w:szCs w:val="24"/>
          <w:cs/>
          <w:lang w:bidi="sa-IN"/>
        </w:rPr>
        <w:t>आ</w:t>
      </w:r>
      <w:r w:rsidR="004605FC" w:rsidRPr="007264F7">
        <w:rPr>
          <w:bCs w:val="0"/>
          <w:sz w:val="24"/>
          <w:szCs w:val="24"/>
          <w:cs/>
        </w:rPr>
        <w:t>तभावेण वियागरेज्जा</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अट्ठाणिए होइ ब</w:t>
      </w:r>
      <w:r w:rsidR="004605FC" w:rsidRPr="007264F7">
        <w:rPr>
          <w:rFonts w:hint="cs"/>
          <w:sz w:val="24"/>
          <w:szCs w:val="24"/>
          <w:cs/>
          <w:lang w:bidi="sa-IN"/>
        </w:rPr>
        <w:t>हु</w:t>
      </w:r>
      <w:r w:rsidR="004605FC" w:rsidRPr="007264F7">
        <w:rPr>
          <w:sz w:val="24"/>
          <w:szCs w:val="24"/>
          <w:cs/>
        </w:rPr>
        <w:t>गुणाणं</w:t>
      </w:r>
      <w:r w:rsidR="004605FC" w:rsidRPr="007264F7">
        <w:rPr>
          <w:rFonts w:hint="cs"/>
          <w:sz w:val="24"/>
          <w:szCs w:val="24"/>
          <w:cs/>
          <w:lang w:bidi="sa-IN"/>
        </w:rPr>
        <w:t>,</w:t>
      </w:r>
      <w:r w:rsidR="004605FC" w:rsidRPr="007264F7">
        <w:rPr>
          <w:sz w:val="24"/>
          <w:szCs w:val="24"/>
          <w:cs/>
        </w:rPr>
        <w:t xml:space="preserve"> जे नाणसंकाए मुसं वदेज्जा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५६०</w:t>
      </w:r>
      <w:r w:rsidRPr="0069493C">
        <w:rPr>
          <w:color w:val="00B050"/>
          <w:sz w:val="24"/>
          <w:szCs w:val="24"/>
        </w:rPr>
        <w:t>]</w:t>
      </w:r>
      <w:r w:rsidR="00D470B6">
        <w:rPr>
          <w:rFonts w:hint="cs"/>
          <w:color w:val="00B050"/>
          <w:sz w:val="24"/>
          <w:szCs w:val="24"/>
          <w:cs/>
        </w:rPr>
        <w:tab/>
      </w:r>
      <w:r w:rsidR="004605FC" w:rsidRPr="007264F7">
        <w:rPr>
          <w:bCs w:val="0"/>
          <w:sz w:val="24"/>
          <w:szCs w:val="24"/>
          <w:cs/>
        </w:rPr>
        <w:t>जे यावि पुट्ठा पलिउंचयंति</w:t>
      </w:r>
      <w:r w:rsidR="004605FC" w:rsidRPr="007264F7">
        <w:rPr>
          <w:rFonts w:hint="cs"/>
          <w:bCs w:val="0"/>
          <w:sz w:val="24"/>
          <w:szCs w:val="24"/>
          <w:cs/>
          <w:lang w:bidi="sa-IN"/>
        </w:rPr>
        <w:t>,</w:t>
      </w:r>
      <w:r w:rsidR="004605FC" w:rsidRPr="007264F7">
        <w:rPr>
          <w:bCs w:val="0"/>
          <w:sz w:val="24"/>
          <w:szCs w:val="24"/>
          <w:cs/>
        </w:rPr>
        <w:t xml:space="preserve"> आदाणमट्ठं खलु वंचयंति</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असाहुणो ते इह साहुमाणी</w:t>
      </w:r>
      <w:r w:rsidR="004605FC" w:rsidRPr="007264F7">
        <w:rPr>
          <w:rFonts w:hint="cs"/>
          <w:sz w:val="24"/>
          <w:szCs w:val="24"/>
          <w:cs/>
          <w:lang w:bidi="sa-IN"/>
        </w:rPr>
        <w:t>,</w:t>
      </w:r>
      <w:r w:rsidR="004605FC" w:rsidRPr="007264F7">
        <w:rPr>
          <w:sz w:val="24"/>
          <w:szCs w:val="24"/>
          <w:cs/>
        </w:rPr>
        <w:t xml:space="preserve"> मायण्णि</w:t>
      </w:r>
      <w:r w:rsidR="004605FC" w:rsidRPr="007264F7">
        <w:rPr>
          <w:rFonts w:hint="cs"/>
          <w:sz w:val="24"/>
          <w:szCs w:val="24"/>
          <w:cs/>
          <w:lang w:bidi="sa-IN"/>
        </w:rPr>
        <w:t xml:space="preserve"> </w:t>
      </w:r>
      <w:r w:rsidR="004605FC" w:rsidRPr="007264F7">
        <w:rPr>
          <w:sz w:val="24"/>
          <w:szCs w:val="24"/>
          <w:cs/>
        </w:rPr>
        <w:t>ए</w:t>
      </w:r>
      <w:r w:rsidR="004605FC" w:rsidRPr="007264F7">
        <w:rPr>
          <w:rFonts w:hint="cs"/>
          <w:sz w:val="24"/>
          <w:szCs w:val="24"/>
          <w:cs/>
          <w:lang w:bidi="sa-IN"/>
        </w:rPr>
        <w:t>सं</w:t>
      </w:r>
      <w:r w:rsidR="004605FC" w:rsidRPr="007264F7">
        <w:rPr>
          <w:sz w:val="24"/>
          <w:szCs w:val="24"/>
          <w:cs/>
        </w:rPr>
        <w:t>ति अ</w:t>
      </w:r>
      <w:r w:rsidR="004605FC" w:rsidRPr="007264F7">
        <w:rPr>
          <w:rFonts w:hint="cs"/>
          <w:sz w:val="24"/>
          <w:szCs w:val="24"/>
          <w:cs/>
          <w:lang w:bidi="sa-IN"/>
        </w:rPr>
        <w:t>नं</w:t>
      </w:r>
      <w:r w:rsidR="004605FC" w:rsidRPr="007264F7">
        <w:rPr>
          <w:sz w:val="24"/>
          <w:szCs w:val="24"/>
          <w:cs/>
        </w:rPr>
        <w:t>त</w:t>
      </w:r>
      <w:r w:rsidR="004605FC" w:rsidRPr="007264F7">
        <w:rPr>
          <w:rFonts w:hint="cs"/>
          <w:sz w:val="24"/>
          <w:szCs w:val="24"/>
          <w:cs/>
          <w:lang w:bidi="sa-IN"/>
        </w:rPr>
        <w:t>घा</w:t>
      </w:r>
      <w:r w:rsidR="004605FC" w:rsidRPr="007264F7">
        <w:rPr>
          <w:sz w:val="24"/>
          <w:szCs w:val="24"/>
          <w:cs/>
        </w:rPr>
        <w:t>तं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५६१</w:t>
      </w:r>
      <w:r w:rsidRPr="0069493C">
        <w:rPr>
          <w:color w:val="00B050"/>
          <w:sz w:val="24"/>
          <w:szCs w:val="24"/>
        </w:rPr>
        <w:t>]</w:t>
      </w:r>
      <w:r w:rsidR="00D470B6">
        <w:rPr>
          <w:rFonts w:hint="cs"/>
          <w:color w:val="00B050"/>
          <w:sz w:val="24"/>
          <w:szCs w:val="24"/>
          <w:cs/>
        </w:rPr>
        <w:tab/>
      </w:r>
      <w:r w:rsidR="004605FC" w:rsidRPr="007264F7">
        <w:rPr>
          <w:bCs w:val="0"/>
          <w:sz w:val="24"/>
          <w:szCs w:val="24"/>
          <w:cs/>
        </w:rPr>
        <w:t>जे कोहणे होइ जगट्ठभासी</w:t>
      </w:r>
      <w:r w:rsidR="004605FC" w:rsidRPr="007264F7">
        <w:rPr>
          <w:rFonts w:hint="cs"/>
          <w:bCs w:val="0"/>
          <w:sz w:val="24"/>
          <w:szCs w:val="24"/>
          <w:cs/>
          <w:lang w:bidi="sa-IN"/>
        </w:rPr>
        <w:t>,</w:t>
      </w:r>
      <w:r w:rsidR="004605FC" w:rsidRPr="007264F7">
        <w:rPr>
          <w:bCs w:val="0"/>
          <w:sz w:val="24"/>
          <w:szCs w:val="24"/>
          <w:cs/>
        </w:rPr>
        <w:t xml:space="preserve"> विओसितं जे </w:t>
      </w:r>
      <w:r w:rsidR="004605FC" w:rsidRPr="007264F7">
        <w:rPr>
          <w:rFonts w:hint="cs"/>
          <w:bCs w:val="0"/>
          <w:sz w:val="24"/>
          <w:szCs w:val="24"/>
          <w:cs/>
          <w:lang w:bidi="sa-IN"/>
        </w:rPr>
        <w:t>उ</w:t>
      </w:r>
      <w:r w:rsidR="004605FC" w:rsidRPr="007264F7">
        <w:rPr>
          <w:bCs w:val="0"/>
          <w:sz w:val="24"/>
          <w:szCs w:val="24"/>
          <w:cs/>
        </w:rPr>
        <w:t xml:space="preserve"> उदीरएज्जा</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w:t>
      </w:r>
      <w:r w:rsidR="004605FC" w:rsidRPr="007264F7">
        <w:rPr>
          <w:rFonts w:hint="cs"/>
          <w:sz w:val="24"/>
          <w:szCs w:val="24"/>
          <w:cs/>
          <w:lang w:bidi="sa-IN"/>
        </w:rPr>
        <w:t>ंधे</w:t>
      </w:r>
      <w:r w:rsidR="004605FC" w:rsidRPr="007264F7">
        <w:rPr>
          <w:sz w:val="24"/>
          <w:szCs w:val="24"/>
          <w:cs/>
        </w:rPr>
        <w:t xml:space="preserve"> व से दंडपहं गहाय</w:t>
      </w:r>
      <w:r w:rsidR="004605FC" w:rsidRPr="007264F7">
        <w:rPr>
          <w:rFonts w:hint="cs"/>
          <w:sz w:val="24"/>
          <w:szCs w:val="24"/>
          <w:cs/>
          <w:lang w:bidi="sa-IN"/>
        </w:rPr>
        <w:t>,</w:t>
      </w:r>
      <w:r w:rsidR="004605FC" w:rsidRPr="007264F7">
        <w:rPr>
          <w:sz w:val="24"/>
          <w:szCs w:val="24"/>
          <w:cs/>
        </w:rPr>
        <w:t xml:space="preserve"> अविओसिते </w:t>
      </w:r>
      <w:r w:rsidR="004605FC" w:rsidRPr="007264F7">
        <w:rPr>
          <w:rFonts w:hint="cs"/>
          <w:sz w:val="24"/>
          <w:szCs w:val="24"/>
          <w:cs/>
          <w:lang w:bidi="sa-IN"/>
        </w:rPr>
        <w:t>धा</w:t>
      </w:r>
      <w:r w:rsidR="004605FC" w:rsidRPr="007264F7">
        <w:rPr>
          <w:sz w:val="24"/>
          <w:szCs w:val="24"/>
          <w:cs/>
        </w:rPr>
        <w:t>सति पावकम्मी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५६२</w:t>
      </w:r>
      <w:r w:rsidRPr="0069493C">
        <w:rPr>
          <w:color w:val="00B050"/>
          <w:sz w:val="24"/>
          <w:szCs w:val="24"/>
        </w:rPr>
        <w:t>]</w:t>
      </w:r>
      <w:r w:rsidR="00D470B6">
        <w:rPr>
          <w:rFonts w:hint="cs"/>
          <w:color w:val="00B050"/>
          <w:sz w:val="24"/>
          <w:szCs w:val="24"/>
          <w:cs/>
        </w:rPr>
        <w:tab/>
      </w:r>
      <w:r w:rsidR="004605FC" w:rsidRPr="007264F7">
        <w:rPr>
          <w:bCs w:val="0"/>
          <w:sz w:val="24"/>
          <w:szCs w:val="24"/>
          <w:cs/>
        </w:rPr>
        <w:t>जे विग्गहिए अन्नायभासी</w:t>
      </w:r>
      <w:r w:rsidR="004605FC" w:rsidRPr="007264F7">
        <w:rPr>
          <w:rFonts w:hint="cs"/>
          <w:bCs w:val="0"/>
          <w:sz w:val="24"/>
          <w:szCs w:val="24"/>
          <w:cs/>
          <w:lang w:bidi="sa-IN"/>
        </w:rPr>
        <w:t>,</w:t>
      </w:r>
      <w:r w:rsidR="004605FC" w:rsidRPr="007264F7">
        <w:rPr>
          <w:bCs w:val="0"/>
          <w:sz w:val="24"/>
          <w:szCs w:val="24"/>
          <w:cs/>
        </w:rPr>
        <w:t xml:space="preserve"> न से समे होइ अझंझपत्ते</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ओवायकारी य हिरीमणे य</w:t>
      </w:r>
      <w:r w:rsidR="004605FC" w:rsidRPr="007264F7">
        <w:rPr>
          <w:rFonts w:hint="cs"/>
          <w:sz w:val="24"/>
          <w:szCs w:val="24"/>
          <w:cs/>
          <w:lang w:bidi="sa-IN"/>
        </w:rPr>
        <w:t>,</w:t>
      </w:r>
      <w:r w:rsidR="004605FC" w:rsidRPr="007264F7">
        <w:rPr>
          <w:sz w:val="24"/>
          <w:szCs w:val="24"/>
          <w:cs/>
        </w:rPr>
        <w:t xml:space="preserve"> एगंतदिट्ठी य अमाइरूवे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५६३</w:t>
      </w:r>
      <w:r w:rsidRPr="0069493C">
        <w:rPr>
          <w:color w:val="00B050"/>
          <w:sz w:val="24"/>
          <w:szCs w:val="24"/>
        </w:rPr>
        <w:t>]</w:t>
      </w:r>
      <w:r w:rsidR="00D470B6">
        <w:rPr>
          <w:rFonts w:hint="cs"/>
          <w:color w:val="00B050"/>
          <w:sz w:val="24"/>
          <w:szCs w:val="24"/>
          <w:cs/>
        </w:rPr>
        <w:tab/>
      </w:r>
      <w:r w:rsidR="004605FC" w:rsidRPr="007264F7">
        <w:rPr>
          <w:bCs w:val="0"/>
          <w:sz w:val="24"/>
          <w:szCs w:val="24"/>
          <w:cs/>
        </w:rPr>
        <w:t>से पेसले सुहुमे पुरिसजाते</w:t>
      </w:r>
      <w:r w:rsidR="004605FC" w:rsidRPr="007264F7">
        <w:rPr>
          <w:rFonts w:hint="cs"/>
          <w:bCs w:val="0"/>
          <w:sz w:val="24"/>
          <w:szCs w:val="24"/>
          <w:cs/>
          <w:lang w:bidi="sa-IN"/>
        </w:rPr>
        <w:t>,</w:t>
      </w:r>
      <w:r w:rsidR="004605FC" w:rsidRPr="007264F7">
        <w:rPr>
          <w:bCs w:val="0"/>
          <w:sz w:val="24"/>
          <w:szCs w:val="24"/>
          <w:cs/>
        </w:rPr>
        <w:t xml:space="preserve"> जच्च</w:t>
      </w:r>
      <w:r w:rsidR="004605FC" w:rsidRPr="007264F7">
        <w:rPr>
          <w:rFonts w:hint="cs"/>
          <w:bCs w:val="0"/>
          <w:sz w:val="24"/>
          <w:szCs w:val="24"/>
          <w:cs/>
          <w:lang w:bidi="sa-IN"/>
        </w:rPr>
        <w:t>न्निए</w:t>
      </w:r>
      <w:r w:rsidR="004605FC" w:rsidRPr="007264F7">
        <w:rPr>
          <w:bCs w:val="0"/>
          <w:sz w:val="24"/>
          <w:szCs w:val="24"/>
          <w:cs/>
        </w:rPr>
        <w:t xml:space="preserve"> चेव सुउज्जुयारे</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बहुं पि अ</w:t>
      </w:r>
      <w:r w:rsidR="004605FC" w:rsidRPr="007264F7">
        <w:rPr>
          <w:rFonts w:hint="cs"/>
          <w:sz w:val="24"/>
          <w:szCs w:val="24"/>
          <w:cs/>
          <w:lang w:bidi="sa-IN"/>
        </w:rPr>
        <w:t>नु</w:t>
      </w:r>
      <w:r w:rsidR="004605FC" w:rsidRPr="007264F7">
        <w:rPr>
          <w:sz w:val="24"/>
          <w:szCs w:val="24"/>
          <w:cs/>
        </w:rPr>
        <w:t>सासिए जे तह</w:t>
      </w:r>
      <w:r w:rsidR="004605FC" w:rsidRPr="007264F7">
        <w:rPr>
          <w:rFonts w:hint="cs"/>
          <w:sz w:val="24"/>
          <w:szCs w:val="24"/>
          <w:cs/>
          <w:lang w:bidi="sa-IN"/>
        </w:rPr>
        <w:t>च्चा,</w:t>
      </w:r>
      <w:r w:rsidR="004605FC" w:rsidRPr="007264F7">
        <w:rPr>
          <w:sz w:val="24"/>
          <w:szCs w:val="24"/>
          <w:cs/>
        </w:rPr>
        <w:t xml:space="preserve"> समे हु से होइ अझंझपत्ते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५६४</w:t>
      </w:r>
      <w:r w:rsidRPr="0069493C">
        <w:rPr>
          <w:color w:val="00B050"/>
          <w:sz w:val="24"/>
          <w:szCs w:val="24"/>
        </w:rPr>
        <w:t>]</w:t>
      </w:r>
      <w:r w:rsidR="00D470B6">
        <w:rPr>
          <w:rFonts w:hint="cs"/>
          <w:color w:val="00B050"/>
          <w:sz w:val="24"/>
          <w:szCs w:val="24"/>
          <w:cs/>
        </w:rPr>
        <w:tab/>
      </w:r>
      <w:r w:rsidR="004605FC" w:rsidRPr="007264F7">
        <w:rPr>
          <w:bCs w:val="0"/>
          <w:sz w:val="24"/>
          <w:szCs w:val="24"/>
          <w:cs/>
        </w:rPr>
        <w:t xml:space="preserve">जे </w:t>
      </w:r>
      <w:r w:rsidR="004605FC" w:rsidRPr="007264F7">
        <w:rPr>
          <w:rFonts w:hint="cs"/>
          <w:bCs w:val="0"/>
          <w:sz w:val="24"/>
          <w:szCs w:val="24"/>
          <w:cs/>
          <w:lang w:bidi="sa-IN"/>
        </w:rPr>
        <w:t>आ</w:t>
      </w:r>
      <w:r w:rsidR="004605FC" w:rsidRPr="007264F7">
        <w:rPr>
          <w:bCs w:val="0"/>
          <w:sz w:val="24"/>
          <w:szCs w:val="24"/>
          <w:cs/>
        </w:rPr>
        <w:t xml:space="preserve">वि अप्पं वसुमं ति </w:t>
      </w:r>
      <w:r w:rsidR="004605FC" w:rsidRPr="007264F7">
        <w:rPr>
          <w:rFonts w:hint="cs"/>
          <w:bCs w:val="0"/>
          <w:sz w:val="24"/>
          <w:szCs w:val="24"/>
          <w:cs/>
          <w:lang w:bidi="sa-IN"/>
        </w:rPr>
        <w:t>मत्ता,</w:t>
      </w:r>
      <w:r w:rsidR="004605FC" w:rsidRPr="007264F7">
        <w:rPr>
          <w:bCs w:val="0"/>
          <w:sz w:val="24"/>
          <w:szCs w:val="24"/>
          <w:cs/>
        </w:rPr>
        <w:t xml:space="preserve"> संखायवायं अपरि</w:t>
      </w:r>
      <w:r w:rsidR="004605FC" w:rsidRPr="007264F7">
        <w:rPr>
          <w:rFonts w:hint="cs"/>
          <w:bCs w:val="0"/>
          <w:sz w:val="24"/>
          <w:szCs w:val="24"/>
          <w:cs/>
          <w:lang w:bidi="sa-IN"/>
        </w:rPr>
        <w:t>क्ख</w:t>
      </w:r>
      <w:r w:rsidR="004605FC" w:rsidRPr="007264F7">
        <w:rPr>
          <w:bCs w:val="0"/>
          <w:sz w:val="24"/>
          <w:szCs w:val="24"/>
          <w:cs/>
        </w:rPr>
        <w:t xml:space="preserve"> कुज्जा</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तवेण वा</w:t>
      </w:r>
      <w:r w:rsidR="004605FC" w:rsidRPr="007264F7">
        <w:rPr>
          <w:rFonts w:hint="cs"/>
          <w:sz w:val="24"/>
          <w:szCs w:val="24"/>
          <w:cs/>
          <w:lang w:bidi="sa-IN"/>
        </w:rPr>
        <w:t>ऽ</w:t>
      </w:r>
      <w:r w:rsidR="004605FC" w:rsidRPr="007264F7">
        <w:rPr>
          <w:sz w:val="24"/>
          <w:szCs w:val="24"/>
          <w:cs/>
        </w:rPr>
        <w:t xml:space="preserve">हं </w:t>
      </w:r>
      <w:r w:rsidR="004605FC" w:rsidRPr="007264F7">
        <w:rPr>
          <w:rFonts w:hint="cs"/>
          <w:sz w:val="24"/>
          <w:szCs w:val="24"/>
          <w:cs/>
          <w:lang w:bidi="sa-IN"/>
        </w:rPr>
        <w:t>सहि उत्ति मत्ता</w:t>
      </w:r>
      <w:r w:rsidR="004605FC" w:rsidRPr="007264F7">
        <w:rPr>
          <w:sz w:val="24"/>
          <w:szCs w:val="24"/>
          <w:cs/>
        </w:rPr>
        <w:t xml:space="preserve"> अन्नं ज</w:t>
      </w:r>
      <w:r w:rsidR="004605FC" w:rsidRPr="007264F7">
        <w:rPr>
          <w:rFonts w:hint="cs"/>
          <w:sz w:val="24"/>
          <w:szCs w:val="24"/>
          <w:cs/>
        </w:rPr>
        <w:t>नं</w:t>
      </w:r>
      <w:r w:rsidR="004605FC" w:rsidRPr="007264F7">
        <w:rPr>
          <w:sz w:val="24"/>
          <w:szCs w:val="24"/>
          <w:cs/>
        </w:rPr>
        <w:t xml:space="preserve"> पस्सति बिंबभूतं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५६५</w:t>
      </w:r>
      <w:r w:rsidRPr="0069493C">
        <w:rPr>
          <w:color w:val="00B050"/>
          <w:sz w:val="24"/>
          <w:szCs w:val="24"/>
        </w:rPr>
        <w:t>]</w:t>
      </w:r>
      <w:r w:rsidR="00D470B6">
        <w:rPr>
          <w:rFonts w:hint="cs"/>
          <w:color w:val="00B050"/>
          <w:sz w:val="24"/>
          <w:szCs w:val="24"/>
          <w:cs/>
        </w:rPr>
        <w:tab/>
      </w:r>
      <w:r w:rsidR="004605FC" w:rsidRPr="007264F7">
        <w:rPr>
          <w:bCs w:val="0"/>
          <w:sz w:val="24"/>
          <w:szCs w:val="24"/>
          <w:cs/>
        </w:rPr>
        <w:t>एगंतकूडेण तु से पलेइ</w:t>
      </w:r>
      <w:r w:rsidR="004605FC" w:rsidRPr="007264F7">
        <w:rPr>
          <w:rFonts w:hint="cs"/>
          <w:bCs w:val="0"/>
          <w:sz w:val="24"/>
          <w:szCs w:val="24"/>
          <w:cs/>
          <w:lang w:bidi="sa-IN"/>
        </w:rPr>
        <w:t>,</w:t>
      </w:r>
      <w:r w:rsidR="004605FC" w:rsidRPr="007264F7">
        <w:rPr>
          <w:bCs w:val="0"/>
          <w:sz w:val="24"/>
          <w:szCs w:val="24"/>
          <w:cs/>
        </w:rPr>
        <w:t xml:space="preserve"> न विज्जई मो</w:t>
      </w:r>
      <w:r w:rsidR="004605FC" w:rsidRPr="007264F7">
        <w:rPr>
          <w:rFonts w:hint="cs"/>
          <w:bCs w:val="0"/>
          <w:sz w:val="24"/>
          <w:szCs w:val="24"/>
          <w:cs/>
          <w:lang w:bidi="sa-IN"/>
        </w:rPr>
        <w:t>न</w:t>
      </w:r>
      <w:r w:rsidR="004605FC" w:rsidRPr="007264F7">
        <w:rPr>
          <w:bCs w:val="0"/>
          <w:sz w:val="24"/>
          <w:szCs w:val="24"/>
          <w:cs/>
        </w:rPr>
        <w:t>पदंसि गो</w:t>
      </w:r>
      <w:r w:rsidR="004605FC" w:rsidRPr="007264F7">
        <w:rPr>
          <w:rFonts w:hint="cs"/>
          <w:bCs w:val="0"/>
          <w:sz w:val="24"/>
          <w:szCs w:val="24"/>
          <w:cs/>
          <w:lang w:bidi="sa-IN"/>
        </w:rPr>
        <w:t>त्ते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 माणणट्ठेण विउक्कसेज्जा</w:t>
      </w:r>
      <w:r w:rsidR="004605FC" w:rsidRPr="007264F7">
        <w:rPr>
          <w:rFonts w:hint="cs"/>
          <w:sz w:val="24"/>
          <w:szCs w:val="24"/>
          <w:cs/>
          <w:lang w:bidi="sa-IN"/>
        </w:rPr>
        <w:t>,</w:t>
      </w:r>
      <w:r w:rsidR="004605FC" w:rsidRPr="007264F7">
        <w:rPr>
          <w:sz w:val="24"/>
          <w:szCs w:val="24"/>
          <w:cs/>
        </w:rPr>
        <w:t xml:space="preserve"> वसुम</w:t>
      </w:r>
      <w:r w:rsidR="004605FC" w:rsidRPr="007264F7">
        <w:rPr>
          <w:rFonts w:hint="cs"/>
          <w:sz w:val="24"/>
          <w:szCs w:val="24"/>
          <w:cs/>
          <w:lang w:bidi="sa-IN"/>
        </w:rPr>
        <w:t>न्न</w:t>
      </w:r>
      <w:r w:rsidR="004605FC" w:rsidRPr="007264F7">
        <w:rPr>
          <w:rFonts w:hint="cs"/>
          <w:sz w:val="24"/>
          <w:szCs w:val="24"/>
          <w:cs/>
        </w:rPr>
        <w:t>त्त</w:t>
      </w:r>
      <w:r w:rsidR="004605FC" w:rsidRPr="007264F7">
        <w:rPr>
          <w:sz w:val="24"/>
          <w:szCs w:val="24"/>
          <w:cs/>
        </w:rPr>
        <w:t>रेण अबुज्झमाणे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५६६</w:t>
      </w:r>
      <w:r w:rsidRPr="0069493C">
        <w:rPr>
          <w:color w:val="00B050"/>
          <w:sz w:val="24"/>
          <w:szCs w:val="24"/>
        </w:rPr>
        <w:t>]</w:t>
      </w:r>
      <w:r w:rsidR="00D470B6">
        <w:rPr>
          <w:rFonts w:hint="cs"/>
          <w:color w:val="00B050"/>
          <w:sz w:val="24"/>
          <w:szCs w:val="24"/>
          <w:cs/>
        </w:rPr>
        <w:tab/>
      </w:r>
      <w:r w:rsidR="004605FC" w:rsidRPr="007264F7">
        <w:rPr>
          <w:bCs w:val="0"/>
          <w:sz w:val="24"/>
          <w:szCs w:val="24"/>
          <w:cs/>
        </w:rPr>
        <w:t>जे माहणे खत्तिए जा</w:t>
      </w:r>
      <w:r w:rsidR="004605FC" w:rsidRPr="007264F7">
        <w:rPr>
          <w:rFonts w:hint="cs"/>
          <w:bCs w:val="0"/>
          <w:sz w:val="24"/>
          <w:szCs w:val="24"/>
          <w:cs/>
          <w:lang w:bidi="sa-IN"/>
        </w:rPr>
        <w:t>य</w:t>
      </w:r>
      <w:r w:rsidR="004605FC" w:rsidRPr="007264F7">
        <w:rPr>
          <w:bCs w:val="0"/>
          <w:sz w:val="24"/>
          <w:szCs w:val="24"/>
          <w:cs/>
        </w:rPr>
        <w:t>ए वा</w:t>
      </w:r>
      <w:r w:rsidR="004605FC" w:rsidRPr="007264F7">
        <w:rPr>
          <w:rFonts w:hint="cs"/>
          <w:bCs w:val="0"/>
          <w:sz w:val="24"/>
          <w:szCs w:val="24"/>
          <w:cs/>
          <w:lang w:bidi="sa-IN"/>
        </w:rPr>
        <w:t>,</w:t>
      </w:r>
      <w:r w:rsidR="004605FC" w:rsidRPr="007264F7">
        <w:rPr>
          <w:bCs w:val="0"/>
          <w:sz w:val="24"/>
          <w:szCs w:val="24"/>
          <w:cs/>
        </w:rPr>
        <w:t xml:space="preserve"> तहुग्गपुत्ते तह लेच्छ</w:t>
      </w:r>
      <w:r w:rsidR="004605FC" w:rsidRPr="007264F7">
        <w:rPr>
          <w:rFonts w:hint="cs"/>
          <w:bCs w:val="0"/>
          <w:sz w:val="24"/>
          <w:szCs w:val="24"/>
          <w:cs/>
          <w:lang w:bidi="sa-IN"/>
        </w:rPr>
        <w:t>ई</w:t>
      </w:r>
      <w:r w:rsidR="004605FC" w:rsidRPr="007264F7">
        <w:rPr>
          <w:bCs w:val="0"/>
          <w:sz w:val="24"/>
          <w:szCs w:val="24"/>
          <w:cs/>
        </w:rPr>
        <w:t xml:space="preserve"> वा</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 पव्वइए परदत्तभोई</w:t>
      </w:r>
      <w:r w:rsidR="004605FC" w:rsidRPr="007264F7">
        <w:rPr>
          <w:rFonts w:hint="cs"/>
          <w:sz w:val="24"/>
          <w:szCs w:val="24"/>
          <w:cs/>
          <w:lang w:bidi="sa-IN"/>
        </w:rPr>
        <w:t>,</w:t>
      </w:r>
      <w:r w:rsidR="004605FC" w:rsidRPr="007264F7">
        <w:rPr>
          <w:sz w:val="24"/>
          <w:szCs w:val="24"/>
          <w:cs/>
        </w:rPr>
        <w:t xml:space="preserve"> गोतेण जे थब्भति मा</w:t>
      </w:r>
      <w:r w:rsidR="004605FC" w:rsidRPr="007264F7">
        <w:rPr>
          <w:rFonts w:hint="cs"/>
          <w:sz w:val="24"/>
          <w:szCs w:val="24"/>
          <w:cs/>
          <w:lang w:bidi="sa-IN"/>
        </w:rPr>
        <w:t>न</w:t>
      </w:r>
      <w:r w:rsidR="004605FC" w:rsidRPr="007264F7">
        <w:rPr>
          <w:rFonts w:hint="cs"/>
          <w:sz w:val="24"/>
          <w:szCs w:val="24"/>
          <w:cs/>
        </w:rPr>
        <w:t>ब</w:t>
      </w:r>
      <w:r w:rsidR="004605FC" w:rsidRPr="007264F7">
        <w:rPr>
          <w:sz w:val="24"/>
          <w:szCs w:val="24"/>
          <w:cs/>
        </w:rPr>
        <w:t>द्धे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५६७</w:t>
      </w:r>
      <w:r w:rsidRPr="0069493C">
        <w:rPr>
          <w:color w:val="00B050"/>
          <w:sz w:val="24"/>
          <w:szCs w:val="24"/>
        </w:rPr>
        <w:t>]</w:t>
      </w:r>
      <w:r w:rsidR="00D470B6">
        <w:rPr>
          <w:rFonts w:hint="cs"/>
          <w:color w:val="00B050"/>
          <w:sz w:val="24"/>
          <w:szCs w:val="24"/>
          <w:cs/>
        </w:rPr>
        <w:tab/>
      </w:r>
      <w:r w:rsidR="004605FC" w:rsidRPr="007264F7">
        <w:rPr>
          <w:bCs w:val="0"/>
          <w:sz w:val="24"/>
          <w:szCs w:val="24"/>
          <w:cs/>
        </w:rPr>
        <w:t>न तस्स जाती व कुलं व ताणं</w:t>
      </w:r>
      <w:r w:rsidR="004605FC" w:rsidRPr="007264F7">
        <w:rPr>
          <w:rFonts w:hint="cs"/>
          <w:bCs w:val="0"/>
          <w:sz w:val="24"/>
          <w:szCs w:val="24"/>
          <w:cs/>
          <w:lang w:bidi="sa-IN"/>
        </w:rPr>
        <w:t>,</w:t>
      </w:r>
      <w:r w:rsidR="004605FC" w:rsidRPr="007264F7">
        <w:rPr>
          <w:bCs w:val="0"/>
          <w:sz w:val="24"/>
          <w:szCs w:val="24"/>
          <w:cs/>
        </w:rPr>
        <w:t xml:space="preserve"> नन्नत्थ विज्जाचरणं सुचिण्णं</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निक्खम्म से सेवइऽगारिकम्मं</w:t>
      </w:r>
      <w:r w:rsidR="004605FC" w:rsidRPr="007264F7">
        <w:rPr>
          <w:rFonts w:hint="cs"/>
          <w:sz w:val="24"/>
          <w:szCs w:val="24"/>
          <w:cs/>
          <w:lang w:bidi="sa-IN"/>
        </w:rPr>
        <w:t>,</w:t>
      </w:r>
      <w:r w:rsidR="004605FC" w:rsidRPr="007264F7">
        <w:rPr>
          <w:sz w:val="24"/>
          <w:szCs w:val="24"/>
          <w:cs/>
        </w:rPr>
        <w:t xml:space="preserve"> न से पारए होति विमोयणाए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५६८</w:t>
      </w:r>
      <w:r w:rsidRPr="0069493C">
        <w:rPr>
          <w:color w:val="00B050"/>
          <w:sz w:val="24"/>
          <w:szCs w:val="24"/>
        </w:rPr>
        <w:t>]</w:t>
      </w:r>
      <w:r w:rsidR="00D470B6">
        <w:rPr>
          <w:rFonts w:hint="cs"/>
          <w:color w:val="00B050"/>
          <w:sz w:val="24"/>
          <w:szCs w:val="24"/>
          <w:cs/>
        </w:rPr>
        <w:tab/>
      </w:r>
      <w:r w:rsidR="004605FC" w:rsidRPr="007264F7">
        <w:rPr>
          <w:bCs w:val="0"/>
          <w:sz w:val="24"/>
          <w:szCs w:val="24"/>
          <w:cs/>
        </w:rPr>
        <w:t>निक्किंचणे भिक्खु सुलूहजीवी</w:t>
      </w:r>
      <w:r w:rsidR="004605FC" w:rsidRPr="007264F7">
        <w:rPr>
          <w:rFonts w:hint="cs"/>
          <w:bCs w:val="0"/>
          <w:sz w:val="24"/>
          <w:szCs w:val="24"/>
          <w:cs/>
          <w:lang w:bidi="sa-IN"/>
        </w:rPr>
        <w:t>,</w:t>
      </w:r>
      <w:r w:rsidR="004605FC" w:rsidRPr="007264F7">
        <w:rPr>
          <w:bCs w:val="0"/>
          <w:sz w:val="24"/>
          <w:szCs w:val="24"/>
          <w:cs/>
        </w:rPr>
        <w:t xml:space="preserve"> जे गारवं होइ सिलोगगामी</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आजीवमेयं तु अबुज्झमाणो</w:t>
      </w:r>
      <w:r w:rsidR="004605FC" w:rsidRPr="007264F7">
        <w:rPr>
          <w:rFonts w:hint="cs"/>
          <w:sz w:val="24"/>
          <w:szCs w:val="24"/>
          <w:cs/>
          <w:lang w:bidi="sa-IN"/>
        </w:rPr>
        <w:t>,</w:t>
      </w:r>
      <w:r w:rsidR="004605FC" w:rsidRPr="007264F7">
        <w:rPr>
          <w:sz w:val="24"/>
          <w:szCs w:val="24"/>
          <w:cs/>
        </w:rPr>
        <w:t xml:space="preserve"> पुणो-पुणो विप्परियासुवे</w:t>
      </w:r>
      <w:r w:rsidR="004605FC" w:rsidRPr="007264F7">
        <w:rPr>
          <w:rFonts w:hint="cs"/>
          <w:sz w:val="24"/>
          <w:szCs w:val="24"/>
          <w:cs/>
          <w:lang w:bidi="sa-IN"/>
        </w:rPr>
        <w:t>ं</w:t>
      </w:r>
      <w:r w:rsidR="004605FC" w:rsidRPr="007264F7">
        <w:rPr>
          <w:sz w:val="24"/>
          <w:szCs w:val="24"/>
          <w:cs/>
        </w:rPr>
        <w:t>ति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५६९</w:t>
      </w:r>
      <w:r w:rsidRPr="0069493C">
        <w:rPr>
          <w:color w:val="00B050"/>
          <w:sz w:val="24"/>
          <w:szCs w:val="24"/>
        </w:rPr>
        <w:t>]</w:t>
      </w:r>
      <w:r w:rsidR="00D470B6">
        <w:rPr>
          <w:rFonts w:hint="cs"/>
          <w:color w:val="00B050"/>
          <w:sz w:val="24"/>
          <w:szCs w:val="24"/>
          <w:cs/>
        </w:rPr>
        <w:tab/>
      </w:r>
      <w:r w:rsidR="004605FC" w:rsidRPr="007264F7">
        <w:rPr>
          <w:bCs w:val="0"/>
          <w:sz w:val="24"/>
          <w:szCs w:val="24"/>
          <w:cs/>
        </w:rPr>
        <w:t>जे भासवं भिक्खु सुसाहुवादी</w:t>
      </w:r>
      <w:r w:rsidR="004605FC" w:rsidRPr="007264F7">
        <w:rPr>
          <w:rFonts w:hint="cs"/>
          <w:bCs w:val="0"/>
          <w:sz w:val="24"/>
          <w:szCs w:val="24"/>
          <w:cs/>
          <w:lang w:bidi="sa-IN"/>
        </w:rPr>
        <w:t>,</w:t>
      </w:r>
      <w:r w:rsidR="004605FC" w:rsidRPr="007264F7">
        <w:rPr>
          <w:bCs w:val="0"/>
          <w:sz w:val="24"/>
          <w:szCs w:val="24"/>
          <w:cs/>
        </w:rPr>
        <w:t xml:space="preserve"> पडिहाणवं होइ विसारए य</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आगाढपण्णे सु</w:t>
      </w:r>
      <w:r w:rsidR="004605FC" w:rsidRPr="007264F7">
        <w:rPr>
          <w:rFonts w:hint="cs"/>
          <w:sz w:val="24"/>
          <w:szCs w:val="24"/>
          <w:cs/>
          <w:lang w:bidi="sa-IN"/>
        </w:rPr>
        <w:t>वि</w:t>
      </w:r>
      <w:r w:rsidR="004605FC" w:rsidRPr="007264F7">
        <w:rPr>
          <w:sz w:val="24"/>
          <w:szCs w:val="24"/>
          <w:cs/>
        </w:rPr>
        <w:t>-भावियप्पा</w:t>
      </w:r>
      <w:r w:rsidR="004605FC" w:rsidRPr="007264F7">
        <w:rPr>
          <w:rFonts w:hint="cs"/>
          <w:sz w:val="24"/>
          <w:szCs w:val="24"/>
          <w:cs/>
          <w:lang w:bidi="sa-IN"/>
        </w:rPr>
        <w:t>,</w:t>
      </w:r>
      <w:r w:rsidR="004605FC" w:rsidRPr="007264F7">
        <w:rPr>
          <w:sz w:val="24"/>
          <w:szCs w:val="24"/>
          <w:cs/>
        </w:rPr>
        <w:t xml:space="preserve"> अन्नं ज</w:t>
      </w:r>
      <w:r w:rsidR="004605FC" w:rsidRPr="007264F7">
        <w:rPr>
          <w:rFonts w:hint="cs"/>
          <w:sz w:val="24"/>
          <w:szCs w:val="24"/>
          <w:cs/>
        </w:rPr>
        <w:t>नं</w:t>
      </w:r>
      <w:r w:rsidR="004605FC" w:rsidRPr="007264F7">
        <w:rPr>
          <w:sz w:val="24"/>
          <w:szCs w:val="24"/>
          <w:cs/>
        </w:rPr>
        <w:t xml:space="preserve"> प</w:t>
      </w:r>
      <w:r w:rsidR="004605FC" w:rsidRPr="007264F7">
        <w:rPr>
          <w:rFonts w:hint="cs"/>
          <w:sz w:val="24"/>
          <w:szCs w:val="24"/>
          <w:cs/>
          <w:lang w:bidi="sa-IN"/>
        </w:rPr>
        <w:t>न्न</w:t>
      </w:r>
      <w:r w:rsidR="004605FC" w:rsidRPr="007264F7">
        <w:rPr>
          <w:sz w:val="24"/>
          <w:szCs w:val="24"/>
          <w:cs/>
        </w:rPr>
        <w:t>सा परिहवेज्जा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५७०</w:t>
      </w:r>
      <w:r w:rsidRPr="0069493C">
        <w:rPr>
          <w:color w:val="00B050"/>
          <w:sz w:val="24"/>
          <w:szCs w:val="24"/>
        </w:rPr>
        <w:t>]</w:t>
      </w:r>
      <w:r w:rsidR="00D470B6">
        <w:rPr>
          <w:rFonts w:hint="cs"/>
          <w:color w:val="00B050"/>
          <w:sz w:val="24"/>
          <w:szCs w:val="24"/>
          <w:cs/>
        </w:rPr>
        <w:tab/>
      </w:r>
      <w:r w:rsidR="004605FC" w:rsidRPr="007264F7">
        <w:rPr>
          <w:bCs w:val="0"/>
          <w:sz w:val="24"/>
          <w:szCs w:val="24"/>
          <w:cs/>
        </w:rPr>
        <w:t>एवं न से होति समाहिपत्ते</w:t>
      </w:r>
      <w:r w:rsidR="004605FC" w:rsidRPr="007264F7">
        <w:rPr>
          <w:rFonts w:hint="cs"/>
          <w:bCs w:val="0"/>
          <w:sz w:val="24"/>
          <w:szCs w:val="24"/>
          <w:cs/>
          <w:lang w:bidi="sa-IN"/>
        </w:rPr>
        <w:t>,</w:t>
      </w:r>
      <w:r w:rsidR="004605FC" w:rsidRPr="007264F7">
        <w:rPr>
          <w:bCs w:val="0"/>
          <w:sz w:val="24"/>
          <w:szCs w:val="24"/>
          <w:cs/>
        </w:rPr>
        <w:t xml:space="preserve"> जे प</w:t>
      </w:r>
      <w:r w:rsidR="004605FC" w:rsidRPr="007264F7">
        <w:rPr>
          <w:rFonts w:hint="cs"/>
          <w:bCs w:val="0"/>
          <w:sz w:val="24"/>
          <w:szCs w:val="24"/>
          <w:cs/>
          <w:lang w:bidi="sa-IN"/>
        </w:rPr>
        <w:t>न्नवं</w:t>
      </w:r>
      <w:r w:rsidR="004605FC" w:rsidRPr="007264F7">
        <w:rPr>
          <w:bCs w:val="0"/>
          <w:sz w:val="24"/>
          <w:szCs w:val="24"/>
          <w:cs/>
        </w:rPr>
        <w:t xml:space="preserve"> भिक्खु विउक्कसेज्जा</w:t>
      </w:r>
      <w:r w:rsidR="004605FC" w:rsidRPr="007264F7">
        <w:rPr>
          <w:rFonts w:hint="cs"/>
          <w:bCs w:val="0"/>
          <w:sz w:val="24"/>
          <w:szCs w:val="24"/>
          <w:cs/>
          <w:lang w:bidi="sa-IN"/>
        </w:rPr>
        <w:t xml:space="preserve"> ।</w:t>
      </w:r>
    </w:p>
    <w:p w:rsidR="00171F53" w:rsidRDefault="00171F53" w:rsidP="00171F53">
      <w:pPr>
        <w:spacing w:after="0" w:line="240" w:lineRule="auto"/>
        <w:ind w:right="1708"/>
        <w:contextualSpacing/>
        <w:rPr>
          <w:rFonts w:cs="Mangal"/>
          <w:sz w:val="24"/>
          <w:szCs w:val="24"/>
        </w:rPr>
      </w:pPr>
      <w:r>
        <w:rPr>
          <w:rFonts w:cs="Mangal" w:hint="cs"/>
          <w:sz w:val="24"/>
          <w:szCs w:val="24"/>
          <w:cs/>
        </w:rPr>
        <w:lastRenderedPageBreak/>
        <w:t>सु</w:t>
      </w:r>
      <w:r w:rsidR="00A951A3">
        <w:rPr>
          <w:rFonts w:cs="Mangal" w:hint="cs"/>
          <w:sz w:val="24"/>
          <w:szCs w:val="24"/>
          <w:cs/>
        </w:rPr>
        <w:t>यक्खंधो-१, अज्झयणं-१३, उद्देसो-</w:t>
      </w:r>
    </w:p>
    <w:tbl>
      <w:tblPr>
        <w:tblW w:w="10140" w:type="dxa"/>
        <w:tblInd w:w="93" w:type="dxa"/>
        <w:tblBorders>
          <w:top w:val="single" w:sz="4" w:space="0" w:color="auto"/>
        </w:tblBorders>
        <w:tblLook w:val="04A0"/>
      </w:tblPr>
      <w:tblGrid>
        <w:gridCol w:w="10140"/>
      </w:tblGrid>
      <w:tr w:rsidR="00171F53" w:rsidTr="00900160">
        <w:trPr>
          <w:trHeight w:val="228"/>
        </w:trPr>
        <w:tc>
          <w:tcPr>
            <w:tcW w:w="10140" w:type="dxa"/>
            <w:tcBorders>
              <w:top w:val="single" w:sz="4" w:space="0" w:color="FF0000"/>
              <w:left w:val="nil"/>
              <w:bottom w:val="nil"/>
              <w:right w:val="nil"/>
            </w:tcBorders>
          </w:tcPr>
          <w:p w:rsidR="00171F53" w:rsidRDefault="00171F53"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अहवा वि जे लाभमदावलित्ते</w:t>
      </w:r>
      <w:r w:rsidR="004605FC" w:rsidRPr="007264F7">
        <w:rPr>
          <w:rFonts w:hint="cs"/>
          <w:sz w:val="24"/>
          <w:szCs w:val="24"/>
          <w:cs/>
          <w:lang w:bidi="sa-IN"/>
        </w:rPr>
        <w:t>,</w:t>
      </w:r>
      <w:r w:rsidR="004605FC" w:rsidRPr="007264F7">
        <w:rPr>
          <w:sz w:val="24"/>
          <w:szCs w:val="24"/>
          <w:cs/>
        </w:rPr>
        <w:t xml:space="preserve"> अन्नं ज</w:t>
      </w:r>
      <w:r w:rsidR="004605FC" w:rsidRPr="007264F7">
        <w:rPr>
          <w:rFonts w:hint="cs"/>
          <w:sz w:val="24"/>
          <w:szCs w:val="24"/>
          <w:cs/>
          <w:lang w:bidi="sa-IN"/>
        </w:rPr>
        <w:t>नं</w:t>
      </w:r>
      <w:r w:rsidR="004605FC" w:rsidRPr="007264F7">
        <w:rPr>
          <w:sz w:val="24"/>
          <w:szCs w:val="24"/>
          <w:cs/>
        </w:rPr>
        <w:t xml:space="preserve"> खिंसति बालपण्णे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५७१</w:t>
      </w:r>
      <w:r w:rsidRPr="0069493C">
        <w:rPr>
          <w:color w:val="00B050"/>
          <w:sz w:val="24"/>
          <w:szCs w:val="24"/>
        </w:rPr>
        <w:t>]</w:t>
      </w:r>
      <w:r w:rsidR="00D470B6">
        <w:rPr>
          <w:rFonts w:hint="cs"/>
          <w:color w:val="00B050"/>
          <w:sz w:val="24"/>
          <w:szCs w:val="24"/>
          <w:cs/>
        </w:rPr>
        <w:tab/>
      </w:r>
      <w:r w:rsidR="004605FC" w:rsidRPr="007264F7">
        <w:rPr>
          <w:bCs w:val="0"/>
          <w:sz w:val="24"/>
          <w:szCs w:val="24"/>
          <w:cs/>
        </w:rPr>
        <w:t>पण्णामदं चेव तवोमदं च</w:t>
      </w:r>
      <w:r w:rsidR="004605FC" w:rsidRPr="007264F7">
        <w:rPr>
          <w:rFonts w:hint="cs"/>
          <w:bCs w:val="0"/>
          <w:sz w:val="24"/>
          <w:szCs w:val="24"/>
          <w:cs/>
          <w:lang w:bidi="sa-IN"/>
        </w:rPr>
        <w:t>,</w:t>
      </w:r>
      <w:r w:rsidR="004605FC" w:rsidRPr="007264F7">
        <w:rPr>
          <w:bCs w:val="0"/>
          <w:sz w:val="24"/>
          <w:szCs w:val="24"/>
          <w:cs/>
        </w:rPr>
        <w:t xml:space="preserve"> नि</w:t>
      </w:r>
      <w:r w:rsidR="004605FC" w:rsidRPr="007264F7">
        <w:rPr>
          <w:rFonts w:hint="cs"/>
          <w:bCs w:val="0"/>
          <w:sz w:val="24"/>
          <w:szCs w:val="24"/>
          <w:cs/>
          <w:lang w:bidi="sa-IN"/>
        </w:rPr>
        <w:t>न्ना</w:t>
      </w:r>
      <w:r w:rsidR="004605FC" w:rsidRPr="007264F7">
        <w:rPr>
          <w:bCs w:val="0"/>
          <w:sz w:val="24"/>
          <w:szCs w:val="24"/>
          <w:cs/>
        </w:rPr>
        <w:t>मए गोयमदं च भिक्खू</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आजीवगं चेव चउत्थमाहु</w:t>
      </w:r>
      <w:r w:rsidR="004605FC" w:rsidRPr="007264F7">
        <w:rPr>
          <w:rFonts w:hint="cs"/>
          <w:sz w:val="24"/>
          <w:szCs w:val="24"/>
          <w:cs/>
          <w:lang w:bidi="sa-IN"/>
        </w:rPr>
        <w:t>,</w:t>
      </w:r>
      <w:r w:rsidR="004605FC" w:rsidRPr="007264F7">
        <w:rPr>
          <w:sz w:val="24"/>
          <w:szCs w:val="24"/>
          <w:cs/>
        </w:rPr>
        <w:t xml:space="preserve"> से पंडिए उत्तमपोग्गले से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५७२</w:t>
      </w:r>
      <w:r w:rsidRPr="0069493C">
        <w:rPr>
          <w:color w:val="00B050"/>
          <w:sz w:val="24"/>
          <w:szCs w:val="24"/>
        </w:rPr>
        <w:t>]</w:t>
      </w:r>
      <w:r w:rsidR="00D470B6">
        <w:rPr>
          <w:rFonts w:hint="cs"/>
          <w:color w:val="00B050"/>
          <w:sz w:val="24"/>
          <w:szCs w:val="24"/>
          <w:cs/>
        </w:rPr>
        <w:tab/>
      </w:r>
      <w:r w:rsidR="004605FC" w:rsidRPr="007264F7">
        <w:rPr>
          <w:bCs w:val="0"/>
          <w:sz w:val="24"/>
          <w:szCs w:val="24"/>
          <w:cs/>
        </w:rPr>
        <w:t>एयाइं मदाइं विगिंच धीरा</w:t>
      </w:r>
      <w:r w:rsidR="004605FC" w:rsidRPr="007264F7">
        <w:rPr>
          <w:rFonts w:hint="cs"/>
          <w:bCs w:val="0"/>
          <w:sz w:val="24"/>
          <w:szCs w:val="24"/>
          <w:cs/>
          <w:lang w:bidi="sa-IN"/>
        </w:rPr>
        <w:t>,</w:t>
      </w:r>
      <w:r w:rsidR="004605FC" w:rsidRPr="007264F7">
        <w:rPr>
          <w:bCs w:val="0"/>
          <w:sz w:val="24"/>
          <w:szCs w:val="24"/>
          <w:cs/>
        </w:rPr>
        <w:t xml:space="preserve"> </w:t>
      </w:r>
      <w:r w:rsidR="004605FC" w:rsidRPr="007264F7">
        <w:rPr>
          <w:rFonts w:hint="cs"/>
          <w:bCs w:val="0"/>
          <w:sz w:val="24"/>
          <w:szCs w:val="24"/>
          <w:cs/>
          <w:lang w:bidi="sa-IN"/>
        </w:rPr>
        <w:t xml:space="preserve">न </w:t>
      </w:r>
      <w:r w:rsidR="004605FC" w:rsidRPr="007264F7">
        <w:rPr>
          <w:bCs w:val="0"/>
          <w:sz w:val="24"/>
          <w:szCs w:val="24"/>
          <w:cs/>
        </w:rPr>
        <w:t>ता</w:t>
      </w:r>
      <w:r w:rsidR="004605FC" w:rsidRPr="007264F7">
        <w:rPr>
          <w:rFonts w:hint="cs"/>
          <w:bCs w:val="0"/>
          <w:sz w:val="24"/>
          <w:szCs w:val="24"/>
          <w:cs/>
          <w:lang w:bidi="sa-IN"/>
        </w:rPr>
        <w:t>नि</w:t>
      </w:r>
      <w:r w:rsidR="004605FC" w:rsidRPr="007264F7">
        <w:rPr>
          <w:bCs w:val="0"/>
          <w:sz w:val="24"/>
          <w:szCs w:val="24"/>
          <w:cs/>
        </w:rPr>
        <w:t xml:space="preserve"> सेवंति सुधीरधम्मा</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सव्वगो</w:t>
      </w:r>
      <w:r w:rsidR="004605FC" w:rsidRPr="007264F7">
        <w:rPr>
          <w:rFonts w:hint="cs"/>
          <w:sz w:val="24"/>
          <w:szCs w:val="24"/>
          <w:cs/>
          <w:lang w:bidi="sa-IN"/>
        </w:rPr>
        <w:t>त्ता</w:t>
      </w:r>
      <w:r w:rsidR="004605FC" w:rsidRPr="007264F7">
        <w:rPr>
          <w:sz w:val="24"/>
          <w:szCs w:val="24"/>
          <w:cs/>
        </w:rPr>
        <w:t>वगता महेसी</w:t>
      </w:r>
      <w:r w:rsidR="004605FC" w:rsidRPr="007264F7">
        <w:rPr>
          <w:rFonts w:hint="cs"/>
          <w:sz w:val="24"/>
          <w:szCs w:val="24"/>
          <w:cs/>
          <w:lang w:bidi="sa-IN"/>
        </w:rPr>
        <w:t>,</w:t>
      </w:r>
      <w:r w:rsidR="004605FC" w:rsidRPr="007264F7">
        <w:rPr>
          <w:sz w:val="24"/>
          <w:szCs w:val="24"/>
          <w:cs/>
        </w:rPr>
        <w:t xml:space="preserve"> उच्चं अगो</w:t>
      </w:r>
      <w:r w:rsidR="004605FC" w:rsidRPr="007264F7">
        <w:rPr>
          <w:rFonts w:hint="cs"/>
          <w:sz w:val="24"/>
          <w:szCs w:val="24"/>
          <w:cs/>
          <w:lang w:bidi="sa-IN"/>
        </w:rPr>
        <w:t>त्तं</w:t>
      </w:r>
      <w:r w:rsidR="004605FC" w:rsidRPr="007264F7">
        <w:rPr>
          <w:sz w:val="24"/>
          <w:szCs w:val="24"/>
          <w:cs/>
        </w:rPr>
        <w:t xml:space="preserve"> च गतिं वयंति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५७३</w:t>
      </w:r>
      <w:r w:rsidRPr="0069493C">
        <w:rPr>
          <w:color w:val="00B050"/>
          <w:sz w:val="24"/>
          <w:szCs w:val="24"/>
        </w:rPr>
        <w:t>]</w:t>
      </w:r>
      <w:r w:rsidR="00D470B6">
        <w:rPr>
          <w:rFonts w:hint="cs"/>
          <w:color w:val="00B050"/>
          <w:sz w:val="24"/>
          <w:szCs w:val="24"/>
          <w:cs/>
        </w:rPr>
        <w:tab/>
      </w:r>
      <w:r w:rsidR="004605FC" w:rsidRPr="007264F7">
        <w:rPr>
          <w:bCs w:val="0"/>
          <w:sz w:val="24"/>
          <w:szCs w:val="24"/>
          <w:cs/>
        </w:rPr>
        <w:t>भिक्खू मुतच्चे तह दिट्ठधम्मे</w:t>
      </w:r>
      <w:r w:rsidR="004605FC" w:rsidRPr="007264F7">
        <w:rPr>
          <w:rFonts w:hint="cs"/>
          <w:bCs w:val="0"/>
          <w:sz w:val="24"/>
          <w:szCs w:val="24"/>
          <w:cs/>
          <w:lang w:bidi="sa-IN"/>
        </w:rPr>
        <w:t>,</w:t>
      </w:r>
      <w:r w:rsidR="004605FC" w:rsidRPr="007264F7">
        <w:rPr>
          <w:bCs w:val="0"/>
          <w:sz w:val="24"/>
          <w:szCs w:val="24"/>
          <w:cs/>
        </w:rPr>
        <w:t xml:space="preserve"> गामं </w:t>
      </w:r>
      <w:r w:rsidR="004605FC" w:rsidRPr="007264F7">
        <w:rPr>
          <w:rFonts w:hint="cs"/>
          <w:bCs w:val="0"/>
          <w:sz w:val="24"/>
          <w:szCs w:val="24"/>
          <w:cs/>
          <w:lang w:bidi="sa-IN"/>
        </w:rPr>
        <w:t>च</w:t>
      </w:r>
      <w:r w:rsidR="004605FC" w:rsidRPr="007264F7">
        <w:rPr>
          <w:bCs w:val="0"/>
          <w:sz w:val="24"/>
          <w:szCs w:val="24"/>
          <w:cs/>
        </w:rPr>
        <w:t xml:space="preserve"> नगरं </w:t>
      </w:r>
      <w:r w:rsidR="004605FC" w:rsidRPr="007264F7">
        <w:rPr>
          <w:rFonts w:hint="cs"/>
          <w:bCs w:val="0"/>
          <w:sz w:val="24"/>
          <w:szCs w:val="24"/>
          <w:cs/>
          <w:lang w:bidi="sa-IN"/>
        </w:rPr>
        <w:t>च</w:t>
      </w:r>
      <w:r w:rsidR="004605FC" w:rsidRPr="007264F7">
        <w:rPr>
          <w:bCs w:val="0"/>
          <w:sz w:val="24"/>
          <w:szCs w:val="24"/>
          <w:cs/>
        </w:rPr>
        <w:t xml:space="preserve"> अ</w:t>
      </w:r>
      <w:r w:rsidR="004605FC" w:rsidRPr="007264F7">
        <w:rPr>
          <w:rFonts w:hint="cs"/>
          <w:bCs w:val="0"/>
          <w:sz w:val="24"/>
          <w:szCs w:val="24"/>
          <w:cs/>
          <w:lang w:bidi="sa-IN"/>
        </w:rPr>
        <w:t>नु</w:t>
      </w:r>
      <w:r w:rsidR="004605FC" w:rsidRPr="007264F7">
        <w:rPr>
          <w:bCs w:val="0"/>
          <w:sz w:val="24"/>
          <w:szCs w:val="24"/>
          <w:cs/>
        </w:rPr>
        <w:t>प्पविस्सा</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 एसणं जाणमनेसणं च</w:t>
      </w:r>
      <w:r w:rsidR="004605FC" w:rsidRPr="007264F7">
        <w:rPr>
          <w:rFonts w:hint="cs"/>
          <w:sz w:val="24"/>
          <w:szCs w:val="24"/>
          <w:cs/>
          <w:lang w:bidi="sa-IN"/>
        </w:rPr>
        <w:t>,</w:t>
      </w:r>
      <w:r w:rsidR="004605FC" w:rsidRPr="007264F7">
        <w:rPr>
          <w:sz w:val="24"/>
          <w:szCs w:val="24"/>
          <w:cs/>
        </w:rPr>
        <w:t xml:space="preserve"> जो अन्न</w:t>
      </w:r>
      <w:r w:rsidR="004605FC" w:rsidRPr="007264F7">
        <w:rPr>
          <w:rFonts w:hint="cs"/>
          <w:sz w:val="24"/>
          <w:szCs w:val="24"/>
          <w:cs/>
        </w:rPr>
        <w:t xml:space="preserve">स्स </w:t>
      </w:r>
      <w:r w:rsidR="004605FC" w:rsidRPr="007264F7">
        <w:rPr>
          <w:sz w:val="24"/>
          <w:szCs w:val="24"/>
          <w:cs/>
        </w:rPr>
        <w:t>पा</w:t>
      </w:r>
      <w:r w:rsidR="004605FC" w:rsidRPr="007264F7">
        <w:rPr>
          <w:rFonts w:hint="cs"/>
          <w:sz w:val="24"/>
          <w:szCs w:val="24"/>
          <w:cs/>
          <w:lang w:bidi="sa-IN"/>
        </w:rPr>
        <w:t>न</w:t>
      </w:r>
      <w:r w:rsidR="004605FC" w:rsidRPr="007264F7">
        <w:rPr>
          <w:rFonts w:hint="cs"/>
          <w:sz w:val="24"/>
          <w:szCs w:val="24"/>
          <w:cs/>
        </w:rPr>
        <w:t>स्स</w:t>
      </w:r>
      <w:r w:rsidR="004605FC" w:rsidRPr="007264F7">
        <w:rPr>
          <w:sz w:val="24"/>
          <w:szCs w:val="24"/>
          <w:cs/>
        </w:rPr>
        <w:t xml:space="preserve"> य अ</w:t>
      </w:r>
      <w:r w:rsidR="004605FC" w:rsidRPr="007264F7">
        <w:rPr>
          <w:rFonts w:hint="cs"/>
          <w:sz w:val="24"/>
          <w:szCs w:val="24"/>
          <w:cs/>
          <w:lang w:bidi="sa-IN"/>
        </w:rPr>
        <w:t>नानु</w:t>
      </w:r>
      <w:r w:rsidR="004605FC" w:rsidRPr="007264F7">
        <w:rPr>
          <w:sz w:val="24"/>
          <w:szCs w:val="24"/>
          <w:cs/>
        </w:rPr>
        <w:t>गिद्धे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५७४</w:t>
      </w:r>
      <w:r w:rsidRPr="0069493C">
        <w:rPr>
          <w:color w:val="00B050"/>
          <w:sz w:val="24"/>
          <w:szCs w:val="24"/>
        </w:rPr>
        <w:t>]</w:t>
      </w:r>
      <w:r w:rsidR="00D470B6">
        <w:rPr>
          <w:rFonts w:hint="cs"/>
          <w:color w:val="00B050"/>
          <w:sz w:val="24"/>
          <w:szCs w:val="24"/>
          <w:cs/>
        </w:rPr>
        <w:tab/>
      </w:r>
      <w:r w:rsidR="004605FC" w:rsidRPr="007264F7">
        <w:rPr>
          <w:bCs w:val="0"/>
          <w:sz w:val="24"/>
          <w:szCs w:val="24"/>
          <w:cs/>
        </w:rPr>
        <w:t>अरतिं रतिं च अभिभूय भिक्खू</w:t>
      </w:r>
      <w:r w:rsidR="004605FC" w:rsidRPr="007264F7">
        <w:rPr>
          <w:rFonts w:hint="cs"/>
          <w:bCs w:val="0"/>
          <w:sz w:val="24"/>
          <w:szCs w:val="24"/>
          <w:cs/>
          <w:lang w:bidi="sa-IN"/>
        </w:rPr>
        <w:t>,</w:t>
      </w:r>
      <w:r w:rsidR="004605FC" w:rsidRPr="007264F7">
        <w:rPr>
          <w:bCs w:val="0"/>
          <w:sz w:val="24"/>
          <w:szCs w:val="24"/>
          <w:cs/>
        </w:rPr>
        <w:t xml:space="preserve"> बहुज</w:t>
      </w:r>
      <w:r w:rsidR="004605FC" w:rsidRPr="007264F7">
        <w:rPr>
          <w:rFonts w:hint="cs"/>
          <w:bCs w:val="0"/>
          <w:sz w:val="24"/>
          <w:szCs w:val="24"/>
          <w:cs/>
          <w:lang w:bidi="sa-IN"/>
        </w:rPr>
        <w:t>ने</w:t>
      </w:r>
      <w:r w:rsidR="004605FC" w:rsidRPr="007264F7">
        <w:rPr>
          <w:bCs w:val="0"/>
          <w:sz w:val="24"/>
          <w:szCs w:val="24"/>
          <w:cs/>
        </w:rPr>
        <w:t xml:space="preserve"> वा तह एगचारी</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एगंतमो</w:t>
      </w:r>
      <w:r w:rsidR="004605FC" w:rsidRPr="007264F7">
        <w:rPr>
          <w:rFonts w:hint="cs"/>
          <w:sz w:val="24"/>
          <w:szCs w:val="24"/>
          <w:cs/>
          <w:lang w:bidi="sa-IN"/>
        </w:rPr>
        <w:t>नेन</w:t>
      </w:r>
      <w:r w:rsidR="004605FC" w:rsidRPr="007264F7">
        <w:rPr>
          <w:sz w:val="24"/>
          <w:szCs w:val="24"/>
          <w:cs/>
        </w:rPr>
        <w:t xml:space="preserve"> वियागरेज्जा</w:t>
      </w:r>
      <w:r w:rsidR="004605FC" w:rsidRPr="007264F7">
        <w:rPr>
          <w:rFonts w:hint="cs"/>
          <w:sz w:val="24"/>
          <w:szCs w:val="24"/>
          <w:cs/>
          <w:lang w:bidi="sa-IN"/>
        </w:rPr>
        <w:t>,</w:t>
      </w:r>
      <w:r w:rsidR="004605FC" w:rsidRPr="007264F7">
        <w:rPr>
          <w:sz w:val="24"/>
          <w:szCs w:val="24"/>
          <w:cs/>
        </w:rPr>
        <w:t xml:space="preserve"> एगस्स जंतो गतिरागती य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५७५</w:t>
      </w:r>
      <w:r w:rsidRPr="0069493C">
        <w:rPr>
          <w:color w:val="00B050"/>
          <w:sz w:val="24"/>
          <w:szCs w:val="24"/>
        </w:rPr>
        <w:t>]</w:t>
      </w:r>
      <w:r w:rsidR="00D470B6">
        <w:rPr>
          <w:rFonts w:hint="cs"/>
          <w:color w:val="00B050"/>
          <w:sz w:val="24"/>
          <w:szCs w:val="24"/>
          <w:cs/>
        </w:rPr>
        <w:tab/>
      </w:r>
      <w:r w:rsidR="004605FC" w:rsidRPr="007264F7">
        <w:rPr>
          <w:bCs w:val="0"/>
          <w:sz w:val="24"/>
          <w:szCs w:val="24"/>
          <w:cs/>
        </w:rPr>
        <w:t>सयं समेच्चा अदुवा</w:t>
      </w:r>
      <w:r w:rsidR="004605FC" w:rsidRPr="007264F7">
        <w:rPr>
          <w:rFonts w:hint="cs"/>
          <w:bCs w:val="0"/>
          <w:sz w:val="24"/>
          <w:szCs w:val="24"/>
          <w:cs/>
          <w:lang w:bidi="sa-IN"/>
        </w:rPr>
        <w:t>ऽ</w:t>
      </w:r>
      <w:r w:rsidR="004605FC" w:rsidRPr="007264F7">
        <w:rPr>
          <w:bCs w:val="0"/>
          <w:sz w:val="24"/>
          <w:szCs w:val="24"/>
          <w:cs/>
        </w:rPr>
        <w:t>वि सोच्चा</w:t>
      </w:r>
      <w:r w:rsidR="004605FC" w:rsidRPr="007264F7">
        <w:rPr>
          <w:rFonts w:hint="cs"/>
          <w:bCs w:val="0"/>
          <w:sz w:val="24"/>
          <w:szCs w:val="24"/>
          <w:cs/>
          <w:lang w:bidi="sa-IN"/>
        </w:rPr>
        <w:t>,</w:t>
      </w:r>
      <w:r w:rsidR="004605FC" w:rsidRPr="007264F7">
        <w:rPr>
          <w:bCs w:val="0"/>
          <w:sz w:val="24"/>
          <w:szCs w:val="24"/>
          <w:cs/>
        </w:rPr>
        <w:t xml:space="preserve"> भासेज्ज धम्मं हि</w:t>
      </w:r>
      <w:r w:rsidR="004605FC" w:rsidRPr="007264F7">
        <w:rPr>
          <w:rFonts w:hint="cs"/>
          <w:bCs w:val="0"/>
          <w:sz w:val="24"/>
          <w:szCs w:val="24"/>
          <w:cs/>
          <w:lang w:bidi="sa-IN"/>
        </w:rPr>
        <w:t>य</w:t>
      </w:r>
      <w:r w:rsidR="004605FC" w:rsidRPr="007264F7">
        <w:rPr>
          <w:bCs w:val="0"/>
          <w:sz w:val="24"/>
          <w:szCs w:val="24"/>
          <w:cs/>
        </w:rPr>
        <w:t>यं पयाणं</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जे गरहिता स</w:t>
      </w:r>
      <w:r w:rsidR="004605FC" w:rsidRPr="007264F7">
        <w:rPr>
          <w:rFonts w:hint="cs"/>
          <w:sz w:val="24"/>
          <w:szCs w:val="24"/>
          <w:cs/>
          <w:lang w:bidi="sa-IN"/>
        </w:rPr>
        <w:t>नि</w:t>
      </w:r>
      <w:r w:rsidR="004605FC" w:rsidRPr="007264F7">
        <w:rPr>
          <w:sz w:val="24"/>
          <w:szCs w:val="24"/>
          <w:cs/>
        </w:rPr>
        <w:t>दा</w:t>
      </w:r>
      <w:r w:rsidR="004605FC" w:rsidRPr="007264F7">
        <w:rPr>
          <w:rFonts w:hint="cs"/>
          <w:sz w:val="24"/>
          <w:szCs w:val="24"/>
          <w:cs/>
          <w:lang w:bidi="sa-IN"/>
        </w:rPr>
        <w:t>न</w:t>
      </w:r>
      <w:r w:rsidR="004605FC" w:rsidRPr="007264F7">
        <w:rPr>
          <w:sz w:val="24"/>
          <w:szCs w:val="24"/>
          <w:cs/>
        </w:rPr>
        <w:t>प्पओगा</w:t>
      </w:r>
      <w:r w:rsidR="004605FC" w:rsidRPr="007264F7">
        <w:rPr>
          <w:rFonts w:hint="cs"/>
          <w:sz w:val="24"/>
          <w:szCs w:val="24"/>
          <w:cs/>
          <w:lang w:bidi="sa-IN"/>
        </w:rPr>
        <w:t>,</w:t>
      </w:r>
      <w:r w:rsidR="004605FC" w:rsidRPr="007264F7">
        <w:rPr>
          <w:sz w:val="24"/>
          <w:szCs w:val="24"/>
          <w:cs/>
        </w:rPr>
        <w:t xml:space="preserve"> न</w:t>
      </w:r>
      <w:r w:rsidR="004605FC" w:rsidRPr="007264F7">
        <w:rPr>
          <w:rFonts w:hint="cs"/>
          <w:sz w:val="24"/>
          <w:szCs w:val="24"/>
          <w:cs/>
          <w:lang w:bidi="sa-IN"/>
        </w:rPr>
        <w:t xml:space="preserve"> </w:t>
      </w:r>
      <w:r w:rsidR="004605FC" w:rsidRPr="007264F7">
        <w:rPr>
          <w:sz w:val="24"/>
          <w:szCs w:val="24"/>
          <w:cs/>
        </w:rPr>
        <w:t>ता</w:t>
      </w:r>
      <w:r w:rsidR="004605FC" w:rsidRPr="007264F7">
        <w:rPr>
          <w:rFonts w:hint="cs"/>
          <w:sz w:val="24"/>
          <w:szCs w:val="24"/>
          <w:cs/>
          <w:lang w:bidi="sa-IN"/>
        </w:rPr>
        <w:t>नि</w:t>
      </w:r>
      <w:r w:rsidR="004605FC" w:rsidRPr="007264F7">
        <w:rPr>
          <w:sz w:val="24"/>
          <w:szCs w:val="24"/>
          <w:cs/>
        </w:rPr>
        <w:t xml:space="preserve"> सेवंति सुधीरधम्मा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५७६</w:t>
      </w:r>
      <w:r w:rsidRPr="0069493C">
        <w:rPr>
          <w:color w:val="00B050"/>
          <w:sz w:val="24"/>
          <w:szCs w:val="24"/>
        </w:rPr>
        <w:t>]</w:t>
      </w:r>
      <w:r w:rsidR="00D470B6">
        <w:rPr>
          <w:rFonts w:hint="cs"/>
          <w:color w:val="00B050"/>
          <w:sz w:val="24"/>
          <w:szCs w:val="24"/>
          <w:cs/>
        </w:rPr>
        <w:tab/>
      </w:r>
      <w:r w:rsidR="004605FC" w:rsidRPr="007264F7">
        <w:rPr>
          <w:bCs w:val="0"/>
          <w:sz w:val="24"/>
          <w:szCs w:val="24"/>
          <w:cs/>
        </w:rPr>
        <w:t>केसिंचि तक्काए अबुज्झ भावं</w:t>
      </w:r>
      <w:r w:rsidR="004605FC" w:rsidRPr="007264F7">
        <w:rPr>
          <w:rFonts w:hint="cs"/>
          <w:bCs w:val="0"/>
          <w:sz w:val="24"/>
          <w:szCs w:val="24"/>
          <w:cs/>
          <w:lang w:bidi="sa-IN"/>
        </w:rPr>
        <w:t>,</w:t>
      </w:r>
      <w:r w:rsidR="004605FC" w:rsidRPr="007264F7">
        <w:rPr>
          <w:bCs w:val="0"/>
          <w:sz w:val="24"/>
          <w:szCs w:val="24"/>
          <w:cs/>
        </w:rPr>
        <w:t xml:space="preserve"> खुद्दं पि गच्छेज्ज असद्दहाणे</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आउस्स कालातियारं वघा</w:t>
      </w:r>
      <w:r w:rsidR="004605FC" w:rsidRPr="007264F7">
        <w:rPr>
          <w:rFonts w:hint="cs"/>
          <w:sz w:val="24"/>
          <w:szCs w:val="24"/>
          <w:cs/>
          <w:lang w:bidi="sa-IN"/>
        </w:rPr>
        <w:t>ए,</w:t>
      </w:r>
      <w:r w:rsidR="004605FC" w:rsidRPr="007264F7">
        <w:rPr>
          <w:sz w:val="24"/>
          <w:szCs w:val="24"/>
          <w:cs/>
        </w:rPr>
        <w:t xml:space="preserve"> लद्धा</w:t>
      </w:r>
      <w:r w:rsidR="004605FC" w:rsidRPr="007264F7">
        <w:rPr>
          <w:rFonts w:hint="cs"/>
          <w:sz w:val="24"/>
          <w:szCs w:val="24"/>
          <w:cs/>
          <w:lang w:bidi="sa-IN"/>
        </w:rPr>
        <w:t>नु</w:t>
      </w:r>
      <w:r w:rsidR="004605FC" w:rsidRPr="007264F7">
        <w:rPr>
          <w:sz w:val="24"/>
          <w:szCs w:val="24"/>
          <w:cs/>
        </w:rPr>
        <w:t>मा</w:t>
      </w:r>
      <w:r w:rsidR="004605FC" w:rsidRPr="007264F7">
        <w:rPr>
          <w:rFonts w:hint="cs"/>
          <w:sz w:val="24"/>
          <w:szCs w:val="24"/>
          <w:cs/>
          <w:lang w:bidi="sa-IN"/>
        </w:rPr>
        <w:t>ने</w:t>
      </w:r>
      <w:r w:rsidR="004605FC" w:rsidRPr="007264F7">
        <w:rPr>
          <w:sz w:val="24"/>
          <w:szCs w:val="24"/>
          <w:cs/>
        </w:rPr>
        <w:t xml:space="preserve"> य परेसु अट्ठे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५७७</w:t>
      </w:r>
      <w:r w:rsidRPr="0069493C">
        <w:rPr>
          <w:color w:val="00B050"/>
          <w:sz w:val="24"/>
          <w:szCs w:val="24"/>
        </w:rPr>
        <w:t>]</w:t>
      </w:r>
      <w:r w:rsidR="00D470B6">
        <w:rPr>
          <w:rFonts w:hint="cs"/>
          <w:color w:val="00B050"/>
          <w:sz w:val="24"/>
          <w:szCs w:val="24"/>
          <w:cs/>
        </w:rPr>
        <w:tab/>
      </w:r>
      <w:r w:rsidR="004605FC" w:rsidRPr="007264F7">
        <w:rPr>
          <w:bCs w:val="0"/>
          <w:sz w:val="24"/>
          <w:szCs w:val="24"/>
          <w:cs/>
        </w:rPr>
        <w:t>कम्मं च छंदं च विगिंच धीरे</w:t>
      </w:r>
      <w:r w:rsidR="004605FC" w:rsidRPr="007264F7">
        <w:rPr>
          <w:rFonts w:hint="cs"/>
          <w:bCs w:val="0"/>
          <w:sz w:val="24"/>
          <w:szCs w:val="24"/>
          <w:cs/>
          <w:lang w:bidi="sa-IN"/>
        </w:rPr>
        <w:t>,</w:t>
      </w:r>
      <w:r w:rsidR="004605FC" w:rsidRPr="007264F7">
        <w:rPr>
          <w:bCs w:val="0"/>
          <w:sz w:val="24"/>
          <w:szCs w:val="24"/>
          <w:cs/>
        </w:rPr>
        <w:t xml:space="preserve"> विणएज्ज तु सव्वतो आतभावं</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रूवेहिं लुप्पंति भयावहेहिं</w:t>
      </w:r>
      <w:r w:rsidR="004605FC" w:rsidRPr="007264F7">
        <w:rPr>
          <w:rFonts w:hint="cs"/>
          <w:sz w:val="24"/>
          <w:szCs w:val="24"/>
          <w:cs/>
          <w:lang w:bidi="sa-IN"/>
        </w:rPr>
        <w:t>,</w:t>
      </w:r>
      <w:r w:rsidR="004605FC" w:rsidRPr="007264F7">
        <w:rPr>
          <w:sz w:val="24"/>
          <w:szCs w:val="24"/>
          <w:cs/>
        </w:rPr>
        <w:t xml:space="preserve"> विज्जं गहाय</w:t>
      </w:r>
      <w:r w:rsidR="004605FC" w:rsidRPr="007264F7">
        <w:rPr>
          <w:rFonts w:hint="cs"/>
          <w:sz w:val="24"/>
          <w:szCs w:val="24"/>
          <w:cs/>
          <w:lang w:bidi="sa-IN"/>
        </w:rPr>
        <w:t>ा</w:t>
      </w:r>
      <w:r w:rsidR="004605FC" w:rsidRPr="007264F7">
        <w:rPr>
          <w:sz w:val="24"/>
          <w:szCs w:val="24"/>
          <w:cs/>
        </w:rPr>
        <w:t xml:space="preserve"> तसथावरेहिं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५७८</w:t>
      </w:r>
      <w:r w:rsidRPr="0069493C">
        <w:rPr>
          <w:color w:val="00B050"/>
          <w:sz w:val="24"/>
          <w:szCs w:val="24"/>
        </w:rPr>
        <w:t>]</w:t>
      </w:r>
      <w:r w:rsidR="00D470B6">
        <w:rPr>
          <w:rFonts w:hint="cs"/>
          <w:color w:val="00B050"/>
          <w:sz w:val="24"/>
          <w:szCs w:val="24"/>
          <w:cs/>
        </w:rPr>
        <w:tab/>
      </w:r>
      <w:r w:rsidR="004605FC" w:rsidRPr="007264F7">
        <w:rPr>
          <w:bCs w:val="0"/>
          <w:sz w:val="24"/>
          <w:szCs w:val="24"/>
          <w:cs/>
        </w:rPr>
        <w:t>न पूयणं चेव सिलोयका</w:t>
      </w:r>
      <w:r w:rsidR="004605FC" w:rsidRPr="007264F7">
        <w:rPr>
          <w:rFonts w:hint="cs"/>
          <w:bCs w:val="0"/>
          <w:sz w:val="24"/>
          <w:szCs w:val="24"/>
          <w:cs/>
          <w:lang w:bidi="sa-IN"/>
        </w:rPr>
        <w:t>मी,</w:t>
      </w:r>
      <w:r w:rsidR="004605FC" w:rsidRPr="007264F7">
        <w:rPr>
          <w:bCs w:val="0"/>
          <w:sz w:val="24"/>
          <w:szCs w:val="24"/>
          <w:cs/>
        </w:rPr>
        <w:t xml:space="preserve"> पियमप्पियं कस्सइ नो करेज्जा</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सव्वे अणट्ठे परिवज्जयंते</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w:t>
      </w:r>
      <w:r w:rsidR="004605FC" w:rsidRPr="007264F7">
        <w:rPr>
          <w:rFonts w:hint="cs"/>
          <w:sz w:val="24"/>
          <w:szCs w:val="24"/>
          <w:cs/>
        </w:rPr>
        <w:t>उ</w:t>
      </w:r>
      <w:r w:rsidR="004605FC" w:rsidRPr="007264F7">
        <w:rPr>
          <w:sz w:val="24"/>
          <w:szCs w:val="24"/>
          <w:cs/>
        </w:rPr>
        <w:t>ले या अकसाइ भिक्खू ।।</w:t>
      </w:r>
    </w:p>
    <w:p w:rsidR="004605FC" w:rsidRPr="007264F7" w:rsidRDefault="00232CA9" w:rsidP="00D470B6">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५७९</w:t>
      </w:r>
      <w:r w:rsidRPr="0069493C">
        <w:rPr>
          <w:color w:val="00B050"/>
          <w:sz w:val="24"/>
          <w:szCs w:val="24"/>
        </w:rPr>
        <w:t>]</w:t>
      </w:r>
      <w:r w:rsidR="00D470B6">
        <w:rPr>
          <w:rFonts w:hint="cs"/>
          <w:color w:val="00B050"/>
          <w:sz w:val="24"/>
          <w:szCs w:val="24"/>
          <w:cs/>
        </w:rPr>
        <w:tab/>
      </w:r>
      <w:r w:rsidR="004605FC" w:rsidRPr="007264F7">
        <w:rPr>
          <w:bCs w:val="0"/>
          <w:sz w:val="24"/>
          <w:szCs w:val="24"/>
          <w:cs/>
        </w:rPr>
        <w:t>आहत्तहीयं समुपेहमाणे</w:t>
      </w:r>
      <w:r w:rsidR="004605FC" w:rsidRPr="007264F7">
        <w:rPr>
          <w:rFonts w:hint="cs"/>
          <w:bCs w:val="0"/>
          <w:sz w:val="24"/>
          <w:szCs w:val="24"/>
          <w:cs/>
          <w:lang w:bidi="sa-IN"/>
        </w:rPr>
        <w:t>,</w:t>
      </w:r>
      <w:r w:rsidR="004605FC" w:rsidRPr="007264F7">
        <w:rPr>
          <w:bCs w:val="0"/>
          <w:sz w:val="24"/>
          <w:szCs w:val="24"/>
          <w:cs/>
        </w:rPr>
        <w:t xml:space="preserve"> सव्वेहिं पाणेहिं निहाय दंडं</w:t>
      </w:r>
      <w:r w:rsidR="004605FC" w:rsidRPr="007264F7">
        <w:rPr>
          <w:rFonts w:hint="cs"/>
          <w:bCs w:val="0"/>
          <w:sz w:val="24"/>
          <w:szCs w:val="24"/>
          <w:cs/>
          <w:lang w:bidi="sa-IN"/>
        </w:rPr>
        <w:t xml:space="preserve"> ।</w:t>
      </w:r>
    </w:p>
    <w:p w:rsidR="004605FC" w:rsidRPr="007264F7" w:rsidRDefault="00D470B6" w:rsidP="00D470B6">
      <w:pPr>
        <w:pStyle w:val="PlainHindi"/>
        <w:tabs>
          <w:tab w:val="left" w:pos="2160"/>
        </w:tabs>
        <w:spacing w:after="0"/>
        <w:ind w:right="358" w:firstLine="1440"/>
        <w:jc w:val="distribute"/>
        <w:rPr>
          <w:sz w:val="24"/>
          <w:szCs w:val="24"/>
        </w:rPr>
      </w:pPr>
      <w:r>
        <w:rPr>
          <w:rFonts w:hint="cs"/>
          <w:sz w:val="24"/>
          <w:szCs w:val="24"/>
          <w:cs/>
        </w:rPr>
        <w:tab/>
      </w:r>
      <w:r w:rsidR="004605FC" w:rsidRPr="007264F7">
        <w:rPr>
          <w:sz w:val="24"/>
          <w:szCs w:val="24"/>
          <w:cs/>
        </w:rPr>
        <w:t>नो जीवियं नो मरणाहिकं</w:t>
      </w:r>
      <w:r w:rsidR="004605FC" w:rsidRPr="007264F7">
        <w:rPr>
          <w:rFonts w:hint="cs"/>
          <w:sz w:val="24"/>
          <w:szCs w:val="24"/>
          <w:cs/>
          <w:lang w:bidi="sa-IN"/>
        </w:rPr>
        <w:t>खी</w:t>
      </w:r>
      <w:r w:rsidR="004605FC" w:rsidRPr="007264F7">
        <w:rPr>
          <w:sz w:val="24"/>
          <w:szCs w:val="24"/>
          <w:cs/>
        </w:rPr>
        <w:t xml:space="preserve"> चरेज्जमेघावि वलया विमुक्के ।। त्ति बेमि</w:t>
      </w:r>
    </w:p>
    <w:p w:rsidR="004605FC" w:rsidRPr="00A951A3" w:rsidRDefault="004605FC" w:rsidP="00232CA9">
      <w:pPr>
        <w:spacing w:after="0" w:line="240" w:lineRule="auto"/>
        <w:ind w:right="-2"/>
        <w:jc w:val="center"/>
        <w:rPr>
          <w:b/>
          <w:bCs/>
          <w:color w:val="0BA51A"/>
          <w:sz w:val="24"/>
          <w:szCs w:val="24"/>
        </w:rPr>
      </w:pPr>
      <w:r w:rsidRPr="00A951A3">
        <w:rPr>
          <w:rFonts w:cs="Mangal" w:hint="cs"/>
          <w:b/>
          <w:bCs/>
          <w:color w:val="0BA51A"/>
          <w:sz w:val="24"/>
          <w:szCs w:val="24"/>
          <w:cs/>
        </w:rPr>
        <w:t>मुनि</w:t>
      </w:r>
      <w:r w:rsidRPr="00A951A3">
        <w:rPr>
          <w:rFonts w:hint="cs"/>
          <w:b/>
          <w:bCs/>
          <w:color w:val="0BA51A"/>
          <w:sz w:val="24"/>
          <w:szCs w:val="24"/>
          <w:cs/>
        </w:rPr>
        <w:t xml:space="preserve"> </w:t>
      </w:r>
      <w:r w:rsidRPr="00A951A3">
        <w:rPr>
          <w:rFonts w:cs="Mangal" w:hint="cs"/>
          <w:b/>
          <w:bCs/>
          <w:color w:val="0BA51A"/>
          <w:sz w:val="24"/>
          <w:szCs w:val="24"/>
          <w:cs/>
        </w:rPr>
        <w:t>दीपरत्नसागरेण</w:t>
      </w:r>
      <w:r w:rsidRPr="00A951A3">
        <w:rPr>
          <w:rFonts w:hint="cs"/>
          <w:b/>
          <w:bCs/>
          <w:color w:val="0BA51A"/>
          <w:sz w:val="24"/>
          <w:szCs w:val="24"/>
          <w:cs/>
        </w:rPr>
        <w:t xml:space="preserve"> </w:t>
      </w:r>
      <w:r w:rsidRPr="00A951A3">
        <w:rPr>
          <w:rFonts w:cs="Mangal" w:hint="cs"/>
          <w:b/>
          <w:bCs/>
          <w:color w:val="0BA51A"/>
          <w:sz w:val="24"/>
          <w:szCs w:val="24"/>
          <w:cs/>
        </w:rPr>
        <w:t>संशोधितः</w:t>
      </w:r>
      <w:r w:rsidRPr="00A951A3">
        <w:rPr>
          <w:rFonts w:hint="cs"/>
          <w:b/>
          <w:bCs/>
          <w:color w:val="0BA51A"/>
          <w:sz w:val="24"/>
          <w:szCs w:val="24"/>
          <w:cs/>
        </w:rPr>
        <w:t xml:space="preserve"> </w:t>
      </w:r>
      <w:r w:rsidRPr="00A951A3">
        <w:rPr>
          <w:rFonts w:cs="Mangal" w:hint="cs"/>
          <w:b/>
          <w:bCs/>
          <w:color w:val="0BA51A"/>
          <w:sz w:val="24"/>
          <w:szCs w:val="24"/>
          <w:cs/>
        </w:rPr>
        <w:t>सम्पादितश्च</w:t>
      </w:r>
      <w:r w:rsidRPr="00A951A3">
        <w:rPr>
          <w:rFonts w:hint="cs"/>
          <w:b/>
          <w:bCs/>
          <w:color w:val="0BA51A"/>
          <w:sz w:val="24"/>
          <w:szCs w:val="24"/>
          <w:cs/>
        </w:rPr>
        <w:t xml:space="preserve"> </w:t>
      </w:r>
      <w:r w:rsidRPr="00A951A3">
        <w:rPr>
          <w:b/>
          <w:bCs/>
          <w:color w:val="0BA51A"/>
          <w:sz w:val="24"/>
          <w:szCs w:val="24"/>
        </w:rPr>
        <w:t>“</w:t>
      </w:r>
      <w:r w:rsidRPr="00A951A3">
        <w:rPr>
          <w:rFonts w:cs="Mangal" w:hint="cs"/>
          <w:b/>
          <w:bCs/>
          <w:color w:val="0BA51A"/>
          <w:sz w:val="24"/>
          <w:szCs w:val="24"/>
          <w:cs/>
        </w:rPr>
        <w:t>तेरसमं</w:t>
      </w:r>
      <w:r w:rsidRPr="00A951A3">
        <w:rPr>
          <w:rFonts w:hint="cs"/>
          <w:b/>
          <w:bCs/>
          <w:color w:val="0BA51A"/>
          <w:sz w:val="24"/>
          <w:szCs w:val="24"/>
          <w:cs/>
        </w:rPr>
        <w:t xml:space="preserve"> </w:t>
      </w:r>
      <w:r w:rsidRPr="00A951A3">
        <w:rPr>
          <w:rFonts w:cs="Mangal" w:hint="cs"/>
          <w:b/>
          <w:bCs/>
          <w:color w:val="0BA51A"/>
          <w:sz w:val="24"/>
          <w:szCs w:val="24"/>
          <w:cs/>
        </w:rPr>
        <w:t>अज्झयणं</w:t>
      </w:r>
      <w:r w:rsidRPr="00A951A3">
        <w:rPr>
          <w:rFonts w:hint="cs"/>
          <w:b/>
          <w:bCs/>
          <w:color w:val="0BA51A"/>
          <w:sz w:val="24"/>
          <w:szCs w:val="24"/>
          <w:cs/>
        </w:rPr>
        <w:t xml:space="preserve"> </w:t>
      </w:r>
      <w:r w:rsidRPr="00A951A3">
        <w:rPr>
          <w:rFonts w:cs="Mangal" w:hint="cs"/>
          <w:b/>
          <w:bCs/>
          <w:color w:val="0BA51A"/>
          <w:sz w:val="24"/>
          <w:szCs w:val="24"/>
          <w:cs/>
        </w:rPr>
        <w:t>समत्तं</w:t>
      </w:r>
      <w:r w:rsidRPr="00A951A3">
        <w:rPr>
          <w:b/>
          <w:bCs/>
          <w:color w:val="0BA51A"/>
          <w:sz w:val="24"/>
          <w:szCs w:val="24"/>
        </w:rPr>
        <w:t>”</w:t>
      </w:r>
    </w:p>
    <w:p w:rsidR="004605FC" w:rsidRPr="005959B2" w:rsidRDefault="00A951A3" w:rsidP="00232CA9">
      <w:pPr>
        <w:pStyle w:val="H2Hindi"/>
        <w:rPr>
          <w:sz w:val="32"/>
          <w:szCs w:val="32"/>
        </w:rPr>
      </w:pPr>
      <w:bookmarkStart w:id="32" w:name="_Toc318398184"/>
      <w:r>
        <w:rPr>
          <w:sz w:val="32"/>
          <w:szCs w:val="32"/>
        </w:rPr>
        <w:t>0</w:t>
      </w:r>
      <w:r w:rsidR="004605FC" w:rsidRPr="005959B2">
        <w:rPr>
          <w:rFonts w:hint="cs"/>
          <w:sz w:val="32"/>
          <w:szCs w:val="32"/>
          <w:cs/>
        </w:rPr>
        <w:t xml:space="preserve"> </w:t>
      </w:r>
      <w:r w:rsidR="004605FC" w:rsidRPr="005959B2">
        <w:rPr>
          <w:sz w:val="32"/>
          <w:szCs w:val="32"/>
          <w:cs/>
        </w:rPr>
        <w:t>चउद्दसमं अज्झयणं-</w:t>
      </w:r>
      <w:r>
        <w:rPr>
          <w:sz w:val="32"/>
          <w:szCs w:val="32"/>
        </w:rPr>
        <w:t xml:space="preserve"> </w:t>
      </w:r>
      <w:r w:rsidR="004605FC" w:rsidRPr="005959B2">
        <w:rPr>
          <w:sz w:val="32"/>
          <w:szCs w:val="32"/>
          <w:cs/>
        </w:rPr>
        <w:t>गंथो</w:t>
      </w:r>
      <w:bookmarkEnd w:id="32"/>
      <w:r w:rsidR="004605FC" w:rsidRPr="005959B2">
        <w:rPr>
          <w:rFonts w:hint="cs"/>
          <w:sz w:val="32"/>
          <w:szCs w:val="32"/>
          <w:cs/>
        </w:rPr>
        <w:t xml:space="preserve"> </w:t>
      </w:r>
      <w:r>
        <w:rPr>
          <w:sz w:val="32"/>
          <w:szCs w:val="32"/>
        </w:rPr>
        <w:t>0</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५८०</w:t>
      </w:r>
      <w:r w:rsidRPr="0069493C">
        <w:rPr>
          <w:color w:val="00B050"/>
          <w:sz w:val="24"/>
          <w:szCs w:val="24"/>
        </w:rPr>
        <w:t>]</w:t>
      </w:r>
      <w:r w:rsidR="00FF1802">
        <w:rPr>
          <w:rFonts w:hint="cs"/>
          <w:color w:val="00B050"/>
          <w:sz w:val="24"/>
          <w:szCs w:val="24"/>
          <w:cs/>
        </w:rPr>
        <w:tab/>
      </w:r>
      <w:r w:rsidR="004605FC" w:rsidRPr="007264F7">
        <w:rPr>
          <w:bCs w:val="0"/>
          <w:sz w:val="24"/>
          <w:szCs w:val="24"/>
          <w:cs/>
        </w:rPr>
        <w:t>गंथं विहाय इह सिक्खमाणो</w:t>
      </w:r>
      <w:r w:rsidR="004605FC" w:rsidRPr="007264F7">
        <w:rPr>
          <w:rFonts w:hint="cs"/>
          <w:bCs w:val="0"/>
          <w:sz w:val="24"/>
          <w:szCs w:val="24"/>
          <w:cs/>
          <w:lang w:bidi="sa-IN"/>
        </w:rPr>
        <w:t>,</w:t>
      </w:r>
      <w:r w:rsidR="004605FC" w:rsidRPr="007264F7">
        <w:rPr>
          <w:bCs w:val="0"/>
          <w:sz w:val="24"/>
          <w:szCs w:val="24"/>
          <w:cs/>
        </w:rPr>
        <w:t xml:space="preserve"> उट्ठाय सुबंभचेरं वसेज्जा</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ओवायकारी वि</w:t>
      </w:r>
      <w:r w:rsidR="004605FC" w:rsidRPr="007264F7">
        <w:rPr>
          <w:rFonts w:hint="cs"/>
          <w:sz w:val="24"/>
          <w:szCs w:val="24"/>
          <w:cs/>
          <w:lang w:bidi="sa-IN"/>
        </w:rPr>
        <w:t>न</w:t>
      </w:r>
      <w:r w:rsidR="004605FC" w:rsidRPr="007264F7">
        <w:rPr>
          <w:sz w:val="24"/>
          <w:szCs w:val="24"/>
          <w:cs/>
        </w:rPr>
        <w:t>यं सुसिक्खे</w:t>
      </w:r>
      <w:r w:rsidR="004605FC" w:rsidRPr="007264F7">
        <w:rPr>
          <w:rFonts w:hint="cs"/>
          <w:sz w:val="24"/>
          <w:szCs w:val="24"/>
          <w:cs/>
          <w:lang w:bidi="sa-IN"/>
        </w:rPr>
        <w:t>,</w:t>
      </w:r>
      <w:r w:rsidR="004605FC" w:rsidRPr="007264F7">
        <w:rPr>
          <w:sz w:val="24"/>
          <w:szCs w:val="24"/>
          <w:cs/>
        </w:rPr>
        <w:t xml:space="preserve"> जे छेए से विप्पमादं न कुज्जा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५८१</w:t>
      </w:r>
      <w:r w:rsidRPr="0069493C">
        <w:rPr>
          <w:color w:val="00B050"/>
          <w:sz w:val="24"/>
          <w:szCs w:val="24"/>
        </w:rPr>
        <w:t>]</w:t>
      </w:r>
      <w:r w:rsidR="00FF1802">
        <w:rPr>
          <w:rFonts w:hint="cs"/>
          <w:color w:val="00B050"/>
          <w:sz w:val="24"/>
          <w:szCs w:val="24"/>
          <w:cs/>
        </w:rPr>
        <w:tab/>
      </w:r>
      <w:r w:rsidR="004605FC" w:rsidRPr="007264F7">
        <w:rPr>
          <w:bCs w:val="0"/>
          <w:sz w:val="24"/>
          <w:szCs w:val="24"/>
          <w:cs/>
        </w:rPr>
        <w:t>जहा दिया-पोतमपत्तजात्तं</w:t>
      </w:r>
      <w:r w:rsidR="004605FC" w:rsidRPr="007264F7">
        <w:rPr>
          <w:rFonts w:hint="cs"/>
          <w:bCs w:val="0"/>
          <w:sz w:val="24"/>
          <w:szCs w:val="24"/>
          <w:cs/>
          <w:lang w:bidi="sa-IN"/>
        </w:rPr>
        <w:t>,</w:t>
      </w:r>
      <w:r w:rsidR="004605FC" w:rsidRPr="007264F7">
        <w:rPr>
          <w:bCs w:val="0"/>
          <w:sz w:val="24"/>
          <w:szCs w:val="24"/>
          <w:cs/>
        </w:rPr>
        <w:t xml:space="preserve"> सावासगा पवितुं म</w:t>
      </w:r>
      <w:r w:rsidR="004605FC" w:rsidRPr="007264F7">
        <w:rPr>
          <w:rFonts w:hint="cs"/>
          <w:bCs w:val="0"/>
          <w:sz w:val="24"/>
          <w:szCs w:val="24"/>
          <w:cs/>
          <w:lang w:bidi="sa-IN"/>
        </w:rPr>
        <w:t>न्न</w:t>
      </w:r>
      <w:r w:rsidR="004605FC" w:rsidRPr="007264F7">
        <w:rPr>
          <w:bCs w:val="0"/>
          <w:sz w:val="24"/>
          <w:szCs w:val="24"/>
          <w:cs/>
        </w:rPr>
        <w:t>माणं</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w:t>
      </w:r>
      <w:r w:rsidR="004605FC" w:rsidRPr="007264F7">
        <w:rPr>
          <w:rFonts w:hint="cs"/>
          <w:sz w:val="24"/>
          <w:szCs w:val="24"/>
          <w:cs/>
        </w:rPr>
        <w:t xml:space="preserve">ं </w:t>
      </w:r>
      <w:r w:rsidR="004605FC" w:rsidRPr="007264F7">
        <w:rPr>
          <w:sz w:val="24"/>
          <w:szCs w:val="24"/>
          <w:cs/>
        </w:rPr>
        <w:t>चाइयं तरुणमपत्तजायं</w:t>
      </w:r>
      <w:r w:rsidR="004605FC" w:rsidRPr="007264F7">
        <w:rPr>
          <w:rFonts w:hint="cs"/>
          <w:sz w:val="24"/>
          <w:szCs w:val="24"/>
          <w:cs/>
          <w:lang w:bidi="sa-IN"/>
        </w:rPr>
        <w:t>,</w:t>
      </w:r>
      <w:r w:rsidR="004605FC" w:rsidRPr="007264F7">
        <w:rPr>
          <w:sz w:val="24"/>
          <w:szCs w:val="24"/>
          <w:cs/>
        </w:rPr>
        <w:t xml:space="preserve"> ढंकादि अव्वत्तगमं हरेज्जा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५८२</w:t>
      </w:r>
      <w:r w:rsidRPr="0069493C">
        <w:rPr>
          <w:color w:val="00B050"/>
          <w:sz w:val="24"/>
          <w:szCs w:val="24"/>
        </w:rPr>
        <w:t>]</w:t>
      </w:r>
      <w:r w:rsidR="00FF1802">
        <w:rPr>
          <w:rFonts w:hint="cs"/>
          <w:color w:val="00B050"/>
          <w:sz w:val="24"/>
          <w:szCs w:val="24"/>
          <w:cs/>
        </w:rPr>
        <w:tab/>
      </w:r>
      <w:r w:rsidR="004605FC" w:rsidRPr="007264F7">
        <w:rPr>
          <w:bCs w:val="0"/>
          <w:sz w:val="24"/>
          <w:szCs w:val="24"/>
          <w:cs/>
        </w:rPr>
        <w:t xml:space="preserve">एवं तु </w:t>
      </w:r>
      <w:r w:rsidR="004605FC" w:rsidRPr="007264F7">
        <w:rPr>
          <w:rFonts w:hint="cs"/>
          <w:bCs w:val="0"/>
          <w:sz w:val="24"/>
          <w:szCs w:val="24"/>
          <w:cs/>
          <w:lang w:bidi="sa-IN"/>
        </w:rPr>
        <w:t>सेहंपि</w:t>
      </w:r>
      <w:r w:rsidR="004605FC" w:rsidRPr="007264F7">
        <w:rPr>
          <w:bCs w:val="0"/>
          <w:sz w:val="24"/>
          <w:szCs w:val="24"/>
          <w:cs/>
        </w:rPr>
        <w:t xml:space="preserve"> वि अपुट्ठधम्मे</w:t>
      </w:r>
      <w:r w:rsidR="004605FC" w:rsidRPr="007264F7">
        <w:rPr>
          <w:rFonts w:hint="cs"/>
          <w:bCs w:val="0"/>
          <w:sz w:val="24"/>
          <w:szCs w:val="24"/>
          <w:cs/>
          <w:lang w:bidi="sa-IN"/>
        </w:rPr>
        <w:t>,</w:t>
      </w:r>
      <w:r w:rsidR="004605FC" w:rsidRPr="007264F7">
        <w:rPr>
          <w:bCs w:val="0"/>
          <w:sz w:val="24"/>
          <w:szCs w:val="24"/>
          <w:cs/>
        </w:rPr>
        <w:t xml:space="preserve"> निस्सा</w:t>
      </w:r>
      <w:r w:rsidR="004605FC" w:rsidRPr="007264F7">
        <w:rPr>
          <w:rFonts w:hint="cs"/>
          <w:bCs w:val="0"/>
          <w:sz w:val="24"/>
          <w:szCs w:val="24"/>
          <w:cs/>
          <w:lang w:bidi="sa-IN"/>
        </w:rPr>
        <w:t>रियं</w:t>
      </w:r>
      <w:r w:rsidR="004605FC" w:rsidRPr="007264F7">
        <w:rPr>
          <w:bCs w:val="0"/>
          <w:sz w:val="24"/>
          <w:szCs w:val="24"/>
          <w:cs/>
        </w:rPr>
        <w:t xml:space="preserve"> वुसि</w:t>
      </w:r>
      <w:r w:rsidR="004605FC" w:rsidRPr="007264F7">
        <w:rPr>
          <w:rFonts w:hint="cs"/>
          <w:bCs w:val="0"/>
          <w:sz w:val="24"/>
          <w:szCs w:val="24"/>
          <w:cs/>
          <w:lang w:bidi="sa-IN"/>
        </w:rPr>
        <w:t>मं</w:t>
      </w:r>
      <w:r w:rsidR="004605FC" w:rsidRPr="007264F7">
        <w:rPr>
          <w:bCs w:val="0"/>
          <w:sz w:val="24"/>
          <w:szCs w:val="24"/>
          <w:cs/>
        </w:rPr>
        <w:t xml:space="preserve"> म</w:t>
      </w:r>
      <w:r w:rsidR="004605FC" w:rsidRPr="007264F7">
        <w:rPr>
          <w:rFonts w:hint="cs"/>
          <w:bCs w:val="0"/>
          <w:sz w:val="24"/>
          <w:szCs w:val="24"/>
          <w:cs/>
        </w:rPr>
        <w:t>न्न</w:t>
      </w:r>
      <w:r w:rsidR="004605FC" w:rsidRPr="007264F7">
        <w:rPr>
          <w:bCs w:val="0"/>
          <w:sz w:val="24"/>
          <w:szCs w:val="24"/>
          <w:cs/>
        </w:rPr>
        <w:t>मा</w:t>
      </w:r>
      <w:r w:rsidR="004605FC" w:rsidRPr="007264F7">
        <w:rPr>
          <w:rFonts w:hint="cs"/>
          <w:bCs w:val="0"/>
          <w:sz w:val="24"/>
          <w:szCs w:val="24"/>
          <w:cs/>
          <w:lang w:bidi="sa-IN"/>
        </w:rPr>
        <w:t>णा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दियस्स छा</w:t>
      </w:r>
      <w:r w:rsidR="004605FC" w:rsidRPr="007264F7">
        <w:rPr>
          <w:rFonts w:hint="cs"/>
          <w:sz w:val="24"/>
          <w:szCs w:val="24"/>
          <w:cs/>
          <w:lang w:bidi="sa-IN"/>
        </w:rPr>
        <w:t>यं</w:t>
      </w:r>
      <w:r w:rsidR="004605FC" w:rsidRPr="007264F7">
        <w:rPr>
          <w:sz w:val="24"/>
          <w:szCs w:val="24"/>
          <w:cs/>
        </w:rPr>
        <w:t xml:space="preserve"> व अपत्तजातं</w:t>
      </w:r>
      <w:r w:rsidR="004605FC" w:rsidRPr="007264F7">
        <w:rPr>
          <w:rFonts w:hint="cs"/>
          <w:sz w:val="24"/>
          <w:szCs w:val="24"/>
          <w:cs/>
          <w:lang w:bidi="sa-IN"/>
        </w:rPr>
        <w:t>,</w:t>
      </w:r>
      <w:r w:rsidR="004605FC" w:rsidRPr="007264F7">
        <w:rPr>
          <w:sz w:val="24"/>
          <w:szCs w:val="24"/>
          <w:cs/>
        </w:rPr>
        <w:t xml:space="preserve"> हरिंसु णं पावधम्मा अ</w:t>
      </w:r>
      <w:r w:rsidR="004605FC" w:rsidRPr="007264F7">
        <w:rPr>
          <w:rFonts w:hint="cs"/>
          <w:sz w:val="24"/>
          <w:szCs w:val="24"/>
          <w:cs/>
          <w:lang w:bidi="sa-IN"/>
        </w:rPr>
        <w:t>ने</w:t>
      </w:r>
      <w:r w:rsidR="004605FC" w:rsidRPr="007264F7">
        <w:rPr>
          <w:sz w:val="24"/>
          <w:szCs w:val="24"/>
          <w:cs/>
        </w:rPr>
        <w:t>गे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५८३</w:t>
      </w:r>
      <w:r w:rsidRPr="0069493C">
        <w:rPr>
          <w:color w:val="00B050"/>
          <w:sz w:val="24"/>
          <w:szCs w:val="24"/>
        </w:rPr>
        <w:t>]</w:t>
      </w:r>
      <w:r w:rsidR="00FF1802">
        <w:rPr>
          <w:rFonts w:hint="cs"/>
          <w:color w:val="00B050"/>
          <w:sz w:val="24"/>
          <w:szCs w:val="24"/>
          <w:cs/>
        </w:rPr>
        <w:tab/>
      </w:r>
      <w:r w:rsidR="004605FC" w:rsidRPr="007264F7">
        <w:rPr>
          <w:bCs w:val="0"/>
          <w:sz w:val="24"/>
          <w:szCs w:val="24"/>
          <w:cs/>
        </w:rPr>
        <w:t>ओसाणमिच्छे म</w:t>
      </w:r>
      <w:r w:rsidR="004605FC" w:rsidRPr="007264F7">
        <w:rPr>
          <w:rFonts w:hint="cs"/>
          <w:bCs w:val="0"/>
          <w:sz w:val="24"/>
          <w:szCs w:val="24"/>
          <w:cs/>
          <w:lang w:bidi="sa-IN"/>
        </w:rPr>
        <w:t>नु</w:t>
      </w:r>
      <w:r w:rsidR="004605FC" w:rsidRPr="007264F7">
        <w:rPr>
          <w:bCs w:val="0"/>
          <w:sz w:val="24"/>
          <w:szCs w:val="24"/>
          <w:cs/>
        </w:rPr>
        <w:t>ए समाहिं</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w:t>
      </w:r>
      <w:r w:rsidR="004605FC" w:rsidRPr="007264F7">
        <w:rPr>
          <w:bCs w:val="0"/>
          <w:sz w:val="24"/>
          <w:szCs w:val="24"/>
          <w:cs/>
        </w:rPr>
        <w:t xml:space="preserve">सिते </w:t>
      </w:r>
      <w:r w:rsidR="004605FC" w:rsidRPr="007264F7">
        <w:rPr>
          <w:rFonts w:hint="cs"/>
          <w:bCs w:val="0"/>
          <w:sz w:val="24"/>
          <w:szCs w:val="24"/>
          <w:cs/>
          <w:lang w:bidi="sa-IN"/>
        </w:rPr>
        <w:t>नं</w:t>
      </w:r>
      <w:r w:rsidR="004605FC" w:rsidRPr="007264F7">
        <w:rPr>
          <w:bCs w:val="0"/>
          <w:sz w:val="24"/>
          <w:szCs w:val="24"/>
          <w:cs/>
        </w:rPr>
        <w:t>तक</w:t>
      </w:r>
      <w:r w:rsidR="004605FC" w:rsidRPr="007264F7">
        <w:rPr>
          <w:rFonts w:hint="cs"/>
          <w:bCs w:val="0"/>
          <w:sz w:val="24"/>
          <w:szCs w:val="24"/>
          <w:cs/>
          <w:lang w:bidi="sa-IN"/>
        </w:rPr>
        <w:t>रिं</w:t>
      </w:r>
      <w:r w:rsidR="004605FC" w:rsidRPr="007264F7">
        <w:rPr>
          <w:bCs w:val="0"/>
          <w:sz w:val="24"/>
          <w:szCs w:val="24"/>
          <w:cs/>
        </w:rPr>
        <w:t xml:space="preserve">ति </w:t>
      </w:r>
      <w:r w:rsidR="004605FC" w:rsidRPr="007264F7">
        <w:rPr>
          <w:rFonts w:hint="cs"/>
          <w:bCs w:val="0"/>
          <w:sz w:val="24"/>
          <w:szCs w:val="24"/>
          <w:cs/>
          <w:lang w:bidi="sa-IN"/>
        </w:rPr>
        <w:t>न</w:t>
      </w:r>
      <w:r w:rsidR="004605FC" w:rsidRPr="007264F7">
        <w:rPr>
          <w:bCs w:val="0"/>
          <w:sz w:val="24"/>
          <w:szCs w:val="24"/>
          <w:cs/>
        </w:rPr>
        <w:t>च्चा</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ओभासमाणे दवियस्स वित्तं</w:t>
      </w:r>
      <w:r w:rsidR="004605FC" w:rsidRPr="007264F7">
        <w:rPr>
          <w:rFonts w:hint="cs"/>
          <w:sz w:val="24"/>
          <w:szCs w:val="24"/>
          <w:cs/>
          <w:lang w:bidi="sa-IN"/>
        </w:rPr>
        <w:t>,</w:t>
      </w:r>
      <w:r w:rsidR="004605FC" w:rsidRPr="007264F7">
        <w:rPr>
          <w:sz w:val="24"/>
          <w:szCs w:val="24"/>
          <w:cs/>
        </w:rPr>
        <w:t xml:space="preserve"> न निक्कसे बहिया आसुपण्णो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५८४</w:t>
      </w:r>
      <w:r w:rsidRPr="0069493C">
        <w:rPr>
          <w:color w:val="00B050"/>
          <w:sz w:val="24"/>
          <w:szCs w:val="24"/>
        </w:rPr>
        <w:t>]</w:t>
      </w:r>
      <w:r w:rsidR="00FF1802">
        <w:rPr>
          <w:rFonts w:hint="cs"/>
          <w:color w:val="00B050"/>
          <w:sz w:val="24"/>
          <w:szCs w:val="24"/>
          <w:cs/>
        </w:rPr>
        <w:tab/>
      </w:r>
      <w:r w:rsidR="004605FC" w:rsidRPr="007264F7">
        <w:rPr>
          <w:bCs w:val="0"/>
          <w:sz w:val="24"/>
          <w:szCs w:val="24"/>
          <w:cs/>
        </w:rPr>
        <w:t xml:space="preserve">जे ठाणओ य सयणासणे </w:t>
      </w:r>
      <w:r w:rsidR="004605FC" w:rsidRPr="007264F7">
        <w:rPr>
          <w:rFonts w:hint="cs"/>
          <w:bCs w:val="0"/>
          <w:sz w:val="24"/>
          <w:szCs w:val="24"/>
          <w:cs/>
          <w:lang w:bidi="sa-IN"/>
        </w:rPr>
        <w:t>य</w:t>
      </w:r>
      <w:r w:rsidR="004605FC" w:rsidRPr="007264F7">
        <w:rPr>
          <w:bCs w:val="0"/>
          <w:sz w:val="24"/>
          <w:szCs w:val="24"/>
          <w:cs/>
        </w:rPr>
        <w:t xml:space="preserve"> परक्कमे यावि सुसाहुजुत्ते</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समितीसु गुत्तीसु य आयपण्णे</w:t>
      </w:r>
      <w:r w:rsidR="004605FC" w:rsidRPr="007264F7">
        <w:rPr>
          <w:rFonts w:hint="cs"/>
          <w:sz w:val="24"/>
          <w:szCs w:val="24"/>
          <w:cs/>
          <w:lang w:bidi="sa-IN"/>
        </w:rPr>
        <w:t>,</w:t>
      </w:r>
      <w:r w:rsidR="004605FC" w:rsidRPr="007264F7">
        <w:rPr>
          <w:sz w:val="24"/>
          <w:szCs w:val="24"/>
          <w:cs/>
        </w:rPr>
        <w:t xml:space="preserve"> वियागरेंते य पुढो वएज्जा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५८५</w:t>
      </w:r>
      <w:r w:rsidRPr="0069493C">
        <w:rPr>
          <w:color w:val="00B050"/>
          <w:sz w:val="24"/>
          <w:szCs w:val="24"/>
        </w:rPr>
        <w:t>]</w:t>
      </w:r>
      <w:r w:rsidR="00FF1802">
        <w:rPr>
          <w:rFonts w:hint="cs"/>
          <w:color w:val="00B050"/>
          <w:sz w:val="24"/>
          <w:szCs w:val="24"/>
          <w:cs/>
        </w:rPr>
        <w:tab/>
      </w:r>
      <w:r w:rsidR="004605FC" w:rsidRPr="007264F7">
        <w:rPr>
          <w:bCs w:val="0"/>
          <w:sz w:val="24"/>
          <w:szCs w:val="24"/>
          <w:cs/>
        </w:rPr>
        <w:t>सद्दाणि सोच्चा अदु भेरवाणि</w:t>
      </w:r>
      <w:r w:rsidR="004605FC" w:rsidRPr="007264F7">
        <w:rPr>
          <w:rFonts w:hint="cs"/>
          <w:bCs w:val="0"/>
          <w:sz w:val="24"/>
          <w:szCs w:val="24"/>
          <w:cs/>
          <w:lang w:bidi="sa-IN"/>
        </w:rPr>
        <w:t>,</w:t>
      </w:r>
      <w:r w:rsidR="004605FC" w:rsidRPr="007264F7">
        <w:rPr>
          <w:bCs w:val="0"/>
          <w:sz w:val="24"/>
          <w:szCs w:val="24"/>
          <w:cs/>
        </w:rPr>
        <w:t xml:space="preserve"> अनासवे तेसु परिव्वएज्जा</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निद्दं च भिक्खू न पमाय कुज्जा</w:t>
      </w:r>
      <w:r w:rsidR="004605FC" w:rsidRPr="007264F7">
        <w:rPr>
          <w:rFonts w:hint="cs"/>
          <w:sz w:val="24"/>
          <w:szCs w:val="24"/>
          <w:cs/>
          <w:lang w:bidi="sa-IN"/>
        </w:rPr>
        <w:t>,</w:t>
      </w:r>
      <w:r w:rsidR="004605FC" w:rsidRPr="007264F7">
        <w:rPr>
          <w:sz w:val="24"/>
          <w:szCs w:val="24"/>
          <w:cs/>
        </w:rPr>
        <w:t xml:space="preserve"> कहं कहं </w:t>
      </w:r>
      <w:r w:rsidR="004605FC" w:rsidRPr="007264F7">
        <w:rPr>
          <w:rFonts w:hint="cs"/>
          <w:sz w:val="24"/>
          <w:szCs w:val="24"/>
          <w:cs/>
          <w:lang w:bidi="sa-IN"/>
        </w:rPr>
        <w:t>वा</w:t>
      </w:r>
      <w:r w:rsidR="004605FC" w:rsidRPr="007264F7">
        <w:rPr>
          <w:sz w:val="24"/>
          <w:szCs w:val="24"/>
          <w:cs/>
        </w:rPr>
        <w:t xml:space="preserve"> वितिगिच्छ तिण्णे ।।</w:t>
      </w:r>
    </w:p>
    <w:p w:rsidR="005959B2" w:rsidRDefault="005959B2" w:rsidP="005959B2">
      <w:pPr>
        <w:spacing w:after="0" w:line="240" w:lineRule="auto"/>
        <w:ind w:right="1708"/>
        <w:contextualSpacing/>
        <w:rPr>
          <w:rFonts w:cs="Mangal"/>
          <w:sz w:val="24"/>
          <w:szCs w:val="24"/>
        </w:rPr>
      </w:pPr>
      <w:r>
        <w:rPr>
          <w:rFonts w:cs="Mangal" w:hint="cs"/>
          <w:sz w:val="24"/>
          <w:szCs w:val="24"/>
          <w:cs/>
        </w:rPr>
        <w:lastRenderedPageBreak/>
        <w:t>सु</w:t>
      </w:r>
      <w:r w:rsidR="00A951A3">
        <w:rPr>
          <w:rFonts w:cs="Mangal" w:hint="cs"/>
          <w:sz w:val="24"/>
          <w:szCs w:val="24"/>
          <w:cs/>
        </w:rPr>
        <w:t>यक्खंधो-१, अज्झयणं-१४, उद्देसो-</w:t>
      </w:r>
    </w:p>
    <w:tbl>
      <w:tblPr>
        <w:tblW w:w="10140" w:type="dxa"/>
        <w:tblInd w:w="93" w:type="dxa"/>
        <w:tblBorders>
          <w:top w:val="single" w:sz="4" w:space="0" w:color="auto"/>
        </w:tblBorders>
        <w:tblLook w:val="04A0"/>
      </w:tblPr>
      <w:tblGrid>
        <w:gridCol w:w="10140"/>
      </w:tblGrid>
      <w:tr w:rsidR="005959B2" w:rsidTr="00900160">
        <w:trPr>
          <w:trHeight w:val="228"/>
        </w:trPr>
        <w:tc>
          <w:tcPr>
            <w:tcW w:w="10140" w:type="dxa"/>
            <w:tcBorders>
              <w:top w:val="single" w:sz="4" w:space="0" w:color="FF0000"/>
              <w:left w:val="nil"/>
              <w:bottom w:val="nil"/>
              <w:right w:val="nil"/>
            </w:tcBorders>
          </w:tcPr>
          <w:p w:rsidR="005959B2" w:rsidRDefault="005959B2"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232CA9" w:rsidP="00FF1802">
      <w:pPr>
        <w:pStyle w:val="H4Hindi"/>
        <w:tabs>
          <w:tab w:val="left" w:pos="2160"/>
        </w:tabs>
        <w:spacing w:before="0" w:after="0"/>
        <w:ind w:right="1438" w:firstLine="1440"/>
        <w:jc w:val="distribute"/>
        <w:rPr>
          <w:b/>
          <w:bCs w:val="0"/>
          <w:sz w:val="24"/>
          <w:szCs w:val="24"/>
        </w:rPr>
      </w:pPr>
      <w:r w:rsidRPr="0069493C">
        <w:rPr>
          <w:color w:val="00B050"/>
          <w:sz w:val="24"/>
          <w:szCs w:val="24"/>
        </w:rPr>
        <w:t>[</w:t>
      </w:r>
      <w:r>
        <w:rPr>
          <w:rFonts w:hint="cs"/>
          <w:color w:val="00B050"/>
          <w:sz w:val="24"/>
          <w:szCs w:val="24"/>
          <w:cs/>
        </w:rPr>
        <w:t>५८६</w:t>
      </w:r>
      <w:r w:rsidRPr="0069493C">
        <w:rPr>
          <w:color w:val="00B050"/>
          <w:sz w:val="24"/>
          <w:szCs w:val="24"/>
        </w:rPr>
        <w:t>]</w:t>
      </w:r>
      <w:r w:rsidR="00FF1802">
        <w:rPr>
          <w:rFonts w:hint="cs"/>
          <w:color w:val="00B050"/>
          <w:sz w:val="24"/>
          <w:szCs w:val="24"/>
          <w:cs/>
        </w:rPr>
        <w:tab/>
      </w:r>
      <w:r w:rsidR="004605FC" w:rsidRPr="007264F7">
        <w:rPr>
          <w:b/>
          <w:bCs w:val="0"/>
          <w:sz w:val="24"/>
          <w:szCs w:val="24"/>
          <w:cs/>
        </w:rPr>
        <w:t>डहरेण वुड्ढेण ऽ</w:t>
      </w:r>
      <w:r w:rsidR="004605FC" w:rsidRPr="007264F7">
        <w:rPr>
          <w:rFonts w:hint="cs"/>
          <w:b/>
          <w:bCs w:val="0"/>
          <w:sz w:val="24"/>
          <w:szCs w:val="24"/>
          <w:cs/>
          <w:lang w:bidi="sa-IN"/>
        </w:rPr>
        <w:t>नु</w:t>
      </w:r>
      <w:r w:rsidR="004605FC" w:rsidRPr="007264F7">
        <w:rPr>
          <w:b/>
          <w:bCs w:val="0"/>
          <w:sz w:val="24"/>
          <w:szCs w:val="24"/>
          <w:cs/>
        </w:rPr>
        <w:t>स</w:t>
      </w:r>
      <w:r w:rsidR="004605FC" w:rsidRPr="007264F7">
        <w:rPr>
          <w:rFonts w:hint="cs"/>
          <w:b/>
          <w:bCs w:val="0"/>
          <w:sz w:val="24"/>
          <w:szCs w:val="24"/>
          <w:cs/>
          <w:lang w:bidi="sa-IN"/>
        </w:rPr>
        <w:t>ा</w:t>
      </w:r>
      <w:r w:rsidR="004605FC" w:rsidRPr="007264F7">
        <w:rPr>
          <w:b/>
          <w:bCs w:val="0"/>
          <w:sz w:val="24"/>
          <w:szCs w:val="24"/>
          <w:cs/>
        </w:rPr>
        <w:t>सिते तु</w:t>
      </w:r>
      <w:r w:rsidR="004605FC" w:rsidRPr="007264F7">
        <w:rPr>
          <w:rFonts w:hint="cs"/>
          <w:b/>
          <w:bCs w:val="0"/>
          <w:sz w:val="24"/>
          <w:szCs w:val="24"/>
          <w:cs/>
          <w:lang w:bidi="sa-IN"/>
        </w:rPr>
        <w:t>,</w:t>
      </w:r>
      <w:r w:rsidR="004605FC" w:rsidRPr="007264F7">
        <w:rPr>
          <w:b/>
          <w:bCs w:val="0"/>
          <w:sz w:val="24"/>
          <w:szCs w:val="24"/>
          <w:cs/>
        </w:rPr>
        <w:t xml:space="preserve"> रातिणिएणाऽवि समव्वएणं</w:t>
      </w:r>
      <w:r w:rsidR="004605FC" w:rsidRPr="007264F7">
        <w:rPr>
          <w:rFonts w:hint="cs"/>
          <w:b/>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सम्मं तयं थिरतो नाभिगच्छ</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नि</w:t>
      </w:r>
      <w:r w:rsidR="004605FC" w:rsidRPr="007264F7">
        <w:rPr>
          <w:sz w:val="24"/>
          <w:szCs w:val="24"/>
          <w:cs/>
        </w:rPr>
        <w:t>ज्जंतए वावि अपारए से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५८७</w:t>
      </w:r>
      <w:r w:rsidRPr="0069493C">
        <w:rPr>
          <w:color w:val="00B050"/>
          <w:sz w:val="24"/>
          <w:szCs w:val="24"/>
        </w:rPr>
        <w:t>]</w:t>
      </w:r>
      <w:r w:rsidR="00FF1802">
        <w:rPr>
          <w:rFonts w:hint="cs"/>
          <w:color w:val="00B050"/>
          <w:sz w:val="24"/>
          <w:szCs w:val="24"/>
          <w:cs/>
        </w:rPr>
        <w:tab/>
      </w:r>
      <w:r w:rsidR="004605FC" w:rsidRPr="007264F7">
        <w:rPr>
          <w:bCs w:val="0"/>
          <w:sz w:val="24"/>
          <w:szCs w:val="24"/>
          <w:cs/>
        </w:rPr>
        <w:t>विउट्ठितेणं समया</w:t>
      </w:r>
      <w:r w:rsidR="004605FC" w:rsidRPr="007264F7">
        <w:rPr>
          <w:rFonts w:hint="cs"/>
          <w:bCs w:val="0"/>
          <w:sz w:val="24"/>
          <w:szCs w:val="24"/>
          <w:cs/>
          <w:lang w:bidi="sa-IN"/>
        </w:rPr>
        <w:t>नु</w:t>
      </w:r>
      <w:r w:rsidR="004605FC" w:rsidRPr="007264F7">
        <w:rPr>
          <w:bCs w:val="0"/>
          <w:sz w:val="24"/>
          <w:szCs w:val="24"/>
          <w:cs/>
        </w:rPr>
        <w:t>सिट्ठे</w:t>
      </w:r>
      <w:r w:rsidR="004605FC" w:rsidRPr="007264F7">
        <w:rPr>
          <w:rFonts w:hint="cs"/>
          <w:bCs w:val="0"/>
          <w:sz w:val="24"/>
          <w:szCs w:val="24"/>
          <w:cs/>
          <w:lang w:bidi="sa-IN"/>
        </w:rPr>
        <w:t>,</w:t>
      </w:r>
      <w:r w:rsidR="004605FC" w:rsidRPr="007264F7">
        <w:rPr>
          <w:bCs w:val="0"/>
          <w:sz w:val="24"/>
          <w:szCs w:val="24"/>
          <w:cs/>
        </w:rPr>
        <w:t xml:space="preserve"> डहरेण वुड्ढेण </w:t>
      </w:r>
      <w:r w:rsidR="004605FC" w:rsidRPr="007264F7">
        <w:rPr>
          <w:rFonts w:hint="cs"/>
          <w:bCs w:val="0"/>
          <w:sz w:val="24"/>
          <w:szCs w:val="24"/>
          <w:cs/>
          <w:lang w:bidi="sa-IN"/>
        </w:rPr>
        <w:t>उ चोइए य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अब्भुट्ठिताए घडदासिए वा</w:t>
      </w:r>
      <w:r w:rsidR="004605FC" w:rsidRPr="007264F7">
        <w:rPr>
          <w:rFonts w:hint="cs"/>
          <w:sz w:val="24"/>
          <w:szCs w:val="24"/>
          <w:cs/>
          <w:lang w:bidi="sa-IN"/>
        </w:rPr>
        <w:t>,</w:t>
      </w:r>
      <w:r w:rsidR="004605FC" w:rsidRPr="007264F7">
        <w:rPr>
          <w:sz w:val="24"/>
          <w:szCs w:val="24"/>
          <w:cs/>
        </w:rPr>
        <w:t xml:space="preserve"> अगारिणं वा समया</w:t>
      </w:r>
      <w:r w:rsidR="004605FC" w:rsidRPr="007264F7">
        <w:rPr>
          <w:rFonts w:hint="cs"/>
          <w:sz w:val="24"/>
          <w:szCs w:val="24"/>
          <w:cs/>
          <w:lang w:bidi="sa-IN"/>
        </w:rPr>
        <w:t>नु</w:t>
      </w:r>
      <w:r w:rsidR="004605FC" w:rsidRPr="007264F7">
        <w:rPr>
          <w:sz w:val="24"/>
          <w:szCs w:val="24"/>
          <w:cs/>
        </w:rPr>
        <w:t>सिट्ठे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५८८</w:t>
      </w:r>
      <w:r w:rsidRPr="0069493C">
        <w:rPr>
          <w:color w:val="00B050"/>
          <w:sz w:val="24"/>
          <w:szCs w:val="24"/>
        </w:rPr>
        <w:t>]</w:t>
      </w:r>
      <w:r w:rsidR="00FF1802">
        <w:rPr>
          <w:rFonts w:hint="cs"/>
          <w:color w:val="00B050"/>
          <w:sz w:val="24"/>
          <w:szCs w:val="24"/>
          <w:cs/>
        </w:rPr>
        <w:tab/>
      </w:r>
      <w:r w:rsidR="004605FC" w:rsidRPr="007264F7">
        <w:rPr>
          <w:bCs w:val="0"/>
          <w:sz w:val="24"/>
          <w:szCs w:val="24"/>
          <w:cs/>
        </w:rPr>
        <w:t>न तेसु कुज्झे न य पव्वहेज्जा</w:t>
      </w:r>
      <w:r w:rsidR="004605FC" w:rsidRPr="007264F7">
        <w:rPr>
          <w:rFonts w:hint="cs"/>
          <w:bCs w:val="0"/>
          <w:sz w:val="24"/>
          <w:szCs w:val="24"/>
          <w:cs/>
          <w:lang w:bidi="sa-IN"/>
        </w:rPr>
        <w:t>,</w:t>
      </w:r>
      <w:r w:rsidR="004605FC" w:rsidRPr="007264F7">
        <w:rPr>
          <w:bCs w:val="0"/>
          <w:sz w:val="24"/>
          <w:szCs w:val="24"/>
          <w:cs/>
        </w:rPr>
        <w:t xml:space="preserve"> न यावि किंची फरुसं वदेज्जा</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तहा करिस्संति पडिस्सुणेज्जा</w:t>
      </w:r>
      <w:r w:rsidR="004605FC" w:rsidRPr="007264F7">
        <w:rPr>
          <w:rFonts w:hint="cs"/>
          <w:sz w:val="24"/>
          <w:szCs w:val="24"/>
          <w:cs/>
          <w:lang w:bidi="sa-IN"/>
        </w:rPr>
        <w:t>,</w:t>
      </w:r>
      <w:r w:rsidR="004605FC" w:rsidRPr="007264F7">
        <w:rPr>
          <w:sz w:val="24"/>
          <w:szCs w:val="24"/>
          <w:cs/>
        </w:rPr>
        <w:t xml:space="preserve"> सेयं खु </w:t>
      </w:r>
      <w:r w:rsidR="004605FC" w:rsidRPr="007264F7">
        <w:rPr>
          <w:rFonts w:hint="cs"/>
          <w:sz w:val="24"/>
          <w:szCs w:val="24"/>
          <w:cs/>
          <w:lang w:bidi="sa-IN"/>
        </w:rPr>
        <w:t>मे</w:t>
      </w:r>
      <w:r w:rsidR="004605FC" w:rsidRPr="007264F7">
        <w:rPr>
          <w:sz w:val="24"/>
          <w:szCs w:val="24"/>
          <w:cs/>
        </w:rPr>
        <w:t>यं न पमाद कुज्जा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५८९</w:t>
      </w:r>
      <w:r w:rsidRPr="0069493C">
        <w:rPr>
          <w:color w:val="00B050"/>
          <w:sz w:val="24"/>
          <w:szCs w:val="24"/>
        </w:rPr>
        <w:t>]</w:t>
      </w:r>
      <w:r w:rsidR="00FF1802">
        <w:rPr>
          <w:rFonts w:hint="cs"/>
          <w:color w:val="00B050"/>
          <w:sz w:val="24"/>
          <w:szCs w:val="24"/>
          <w:cs/>
        </w:rPr>
        <w:tab/>
      </w:r>
      <w:r w:rsidR="004605FC" w:rsidRPr="007264F7">
        <w:rPr>
          <w:bCs w:val="0"/>
          <w:sz w:val="24"/>
          <w:szCs w:val="24"/>
          <w:cs/>
        </w:rPr>
        <w:t>वणंसि मूढस्स जहा अमूढा</w:t>
      </w:r>
      <w:r w:rsidR="004605FC" w:rsidRPr="007264F7">
        <w:rPr>
          <w:rFonts w:hint="cs"/>
          <w:bCs w:val="0"/>
          <w:sz w:val="24"/>
          <w:szCs w:val="24"/>
          <w:cs/>
          <w:lang w:bidi="sa-IN"/>
        </w:rPr>
        <w:t>,</w:t>
      </w:r>
      <w:r w:rsidR="004605FC" w:rsidRPr="007264F7">
        <w:rPr>
          <w:bCs w:val="0"/>
          <w:sz w:val="24"/>
          <w:szCs w:val="24"/>
          <w:cs/>
        </w:rPr>
        <w:t xml:space="preserve"> मग्गा</w:t>
      </w:r>
      <w:r w:rsidR="004605FC" w:rsidRPr="007264F7">
        <w:rPr>
          <w:rFonts w:hint="cs"/>
          <w:bCs w:val="0"/>
          <w:sz w:val="24"/>
          <w:szCs w:val="24"/>
          <w:cs/>
        </w:rPr>
        <w:t>नु</w:t>
      </w:r>
      <w:r w:rsidR="004605FC" w:rsidRPr="007264F7">
        <w:rPr>
          <w:bCs w:val="0"/>
          <w:sz w:val="24"/>
          <w:szCs w:val="24"/>
          <w:cs/>
        </w:rPr>
        <w:t>सासंति हितं पयाणं</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तेणा वि मज्झं इणमेव सेयं</w:t>
      </w:r>
      <w:r w:rsidR="004605FC" w:rsidRPr="007264F7">
        <w:rPr>
          <w:rFonts w:hint="cs"/>
          <w:sz w:val="24"/>
          <w:szCs w:val="24"/>
          <w:cs/>
          <w:lang w:bidi="sa-IN"/>
        </w:rPr>
        <w:t>,</w:t>
      </w:r>
      <w:r w:rsidR="004605FC" w:rsidRPr="007264F7">
        <w:rPr>
          <w:sz w:val="24"/>
          <w:szCs w:val="24"/>
          <w:cs/>
        </w:rPr>
        <w:t xml:space="preserve"> जं मे बुधा सम्मऽ</w:t>
      </w:r>
      <w:r w:rsidR="004605FC" w:rsidRPr="007264F7">
        <w:rPr>
          <w:rFonts w:hint="cs"/>
          <w:sz w:val="24"/>
          <w:szCs w:val="24"/>
          <w:cs/>
          <w:lang w:bidi="sa-IN"/>
        </w:rPr>
        <w:t>नु</w:t>
      </w:r>
      <w:r w:rsidR="004605FC" w:rsidRPr="007264F7">
        <w:rPr>
          <w:sz w:val="24"/>
          <w:szCs w:val="24"/>
          <w:cs/>
        </w:rPr>
        <w:t>सासयंति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५९०</w:t>
      </w:r>
      <w:r w:rsidRPr="0069493C">
        <w:rPr>
          <w:color w:val="00B050"/>
          <w:sz w:val="24"/>
          <w:szCs w:val="24"/>
        </w:rPr>
        <w:t>]</w:t>
      </w:r>
      <w:r w:rsidR="00FF1802">
        <w:rPr>
          <w:rFonts w:hint="cs"/>
          <w:color w:val="00B050"/>
          <w:sz w:val="24"/>
          <w:szCs w:val="24"/>
          <w:cs/>
        </w:rPr>
        <w:tab/>
      </w:r>
      <w:r w:rsidR="004605FC" w:rsidRPr="007264F7">
        <w:rPr>
          <w:bCs w:val="0"/>
          <w:sz w:val="24"/>
          <w:szCs w:val="24"/>
          <w:cs/>
        </w:rPr>
        <w:t>अह</w:t>
      </w:r>
      <w:r w:rsidR="004605FC" w:rsidRPr="007264F7">
        <w:rPr>
          <w:rFonts w:hint="cs"/>
          <w:bCs w:val="0"/>
          <w:sz w:val="24"/>
          <w:szCs w:val="24"/>
          <w:cs/>
        </w:rPr>
        <w:t>ा</w:t>
      </w:r>
      <w:r w:rsidR="004605FC" w:rsidRPr="007264F7">
        <w:rPr>
          <w:bCs w:val="0"/>
          <w:sz w:val="24"/>
          <w:szCs w:val="24"/>
          <w:cs/>
        </w:rPr>
        <w:t xml:space="preserve"> तेण मूढेण </w:t>
      </w:r>
      <w:r w:rsidR="004605FC" w:rsidRPr="007264F7">
        <w:rPr>
          <w:rFonts w:hint="cs"/>
          <w:bCs w:val="0"/>
          <w:sz w:val="24"/>
          <w:szCs w:val="24"/>
          <w:cs/>
          <w:lang w:bidi="sa-IN"/>
        </w:rPr>
        <w:t>अ</w:t>
      </w:r>
      <w:r w:rsidR="004605FC" w:rsidRPr="007264F7">
        <w:rPr>
          <w:bCs w:val="0"/>
          <w:sz w:val="24"/>
          <w:szCs w:val="24"/>
          <w:cs/>
        </w:rPr>
        <w:t>मूढगस्स</w:t>
      </w:r>
      <w:r w:rsidR="004605FC" w:rsidRPr="007264F7">
        <w:rPr>
          <w:rFonts w:hint="cs"/>
          <w:bCs w:val="0"/>
          <w:sz w:val="24"/>
          <w:szCs w:val="24"/>
          <w:cs/>
          <w:lang w:bidi="sa-IN"/>
        </w:rPr>
        <w:t>,</w:t>
      </w:r>
      <w:r w:rsidR="004605FC" w:rsidRPr="007264F7">
        <w:rPr>
          <w:bCs w:val="0"/>
          <w:sz w:val="24"/>
          <w:szCs w:val="24"/>
          <w:cs/>
        </w:rPr>
        <w:t xml:space="preserve"> कायव्व पूया सविसेसजुत्ता</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एतोवमं तत्थ </w:t>
      </w:r>
      <w:r w:rsidR="004605FC" w:rsidRPr="007264F7">
        <w:rPr>
          <w:rFonts w:hint="cs"/>
          <w:sz w:val="24"/>
          <w:szCs w:val="24"/>
          <w:cs/>
        </w:rPr>
        <w:t>उ</w:t>
      </w:r>
      <w:r w:rsidR="004605FC" w:rsidRPr="007264F7">
        <w:rPr>
          <w:sz w:val="24"/>
          <w:szCs w:val="24"/>
          <w:cs/>
        </w:rPr>
        <w:t>दाहु वीरे अ</w:t>
      </w:r>
      <w:r w:rsidR="004605FC" w:rsidRPr="007264F7">
        <w:rPr>
          <w:rFonts w:hint="cs"/>
          <w:sz w:val="24"/>
          <w:szCs w:val="24"/>
          <w:cs/>
          <w:lang w:bidi="sa-IN"/>
        </w:rPr>
        <w:t>नु</w:t>
      </w:r>
      <w:r w:rsidR="004605FC" w:rsidRPr="007264F7">
        <w:rPr>
          <w:sz w:val="24"/>
          <w:szCs w:val="24"/>
          <w:cs/>
        </w:rPr>
        <w:t>गम्म अत्थं उवणेइ सम्मं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५९१</w:t>
      </w:r>
      <w:r w:rsidRPr="0069493C">
        <w:rPr>
          <w:color w:val="00B050"/>
          <w:sz w:val="24"/>
          <w:szCs w:val="24"/>
        </w:rPr>
        <w:t>]</w:t>
      </w:r>
      <w:r w:rsidR="00FF1802">
        <w:rPr>
          <w:rFonts w:hint="cs"/>
          <w:color w:val="00B050"/>
          <w:sz w:val="24"/>
          <w:szCs w:val="24"/>
          <w:cs/>
        </w:rPr>
        <w:tab/>
      </w:r>
      <w:r w:rsidR="004605FC" w:rsidRPr="007264F7">
        <w:rPr>
          <w:bCs w:val="0"/>
          <w:sz w:val="24"/>
          <w:szCs w:val="24"/>
          <w:cs/>
        </w:rPr>
        <w:t>नेता जहा अंधकारंसि राओ</w:t>
      </w:r>
      <w:r w:rsidR="004605FC" w:rsidRPr="007264F7">
        <w:rPr>
          <w:rFonts w:hint="cs"/>
          <w:bCs w:val="0"/>
          <w:sz w:val="24"/>
          <w:szCs w:val="24"/>
          <w:cs/>
          <w:lang w:bidi="sa-IN"/>
        </w:rPr>
        <w:t>,</w:t>
      </w:r>
      <w:r w:rsidR="004605FC" w:rsidRPr="007264F7">
        <w:rPr>
          <w:bCs w:val="0"/>
          <w:sz w:val="24"/>
          <w:szCs w:val="24"/>
          <w:cs/>
        </w:rPr>
        <w:t xml:space="preserve"> मग्गं न जाणाति अपस्समाणे</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 सुरिय</w:t>
      </w:r>
      <w:r w:rsidR="004605FC" w:rsidRPr="007264F7">
        <w:rPr>
          <w:rFonts w:hint="cs"/>
          <w:sz w:val="24"/>
          <w:szCs w:val="24"/>
          <w:cs/>
          <w:lang w:bidi="sa-IN"/>
        </w:rPr>
        <w:t>स्स</w:t>
      </w:r>
      <w:r w:rsidR="004605FC" w:rsidRPr="007264F7">
        <w:rPr>
          <w:sz w:val="24"/>
          <w:szCs w:val="24"/>
          <w:cs/>
        </w:rPr>
        <w:t xml:space="preserve"> अब्भुग्गमेणं</w:t>
      </w:r>
      <w:r w:rsidR="004605FC" w:rsidRPr="007264F7">
        <w:rPr>
          <w:rFonts w:hint="cs"/>
          <w:sz w:val="24"/>
          <w:szCs w:val="24"/>
          <w:cs/>
          <w:lang w:bidi="sa-IN"/>
        </w:rPr>
        <w:t>,</w:t>
      </w:r>
      <w:r w:rsidR="004605FC" w:rsidRPr="007264F7">
        <w:rPr>
          <w:sz w:val="24"/>
          <w:szCs w:val="24"/>
          <w:cs/>
        </w:rPr>
        <w:t xml:space="preserve"> मग्गं वियाणाति पगासितंसि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५९२</w:t>
      </w:r>
      <w:r w:rsidRPr="0069493C">
        <w:rPr>
          <w:color w:val="00B050"/>
          <w:sz w:val="24"/>
          <w:szCs w:val="24"/>
        </w:rPr>
        <w:t>]</w:t>
      </w:r>
      <w:r w:rsidR="00FF1802">
        <w:rPr>
          <w:rFonts w:hint="cs"/>
          <w:color w:val="00B050"/>
          <w:sz w:val="24"/>
          <w:szCs w:val="24"/>
          <w:cs/>
        </w:rPr>
        <w:tab/>
      </w:r>
      <w:r w:rsidR="004605FC" w:rsidRPr="007264F7">
        <w:rPr>
          <w:bCs w:val="0"/>
          <w:sz w:val="24"/>
          <w:szCs w:val="24"/>
          <w:cs/>
        </w:rPr>
        <w:t>एवं तु सेहे वि अपुट्ठधम्मे</w:t>
      </w:r>
      <w:r w:rsidR="004605FC" w:rsidRPr="007264F7">
        <w:rPr>
          <w:rFonts w:hint="cs"/>
          <w:bCs w:val="0"/>
          <w:sz w:val="24"/>
          <w:szCs w:val="24"/>
          <w:cs/>
          <w:lang w:bidi="sa-IN"/>
        </w:rPr>
        <w:t>,</w:t>
      </w:r>
      <w:r w:rsidR="004605FC" w:rsidRPr="007264F7">
        <w:rPr>
          <w:bCs w:val="0"/>
          <w:sz w:val="24"/>
          <w:szCs w:val="24"/>
          <w:cs/>
        </w:rPr>
        <w:t xml:space="preserve"> धम्मं न जाणाति अबुज्झमाणे</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 कोविए जि</w:t>
      </w:r>
      <w:r w:rsidR="004605FC" w:rsidRPr="007264F7">
        <w:rPr>
          <w:rFonts w:hint="cs"/>
          <w:sz w:val="24"/>
          <w:szCs w:val="24"/>
          <w:cs/>
          <w:lang w:bidi="sa-IN"/>
        </w:rPr>
        <w:t>न</w:t>
      </w:r>
      <w:r w:rsidR="004605FC" w:rsidRPr="007264F7">
        <w:rPr>
          <w:sz w:val="24"/>
          <w:szCs w:val="24"/>
          <w:cs/>
        </w:rPr>
        <w:t>वयणेण पच्छा</w:t>
      </w:r>
      <w:r w:rsidR="004605FC" w:rsidRPr="007264F7">
        <w:rPr>
          <w:rFonts w:hint="cs"/>
          <w:sz w:val="24"/>
          <w:szCs w:val="24"/>
          <w:cs/>
          <w:lang w:bidi="sa-IN"/>
        </w:rPr>
        <w:t>,</w:t>
      </w:r>
      <w:r w:rsidR="004605FC" w:rsidRPr="007264F7">
        <w:rPr>
          <w:sz w:val="24"/>
          <w:szCs w:val="24"/>
          <w:cs/>
        </w:rPr>
        <w:t xml:space="preserve"> सूरोदए पासइ चक्खुणेव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५९३</w:t>
      </w:r>
      <w:r w:rsidRPr="0069493C">
        <w:rPr>
          <w:color w:val="00B050"/>
          <w:sz w:val="24"/>
          <w:szCs w:val="24"/>
        </w:rPr>
        <w:t>]</w:t>
      </w:r>
      <w:r w:rsidR="00FF1802">
        <w:rPr>
          <w:rFonts w:hint="cs"/>
          <w:color w:val="00B050"/>
          <w:sz w:val="24"/>
          <w:szCs w:val="24"/>
          <w:cs/>
        </w:rPr>
        <w:tab/>
      </w:r>
      <w:r w:rsidR="004605FC" w:rsidRPr="007264F7">
        <w:rPr>
          <w:bCs w:val="0"/>
          <w:sz w:val="24"/>
          <w:szCs w:val="24"/>
          <w:cs/>
        </w:rPr>
        <w:t>उड्ढं अहे यं तिरियं दिसासु</w:t>
      </w:r>
      <w:r w:rsidR="004605FC" w:rsidRPr="007264F7">
        <w:rPr>
          <w:rFonts w:hint="cs"/>
          <w:bCs w:val="0"/>
          <w:sz w:val="24"/>
          <w:szCs w:val="24"/>
          <w:cs/>
          <w:lang w:bidi="sa-IN"/>
        </w:rPr>
        <w:t>,</w:t>
      </w:r>
      <w:r w:rsidR="004605FC" w:rsidRPr="007264F7">
        <w:rPr>
          <w:bCs w:val="0"/>
          <w:sz w:val="24"/>
          <w:szCs w:val="24"/>
          <w:cs/>
        </w:rPr>
        <w:t xml:space="preserve"> तसा य जे थावर जे य पाणा</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सया जए तेसु परिव्वएज्जा</w:t>
      </w:r>
      <w:r w:rsidR="004605FC" w:rsidRPr="007264F7">
        <w:rPr>
          <w:rFonts w:hint="cs"/>
          <w:sz w:val="24"/>
          <w:szCs w:val="24"/>
          <w:cs/>
          <w:lang w:bidi="sa-IN"/>
        </w:rPr>
        <w:t>,</w:t>
      </w:r>
      <w:r w:rsidR="004605FC" w:rsidRPr="007264F7">
        <w:rPr>
          <w:sz w:val="24"/>
          <w:szCs w:val="24"/>
          <w:cs/>
        </w:rPr>
        <w:t xml:space="preserve"> म</w:t>
      </w:r>
      <w:r w:rsidR="004605FC" w:rsidRPr="007264F7">
        <w:rPr>
          <w:rFonts w:hint="cs"/>
          <w:sz w:val="24"/>
          <w:szCs w:val="24"/>
          <w:cs/>
          <w:lang w:bidi="sa-IN"/>
        </w:rPr>
        <w:t>न</w:t>
      </w:r>
      <w:r w:rsidR="004605FC" w:rsidRPr="007264F7">
        <w:rPr>
          <w:sz w:val="24"/>
          <w:szCs w:val="24"/>
          <w:cs/>
        </w:rPr>
        <w:t>प्पओसं अविकंपमाणे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५९४</w:t>
      </w:r>
      <w:r w:rsidRPr="0069493C">
        <w:rPr>
          <w:color w:val="00B050"/>
          <w:sz w:val="24"/>
          <w:szCs w:val="24"/>
        </w:rPr>
        <w:t>]</w:t>
      </w:r>
      <w:r w:rsidR="004605FC" w:rsidRPr="007264F7">
        <w:rPr>
          <w:rFonts w:hint="cs"/>
          <w:bCs w:val="0"/>
          <w:sz w:val="24"/>
          <w:szCs w:val="24"/>
          <w:cs/>
          <w:lang w:bidi="sa-IN"/>
        </w:rPr>
        <w:t xml:space="preserve"> </w:t>
      </w:r>
      <w:r w:rsidR="004605FC" w:rsidRPr="007264F7">
        <w:rPr>
          <w:bCs w:val="0"/>
          <w:sz w:val="24"/>
          <w:szCs w:val="24"/>
          <w:cs/>
        </w:rPr>
        <w:t>कालेण पुच्छे समियं पयासु</w:t>
      </w:r>
      <w:r w:rsidR="004605FC" w:rsidRPr="007264F7">
        <w:rPr>
          <w:rFonts w:hint="cs"/>
          <w:bCs w:val="0"/>
          <w:sz w:val="24"/>
          <w:szCs w:val="24"/>
          <w:cs/>
          <w:lang w:bidi="sa-IN"/>
        </w:rPr>
        <w:t>,</w:t>
      </w:r>
      <w:r w:rsidR="004605FC" w:rsidRPr="007264F7">
        <w:rPr>
          <w:bCs w:val="0"/>
          <w:sz w:val="24"/>
          <w:szCs w:val="24"/>
          <w:cs/>
        </w:rPr>
        <w:t xml:space="preserve"> आइक्खामणो दवियस्स वित्तं</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सोयकारी य पुढो पवेसे</w:t>
      </w:r>
      <w:r w:rsidR="004605FC" w:rsidRPr="007264F7">
        <w:rPr>
          <w:rFonts w:hint="cs"/>
          <w:sz w:val="24"/>
          <w:szCs w:val="24"/>
          <w:cs/>
          <w:lang w:bidi="sa-IN"/>
        </w:rPr>
        <w:t>,</w:t>
      </w:r>
      <w:r w:rsidR="004605FC" w:rsidRPr="007264F7">
        <w:rPr>
          <w:sz w:val="24"/>
          <w:szCs w:val="24"/>
          <w:cs/>
        </w:rPr>
        <w:t xml:space="preserve"> संखाइमं केवलियं समाहिं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५९५</w:t>
      </w:r>
      <w:r w:rsidRPr="0069493C">
        <w:rPr>
          <w:color w:val="00B050"/>
          <w:sz w:val="24"/>
          <w:szCs w:val="24"/>
        </w:rPr>
        <w:t>]</w:t>
      </w:r>
      <w:r w:rsidR="00FF1802">
        <w:rPr>
          <w:rFonts w:hint="cs"/>
          <w:color w:val="00B050"/>
          <w:sz w:val="24"/>
          <w:szCs w:val="24"/>
          <w:cs/>
        </w:rPr>
        <w:tab/>
      </w:r>
      <w:r w:rsidR="004605FC" w:rsidRPr="007264F7">
        <w:rPr>
          <w:bCs w:val="0"/>
          <w:sz w:val="24"/>
          <w:szCs w:val="24"/>
          <w:cs/>
        </w:rPr>
        <w:t>अस्सिं सु</w:t>
      </w:r>
      <w:r w:rsidR="004605FC" w:rsidRPr="007264F7">
        <w:rPr>
          <w:rFonts w:hint="cs"/>
          <w:bCs w:val="0"/>
          <w:sz w:val="24"/>
          <w:szCs w:val="24"/>
          <w:cs/>
          <w:lang w:bidi="sa-IN"/>
        </w:rPr>
        <w:t>ठि</w:t>
      </w:r>
      <w:r w:rsidR="004605FC" w:rsidRPr="007264F7">
        <w:rPr>
          <w:bCs w:val="0"/>
          <w:sz w:val="24"/>
          <w:szCs w:val="24"/>
          <w:cs/>
        </w:rPr>
        <w:t>च्चा तिविहेण तायी</w:t>
      </w:r>
      <w:r w:rsidR="004605FC" w:rsidRPr="007264F7">
        <w:rPr>
          <w:rFonts w:hint="cs"/>
          <w:bCs w:val="0"/>
          <w:sz w:val="24"/>
          <w:szCs w:val="24"/>
          <w:cs/>
          <w:lang w:bidi="sa-IN"/>
        </w:rPr>
        <w:t>,</w:t>
      </w:r>
      <w:r w:rsidR="004605FC" w:rsidRPr="007264F7">
        <w:rPr>
          <w:bCs w:val="0"/>
          <w:sz w:val="24"/>
          <w:szCs w:val="24"/>
          <w:cs/>
        </w:rPr>
        <w:t xml:space="preserve"> एएसु या संति निरोधमाहु</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एवमक्खंति तिलोगदंसी</w:t>
      </w:r>
      <w:r w:rsidR="004605FC" w:rsidRPr="007264F7">
        <w:rPr>
          <w:rFonts w:hint="cs"/>
          <w:sz w:val="24"/>
          <w:szCs w:val="24"/>
          <w:cs/>
          <w:lang w:bidi="sa-IN"/>
        </w:rPr>
        <w:t>,</w:t>
      </w:r>
      <w:r w:rsidR="004605FC" w:rsidRPr="007264F7">
        <w:rPr>
          <w:sz w:val="24"/>
          <w:szCs w:val="24"/>
          <w:cs/>
        </w:rPr>
        <w:t xml:space="preserve"> न भुज्जमे</w:t>
      </w:r>
      <w:r w:rsidR="004605FC" w:rsidRPr="007264F7">
        <w:rPr>
          <w:rFonts w:hint="cs"/>
          <w:sz w:val="24"/>
          <w:szCs w:val="24"/>
          <w:cs/>
          <w:lang w:bidi="sa-IN"/>
        </w:rPr>
        <w:t>यं</w:t>
      </w:r>
      <w:r w:rsidR="004605FC" w:rsidRPr="007264F7">
        <w:rPr>
          <w:sz w:val="24"/>
          <w:szCs w:val="24"/>
          <w:cs/>
        </w:rPr>
        <w:t>ति पमायसंगं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५९६</w:t>
      </w:r>
      <w:r w:rsidRPr="0069493C">
        <w:rPr>
          <w:color w:val="00B050"/>
          <w:sz w:val="24"/>
          <w:szCs w:val="24"/>
        </w:rPr>
        <w:t>]</w:t>
      </w:r>
      <w:r w:rsidR="00FF1802">
        <w:rPr>
          <w:rFonts w:hint="cs"/>
          <w:color w:val="00B050"/>
          <w:sz w:val="24"/>
          <w:szCs w:val="24"/>
          <w:cs/>
        </w:rPr>
        <w:tab/>
      </w:r>
      <w:r w:rsidR="004605FC" w:rsidRPr="007264F7">
        <w:rPr>
          <w:bCs w:val="0"/>
          <w:sz w:val="24"/>
          <w:szCs w:val="24"/>
          <w:cs/>
        </w:rPr>
        <w:t>निसम्म से भिक्खु समी</w:t>
      </w:r>
      <w:r w:rsidR="004605FC" w:rsidRPr="007264F7">
        <w:rPr>
          <w:rFonts w:hint="cs"/>
          <w:bCs w:val="0"/>
          <w:sz w:val="24"/>
          <w:szCs w:val="24"/>
          <w:cs/>
          <w:lang w:bidi="sa-IN"/>
        </w:rPr>
        <w:t>हिय</w:t>
      </w:r>
      <w:r w:rsidR="004605FC" w:rsidRPr="007264F7">
        <w:rPr>
          <w:bCs w:val="0"/>
          <w:sz w:val="24"/>
          <w:szCs w:val="24"/>
          <w:cs/>
        </w:rPr>
        <w:t>ट्ठं पडिभावणं होति विसारदे य</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आदा</w:t>
      </w:r>
      <w:r w:rsidR="004605FC" w:rsidRPr="007264F7">
        <w:rPr>
          <w:rFonts w:hint="cs"/>
          <w:sz w:val="24"/>
          <w:szCs w:val="24"/>
          <w:cs/>
        </w:rPr>
        <w:t>नअ</w:t>
      </w:r>
      <w:r w:rsidR="004605FC" w:rsidRPr="007264F7">
        <w:rPr>
          <w:sz w:val="24"/>
          <w:szCs w:val="24"/>
          <w:cs/>
        </w:rPr>
        <w:t>ट्ठी वोदा</w:t>
      </w:r>
      <w:r w:rsidR="004605FC" w:rsidRPr="007264F7">
        <w:rPr>
          <w:rFonts w:hint="cs"/>
          <w:sz w:val="24"/>
          <w:szCs w:val="24"/>
          <w:cs/>
        </w:rPr>
        <w:t>न</w:t>
      </w:r>
      <w:r w:rsidR="004605FC" w:rsidRPr="007264F7">
        <w:rPr>
          <w:sz w:val="24"/>
          <w:szCs w:val="24"/>
          <w:cs/>
        </w:rPr>
        <w:t>मो</w:t>
      </w:r>
      <w:r w:rsidR="004605FC" w:rsidRPr="007264F7">
        <w:rPr>
          <w:rFonts w:hint="cs"/>
          <w:sz w:val="24"/>
          <w:szCs w:val="24"/>
          <w:cs/>
        </w:rPr>
        <w:t>नं</w:t>
      </w:r>
      <w:r w:rsidR="004605FC" w:rsidRPr="007264F7">
        <w:rPr>
          <w:rFonts w:hint="cs"/>
          <w:sz w:val="24"/>
          <w:szCs w:val="24"/>
          <w:cs/>
          <w:lang w:bidi="sa-IN"/>
        </w:rPr>
        <w:t>,</w:t>
      </w:r>
      <w:r w:rsidR="004605FC" w:rsidRPr="007264F7">
        <w:rPr>
          <w:sz w:val="24"/>
          <w:szCs w:val="24"/>
          <w:cs/>
        </w:rPr>
        <w:t xml:space="preserve"> उवेच्च सुद्धेण उवेइ मोक्खं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५९७</w:t>
      </w:r>
      <w:r w:rsidRPr="0069493C">
        <w:rPr>
          <w:color w:val="00B050"/>
          <w:sz w:val="24"/>
          <w:szCs w:val="24"/>
        </w:rPr>
        <w:t>]</w:t>
      </w:r>
      <w:r w:rsidR="00FF1802">
        <w:rPr>
          <w:rFonts w:hint="cs"/>
          <w:color w:val="00B050"/>
          <w:sz w:val="24"/>
          <w:szCs w:val="24"/>
          <w:cs/>
        </w:rPr>
        <w:tab/>
      </w:r>
      <w:r w:rsidR="004605FC" w:rsidRPr="007264F7">
        <w:rPr>
          <w:bCs w:val="0"/>
          <w:sz w:val="24"/>
          <w:szCs w:val="24"/>
          <w:cs/>
        </w:rPr>
        <w:t>संखाए धम्मं च वियागरंति</w:t>
      </w:r>
      <w:r w:rsidR="004605FC" w:rsidRPr="007264F7">
        <w:rPr>
          <w:rFonts w:hint="cs"/>
          <w:bCs w:val="0"/>
          <w:sz w:val="24"/>
          <w:szCs w:val="24"/>
          <w:cs/>
          <w:lang w:bidi="sa-IN"/>
        </w:rPr>
        <w:t>,</w:t>
      </w:r>
      <w:r w:rsidR="004605FC" w:rsidRPr="007264F7">
        <w:rPr>
          <w:bCs w:val="0"/>
          <w:sz w:val="24"/>
          <w:szCs w:val="24"/>
          <w:cs/>
        </w:rPr>
        <w:t xml:space="preserve"> बुद्धा हु ते अंतकरा भवंति</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ते पारगा दोण्हवि</w:t>
      </w:r>
      <w:r w:rsidR="004605FC" w:rsidRPr="007264F7">
        <w:rPr>
          <w:rFonts w:hint="cs"/>
          <w:sz w:val="24"/>
          <w:szCs w:val="24"/>
          <w:cs/>
          <w:lang w:bidi="sa-IN"/>
        </w:rPr>
        <w:t xml:space="preserve"> </w:t>
      </w:r>
      <w:r w:rsidR="004605FC" w:rsidRPr="007264F7">
        <w:rPr>
          <w:sz w:val="24"/>
          <w:szCs w:val="24"/>
          <w:cs/>
        </w:rPr>
        <w:t>मोयणाए संसोधियं पण्हमुदाहरंति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५९८</w:t>
      </w:r>
      <w:r w:rsidRPr="0069493C">
        <w:rPr>
          <w:color w:val="00B050"/>
          <w:sz w:val="24"/>
          <w:szCs w:val="24"/>
        </w:rPr>
        <w:t>]</w:t>
      </w:r>
      <w:r w:rsidR="00FF1802">
        <w:rPr>
          <w:rFonts w:hint="cs"/>
          <w:color w:val="00B050"/>
          <w:sz w:val="24"/>
          <w:szCs w:val="24"/>
          <w:cs/>
        </w:rPr>
        <w:tab/>
      </w:r>
      <w:r w:rsidR="004605FC" w:rsidRPr="007264F7">
        <w:rPr>
          <w:bCs w:val="0"/>
          <w:sz w:val="24"/>
          <w:szCs w:val="24"/>
          <w:cs/>
        </w:rPr>
        <w:t>नो छादण नो</w:t>
      </w:r>
      <w:r w:rsidR="004605FC" w:rsidRPr="007264F7">
        <w:rPr>
          <w:rFonts w:hint="cs"/>
          <w:bCs w:val="0"/>
          <w:sz w:val="24"/>
          <w:szCs w:val="24"/>
          <w:cs/>
          <w:lang w:bidi="sa-IN"/>
        </w:rPr>
        <w:t>ऽ</w:t>
      </w:r>
      <w:r w:rsidR="004605FC" w:rsidRPr="007264F7">
        <w:rPr>
          <w:bCs w:val="0"/>
          <w:sz w:val="24"/>
          <w:szCs w:val="24"/>
          <w:cs/>
        </w:rPr>
        <w:t>वि य लूसएज्जा</w:t>
      </w:r>
      <w:r w:rsidR="004605FC" w:rsidRPr="007264F7">
        <w:rPr>
          <w:rFonts w:hint="cs"/>
          <w:bCs w:val="0"/>
          <w:sz w:val="24"/>
          <w:szCs w:val="24"/>
          <w:cs/>
          <w:lang w:bidi="sa-IN"/>
        </w:rPr>
        <w:t>,</w:t>
      </w:r>
      <w:r w:rsidR="004605FC" w:rsidRPr="007264F7">
        <w:rPr>
          <w:bCs w:val="0"/>
          <w:sz w:val="24"/>
          <w:szCs w:val="24"/>
          <w:cs/>
        </w:rPr>
        <w:t xml:space="preserve"> मा</w:t>
      </w:r>
      <w:r w:rsidR="004605FC" w:rsidRPr="007264F7">
        <w:rPr>
          <w:rFonts w:hint="cs"/>
          <w:bCs w:val="0"/>
          <w:sz w:val="24"/>
          <w:szCs w:val="24"/>
          <w:cs/>
          <w:lang w:bidi="sa-IN"/>
        </w:rPr>
        <w:t>नं</w:t>
      </w:r>
      <w:r w:rsidR="004605FC" w:rsidRPr="007264F7">
        <w:rPr>
          <w:bCs w:val="0"/>
          <w:sz w:val="24"/>
          <w:szCs w:val="24"/>
          <w:cs/>
        </w:rPr>
        <w:t xml:space="preserve"> न सेवेज्ज पगासणं च</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 यावि पण्णे परिहास कुज्जा</w:t>
      </w:r>
      <w:r w:rsidR="004605FC" w:rsidRPr="007264F7">
        <w:rPr>
          <w:rFonts w:hint="cs"/>
          <w:sz w:val="24"/>
          <w:szCs w:val="24"/>
          <w:cs/>
          <w:lang w:bidi="sa-IN"/>
        </w:rPr>
        <w:t>,</w:t>
      </w:r>
      <w:r w:rsidR="004605FC" w:rsidRPr="007264F7">
        <w:rPr>
          <w:sz w:val="24"/>
          <w:szCs w:val="24"/>
          <w:cs/>
        </w:rPr>
        <w:t xml:space="preserve"> न याऽऽसि</w:t>
      </w:r>
      <w:r w:rsidR="004605FC" w:rsidRPr="007264F7">
        <w:rPr>
          <w:rFonts w:hint="cs"/>
          <w:sz w:val="24"/>
          <w:szCs w:val="24"/>
          <w:cs/>
        </w:rPr>
        <w:t>या</w:t>
      </w:r>
      <w:r w:rsidR="004605FC" w:rsidRPr="007264F7">
        <w:rPr>
          <w:sz w:val="24"/>
          <w:szCs w:val="24"/>
          <w:cs/>
        </w:rPr>
        <w:t>वाद वियागरेज्जा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५९९</w:t>
      </w:r>
      <w:r w:rsidRPr="0069493C">
        <w:rPr>
          <w:color w:val="00B050"/>
          <w:sz w:val="24"/>
          <w:szCs w:val="24"/>
        </w:rPr>
        <w:t>]</w:t>
      </w:r>
      <w:r w:rsidR="00FF1802">
        <w:rPr>
          <w:rFonts w:hint="cs"/>
          <w:color w:val="00B050"/>
          <w:sz w:val="24"/>
          <w:szCs w:val="24"/>
          <w:cs/>
        </w:rPr>
        <w:tab/>
      </w:r>
      <w:r w:rsidR="004605FC" w:rsidRPr="007264F7">
        <w:rPr>
          <w:bCs w:val="0"/>
          <w:sz w:val="24"/>
          <w:szCs w:val="24"/>
          <w:cs/>
        </w:rPr>
        <w:t>भूयाभिसंकाए दुगुंछमाणे</w:t>
      </w:r>
      <w:r w:rsidR="004605FC" w:rsidRPr="007264F7">
        <w:rPr>
          <w:rFonts w:hint="cs"/>
          <w:bCs w:val="0"/>
          <w:sz w:val="24"/>
          <w:szCs w:val="24"/>
          <w:cs/>
          <w:lang w:bidi="sa-IN"/>
        </w:rPr>
        <w:t>,</w:t>
      </w:r>
      <w:r w:rsidR="004605FC" w:rsidRPr="007264F7">
        <w:rPr>
          <w:bCs w:val="0"/>
          <w:sz w:val="24"/>
          <w:szCs w:val="24"/>
          <w:cs/>
        </w:rPr>
        <w:t xml:space="preserve"> न निव्वहे मंतपएण गोयं</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 किंचिमिच्छे मणुए पयासुं</w:t>
      </w:r>
      <w:r w:rsidR="004605FC" w:rsidRPr="007264F7">
        <w:rPr>
          <w:rFonts w:hint="cs"/>
          <w:sz w:val="24"/>
          <w:szCs w:val="24"/>
          <w:cs/>
          <w:lang w:bidi="sa-IN"/>
        </w:rPr>
        <w:t>,</w:t>
      </w:r>
      <w:r w:rsidR="004605FC" w:rsidRPr="007264F7">
        <w:rPr>
          <w:sz w:val="24"/>
          <w:szCs w:val="24"/>
          <w:cs/>
        </w:rPr>
        <w:t xml:space="preserve"> असाहुधम्माणि न संवएज्जा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६००</w:t>
      </w:r>
      <w:r w:rsidRPr="0069493C">
        <w:rPr>
          <w:color w:val="00B050"/>
          <w:sz w:val="24"/>
          <w:szCs w:val="24"/>
        </w:rPr>
        <w:t>]</w:t>
      </w:r>
      <w:r w:rsidR="00FF1802">
        <w:rPr>
          <w:rFonts w:hint="cs"/>
          <w:color w:val="00B050"/>
          <w:sz w:val="24"/>
          <w:szCs w:val="24"/>
          <w:cs/>
        </w:rPr>
        <w:tab/>
      </w:r>
      <w:r w:rsidR="004605FC" w:rsidRPr="007264F7">
        <w:rPr>
          <w:bCs w:val="0"/>
          <w:sz w:val="24"/>
          <w:szCs w:val="24"/>
          <w:cs/>
        </w:rPr>
        <w:t>हासं पि नो सं</w:t>
      </w:r>
      <w:r w:rsidR="004605FC" w:rsidRPr="007264F7">
        <w:rPr>
          <w:rFonts w:hint="cs"/>
          <w:bCs w:val="0"/>
          <w:sz w:val="24"/>
          <w:szCs w:val="24"/>
          <w:cs/>
        </w:rPr>
        <w:t>ध</w:t>
      </w:r>
      <w:r w:rsidR="004605FC" w:rsidRPr="007264F7">
        <w:rPr>
          <w:bCs w:val="0"/>
          <w:sz w:val="24"/>
          <w:szCs w:val="24"/>
          <w:cs/>
        </w:rPr>
        <w:t>ए पावधम्मे</w:t>
      </w:r>
      <w:r w:rsidR="004605FC" w:rsidRPr="007264F7">
        <w:rPr>
          <w:rFonts w:hint="cs"/>
          <w:bCs w:val="0"/>
          <w:sz w:val="24"/>
          <w:szCs w:val="24"/>
          <w:cs/>
          <w:lang w:bidi="sa-IN"/>
        </w:rPr>
        <w:t>,</w:t>
      </w:r>
      <w:r w:rsidR="004605FC" w:rsidRPr="007264F7">
        <w:rPr>
          <w:bCs w:val="0"/>
          <w:sz w:val="24"/>
          <w:szCs w:val="24"/>
          <w:cs/>
        </w:rPr>
        <w:t xml:space="preserve"> ओए तहिय</w:t>
      </w:r>
      <w:r w:rsidR="004605FC" w:rsidRPr="007264F7">
        <w:rPr>
          <w:rFonts w:hint="cs"/>
          <w:bCs w:val="0"/>
          <w:sz w:val="24"/>
          <w:szCs w:val="24"/>
          <w:cs/>
        </w:rPr>
        <w:t>ं</w:t>
      </w:r>
      <w:r w:rsidR="004605FC" w:rsidRPr="007264F7">
        <w:rPr>
          <w:bCs w:val="0"/>
          <w:sz w:val="24"/>
          <w:szCs w:val="24"/>
          <w:cs/>
        </w:rPr>
        <w:t xml:space="preserve"> फरुसं वियाणे</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 तुच्छए नो य विकत्थएज्जा</w:t>
      </w:r>
      <w:r w:rsidR="004605FC" w:rsidRPr="007264F7">
        <w:rPr>
          <w:rFonts w:hint="cs"/>
          <w:sz w:val="24"/>
          <w:szCs w:val="24"/>
          <w:cs/>
          <w:lang w:bidi="sa-IN"/>
        </w:rPr>
        <w:t>,</w:t>
      </w:r>
      <w:r w:rsidR="004605FC" w:rsidRPr="007264F7">
        <w:rPr>
          <w:sz w:val="24"/>
          <w:szCs w:val="24"/>
          <w:cs/>
        </w:rPr>
        <w:t xml:space="preserve"> अनाइले या अकसाइ भिक्खू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६०१</w:t>
      </w:r>
      <w:r w:rsidRPr="0069493C">
        <w:rPr>
          <w:color w:val="00B050"/>
          <w:sz w:val="24"/>
          <w:szCs w:val="24"/>
        </w:rPr>
        <w:t>]</w:t>
      </w:r>
      <w:r w:rsidR="00FF1802">
        <w:rPr>
          <w:rFonts w:hint="cs"/>
          <w:color w:val="00B050"/>
          <w:sz w:val="24"/>
          <w:szCs w:val="24"/>
          <w:cs/>
        </w:rPr>
        <w:tab/>
      </w:r>
      <w:r w:rsidR="004605FC" w:rsidRPr="007264F7">
        <w:rPr>
          <w:bCs w:val="0"/>
          <w:sz w:val="24"/>
          <w:szCs w:val="24"/>
          <w:cs/>
        </w:rPr>
        <w:t>संकेज्ज या ऽसंकितभाव भिक्खू</w:t>
      </w:r>
      <w:r w:rsidR="004605FC" w:rsidRPr="007264F7">
        <w:rPr>
          <w:rFonts w:hint="cs"/>
          <w:bCs w:val="0"/>
          <w:sz w:val="24"/>
          <w:szCs w:val="24"/>
          <w:cs/>
          <w:lang w:bidi="sa-IN"/>
        </w:rPr>
        <w:t>,</w:t>
      </w:r>
      <w:r w:rsidR="004605FC" w:rsidRPr="007264F7">
        <w:rPr>
          <w:bCs w:val="0"/>
          <w:sz w:val="24"/>
          <w:szCs w:val="24"/>
          <w:cs/>
        </w:rPr>
        <w:t xml:space="preserve"> विभज्जवायं च वियागरेज्जा</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भासादु</w:t>
      </w:r>
      <w:r w:rsidR="004605FC" w:rsidRPr="007264F7">
        <w:rPr>
          <w:rFonts w:hint="cs"/>
          <w:sz w:val="24"/>
          <w:szCs w:val="24"/>
          <w:cs/>
          <w:lang w:bidi="sa-IN"/>
        </w:rPr>
        <w:t>यं</w:t>
      </w:r>
      <w:r w:rsidR="004605FC" w:rsidRPr="007264F7">
        <w:rPr>
          <w:sz w:val="24"/>
          <w:szCs w:val="24"/>
          <w:cs/>
        </w:rPr>
        <w:t xml:space="preserve"> धम्मसमुट्ठितेहिं</w:t>
      </w:r>
      <w:r w:rsidR="004605FC" w:rsidRPr="007264F7">
        <w:rPr>
          <w:rFonts w:hint="cs"/>
          <w:sz w:val="24"/>
          <w:szCs w:val="24"/>
          <w:cs/>
          <w:lang w:bidi="sa-IN"/>
        </w:rPr>
        <w:t>,</w:t>
      </w:r>
      <w:r w:rsidR="004605FC" w:rsidRPr="007264F7">
        <w:rPr>
          <w:sz w:val="24"/>
          <w:szCs w:val="24"/>
          <w:cs/>
        </w:rPr>
        <w:t xml:space="preserve"> वियागरेज्जा समया</w:t>
      </w:r>
      <w:r w:rsidR="004605FC" w:rsidRPr="007264F7">
        <w:rPr>
          <w:rFonts w:hint="cs"/>
          <w:sz w:val="24"/>
          <w:szCs w:val="24"/>
          <w:cs/>
        </w:rPr>
        <w:t xml:space="preserve"> </w:t>
      </w:r>
      <w:r w:rsidR="004605FC" w:rsidRPr="007264F7">
        <w:rPr>
          <w:sz w:val="24"/>
          <w:szCs w:val="24"/>
          <w:cs/>
        </w:rPr>
        <w:t>सुपण्णे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६०२</w:t>
      </w:r>
      <w:r w:rsidRPr="0069493C">
        <w:rPr>
          <w:color w:val="00B050"/>
          <w:sz w:val="24"/>
          <w:szCs w:val="24"/>
        </w:rPr>
        <w:t>]</w:t>
      </w:r>
      <w:r w:rsidR="00FF1802">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 xml:space="preserve">गच्छमाणे वितहं </w:t>
      </w:r>
      <w:r w:rsidR="004605FC" w:rsidRPr="007264F7">
        <w:rPr>
          <w:rFonts w:hint="cs"/>
          <w:bCs w:val="0"/>
          <w:sz w:val="24"/>
          <w:szCs w:val="24"/>
          <w:cs/>
          <w:lang w:bidi="sa-IN"/>
        </w:rPr>
        <w:t>वि</w:t>
      </w:r>
      <w:r w:rsidR="004605FC" w:rsidRPr="007264F7">
        <w:rPr>
          <w:bCs w:val="0"/>
          <w:sz w:val="24"/>
          <w:szCs w:val="24"/>
          <w:cs/>
        </w:rPr>
        <w:t>जाणे</w:t>
      </w:r>
      <w:r w:rsidR="004605FC" w:rsidRPr="007264F7">
        <w:rPr>
          <w:rFonts w:hint="cs"/>
          <w:bCs w:val="0"/>
          <w:sz w:val="24"/>
          <w:szCs w:val="24"/>
          <w:cs/>
          <w:lang w:bidi="sa-IN"/>
        </w:rPr>
        <w:t>,</w:t>
      </w:r>
      <w:r w:rsidR="004605FC" w:rsidRPr="007264F7">
        <w:rPr>
          <w:bCs w:val="0"/>
          <w:sz w:val="24"/>
          <w:szCs w:val="24"/>
          <w:cs/>
        </w:rPr>
        <w:t xml:space="preserve"> तहा तहा साहु अकक्कसे</w:t>
      </w:r>
      <w:r w:rsidR="004605FC" w:rsidRPr="007264F7">
        <w:rPr>
          <w:rFonts w:hint="cs"/>
          <w:bCs w:val="0"/>
          <w:sz w:val="24"/>
          <w:szCs w:val="24"/>
          <w:cs/>
        </w:rPr>
        <w:t>णं</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न कत्थई भास विहिंसएज्जा</w:t>
      </w:r>
      <w:r w:rsidR="004605FC" w:rsidRPr="007264F7">
        <w:rPr>
          <w:rFonts w:hint="cs"/>
          <w:sz w:val="24"/>
          <w:szCs w:val="24"/>
          <w:cs/>
          <w:lang w:bidi="sa-IN"/>
        </w:rPr>
        <w:t>,</w:t>
      </w:r>
      <w:r w:rsidR="004605FC" w:rsidRPr="007264F7">
        <w:rPr>
          <w:sz w:val="24"/>
          <w:szCs w:val="24"/>
          <w:cs/>
        </w:rPr>
        <w:t xml:space="preserve"> निरुद्धगं वावि न दीहएज्जा ।।</w:t>
      </w:r>
    </w:p>
    <w:p w:rsidR="005959B2" w:rsidRDefault="005959B2" w:rsidP="005959B2">
      <w:pPr>
        <w:spacing w:after="0" w:line="240" w:lineRule="auto"/>
        <w:ind w:right="1708"/>
        <w:contextualSpacing/>
        <w:rPr>
          <w:rFonts w:cs="Mangal"/>
          <w:sz w:val="24"/>
          <w:szCs w:val="24"/>
        </w:rPr>
      </w:pPr>
      <w:r>
        <w:rPr>
          <w:rFonts w:cs="Mangal" w:hint="cs"/>
          <w:sz w:val="24"/>
          <w:szCs w:val="24"/>
          <w:cs/>
        </w:rPr>
        <w:lastRenderedPageBreak/>
        <w:t>सु</w:t>
      </w:r>
      <w:r w:rsidR="00A951A3">
        <w:rPr>
          <w:rFonts w:cs="Mangal" w:hint="cs"/>
          <w:sz w:val="24"/>
          <w:szCs w:val="24"/>
          <w:cs/>
        </w:rPr>
        <w:t>यक्खंधो-१, अज्झयणं-१४, उद्देसो-</w:t>
      </w:r>
    </w:p>
    <w:tbl>
      <w:tblPr>
        <w:tblW w:w="10140" w:type="dxa"/>
        <w:tblInd w:w="93" w:type="dxa"/>
        <w:tblBorders>
          <w:top w:val="single" w:sz="4" w:space="0" w:color="auto"/>
        </w:tblBorders>
        <w:tblLook w:val="04A0"/>
      </w:tblPr>
      <w:tblGrid>
        <w:gridCol w:w="10140"/>
      </w:tblGrid>
      <w:tr w:rsidR="005959B2" w:rsidTr="00900160">
        <w:trPr>
          <w:trHeight w:val="228"/>
        </w:trPr>
        <w:tc>
          <w:tcPr>
            <w:tcW w:w="10140" w:type="dxa"/>
            <w:tcBorders>
              <w:top w:val="single" w:sz="4" w:space="0" w:color="FF0000"/>
              <w:left w:val="nil"/>
              <w:bottom w:val="nil"/>
              <w:right w:val="nil"/>
            </w:tcBorders>
          </w:tcPr>
          <w:p w:rsidR="005959B2" w:rsidRDefault="005959B2"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६०३</w:t>
      </w:r>
      <w:r w:rsidRPr="0069493C">
        <w:rPr>
          <w:color w:val="00B050"/>
          <w:sz w:val="24"/>
          <w:szCs w:val="24"/>
        </w:rPr>
        <w:t>]</w:t>
      </w:r>
      <w:r w:rsidR="00FF1802">
        <w:rPr>
          <w:rFonts w:hint="cs"/>
          <w:color w:val="00B050"/>
          <w:sz w:val="24"/>
          <w:szCs w:val="24"/>
          <w:cs/>
        </w:rPr>
        <w:tab/>
      </w:r>
      <w:r w:rsidR="004605FC" w:rsidRPr="007264F7">
        <w:rPr>
          <w:bCs w:val="0"/>
          <w:sz w:val="24"/>
          <w:szCs w:val="24"/>
          <w:cs/>
        </w:rPr>
        <w:t>समालवेज्जा पडिपु</w:t>
      </w:r>
      <w:r w:rsidR="004605FC" w:rsidRPr="007264F7">
        <w:rPr>
          <w:rFonts w:hint="cs"/>
          <w:bCs w:val="0"/>
          <w:sz w:val="24"/>
          <w:szCs w:val="24"/>
          <w:cs/>
          <w:lang w:bidi="sa-IN"/>
        </w:rPr>
        <w:t>न्न</w:t>
      </w:r>
      <w:r w:rsidR="004605FC" w:rsidRPr="007264F7">
        <w:rPr>
          <w:bCs w:val="0"/>
          <w:sz w:val="24"/>
          <w:szCs w:val="24"/>
          <w:cs/>
        </w:rPr>
        <w:t>भासी</w:t>
      </w:r>
      <w:r w:rsidR="004605FC" w:rsidRPr="007264F7">
        <w:rPr>
          <w:rFonts w:hint="cs"/>
          <w:bCs w:val="0"/>
          <w:sz w:val="24"/>
          <w:szCs w:val="24"/>
          <w:cs/>
          <w:lang w:bidi="sa-IN"/>
        </w:rPr>
        <w:t>,</w:t>
      </w:r>
      <w:r w:rsidR="004605FC" w:rsidRPr="007264F7">
        <w:rPr>
          <w:bCs w:val="0"/>
          <w:sz w:val="24"/>
          <w:szCs w:val="24"/>
          <w:cs/>
        </w:rPr>
        <w:t xml:space="preserve"> निसामिया समियाअट्ठदंसी</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 xml:space="preserve">आणाए </w:t>
      </w:r>
      <w:r w:rsidR="004605FC" w:rsidRPr="007264F7">
        <w:rPr>
          <w:rFonts w:hint="cs"/>
          <w:sz w:val="24"/>
          <w:szCs w:val="24"/>
          <w:cs/>
          <w:lang w:bidi="sa-IN"/>
        </w:rPr>
        <w:t>सु</w:t>
      </w:r>
      <w:r w:rsidR="004605FC" w:rsidRPr="007264F7">
        <w:rPr>
          <w:sz w:val="24"/>
          <w:szCs w:val="24"/>
          <w:cs/>
        </w:rPr>
        <w:t>द्धं वयणं भि</w:t>
      </w:r>
      <w:r w:rsidR="004605FC" w:rsidRPr="007264F7">
        <w:rPr>
          <w:rFonts w:hint="cs"/>
          <w:sz w:val="24"/>
          <w:szCs w:val="24"/>
          <w:cs/>
          <w:lang w:bidi="sa-IN"/>
        </w:rPr>
        <w:t>उं</w:t>
      </w:r>
      <w:r w:rsidR="004605FC" w:rsidRPr="007264F7">
        <w:rPr>
          <w:sz w:val="24"/>
          <w:szCs w:val="24"/>
          <w:cs/>
        </w:rPr>
        <w:t>जे अभिसंघए पावविवेग भि</w:t>
      </w:r>
      <w:r w:rsidR="004605FC" w:rsidRPr="007264F7">
        <w:rPr>
          <w:rFonts w:hint="cs"/>
          <w:sz w:val="24"/>
          <w:szCs w:val="24"/>
          <w:cs/>
          <w:lang w:bidi="sa-IN"/>
        </w:rPr>
        <w:t>क्खू</w:t>
      </w:r>
      <w:r w:rsidR="004605FC" w:rsidRPr="007264F7">
        <w:rPr>
          <w:sz w:val="24"/>
          <w:szCs w:val="24"/>
          <w:cs/>
        </w:rPr>
        <w:t xml:space="preserve">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६०४</w:t>
      </w:r>
      <w:r w:rsidRPr="0069493C">
        <w:rPr>
          <w:color w:val="00B050"/>
          <w:sz w:val="24"/>
          <w:szCs w:val="24"/>
        </w:rPr>
        <w:t>]</w:t>
      </w:r>
      <w:r w:rsidR="00FF1802">
        <w:rPr>
          <w:rFonts w:hint="cs"/>
          <w:color w:val="00B050"/>
          <w:sz w:val="24"/>
          <w:szCs w:val="24"/>
          <w:cs/>
        </w:rPr>
        <w:tab/>
      </w:r>
      <w:r w:rsidR="004605FC" w:rsidRPr="007264F7">
        <w:rPr>
          <w:bCs w:val="0"/>
          <w:sz w:val="24"/>
          <w:szCs w:val="24"/>
          <w:cs/>
        </w:rPr>
        <w:t>अहाबुइयाइं सुसिक्खएज्जा</w:t>
      </w:r>
      <w:r w:rsidR="004605FC" w:rsidRPr="007264F7">
        <w:rPr>
          <w:rFonts w:hint="cs"/>
          <w:bCs w:val="0"/>
          <w:sz w:val="24"/>
          <w:szCs w:val="24"/>
          <w:cs/>
          <w:lang w:bidi="sa-IN"/>
        </w:rPr>
        <w:t>,</w:t>
      </w:r>
      <w:r w:rsidR="004605FC" w:rsidRPr="007264F7">
        <w:rPr>
          <w:bCs w:val="0"/>
          <w:sz w:val="24"/>
          <w:szCs w:val="24"/>
          <w:cs/>
        </w:rPr>
        <w:t xml:space="preserve"> ज</w:t>
      </w:r>
      <w:r w:rsidR="004605FC" w:rsidRPr="007264F7">
        <w:rPr>
          <w:rFonts w:hint="cs"/>
          <w:bCs w:val="0"/>
          <w:sz w:val="24"/>
          <w:szCs w:val="24"/>
          <w:cs/>
          <w:lang w:bidi="sa-IN"/>
        </w:rPr>
        <w:t>इ</w:t>
      </w:r>
      <w:r w:rsidR="004605FC" w:rsidRPr="007264F7">
        <w:rPr>
          <w:bCs w:val="0"/>
          <w:sz w:val="24"/>
          <w:szCs w:val="24"/>
          <w:cs/>
        </w:rPr>
        <w:t>ज्जया नाइवेलं वएज्जा</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 दिट्ठिमं दिट्ठि न लूसएज्जा</w:t>
      </w:r>
      <w:r w:rsidR="004605FC" w:rsidRPr="007264F7">
        <w:rPr>
          <w:rFonts w:hint="cs"/>
          <w:sz w:val="24"/>
          <w:szCs w:val="24"/>
          <w:cs/>
          <w:lang w:bidi="sa-IN"/>
        </w:rPr>
        <w:t>,</w:t>
      </w:r>
      <w:r w:rsidR="004605FC" w:rsidRPr="007264F7">
        <w:rPr>
          <w:sz w:val="24"/>
          <w:szCs w:val="24"/>
          <w:cs/>
        </w:rPr>
        <w:t xml:space="preserve"> से जाण</w:t>
      </w:r>
      <w:r w:rsidR="004605FC" w:rsidRPr="007264F7">
        <w:rPr>
          <w:rFonts w:hint="cs"/>
          <w:sz w:val="24"/>
          <w:szCs w:val="24"/>
          <w:cs/>
          <w:lang w:bidi="sa-IN"/>
        </w:rPr>
        <w:t>ई</w:t>
      </w:r>
      <w:r w:rsidR="004605FC" w:rsidRPr="007264F7">
        <w:rPr>
          <w:sz w:val="24"/>
          <w:szCs w:val="24"/>
          <w:cs/>
        </w:rPr>
        <w:t xml:space="preserve"> भासिउं तं समाहिं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६०५</w:t>
      </w:r>
      <w:r w:rsidRPr="0069493C">
        <w:rPr>
          <w:color w:val="00B050"/>
          <w:sz w:val="24"/>
          <w:szCs w:val="24"/>
        </w:rPr>
        <w:t>]</w:t>
      </w:r>
      <w:r w:rsidR="00FF1802">
        <w:rPr>
          <w:rFonts w:hint="cs"/>
          <w:color w:val="00B050"/>
          <w:sz w:val="24"/>
          <w:szCs w:val="24"/>
          <w:cs/>
        </w:rPr>
        <w:tab/>
      </w:r>
      <w:r w:rsidR="004605FC" w:rsidRPr="007264F7">
        <w:rPr>
          <w:bCs w:val="0"/>
          <w:sz w:val="24"/>
          <w:szCs w:val="24"/>
          <w:cs/>
        </w:rPr>
        <w:t>अलूसए नो पच्छ</w:t>
      </w:r>
      <w:r w:rsidR="004605FC" w:rsidRPr="007264F7">
        <w:rPr>
          <w:rFonts w:hint="cs"/>
          <w:bCs w:val="0"/>
          <w:sz w:val="24"/>
          <w:szCs w:val="24"/>
          <w:cs/>
        </w:rPr>
        <w:t>न्न</w:t>
      </w:r>
      <w:r w:rsidR="004605FC" w:rsidRPr="007264F7">
        <w:rPr>
          <w:bCs w:val="0"/>
          <w:sz w:val="24"/>
          <w:szCs w:val="24"/>
          <w:cs/>
        </w:rPr>
        <w:t>भासी</w:t>
      </w:r>
      <w:r w:rsidR="004605FC" w:rsidRPr="007264F7">
        <w:rPr>
          <w:rFonts w:hint="cs"/>
          <w:bCs w:val="0"/>
          <w:sz w:val="24"/>
          <w:szCs w:val="24"/>
          <w:cs/>
          <w:lang w:bidi="sa-IN"/>
        </w:rPr>
        <w:t>,</w:t>
      </w:r>
      <w:r w:rsidR="004605FC" w:rsidRPr="007264F7">
        <w:rPr>
          <w:bCs w:val="0"/>
          <w:sz w:val="24"/>
          <w:szCs w:val="24"/>
          <w:cs/>
        </w:rPr>
        <w:t xml:space="preserve"> नो सुत्तमत्थं च करेज्ज </w:t>
      </w:r>
      <w:r w:rsidR="004605FC" w:rsidRPr="007264F7">
        <w:rPr>
          <w:rFonts w:hint="cs"/>
          <w:bCs w:val="0"/>
          <w:sz w:val="24"/>
          <w:szCs w:val="24"/>
          <w:cs/>
          <w:lang w:bidi="sa-IN"/>
        </w:rPr>
        <w:t>ताई ।</w:t>
      </w:r>
    </w:p>
    <w:p w:rsidR="004605FC" w:rsidRPr="007264F7" w:rsidRDefault="00FF1802" w:rsidP="00FF1802">
      <w:pPr>
        <w:pStyle w:val="PlainHindi"/>
        <w:tabs>
          <w:tab w:val="left" w:pos="2160"/>
        </w:tabs>
        <w:spacing w:after="0"/>
        <w:ind w:right="1438" w:firstLine="1440"/>
        <w:jc w:val="distribute"/>
        <w:rPr>
          <w:sz w:val="24"/>
          <w:szCs w:val="24"/>
        </w:rPr>
      </w:pPr>
      <w:r>
        <w:rPr>
          <w:rFonts w:hint="cs"/>
          <w:sz w:val="24"/>
          <w:szCs w:val="24"/>
          <w:cs/>
        </w:rPr>
        <w:tab/>
      </w:r>
      <w:r w:rsidR="004605FC" w:rsidRPr="007264F7">
        <w:rPr>
          <w:sz w:val="24"/>
          <w:szCs w:val="24"/>
          <w:cs/>
        </w:rPr>
        <w:t>सत्थारभत्ती अ</w:t>
      </w:r>
      <w:r w:rsidR="004605FC" w:rsidRPr="007264F7">
        <w:rPr>
          <w:rFonts w:hint="cs"/>
          <w:sz w:val="24"/>
          <w:szCs w:val="24"/>
          <w:cs/>
          <w:lang w:bidi="sa-IN"/>
        </w:rPr>
        <w:t>नु</w:t>
      </w:r>
      <w:r w:rsidR="004605FC" w:rsidRPr="007264F7">
        <w:rPr>
          <w:sz w:val="24"/>
          <w:szCs w:val="24"/>
          <w:cs/>
        </w:rPr>
        <w:t>वीचि वायं</w:t>
      </w:r>
      <w:r w:rsidR="004605FC" w:rsidRPr="007264F7">
        <w:rPr>
          <w:rFonts w:hint="cs"/>
          <w:sz w:val="24"/>
          <w:szCs w:val="24"/>
          <w:cs/>
          <w:lang w:bidi="sa-IN"/>
        </w:rPr>
        <w:t>,</w:t>
      </w:r>
      <w:r w:rsidR="004605FC" w:rsidRPr="007264F7">
        <w:rPr>
          <w:sz w:val="24"/>
          <w:szCs w:val="24"/>
          <w:cs/>
        </w:rPr>
        <w:t xml:space="preserve"> सुयं च सम्मं पडिवा</w:t>
      </w:r>
      <w:r w:rsidR="004605FC" w:rsidRPr="007264F7">
        <w:rPr>
          <w:rFonts w:hint="cs"/>
          <w:sz w:val="24"/>
          <w:szCs w:val="24"/>
          <w:cs/>
          <w:lang w:bidi="sa-IN"/>
        </w:rPr>
        <w:t>ययंति</w:t>
      </w:r>
      <w:r w:rsidR="004605FC" w:rsidRPr="007264F7">
        <w:rPr>
          <w:sz w:val="24"/>
          <w:szCs w:val="24"/>
          <w:cs/>
        </w:rPr>
        <w:t xml:space="preserve"> ।।</w:t>
      </w:r>
    </w:p>
    <w:p w:rsidR="004605FC" w:rsidRPr="007264F7" w:rsidRDefault="00232CA9" w:rsidP="00FF1802">
      <w:pPr>
        <w:pStyle w:val="H4Hindi"/>
        <w:tabs>
          <w:tab w:val="left" w:pos="2160"/>
        </w:tabs>
        <w:spacing w:before="0" w:after="0"/>
        <w:ind w:right="1438" w:firstLine="1440"/>
        <w:jc w:val="distribute"/>
        <w:rPr>
          <w:bCs w:val="0"/>
          <w:sz w:val="24"/>
          <w:szCs w:val="24"/>
        </w:rPr>
      </w:pPr>
      <w:r w:rsidRPr="0069493C">
        <w:rPr>
          <w:color w:val="00B050"/>
          <w:sz w:val="24"/>
          <w:szCs w:val="24"/>
        </w:rPr>
        <w:t>[</w:t>
      </w:r>
      <w:r>
        <w:rPr>
          <w:rFonts w:hint="cs"/>
          <w:color w:val="00B050"/>
          <w:sz w:val="24"/>
          <w:szCs w:val="24"/>
          <w:cs/>
        </w:rPr>
        <w:t>६०६</w:t>
      </w:r>
      <w:r w:rsidRPr="0069493C">
        <w:rPr>
          <w:color w:val="00B050"/>
          <w:sz w:val="24"/>
          <w:szCs w:val="24"/>
        </w:rPr>
        <w:t>]</w:t>
      </w:r>
      <w:r w:rsidR="00FF1802">
        <w:rPr>
          <w:rFonts w:hint="cs"/>
          <w:color w:val="00B050"/>
          <w:sz w:val="24"/>
          <w:szCs w:val="24"/>
          <w:cs/>
        </w:rPr>
        <w:tab/>
      </w:r>
      <w:r w:rsidR="004605FC" w:rsidRPr="007264F7">
        <w:rPr>
          <w:bCs w:val="0"/>
          <w:sz w:val="24"/>
          <w:szCs w:val="24"/>
          <w:cs/>
        </w:rPr>
        <w:t>से सुद्धसुत्ते उवहाणवं च</w:t>
      </w:r>
      <w:r w:rsidR="004605FC" w:rsidRPr="007264F7">
        <w:rPr>
          <w:rFonts w:hint="cs"/>
          <w:bCs w:val="0"/>
          <w:sz w:val="24"/>
          <w:szCs w:val="24"/>
          <w:cs/>
          <w:lang w:bidi="sa-IN"/>
        </w:rPr>
        <w:t>,</w:t>
      </w:r>
      <w:r w:rsidR="004605FC" w:rsidRPr="007264F7">
        <w:rPr>
          <w:bCs w:val="0"/>
          <w:sz w:val="24"/>
          <w:szCs w:val="24"/>
          <w:cs/>
        </w:rPr>
        <w:t xml:space="preserve"> धम्मं च जे विंदति तत्थ तत्थ</w:t>
      </w:r>
      <w:r w:rsidR="004605FC" w:rsidRPr="007264F7">
        <w:rPr>
          <w:rFonts w:hint="cs"/>
          <w:bCs w:val="0"/>
          <w:sz w:val="24"/>
          <w:szCs w:val="24"/>
          <w:cs/>
          <w:lang w:bidi="sa-IN"/>
        </w:rPr>
        <w:t xml:space="preserve"> ।</w:t>
      </w:r>
    </w:p>
    <w:p w:rsidR="004605FC" w:rsidRPr="007264F7" w:rsidRDefault="00FF1802" w:rsidP="00FF1802">
      <w:pPr>
        <w:pStyle w:val="PlainHindi"/>
        <w:tabs>
          <w:tab w:val="left" w:pos="2160"/>
        </w:tabs>
        <w:spacing w:after="0"/>
        <w:ind w:right="448" w:firstLine="1440"/>
        <w:jc w:val="distribute"/>
        <w:rPr>
          <w:sz w:val="24"/>
          <w:szCs w:val="24"/>
        </w:rPr>
      </w:pPr>
      <w:r>
        <w:rPr>
          <w:rFonts w:hint="cs"/>
          <w:sz w:val="24"/>
          <w:szCs w:val="24"/>
          <w:cs/>
        </w:rPr>
        <w:tab/>
      </w:r>
      <w:r w:rsidR="004605FC" w:rsidRPr="007264F7">
        <w:rPr>
          <w:sz w:val="24"/>
          <w:szCs w:val="24"/>
          <w:cs/>
        </w:rPr>
        <w:t>आएज्जवक्के कुसले वियत्ते</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स</w:t>
      </w:r>
      <w:r w:rsidR="004605FC" w:rsidRPr="007264F7">
        <w:rPr>
          <w:sz w:val="24"/>
          <w:szCs w:val="24"/>
          <w:cs/>
        </w:rPr>
        <w:t xml:space="preserve"> अरिहइ भासिउं तं समाहिं ।। त्ति बेमि</w:t>
      </w:r>
    </w:p>
    <w:p w:rsidR="004605FC" w:rsidRPr="00A951A3" w:rsidRDefault="004605FC" w:rsidP="00232CA9">
      <w:pPr>
        <w:spacing w:after="0" w:line="240" w:lineRule="auto"/>
        <w:ind w:right="-2"/>
        <w:jc w:val="center"/>
        <w:rPr>
          <w:b/>
          <w:bCs/>
          <w:color w:val="0BA51A"/>
          <w:sz w:val="24"/>
          <w:szCs w:val="24"/>
          <w:cs/>
        </w:rPr>
      </w:pPr>
      <w:r w:rsidRPr="00A951A3">
        <w:rPr>
          <w:rFonts w:cs="Mangal" w:hint="cs"/>
          <w:b/>
          <w:bCs/>
          <w:color w:val="0BA51A"/>
          <w:sz w:val="24"/>
          <w:szCs w:val="24"/>
          <w:cs/>
        </w:rPr>
        <w:t>मुनि</w:t>
      </w:r>
      <w:r w:rsidRPr="00A951A3">
        <w:rPr>
          <w:rFonts w:hint="cs"/>
          <w:b/>
          <w:bCs/>
          <w:color w:val="0BA51A"/>
          <w:sz w:val="24"/>
          <w:szCs w:val="24"/>
          <w:cs/>
        </w:rPr>
        <w:t xml:space="preserve"> </w:t>
      </w:r>
      <w:r w:rsidRPr="00A951A3">
        <w:rPr>
          <w:rFonts w:cs="Mangal" w:hint="cs"/>
          <w:b/>
          <w:bCs/>
          <w:color w:val="0BA51A"/>
          <w:sz w:val="24"/>
          <w:szCs w:val="24"/>
          <w:cs/>
        </w:rPr>
        <w:t>दीपरत्नसागरेण</w:t>
      </w:r>
      <w:r w:rsidRPr="00A951A3">
        <w:rPr>
          <w:rFonts w:hint="cs"/>
          <w:b/>
          <w:bCs/>
          <w:color w:val="0BA51A"/>
          <w:sz w:val="24"/>
          <w:szCs w:val="24"/>
          <w:cs/>
        </w:rPr>
        <w:t xml:space="preserve"> </w:t>
      </w:r>
      <w:r w:rsidRPr="00A951A3">
        <w:rPr>
          <w:rFonts w:cs="Mangal" w:hint="cs"/>
          <w:b/>
          <w:bCs/>
          <w:color w:val="0BA51A"/>
          <w:sz w:val="24"/>
          <w:szCs w:val="24"/>
          <w:cs/>
        </w:rPr>
        <w:t>संशोधितः</w:t>
      </w:r>
      <w:r w:rsidRPr="00A951A3">
        <w:rPr>
          <w:rFonts w:cs="Shruti" w:hint="cs"/>
          <w:b/>
          <w:bCs/>
          <w:color w:val="0BA51A"/>
          <w:sz w:val="24"/>
          <w:szCs w:val="24"/>
          <w:cs/>
        </w:rPr>
        <w:t xml:space="preserve"> </w:t>
      </w:r>
      <w:r w:rsidRPr="00A951A3">
        <w:rPr>
          <w:rFonts w:cs="Mangal" w:hint="cs"/>
          <w:b/>
          <w:bCs/>
          <w:color w:val="0BA51A"/>
          <w:sz w:val="24"/>
          <w:szCs w:val="24"/>
          <w:cs/>
        </w:rPr>
        <w:t>सम्पादितश्च</w:t>
      </w:r>
      <w:r w:rsidRPr="00A951A3">
        <w:rPr>
          <w:rFonts w:cs="Shruti" w:hint="cs"/>
          <w:b/>
          <w:bCs/>
          <w:color w:val="0BA51A"/>
          <w:sz w:val="24"/>
          <w:szCs w:val="24"/>
          <w:cs/>
        </w:rPr>
        <w:t xml:space="preserve"> </w:t>
      </w:r>
      <w:r w:rsidRPr="00A951A3">
        <w:rPr>
          <w:b/>
          <w:bCs/>
          <w:color w:val="0BA51A"/>
          <w:sz w:val="24"/>
          <w:szCs w:val="24"/>
        </w:rPr>
        <w:t>“</w:t>
      </w:r>
      <w:r w:rsidRPr="00A951A3">
        <w:rPr>
          <w:rFonts w:cs="Mangal" w:hint="cs"/>
          <w:b/>
          <w:bCs/>
          <w:color w:val="0BA51A"/>
          <w:sz w:val="24"/>
          <w:szCs w:val="24"/>
          <w:cs/>
        </w:rPr>
        <w:t>चउद्दसमं</w:t>
      </w:r>
      <w:r w:rsidRPr="00A951A3">
        <w:rPr>
          <w:rFonts w:cs="Shruti" w:hint="cs"/>
          <w:b/>
          <w:bCs/>
          <w:color w:val="0BA51A"/>
          <w:sz w:val="24"/>
          <w:szCs w:val="24"/>
          <w:cs/>
        </w:rPr>
        <w:t xml:space="preserve"> </w:t>
      </w:r>
      <w:r w:rsidRPr="00A951A3">
        <w:rPr>
          <w:rFonts w:cs="Mangal" w:hint="cs"/>
          <w:b/>
          <w:bCs/>
          <w:color w:val="0BA51A"/>
          <w:sz w:val="24"/>
          <w:szCs w:val="24"/>
          <w:cs/>
        </w:rPr>
        <w:t>अज्झयणं</w:t>
      </w:r>
      <w:r w:rsidRPr="00A951A3">
        <w:rPr>
          <w:rFonts w:cs="Shruti" w:hint="cs"/>
          <w:b/>
          <w:bCs/>
          <w:color w:val="0BA51A"/>
          <w:sz w:val="24"/>
          <w:szCs w:val="24"/>
          <w:cs/>
        </w:rPr>
        <w:t xml:space="preserve"> </w:t>
      </w:r>
      <w:r w:rsidRPr="00A951A3">
        <w:rPr>
          <w:rFonts w:cs="Mangal" w:hint="cs"/>
          <w:b/>
          <w:bCs/>
          <w:color w:val="0BA51A"/>
          <w:sz w:val="24"/>
          <w:szCs w:val="24"/>
          <w:cs/>
        </w:rPr>
        <w:t>समत्तं</w:t>
      </w:r>
      <w:r w:rsidRPr="00A951A3">
        <w:rPr>
          <w:b/>
          <w:bCs/>
          <w:color w:val="0BA51A"/>
          <w:sz w:val="24"/>
          <w:szCs w:val="24"/>
        </w:rPr>
        <w:t>”</w:t>
      </w:r>
    </w:p>
    <w:p w:rsidR="004605FC" w:rsidRPr="00A951A3" w:rsidRDefault="00A951A3" w:rsidP="00232CA9">
      <w:pPr>
        <w:pStyle w:val="H2Hindi"/>
        <w:rPr>
          <w:sz w:val="32"/>
          <w:szCs w:val="32"/>
        </w:rPr>
      </w:pPr>
      <w:bookmarkStart w:id="33" w:name="_Toc318398185"/>
      <w:r w:rsidRPr="00A951A3">
        <w:rPr>
          <w:sz w:val="32"/>
          <w:szCs w:val="32"/>
        </w:rPr>
        <w:t>0</w:t>
      </w:r>
      <w:r w:rsidR="004605FC" w:rsidRPr="00A951A3">
        <w:rPr>
          <w:rFonts w:hint="cs"/>
          <w:sz w:val="32"/>
          <w:szCs w:val="32"/>
          <w:cs/>
        </w:rPr>
        <w:t xml:space="preserve"> </w:t>
      </w:r>
      <w:r w:rsidR="004605FC" w:rsidRPr="00A951A3">
        <w:rPr>
          <w:sz w:val="32"/>
          <w:szCs w:val="32"/>
          <w:cs/>
        </w:rPr>
        <w:t>पन्नरसमं अज्झयणं-जमईए</w:t>
      </w:r>
      <w:bookmarkEnd w:id="33"/>
      <w:r w:rsidR="004605FC" w:rsidRPr="00A951A3">
        <w:rPr>
          <w:rFonts w:hint="cs"/>
          <w:sz w:val="32"/>
          <w:szCs w:val="32"/>
          <w:cs/>
        </w:rPr>
        <w:t xml:space="preserve"> </w:t>
      </w:r>
      <w:r w:rsidRPr="00A951A3">
        <w:rPr>
          <w:sz w:val="32"/>
          <w:szCs w:val="32"/>
        </w:rPr>
        <w:t>0</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६०७</w:t>
      </w:r>
      <w:r w:rsidRPr="0069493C">
        <w:rPr>
          <w:color w:val="00B050"/>
          <w:sz w:val="24"/>
          <w:szCs w:val="24"/>
        </w:rPr>
        <w:t>]</w:t>
      </w:r>
      <w:r w:rsidR="00954E38">
        <w:rPr>
          <w:rFonts w:hint="cs"/>
          <w:color w:val="00B050"/>
          <w:sz w:val="24"/>
          <w:szCs w:val="24"/>
          <w:cs/>
        </w:rPr>
        <w:tab/>
      </w:r>
      <w:r w:rsidR="004605FC" w:rsidRPr="007264F7">
        <w:rPr>
          <w:bCs w:val="0"/>
          <w:sz w:val="24"/>
          <w:szCs w:val="24"/>
          <w:cs/>
        </w:rPr>
        <w:t>जमतीतं पडुप्प</w:t>
      </w:r>
      <w:r w:rsidR="004605FC" w:rsidRPr="007264F7">
        <w:rPr>
          <w:rFonts w:hint="cs"/>
          <w:bCs w:val="0"/>
          <w:sz w:val="24"/>
          <w:szCs w:val="24"/>
          <w:cs/>
          <w:lang w:bidi="sa-IN"/>
        </w:rPr>
        <w:t>न्नं,</w:t>
      </w:r>
      <w:r w:rsidR="004605FC" w:rsidRPr="007264F7">
        <w:rPr>
          <w:bCs w:val="0"/>
          <w:sz w:val="24"/>
          <w:szCs w:val="24"/>
          <w:cs/>
        </w:rPr>
        <w:t xml:space="preserve"> आगमिस्सं च ना</w:t>
      </w:r>
      <w:r w:rsidR="004605FC" w:rsidRPr="007264F7">
        <w:rPr>
          <w:rFonts w:hint="cs"/>
          <w:bCs w:val="0"/>
          <w:sz w:val="24"/>
          <w:szCs w:val="24"/>
          <w:cs/>
          <w:lang w:bidi="sa-IN"/>
        </w:rPr>
        <w:t>य</w:t>
      </w:r>
      <w:r w:rsidR="004605FC" w:rsidRPr="007264F7">
        <w:rPr>
          <w:bCs w:val="0"/>
          <w:sz w:val="24"/>
          <w:szCs w:val="24"/>
          <w:cs/>
        </w:rPr>
        <w:t>ओ</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सव्वं म</w:t>
      </w:r>
      <w:r w:rsidRPr="007264F7">
        <w:rPr>
          <w:rFonts w:hint="cs"/>
          <w:sz w:val="24"/>
          <w:szCs w:val="24"/>
          <w:cs/>
          <w:lang w:bidi="sa-IN"/>
        </w:rPr>
        <w:t>न्न</w:t>
      </w:r>
      <w:r w:rsidRPr="007264F7">
        <w:rPr>
          <w:sz w:val="24"/>
          <w:szCs w:val="24"/>
          <w:cs/>
        </w:rPr>
        <w:t>ति तं ताई</w:t>
      </w:r>
      <w:r w:rsidRPr="007264F7">
        <w:rPr>
          <w:rFonts w:hint="cs"/>
          <w:sz w:val="24"/>
          <w:szCs w:val="24"/>
          <w:cs/>
          <w:lang w:bidi="sa-IN"/>
        </w:rPr>
        <w:t>,</w:t>
      </w:r>
      <w:r w:rsidRPr="007264F7">
        <w:rPr>
          <w:sz w:val="24"/>
          <w:szCs w:val="24"/>
          <w:cs/>
        </w:rPr>
        <w:t xml:space="preserve"> दंसणावर</w:t>
      </w:r>
      <w:r w:rsidRPr="007264F7">
        <w:rPr>
          <w:rFonts w:hint="cs"/>
          <w:sz w:val="24"/>
          <w:szCs w:val="24"/>
          <w:cs/>
          <w:lang w:bidi="sa-IN"/>
        </w:rPr>
        <w:t>नं</w:t>
      </w:r>
      <w:r w:rsidRPr="007264F7">
        <w:rPr>
          <w:sz w:val="24"/>
          <w:szCs w:val="24"/>
          <w:cs/>
        </w:rPr>
        <w:t>तए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६०८</w:t>
      </w:r>
      <w:r w:rsidRPr="0069493C">
        <w:rPr>
          <w:color w:val="00B050"/>
          <w:sz w:val="24"/>
          <w:szCs w:val="24"/>
        </w:rPr>
        <w:t>]</w:t>
      </w:r>
      <w:r w:rsidR="00954E38">
        <w:rPr>
          <w:rFonts w:hint="cs"/>
          <w:color w:val="00B050"/>
          <w:sz w:val="24"/>
          <w:szCs w:val="24"/>
          <w:cs/>
        </w:rPr>
        <w:tab/>
      </w:r>
      <w:r w:rsidR="004605FC" w:rsidRPr="007264F7">
        <w:rPr>
          <w:bCs w:val="0"/>
          <w:sz w:val="24"/>
          <w:szCs w:val="24"/>
          <w:cs/>
        </w:rPr>
        <w:t>अंतए वितिगिच्छाए</w:t>
      </w:r>
      <w:r w:rsidR="004605FC" w:rsidRPr="007264F7">
        <w:rPr>
          <w:rFonts w:hint="cs"/>
          <w:bCs w:val="0"/>
          <w:sz w:val="24"/>
          <w:szCs w:val="24"/>
          <w:cs/>
          <w:lang w:bidi="sa-IN"/>
        </w:rPr>
        <w:t>,</w:t>
      </w:r>
      <w:r w:rsidR="004605FC" w:rsidRPr="007264F7">
        <w:rPr>
          <w:bCs w:val="0"/>
          <w:sz w:val="24"/>
          <w:szCs w:val="24"/>
          <w:cs/>
        </w:rPr>
        <w:t xml:space="preserve"> से जाणइ अ</w:t>
      </w:r>
      <w:r w:rsidR="004605FC" w:rsidRPr="007264F7">
        <w:rPr>
          <w:rFonts w:hint="cs"/>
          <w:bCs w:val="0"/>
          <w:sz w:val="24"/>
          <w:szCs w:val="24"/>
          <w:cs/>
          <w:lang w:bidi="sa-IN"/>
        </w:rPr>
        <w:t>ने</w:t>
      </w:r>
      <w:r w:rsidR="004605FC" w:rsidRPr="007264F7">
        <w:rPr>
          <w:bCs w:val="0"/>
          <w:sz w:val="24"/>
          <w:szCs w:val="24"/>
          <w:cs/>
        </w:rPr>
        <w:t>लिसं</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अ</w:t>
      </w:r>
      <w:r w:rsidRPr="007264F7">
        <w:rPr>
          <w:rFonts w:hint="cs"/>
          <w:sz w:val="24"/>
          <w:szCs w:val="24"/>
          <w:cs/>
          <w:lang w:bidi="sa-IN"/>
        </w:rPr>
        <w:t>ने</w:t>
      </w:r>
      <w:r w:rsidRPr="007264F7">
        <w:rPr>
          <w:sz w:val="24"/>
          <w:szCs w:val="24"/>
          <w:cs/>
        </w:rPr>
        <w:t>लिसस्स अक्खाया</w:t>
      </w:r>
      <w:r w:rsidRPr="007264F7">
        <w:rPr>
          <w:rFonts w:hint="cs"/>
          <w:sz w:val="24"/>
          <w:szCs w:val="24"/>
          <w:cs/>
          <w:lang w:bidi="sa-IN"/>
        </w:rPr>
        <w:t>,</w:t>
      </w:r>
      <w:r w:rsidRPr="007264F7">
        <w:rPr>
          <w:sz w:val="24"/>
          <w:szCs w:val="24"/>
          <w:cs/>
        </w:rPr>
        <w:t xml:space="preserve"> न से होइ तहिं तहिं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६०९</w:t>
      </w:r>
      <w:r w:rsidRPr="0069493C">
        <w:rPr>
          <w:color w:val="00B050"/>
          <w:sz w:val="24"/>
          <w:szCs w:val="24"/>
        </w:rPr>
        <w:t>]</w:t>
      </w:r>
      <w:r w:rsidR="00954E38">
        <w:rPr>
          <w:rFonts w:hint="cs"/>
          <w:color w:val="00B050"/>
          <w:sz w:val="24"/>
          <w:szCs w:val="24"/>
          <w:cs/>
        </w:rPr>
        <w:tab/>
      </w:r>
      <w:r w:rsidR="004605FC" w:rsidRPr="007264F7">
        <w:rPr>
          <w:bCs w:val="0"/>
          <w:sz w:val="24"/>
          <w:szCs w:val="24"/>
          <w:cs/>
        </w:rPr>
        <w:t>तहिं तहिं सुयक्खायं</w:t>
      </w:r>
      <w:r w:rsidR="004605FC" w:rsidRPr="007264F7">
        <w:rPr>
          <w:rFonts w:hint="cs"/>
          <w:bCs w:val="0"/>
          <w:sz w:val="24"/>
          <w:szCs w:val="24"/>
          <w:cs/>
          <w:lang w:bidi="sa-IN"/>
        </w:rPr>
        <w:t>,</w:t>
      </w:r>
      <w:r w:rsidR="004605FC" w:rsidRPr="007264F7">
        <w:rPr>
          <w:bCs w:val="0"/>
          <w:sz w:val="24"/>
          <w:szCs w:val="24"/>
          <w:cs/>
        </w:rPr>
        <w:t xml:space="preserve"> से य सच्चे सुआहिए</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सदा सच्चेण संपन्ने</w:t>
      </w:r>
      <w:r w:rsidRPr="007264F7">
        <w:rPr>
          <w:rFonts w:hint="cs"/>
          <w:sz w:val="24"/>
          <w:szCs w:val="24"/>
          <w:cs/>
          <w:lang w:bidi="sa-IN"/>
        </w:rPr>
        <w:t>,</w:t>
      </w:r>
      <w:r w:rsidRPr="007264F7">
        <w:rPr>
          <w:sz w:val="24"/>
          <w:szCs w:val="24"/>
          <w:cs/>
        </w:rPr>
        <w:t xml:space="preserve"> </w:t>
      </w:r>
      <w:r w:rsidRPr="007264F7">
        <w:rPr>
          <w:rFonts w:hint="cs"/>
          <w:sz w:val="24"/>
          <w:szCs w:val="24"/>
          <w:cs/>
          <w:lang w:bidi="sa-IN"/>
        </w:rPr>
        <w:t>मि</w:t>
      </w:r>
      <w:r w:rsidRPr="007264F7">
        <w:rPr>
          <w:sz w:val="24"/>
          <w:szCs w:val="24"/>
          <w:cs/>
        </w:rPr>
        <w:t>तिं भूतेसु कप्पए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६१०</w:t>
      </w:r>
      <w:r w:rsidRPr="0069493C">
        <w:rPr>
          <w:color w:val="00B050"/>
          <w:sz w:val="24"/>
          <w:szCs w:val="24"/>
        </w:rPr>
        <w:t>]</w:t>
      </w:r>
      <w:r w:rsidR="00954E38">
        <w:rPr>
          <w:rFonts w:hint="cs"/>
          <w:color w:val="00B050"/>
          <w:sz w:val="24"/>
          <w:szCs w:val="24"/>
          <w:cs/>
        </w:rPr>
        <w:tab/>
      </w:r>
      <w:r w:rsidR="004605FC" w:rsidRPr="007264F7">
        <w:rPr>
          <w:bCs w:val="0"/>
          <w:sz w:val="24"/>
          <w:szCs w:val="24"/>
          <w:cs/>
        </w:rPr>
        <w:t>भूतेसु न विरुज्झेज्जा</w:t>
      </w:r>
      <w:r w:rsidR="004605FC" w:rsidRPr="007264F7">
        <w:rPr>
          <w:rFonts w:hint="cs"/>
          <w:bCs w:val="0"/>
          <w:sz w:val="24"/>
          <w:szCs w:val="24"/>
          <w:cs/>
          <w:lang w:bidi="sa-IN"/>
        </w:rPr>
        <w:t>,</w:t>
      </w:r>
      <w:r w:rsidR="004605FC" w:rsidRPr="007264F7">
        <w:rPr>
          <w:bCs w:val="0"/>
          <w:sz w:val="24"/>
          <w:szCs w:val="24"/>
          <w:cs/>
        </w:rPr>
        <w:t xml:space="preserve"> एस धम्मो वुसीमओ</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वुसीमं जगं परिण्णाय</w:t>
      </w:r>
      <w:r w:rsidRPr="007264F7">
        <w:rPr>
          <w:rFonts w:hint="cs"/>
          <w:sz w:val="24"/>
          <w:szCs w:val="24"/>
          <w:cs/>
          <w:lang w:bidi="sa-IN"/>
        </w:rPr>
        <w:t>,</w:t>
      </w:r>
      <w:r w:rsidRPr="007264F7">
        <w:rPr>
          <w:sz w:val="24"/>
          <w:szCs w:val="24"/>
          <w:cs/>
        </w:rPr>
        <w:t xml:space="preserve"> अस्सिं जीवियभाव</w:t>
      </w:r>
      <w:r w:rsidRPr="007264F7">
        <w:rPr>
          <w:rFonts w:hint="cs"/>
          <w:sz w:val="24"/>
          <w:szCs w:val="24"/>
          <w:cs/>
        </w:rPr>
        <w:t>ना</w:t>
      </w:r>
      <w:r w:rsidRPr="007264F7">
        <w:rPr>
          <w:sz w:val="24"/>
          <w:szCs w:val="24"/>
          <w:cs/>
        </w:rPr>
        <w:t xml:space="preserve">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६११</w:t>
      </w:r>
      <w:r w:rsidRPr="0069493C">
        <w:rPr>
          <w:color w:val="00B050"/>
          <w:sz w:val="24"/>
          <w:szCs w:val="24"/>
        </w:rPr>
        <w:t>]</w:t>
      </w:r>
      <w:r w:rsidR="00954E38">
        <w:rPr>
          <w:rFonts w:hint="cs"/>
          <w:color w:val="00B050"/>
          <w:sz w:val="24"/>
          <w:szCs w:val="24"/>
          <w:cs/>
        </w:rPr>
        <w:tab/>
      </w:r>
      <w:r w:rsidR="004605FC" w:rsidRPr="007264F7">
        <w:rPr>
          <w:bCs w:val="0"/>
          <w:sz w:val="24"/>
          <w:szCs w:val="24"/>
          <w:cs/>
        </w:rPr>
        <w:t>भाव</w:t>
      </w:r>
      <w:r w:rsidR="004605FC" w:rsidRPr="007264F7">
        <w:rPr>
          <w:rFonts w:hint="cs"/>
          <w:bCs w:val="0"/>
          <w:sz w:val="24"/>
          <w:szCs w:val="24"/>
          <w:cs/>
        </w:rPr>
        <w:t>ना</w:t>
      </w:r>
      <w:r w:rsidR="004605FC" w:rsidRPr="007264F7">
        <w:rPr>
          <w:bCs w:val="0"/>
          <w:sz w:val="24"/>
          <w:szCs w:val="24"/>
          <w:cs/>
        </w:rPr>
        <w:t>जोगसुद्धप्पा</w:t>
      </w:r>
      <w:r w:rsidR="004605FC" w:rsidRPr="007264F7">
        <w:rPr>
          <w:rFonts w:hint="cs"/>
          <w:bCs w:val="0"/>
          <w:sz w:val="24"/>
          <w:szCs w:val="24"/>
          <w:cs/>
          <w:lang w:bidi="sa-IN"/>
        </w:rPr>
        <w:t>,</w:t>
      </w:r>
      <w:r w:rsidR="004605FC" w:rsidRPr="007264F7">
        <w:rPr>
          <w:bCs w:val="0"/>
          <w:sz w:val="24"/>
          <w:szCs w:val="24"/>
          <w:cs/>
        </w:rPr>
        <w:t xml:space="preserve"> जले नावा व आहिया</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नावा व तीरसंपन्ना</w:t>
      </w:r>
      <w:r w:rsidRPr="007264F7">
        <w:rPr>
          <w:rFonts w:hint="cs"/>
          <w:sz w:val="24"/>
          <w:szCs w:val="24"/>
          <w:cs/>
          <w:lang w:bidi="sa-IN"/>
        </w:rPr>
        <w:t>,</w:t>
      </w:r>
      <w:r w:rsidRPr="007264F7">
        <w:rPr>
          <w:sz w:val="24"/>
          <w:szCs w:val="24"/>
          <w:cs/>
        </w:rPr>
        <w:t xml:space="preserve"> सव्वदुक्खा तिउट्टति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६१२</w:t>
      </w:r>
      <w:r w:rsidRPr="0069493C">
        <w:rPr>
          <w:color w:val="00B050"/>
          <w:sz w:val="24"/>
          <w:szCs w:val="24"/>
        </w:rPr>
        <w:t>]</w:t>
      </w:r>
      <w:r w:rsidR="00954E38">
        <w:rPr>
          <w:rFonts w:hint="cs"/>
          <w:color w:val="00B050"/>
          <w:sz w:val="24"/>
          <w:szCs w:val="24"/>
          <w:cs/>
        </w:rPr>
        <w:tab/>
      </w:r>
      <w:r w:rsidR="004605FC" w:rsidRPr="007264F7">
        <w:rPr>
          <w:bCs w:val="0"/>
          <w:sz w:val="24"/>
          <w:szCs w:val="24"/>
          <w:cs/>
        </w:rPr>
        <w:t>तिउट्टती उ मेहावी</w:t>
      </w:r>
      <w:r w:rsidR="004605FC" w:rsidRPr="007264F7">
        <w:rPr>
          <w:rFonts w:hint="cs"/>
          <w:bCs w:val="0"/>
          <w:sz w:val="24"/>
          <w:szCs w:val="24"/>
          <w:cs/>
          <w:lang w:bidi="sa-IN"/>
        </w:rPr>
        <w:t>,</w:t>
      </w:r>
      <w:r w:rsidR="004605FC" w:rsidRPr="007264F7">
        <w:rPr>
          <w:bCs w:val="0"/>
          <w:sz w:val="24"/>
          <w:szCs w:val="24"/>
          <w:cs/>
        </w:rPr>
        <w:t xml:space="preserve"> जाणं लोगंसि पावगं</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तुट्टंति पावकम्माणि</w:t>
      </w:r>
      <w:r w:rsidRPr="007264F7">
        <w:rPr>
          <w:rFonts w:hint="cs"/>
          <w:sz w:val="24"/>
          <w:szCs w:val="24"/>
          <w:cs/>
          <w:lang w:bidi="sa-IN"/>
        </w:rPr>
        <w:t>,</w:t>
      </w:r>
      <w:r w:rsidRPr="007264F7">
        <w:rPr>
          <w:sz w:val="24"/>
          <w:szCs w:val="24"/>
          <w:cs/>
        </w:rPr>
        <w:t xml:space="preserve"> नवं कम्ममकुव्वओ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६१३</w:t>
      </w:r>
      <w:r w:rsidRPr="0069493C">
        <w:rPr>
          <w:color w:val="00B050"/>
          <w:sz w:val="24"/>
          <w:szCs w:val="24"/>
        </w:rPr>
        <w:t>]</w:t>
      </w:r>
      <w:r w:rsidR="00954E38">
        <w:rPr>
          <w:rFonts w:hint="cs"/>
          <w:color w:val="00B050"/>
          <w:sz w:val="24"/>
          <w:szCs w:val="24"/>
          <w:cs/>
        </w:rPr>
        <w:tab/>
      </w:r>
      <w:r w:rsidR="004605FC" w:rsidRPr="007264F7">
        <w:rPr>
          <w:bCs w:val="0"/>
          <w:sz w:val="24"/>
          <w:szCs w:val="24"/>
          <w:cs/>
        </w:rPr>
        <w:t>अकुव्वओ नवं नत्थि</w:t>
      </w:r>
      <w:r w:rsidR="004605FC" w:rsidRPr="007264F7">
        <w:rPr>
          <w:rFonts w:hint="cs"/>
          <w:bCs w:val="0"/>
          <w:sz w:val="24"/>
          <w:szCs w:val="24"/>
          <w:cs/>
          <w:lang w:bidi="sa-IN"/>
        </w:rPr>
        <w:t>,</w:t>
      </w:r>
      <w:r w:rsidR="004605FC" w:rsidRPr="007264F7">
        <w:rPr>
          <w:bCs w:val="0"/>
          <w:sz w:val="24"/>
          <w:szCs w:val="24"/>
          <w:cs/>
        </w:rPr>
        <w:t xml:space="preserve"> कम्मं नाम विजाण</w:t>
      </w:r>
      <w:r w:rsidR="004605FC" w:rsidRPr="007264F7">
        <w:rPr>
          <w:rFonts w:hint="cs"/>
          <w:bCs w:val="0"/>
          <w:sz w:val="24"/>
          <w:szCs w:val="24"/>
          <w:cs/>
          <w:lang w:bidi="sa-IN"/>
        </w:rPr>
        <w:t>इ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नच्चाण से महावीरे</w:t>
      </w:r>
      <w:r w:rsidRPr="007264F7">
        <w:rPr>
          <w:rFonts w:hint="cs"/>
          <w:sz w:val="24"/>
          <w:szCs w:val="24"/>
          <w:cs/>
          <w:lang w:bidi="sa-IN"/>
        </w:rPr>
        <w:t>,</w:t>
      </w:r>
      <w:r w:rsidRPr="007264F7">
        <w:rPr>
          <w:sz w:val="24"/>
          <w:szCs w:val="24"/>
          <w:cs/>
        </w:rPr>
        <w:t xml:space="preserve"> जे</w:t>
      </w:r>
      <w:r w:rsidRPr="007264F7">
        <w:rPr>
          <w:rFonts w:hint="cs"/>
          <w:sz w:val="24"/>
          <w:szCs w:val="24"/>
          <w:cs/>
          <w:lang w:bidi="sa-IN"/>
        </w:rPr>
        <w:t>ण</w:t>
      </w:r>
      <w:r w:rsidRPr="007264F7">
        <w:rPr>
          <w:sz w:val="24"/>
          <w:szCs w:val="24"/>
          <w:cs/>
        </w:rPr>
        <w:t xml:space="preserve"> जाई न मिज्जती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६१४</w:t>
      </w:r>
      <w:r w:rsidRPr="0069493C">
        <w:rPr>
          <w:color w:val="00B050"/>
          <w:sz w:val="24"/>
          <w:szCs w:val="24"/>
        </w:rPr>
        <w:t>]</w:t>
      </w:r>
      <w:r w:rsidR="00954E38">
        <w:rPr>
          <w:rFonts w:hint="cs"/>
          <w:color w:val="00B050"/>
          <w:sz w:val="24"/>
          <w:szCs w:val="24"/>
          <w:cs/>
        </w:rPr>
        <w:tab/>
      </w:r>
      <w:r w:rsidR="004605FC" w:rsidRPr="007264F7">
        <w:rPr>
          <w:bCs w:val="0"/>
          <w:sz w:val="24"/>
          <w:szCs w:val="24"/>
          <w:cs/>
        </w:rPr>
        <w:t>न मिज्जती महावीरे</w:t>
      </w:r>
      <w:r w:rsidR="004605FC" w:rsidRPr="007264F7">
        <w:rPr>
          <w:rFonts w:hint="cs"/>
          <w:bCs w:val="0"/>
          <w:sz w:val="24"/>
          <w:szCs w:val="24"/>
          <w:cs/>
          <w:lang w:bidi="sa-IN"/>
        </w:rPr>
        <w:t>,</w:t>
      </w:r>
      <w:r w:rsidR="004605FC" w:rsidRPr="007264F7">
        <w:rPr>
          <w:bCs w:val="0"/>
          <w:sz w:val="24"/>
          <w:szCs w:val="24"/>
          <w:cs/>
        </w:rPr>
        <w:t xml:space="preserve"> जस्स नत्थि पुरेकडं</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 xml:space="preserve">वाऊ </w:t>
      </w:r>
      <w:r w:rsidRPr="007264F7">
        <w:rPr>
          <w:rFonts w:hint="cs"/>
          <w:sz w:val="24"/>
          <w:szCs w:val="24"/>
          <w:cs/>
          <w:lang w:bidi="sa-IN"/>
        </w:rPr>
        <w:t>व्</w:t>
      </w:r>
      <w:r w:rsidRPr="007264F7">
        <w:rPr>
          <w:sz w:val="24"/>
          <w:szCs w:val="24"/>
          <w:cs/>
        </w:rPr>
        <w:t>व जालमच्चेइ पिया लोगंसि इत्थिओ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६१५</w:t>
      </w:r>
      <w:r w:rsidRPr="0069493C">
        <w:rPr>
          <w:color w:val="00B050"/>
          <w:sz w:val="24"/>
          <w:szCs w:val="24"/>
        </w:rPr>
        <w:t>]</w:t>
      </w:r>
      <w:r w:rsidR="00954E38">
        <w:rPr>
          <w:rFonts w:hint="cs"/>
          <w:color w:val="00B050"/>
          <w:sz w:val="24"/>
          <w:szCs w:val="24"/>
          <w:cs/>
        </w:rPr>
        <w:tab/>
      </w:r>
      <w:r w:rsidR="004605FC" w:rsidRPr="007264F7">
        <w:rPr>
          <w:bCs w:val="0"/>
          <w:sz w:val="24"/>
          <w:szCs w:val="24"/>
          <w:cs/>
        </w:rPr>
        <w:t>इत्थिओ जे न सेवंति</w:t>
      </w:r>
      <w:r w:rsidR="004605FC" w:rsidRPr="007264F7">
        <w:rPr>
          <w:rFonts w:hint="cs"/>
          <w:bCs w:val="0"/>
          <w:sz w:val="24"/>
          <w:szCs w:val="24"/>
          <w:cs/>
          <w:lang w:bidi="sa-IN"/>
        </w:rPr>
        <w:t>,</w:t>
      </w:r>
      <w:r w:rsidR="004605FC" w:rsidRPr="007264F7">
        <w:rPr>
          <w:bCs w:val="0"/>
          <w:sz w:val="24"/>
          <w:szCs w:val="24"/>
          <w:cs/>
        </w:rPr>
        <w:t xml:space="preserve"> आदिमोक्खा हु ते ज</w:t>
      </w:r>
      <w:r w:rsidR="004605FC" w:rsidRPr="007264F7">
        <w:rPr>
          <w:rFonts w:hint="cs"/>
          <w:bCs w:val="0"/>
          <w:sz w:val="24"/>
          <w:szCs w:val="24"/>
          <w:cs/>
          <w:lang w:bidi="sa-IN"/>
        </w:rPr>
        <w:t>ना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ते ज</w:t>
      </w:r>
      <w:r w:rsidRPr="007264F7">
        <w:rPr>
          <w:rFonts w:hint="cs"/>
          <w:sz w:val="24"/>
          <w:szCs w:val="24"/>
          <w:cs/>
          <w:lang w:bidi="sa-IN"/>
        </w:rPr>
        <w:t>ना</w:t>
      </w:r>
      <w:r w:rsidRPr="007264F7">
        <w:rPr>
          <w:sz w:val="24"/>
          <w:szCs w:val="24"/>
          <w:cs/>
        </w:rPr>
        <w:t xml:space="preserve"> बंधणुम्मुक्का</w:t>
      </w:r>
      <w:r w:rsidRPr="007264F7">
        <w:rPr>
          <w:rFonts w:hint="cs"/>
          <w:sz w:val="24"/>
          <w:szCs w:val="24"/>
          <w:cs/>
          <w:lang w:bidi="sa-IN"/>
        </w:rPr>
        <w:t>,</w:t>
      </w:r>
      <w:r w:rsidRPr="007264F7">
        <w:rPr>
          <w:sz w:val="24"/>
          <w:szCs w:val="24"/>
          <w:cs/>
        </w:rPr>
        <w:t xml:space="preserve"> नावकंखंति जीवितं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६१६</w:t>
      </w:r>
      <w:r w:rsidRPr="0069493C">
        <w:rPr>
          <w:color w:val="00B050"/>
          <w:sz w:val="24"/>
          <w:szCs w:val="24"/>
        </w:rPr>
        <w:t>]</w:t>
      </w:r>
      <w:r w:rsidR="00954E38">
        <w:rPr>
          <w:rFonts w:hint="cs"/>
          <w:color w:val="00B050"/>
          <w:sz w:val="24"/>
          <w:szCs w:val="24"/>
          <w:cs/>
        </w:rPr>
        <w:tab/>
      </w:r>
      <w:r w:rsidR="004605FC" w:rsidRPr="007264F7">
        <w:rPr>
          <w:bCs w:val="0"/>
          <w:sz w:val="24"/>
          <w:szCs w:val="24"/>
          <w:cs/>
        </w:rPr>
        <w:t>जीवितं पिट्ठओ किच्चा</w:t>
      </w:r>
      <w:r w:rsidR="004605FC" w:rsidRPr="007264F7">
        <w:rPr>
          <w:rFonts w:hint="cs"/>
          <w:bCs w:val="0"/>
          <w:sz w:val="24"/>
          <w:szCs w:val="24"/>
          <w:cs/>
          <w:lang w:bidi="sa-IN"/>
        </w:rPr>
        <w:t>,</w:t>
      </w:r>
      <w:r w:rsidR="004605FC" w:rsidRPr="007264F7">
        <w:rPr>
          <w:bCs w:val="0"/>
          <w:sz w:val="24"/>
          <w:szCs w:val="24"/>
          <w:cs/>
        </w:rPr>
        <w:t xml:space="preserve"> अंतं पावंति कम्मु</w:t>
      </w:r>
      <w:r w:rsidR="004605FC" w:rsidRPr="007264F7">
        <w:rPr>
          <w:rFonts w:hint="cs"/>
          <w:bCs w:val="0"/>
          <w:sz w:val="24"/>
          <w:szCs w:val="24"/>
          <w:cs/>
          <w:lang w:bidi="sa-IN"/>
        </w:rPr>
        <w:t>णा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कम्मुणा संमुहीभूता</w:t>
      </w:r>
      <w:r w:rsidRPr="007264F7">
        <w:rPr>
          <w:rFonts w:hint="cs"/>
          <w:sz w:val="24"/>
          <w:szCs w:val="24"/>
          <w:cs/>
          <w:lang w:bidi="sa-IN"/>
        </w:rPr>
        <w:t>,</w:t>
      </w:r>
      <w:r w:rsidRPr="007264F7">
        <w:rPr>
          <w:sz w:val="24"/>
          <w:szCs w:val="24"/>
          <w:cs/>
        </w:rPr>
        <w:t xml:space="preserve"> जे मग्गम</w:t>
      </w:r>
      <w:r w:rsidRPr="007264F7">
        <w:rPr>
          <w:rFonts w:hint="cs"/>
          <w:sz w:val="24"/>
          <w:szCs w:val="24"/>
          <w:cs/>
          <w:lang w:bidi="sa-IN"/>
        </w:rPr>
        <w:t>नु</w:t>
      </w:r>
      <w:r w:rsidRPr="007264F7">
        <w:rPr>
          <w:sz w:val="24"/>
          <w:szCs w:val="24"/>
          <w:cs/>
        </w:rPr>
        <w:t>सासति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६१७</w:t>
      </w:r>
      <w:r w:rsidRPr="0069493C">
        <w:rPr>
          <w:color w:val="00B050"/>
          <w:sz w:val="24"/>
          <w:szCs w:val="24"/>
        </w:rPr>
        <w:t>]</w:t>
      </w:r>
      <w:r w:rsidR="00954E38">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सास</w:t>
      </w:r>
      <w:r w:rsidR="004605FC" w:rsidRPr="007264F7">
        <w:rPr>
          <w:rFonts w:hint="cs"/>
          <w:bCs w:val="0"/>
          <w:sz w:val="24"/>
          <w:szCs w:val="24"/>
          <w:cs/>
        </w:rPr>
        <w:t>नं</w:t>
      </w:r>
      <w:r w:rsidR="004605FC" w:rsidRPr="007264F7">
        <w:rPr>
          <w:bCs w:val="0"/>
          <w:sz w:val="24"/>
          <w:szCs w:val="24"/>
          <w:cs/>
        </w:rPr>
        <w:t xml:space="preserve"> पुढो पाणी</w:t>
      </w:r>
      <w:r w:rsidR="004605FC" w:rsidRPr="007264F7">
        <w:rPr>
          <w:rFonts w:hint="cs"/>
          <w:bCs w:val="0"/>
          <w:sz w:val="24"/>
          <w:szCs w:val="24"/>
          <w:cs/>
          <w:lang w:bidi="sa-IN"/>
        </w:rPr>
        <w:t>,</w:t>
      </w:r>
      <w:r w:rsidR="004605FC" w:rsidRPr="007264F7">
        <w:rPr>
          <w:bCs w:val="0"/>
          <w:sz w:val="24"/>
          <w:szCs w:val="24"/>
          <w:cs/>
        </w:rPr>
        <w:t xml:space="preserve"> वसुमं पूयणा सते</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अ</w:t>
      </w:r>
      <w:r w:rsidRPr="007264F7">
        <w:rPr>
          <w:rFonts w:hint="cs"/>
          <w:sz w:val="24"/>
          <w:szCs w:val="24"/>
          <w:cs/>
          <w:lang w:bidi="sa-IN"/>
        </w:rPr>
        <w:t>ना</w:t>
      </w:r>
      <w:r w:rsidRPr="007264F7">
        <w:rPr>
          <w:sz w:val="24"/>
          <w:szCs w:val="24"/>
          <w:cs/>
        </w:rPr>
        <w:t>सते जते दंते</w:t>
      </w:r>
      <w:r w:rsidRPr="007264F7">
        <w:rPr>
          <w:rFonts w:hint="cs"/>
          <w:sz w:val="24"/>
          <w:szCs w:val="24"/>
          <w:cs/>
          <w:lang w:bidi="sa-IN"/>
        </w:rPr>
        <w:t>,</w:t>
      </w:r>
      <w:r w:rsidRPr="007264F7">
        <w:rPr>
          <w:sz w:val="24"/>
          <w:szCs w:val="24"/>
          <w:cs/>
        </w:rPr>
        <w:t xml:space="preserve"> दढे आरत मेहुणे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६१८</w:t>
      </w:r>
      <w:r w:rsidRPr="0069493C">
        <w:rPr>
          <w:color w:val="00B050"/>
          <w:sz w:val="24"/>
          <w:szCs w:val="24"/>
        </w:rPr>
        <w:t>]</w:t>
      </w:r>
      <w:r w:rsidR="00954E38">
        <w:rPr>
          <w:rFonts w:hint="cs"/>
          <w:color w:val="00B050"/>
          <w:sz w:val="24"/>
          <w:szCs w:val="24"/>
          <w:cs/>
        </w:rPr>
        <w:tab/>
      </w:r>
      <w:r w:rsidR="004605FC" w:rsidRPr="007264F7">
        <w:rPr>
          <w:bCs w:val="0"/>
          <w:sz w:val="24"/>
          <w:szCs w:val="24"/>
          <w:cs/>
        </w:rPr>
        <w:t>नीवारे व न लीएज्जा छि</w:t>
      </w:r>
      <w:r w:rsidR="004605FC" w:rsidRPr="007264F7">
        <w:rPr>
          <w:rFonts w:hint="cs"/>
          <w:bCs w:val="0"/>
          <w:sz w:val="24"/>
          <w:szCs w:val="24"/>
          <w:cs/>
          <w:lang w:bidi="sa-IN"/>
        </w:rPr>
        <w:t>न्न</w:t>
      </w:r>
      <w:r w:rsidR="004605FC" w:rsidRPr="007264F7">
        <w:rPr>
          <w:bCs w:val="0"/>
          <w:sz w:val="24"/>
          <w:szCs w:val="24"/>
          <w:cs/>
        </w:rPr>
        <w:t>सोते अ</w:t>
      </w:r>
      <w:r w:rsidR="004605FC" w:rsidRPr="007264F7">
        <w:rPr>
          <w:rFonts w:hint="cs"/>
          <w:bCs w:val="0"/>
          <w:sz w:val="24"/>
          <w:szCs w:val="24"/>
          <w:cs/>
          <w:lang w:bidi="sa-IN"/>
        </w:rPr>
        <w:t>ना</w:t>
      </w:r>
      <w:r w:rsidR="004605FC" w:rsidRPr="007264F7">
        <w:rPr>
          <w:rFonts w:hint="cs"/>
          <w:bCs w:val="0"/>
          <w:sz w:val="24"/>
          <w:szCs w:val="24"/>
          <w:cs/>
        </w:rPr>
        <w:t>वि</w:t>
      </w:r>
      <w:r w:rsidR="004605FC" w:rsidRPr="007264F7">
        <w:rPr>
          <w:bCs w:val="0"/>
          <w:sz w:val="24"/>
          <w:szCs w:val="24"/>
          <w:cs/>
        </w:rPr>
        <w:t>ले</w:t>
      </w:r>
      <w:r w:rsidR="004605FC" w:rsidRPr="007264F7">
        <w:rPr>
          <w:rFonts w:hint="cs"/>
          <w:bCs w:val="0"/>
          <w:sz w:val="24"/>
          <w:szCs w:val="24"/>
          <w:cs/>
          <w:lang w:bidi="sa-IN"/>
        </w:rPr>
        <w:t xml:space="preserve"> ।</w:t>
      </w:r>
    </w:p>
    <w:p w:rsidR="002A3FD3" w:rsidRDefault="002A3FD3" w:rsidP="002A3FD3">
      <w:pPr>
        <w:spacing w:after="0" w:line="240" w:lineRule="auto"/>
        <w:ind w:right="1708"/>
        <w:contextualSpacing/>
        <w:rPr>
          <w:rFonts w:cs="Mangal"/>
          <w:sz w:val="24"/>
          <w:szCs w:val="24"/>
        </w:rPr>
      </w:pPr>
      <w:r>
        <w:rPr>
          <w:rFonts w:cs="Mangal" w:hint="cs"/>
          <w:sz w:val="24"/>
          <w:szCs w:val="24"/>
          <w:cs/>
        </w:rPr>
        <w:lastRenderedPageBreak/>
        <w:t>सु</w:t>
      </w:r>
      <w:r w:rsidR="003B1AF3">
        <w:rPr>
          <w:rFonts w:cs="Mangal" w:hint="cs"/>
          <w:sz w:val="24"/>
          <w:szCs w:val="24"/>
          <w:cs/>
        </w:rPr>
        <w:t>यक्खंधो-१, अज्झयणं-१४, उद्देसो-</w:t>
      </w:r>
    </w:p>
    <w:tbl>
      <w:tblPr>
        <w:tblW w:w="10140" w:type="dxa"/>
        <w:tblInd w:w="93" w:type="dxa"/>
        <w:tblBorders>
          <w:top w:val="single" w:sz="4" w:space="0" w:color="auto"/>
        </w:tblBorders>
        <w:tblLook w:val="04A0"/>
      </w:tblPr>
      <w:tblGrid>
        <w:gridCol w:w="10140"/>
      </w:tblGrid>
      <w:tr w:rsidR="002A3FD3" w:rsidTr="00900160">
        <w:trPr>
          <w:trHeight w:val="228"/>
        </w:trPr>
        <w:tc>
          <w:tcPr>
            <w:tcW w:w="10140" w:type="dxa"/>
            <w:tcBorders>
              <w:top w:val="single" w:sz="4" w:space="0" w:color="FF0000"/>
              <w:left w:val="nil"/>
              <w:bottom w:val="nil"/>
              <w:right w:val="nil"/>
            </w:tcBorders>
          </w:tcPr>
          <w:p w:rsidR="002A3FD3" w:rsidRDefault="002A3FD3" w:rsidP="00900160">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4605FC" w:rsidP="00954E38">
      <w:pPr>
        <w:pStyle w:val="PlainHindi"/>
        <w:spacing w:after="0"/>
        <w:ind w:left="720" w:right="2338" w:firstLine="2160"/>
        <w:jc w:val="distribute"/>
        <w:rPr>
          <w:sz w:val="24"/>
          <w:szCs w:val="24"/>
        </w:rPr>
      </w:pPr>
      <w:r w:rsidRPr="007264F7">
        <w:rPr>
          <w:sz w:val="24"/>
          <w:szCs w:val="24"/>
          <w:cs/>
        </w:rPr>
        <w:t>अनाइले सदा दंते</w:t>
      </w:r>
      <w:r w:rsidRPr="007264F7">
        <w:rPr>
          <w:rFonts w:hint="cs"/>
          <w:sz w:val="24"/>
          <w:szCs w:val="24"/>
          <w:cs/>
          <w:lang w:bidi="sa-IN"/>
        </w:rPr>
        <w:t>,</w:t>
      </w:r>
      <w:r w:rsidRPr="007264F7">
        <w:rPr>
          <w:sz w:val="24"/>
          <w:szCs w:val="24"/>
          <w:cs/>
        </w:rPr>
        <w:t xml:space="preserve"> संधिं पत्ते अ</w:t>
      </w:r>
      <w:r w:rsidRPr="007264F7">
        <w:rPr>
          <w:rFonts w:hint="cs"/>
          <w:sz w:val="24"/>
          <w:szCs w:val="24"/>
          <w:cs/>
          <w:lang w:bidi="sa-IN"/>
        </w:rPr>
        <w:t>ने</w:t>
      </w:r>
      <w:r w:rsidRPr="007264F7">
        <w:rPr>
          <w:sz w:val="24"/>
          <w:szCs w:val="24"/>
          <w:cs/>
        </w:rPr>
        <w:t>लिसं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६१९</w:t>
      </w:r>
      <w:r w:rsidRPr="0069493C">
        <w:rPr>
          <w:color w:val="00B050"/>
          <w:sz w:val="24"/>
          <w:szCs w:val="24"/>
        </w:rPr>
        <w:t>]</w:t>
      </w:r>
      <w:r w:rsidR="00954E38">
        <w:rPr>
          <w:rFonts w:hint="cs"/>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लिसस्स खेयण्णे</w:t>
      </w:r>
      <w:r w:rsidR="004605FC" w:rsidRPr="007264F7">
        <w:rPr>
          <w:rFonts w:hint="cs"/>
          <w:bCs w:val="0"/>
          <w:sz w:val="24"/>
          <w:szCs w:val="24"/>
          <w:cs/>
          <w:lang w:bidi="sa-IN"/>
        </w:rPr>
        <w:t>,</w:t>
      </w:r>
      <w:r w:rsidR="004605FC" w:rsidRPr="007264F7">
        <w:rPr>
          <w:bCs w:val="0"/>
          <w:sz w:val="24"/>
          <w:szCs w:val="24"/>
          <w:cs/>
        </w:rPr>
        <w:t xml:space="preserve"> न विरुज्झेज्ज केणइ</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म</w:t>
      </w:r>
      <w:r w:rsidRPr="007264F7">
        <w:rPr>
          <w:rFonts w:hint="cs"/>
          <w:sz w:val="24"/>
          <w:szCs w:val="24"/>
          <w:cs/>
          <w:lang w:bidi="sa-IN"/>
        </w:rPr>
        <w:t>न</w:t>
      </w:r>
      <w:r w:rsidRPr="007264F7">
        <w:rPr>
          <w:sz w:val="24"/>
          <w:szCs w:val="24"/>
          <w:cs/>
        </w:rPr>
        <w:t>सा वयसा चेव</w:t>
      </w:r>
      <w:r w:rsidRPr="007264F7">
        <w:rPr>
          <w:rFonts w:hint="cs"/>
          <w:sz w:val="24"/>
          <w:szCs w:val="24"/>
          <w:cs/>
          <w:lang w:bidi="sa-IN"/>
        </w:rPr>
        <w:t>,</w:t>
      </w:r>
      <w:r w:rsidRPr="007264F7">
        <w:rPr>
          <w:sz w:val="24"/>
          <w:szCs w:val="24"/>
          <w:cs/>
        </w:rPr>
        <w:t xml:space="preserve"> कायसा चेव चक्खुमं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६२०</w:t>
      </w:r>
      <w:r w:rsidRPr="0069493C">
        <w:rPr>
          <w:color w:val="00B050"/>
          <w:sz w:val="24"/>
          <w:szCs w:val="24"/>
        </w:rPr>
        <w:t>]</w:t>
      </w:r>
      <w:r w:rsidR="00954E38">
        <w:rPr>
          <w:rFonts w:hint="cs"/>
          <w:color w:val="00B050"/>
          <w:sz w:val="24"/>
          <w:szCs w:val="24"/>
          <w:cs/>
        </w:rPr>
        <w:tab/>
      </w:r>
      <w:r w:rsidR="004605FC" w:rsidRPr="007264F7">
        <w:rPr>
          <w:bCs w:val="0"/>
          <w:sz w:val="24"/>
          <w:szCs w:val="24"/>
          <w:cs/>
        </w:rPr>
        <w:t>से हु चक्खू म</w:t>
      </w:r>
      <w:r w:rsidR="004605FC" w:rsidRPr="007264F7">
        <w:rPr>
          <w:rFonts w:hint="cs"/>
          <w:bCs w:val="0"/>
          <w:sz w:val="24"/>
          <w:szCs w:val="24"/>
          <w:cs/>
          <w:lang w:bidi="sa-IN"/>
        </w:rPr>
        <w:t>नु</w:t>
      </w:r>
      <w:r w:rsidR="004605FC" w:rsidRPr="007264F7">
        <w:rPr>
          <w:bCs w:val="0"/>
          <w:sz w:val="24"/>
          <w:szCs w:val="24"/>
          <w:cs/>
        </w:rPr>
        <w:t>स्साणं जे कंखाए य अंतए</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अंतेण खुरो वहती</w:t>
      </w:r>
      <w:r w:rsidRPr="007264F7">
        <w:rPr>
          <w:rFonts w:hint="cs"/>
          <w:sz w:val="24"/>
          <w:szCs w:val="24"/>
          <w:cs/>
          <w:lang w:bidi="sa-IN"/>
        </w:rPr>
        <w:t>,</w:t>
      </w:r>
      <w:r w:rsidRPr="007264F7">
        <w:rPr>
          <w:sz w:val="24"/>
          <w:szCs w:val="24"/>
          <w:cs/>
        </w:rPr>
        <w:t xml:space="preserve"> चक्कं</w:t>
      </w:r>
      <w:r w:rsidRPr="007264F7">
        <w:rPr>
          <w:rFonts w:hint="cs"/>
          <w:sz w:val="24"/>
          <w:szCs w:val="24"/>
          <w:cs/>
          <w:lang w:bidi="sa-IN"/>
        </w:rPr>
        <w:t xml:space="preserve"> </w:t>
      </w:r>
      <w:r w:rsidRPr="007264F7">
        <w:rPr>
          <w:sz w:val="24"/>
          <w:szCs w:val="24"/>
          <w:cs/>
        </w:rPr>
        <w:t>अंतेण लो</w:t>
      </w:r>
      <w:r w:rsidRPr="007264F7">
        <w:rPr>
          <w:rFonts w:hint="cs"/>
          <w:sz w:val="24"/>
          <w:szCs w:val="24"/>
          <w:cs/>
          <w:lang w:bidi="sa-IN"/>
        </w:rPr>
        <w:t>ट्ठ</w:t>
      </w:r>
      <w:r w:rsidRPr="007264F7">
        <w:rPr>
          <w:sz w:val="24"/>
          <w:szCs w:val="24"/>
          <w:cs/>
        </w:rPr>
        <w:t>ति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६२१</w:t>
      </w:r>
      <w:r w:rsidRPr="0069493C">
        <w:rPr>
          <w:color w:val="00B050"/>
          <w:sz w:val="24"/>
          <w:szCs w:val="24"/>
        </w:rPr>
        <w:t>]</w:t>
      </w:r>
      <w:r w:rsidR="00954E38">
        <w:rPr>
          <w:rFonts w:hint="cs"/>
          <w:color w:val="00B050"/>
          <w:sz w:val="24"/>
          <w:szCs w:val="24"/>
          <w:cs/>
        </w:rPr>
        <w:tab/>
      </w:r>
      <w:r w:rsidR="004605FC" w:rsidRPr="007264F7">
        <w:rPr>
          <w:bCs w:val="0"/>
          <w:sz w:val="24"/>
          <w:szCs w:val="24"/>
          <w:cs/>
        </w:rPr>
        <w:t>अंताणि धीरा सेवंति</w:t>
      </w:r>
      <w:r w:rsidR="004605FC" w:rsidRPr="007264F7">
        <w:rPr>
          <w:rFonts w:hint="cs"/>
          <w:bCs w:val="0"/>
          <w:sz w:val="24"/>
          <w:szCs w:val="24"/>
          <w:cs/>
          <w:lang w:bidi="sa-IN"/>
        </w:rPr>
        <w:t>,</w:t>
      </w:r>
      <w:r w:rsidR="004605FC" w:rsidRPr="007264F7">
        <w:rPr>
          <w:bCs w:val="0"/>
          <w:sz w:val="24"/>
          <w:szCs w:val="24"/>
          <w:cs/>
        </w:rPr>
        <w:t xml:space="preserve"> तेण अंतकरा इ</w:t>
      </w:r>
      <w:r w:rsidR="004605FC" w:rsidRPr="007264F7">
        <w:rPr>
          <w:rFonts w:hint="cs"/>
          <w:bCs w:val="0"/>
          <w:sz w:val="24"/>
          <w:szCs w:val="24"/>
          <w:cs/>
          <w:lang w:bidi="sa-IN"/>
        </w:rPr>
        <w:t>ह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इह माणुस्सए ठाणे</w:t>
      </w:r>
      <w:r w:rsidRPr="007264F7">
        <w:rPr>
          <w:rFonts w:hint="cs"/>
          <w:sz w:val="24"/>
          <w:szCs w:val="24"/>
          <w:cs/>
          <w:lang w:bidi="sa-IN"/>
        </w:rPr>
        <w:t>,</w:t>
      </w:r>
      <w:r w:rsidRPr="007264F7">
        <w:rPr>
          <w:sz w:val="24"/>
          <w:szCs w:val="24"/>
          <w:cs/>
        </w:rPr>
        <w:t xml:space="preserve"> धम्ममाराहिउं नरा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६२२</w:t>
      </w:r>
      <w:r w:rsidRPr="0069493C">
        <w:rPr>
          <w:color w:val="00B050"/>
          <w:sz w:val="24"/>
          <w:szCs w:val="24"/>
        </w:rPr>
        <w:t>]</w:t>
      </w:r>
      <w:r w:rsidR="00954E38">
        <w:rPr>
          <w:rFonts w:hint="cs"/>
          <w:color w:val="00B050"/>
          <w:sz w:val="24"/>
          <w:szCs w:val="24"/>
          <w:cs/>
        </w:rPr>
        <w:tab/>
      </w:r>
      <w:r w:rsidR="004605FC" w:rsidRPr="007264F7">
        <w:rPr>
          <w:bCs w:val="0"/>
          <w:sz w:val="24"/>
          <w:szCs w:val="24"/>
          <w:cs/>
        </w:rPr>
        <w:t>निट्ठितट्ठा व देवा व</w:t>
      </w:r>
      <w:r w:rsidR="004605FC" w:rsidRPr="007264F7">
        <w:rPr>
          <w:rFonts w:hint="cs"/>
          <w:bCs w:val="0"/>
          <w:sz w:val="24"/>
          <w:szCs w:val="24"/>
          <w:cs/>
          <w:lang w:bidi="sa-IN"/>
        </w:rPr>
        <w:t>ा,</w:t>
      </w:r>
      <w:r w:rsidR="004605FC" w:rsidRPr="007264F7">
        <w:rPr>
          <w:bCs w:val="0"/>
          <w:sz w:val="24"/>
          <w:szCs w:val="24"/>
          <w:cs/>
        </w:rPr>
        <w:t xml:space="preserve"> उत्तरीए त्ति मे सुतं</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सुतं च मेतमेगेसिं</w:t>
      </w:r>
      <w:r w:rsidRPr="007264F7">
        <w:rPr>
          <w:rFonts w:hint="cs"/>
          <w:sz w:val="24"/>
          <w:szCs w:val="24"/>
          <w:cs/>
          <w:lang w:bidi="sa-IN"/>
        </w:rPr>
        <w:t>,</w:t>
      </w:r>
      <w:r w:rsidRPr="007264F7">
        <w:rPr>
          <w:sz w:val="24"/>
          <w:szCs w:val="24"/>
          <w:cs/>
        </w:rPr>
        <w:t xml:space="preserve"> अम</w:t>
      </w:r>
      <w:r w:rsidRPr="007264F7">
        <w:rPr>
          <w:rFonts w:hint="cs"/>
          <w:sz w:val="24"/>
          <w:szCs w:val="24"/>
          <w:cs/>
        </w:rPr>
        <w:t>नु</w:t>
      </w:r>
      <w:r w:rsidRPr="007264F7">
        <w:rPr>
          <w:sz w:val="24"/>
          <w:szCs w:val="24"/>
          <w:cs/>
        </w:rPr>
        <w:t>स्सेसु नो तहा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६२३</w:t>
      </w:r>
      <w:r w:rsidRPr="0069493C">
        <w:rPr>
          <w:color w:val="00B050"/>
          <w:sz w:val="24"/>
          <w:szCs w:val="24"/>
        </w:rPr>
        <w:t>]</w:t>
      </w:r>
      <w:r w:rsidR="00954E38">
        <w:rPr>
          <w:rFonts w:hint="cs"/>
          <w:color w:val="00B050"/>
          <w:sz w:val="24"/>
          <w:szCs w:val="24"/>
          <w:cs/>
        </w:rPr>
        <w:tab/>
      </w:r>
      <w:r w:rsidR="004605FC" w:rsidRPr="007264F7">
        <w:rPr>
          <w:bCs w:val="0"/>
          <w:sz w:val="24"/>
          <w:szCs w:val="24"/>
          <w:cs/>
        </w:rPr>
        <w:t>अंतं करेंति दुक्खाणं</w:t>
      </w:r>
      <w:r w:rsidR="004605FC" w:rsidRPr="007264F7">
        <w:rPr>
          <w:rFonts w:hint="cs"/>
          <w:bCs w:val="0"/>
          <w:sz w:val="24"/>
          <w:szCs w:val="24"/>
          <w:cs/>
          <w:lang w:bidi="sa-IN"/>
        </w:rPr>
        <w:t>,</w:t>
      </w:r>
      <w:r w:rsidR="004605FC" w:rsidRPr="007264F7">
        <w:rPr>
          <w:bCs w:val="0"/>
          <w:sz w:val="24"/>
          <w:szCs w:val="24"/>
          <w:cs/>
        </w:rPr>
        <w:t xml:space="preserve"> इहमेगे</w:t>
      </w:r>
      <w:r w:rsidR="004605FC" w:rsidRPr="007264F7">
        <w:rPr>
          <w:rFonts w:hint="cs"/>
          <w:bCs w:val="0"/>
          <w:sz w:val="24"/>
          <w:szCs w:val="24"/>
          <w:cs/>
          <w:lang w:bidi="sa-IN"/>
        </w:rPr>
        <w:t>सिं</w:t>
      </w:r>
      <w:r w:rsidR="004605FC" w:rsidRPr="007264F7">
        <w:rPr>
          <w:bCs w:val="0"/>
          <w:sz w:val="24"/>
          <w:szCs w:val="24"/>
          <w:cs/>
        </w:rPr>
        <w:t xml:space="preserve"> आहितं</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आघातं पुण एगेसिं</w:t>
      </w:r>
      <w:r w:rsidRPr="007264F7">
        <w:rPr>
          <w:rFonts w:hint="cs"/>
          <w:sz w:val="24"/>
          <w:szCs w:val="24"/>
          <w:cs/>
          <w:lang w:bidi="sa-IN"/>
        </w:rPr>
        <w:t>,</w:t>
      </w:r>
      <w:r w:rsidRPr="007264F7">
        <w:rPr>
          <w:sz w:val="24"/>
          <w:szCs w:val="24"/>
          <w:cs/>
        </w:rPr>
        <w:t xml:space="preserve"> दुल्लभेऽयं समुस्सए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६२४</w:t>
      </w:r>
      <w:r w:rsidRPr="0069493C">
        <w:rPr>
          <w:color w:val="00B050"/>
          <w:sz w:val="24"/>
          <w:szCs w:val="24"/>
        </w:rPr>
        <w:t>]</w:t>
      </w:r>
      <w:r w:rsidR="00954E38">
        <w:rPr>
          <w:rFonts w:hint="cs"/>
          <w:color w:val="00B050"/>
          <w:sz w:val="24"/>
          <w:szCs w:val="24"/>
          <w:cs/>
        </w:rPr>
        <w:tab/>
      </w:r>
      <w:r w:rsidR="004605FC" w:rsidRPr="007264F7">
        <w:rPr>
          <w:bCs w:val="0"/>
          <w:sz w:val="24"/>
          <w:szCs w:val="24"/>
          <w:cs/>
        </w:rPr>
        <w:t>इतो विद्धंसमाणस्स</w:t>
      </w:r>
      <w:r w:rsidR="004605FC" w:rsidRPr="007264F7">
        <w:rPr>
          <w:rFonts w:hint="cs"/>
          <w:bCs w:val="0"/>
          <w:sz w:val="24"/>
          <w:szCs w:val="24"/>
          <w:cs/>
          <w:lang w:bidi="sa-IN"/>
        </w:rPr>
        <w:t>,</w:t>
      </w:r>
      <w:r w:rsidR="004605FC" w:rsidRPr="007264F7">
        <w:rPr>
          <w:bCs w:val="0"/>
          <w:sz w:val="24"/>
          <w:szCs w:val="24"/>
          <w:cs/>
        </w:rPr>
        <w:t xml:space="preserve"> पुणो संबोहि दुल्लभा</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दुल्लभाओ तहच्चाओ</w:t>
      </w:r>
      <w:r w:rsidRPr="007264F7">
        <w:rPr>
          <w:rFonts w:hint="cs"/>
          <w:sz w:val="24"/>
          <w:szCs w:val="24"/>
          <w:cs/>
          <w:lang w:bidi="sa-IN"/>
        </w:rPr>
        <w:t>,</w:t>
      </w:r>
      <w:r w:rsidRPr="007264F7">
        <w:rPr>
          <w:sz w:val="24"/>
          <w:szCs w:val="24"/>
          <w:cs/>
        </w:rPr>
        <w:t xml:space="preserve"> जे धम्मट्ठं वियागरे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६२५</w:t>
      </w:r>
      <w:r w:rsidRPr="0069493C">
        <w:rPr>
          <w:color w:val="00B050"/>
          <w:sz w:val="24"/>
          <w:szCs w:val="24"/>
        </w:rPr>
        <w:t>]</w:t>
      </w:r>
      <w:r w:rsidR="00954E38">
        <w:rPr>
          <w:rFonts w:hint="cs"/>
          <w:color w:val="00B050"/>
          <w:sz w:val="24"/>
          <w:szCs w:val="24"/>
          <w:cs/>
        </w:rPr>
        <w:tab/>
      </w:r>
      <w:r w:rsidR="004605FC" w:rsidRPr="007264F7">
        <w:rPr>
          <w:bCs w:val="0"/>
          <w:sz w:val="24"/>
          <w:szCs w:val="24"/>
          <w:cs/>
        </w:rPr>
        <w:t>जे धम्मं सुद्धमक्खंति</w:t>
      </w:r>
      <w:r w:rsidR="004605FC" w:rsidRPr="007264F7">
        <w:rPr>
          <w:rFonts w:hint="cs"/>
          <w:bCs w:val="0"/>
          <w:sz w:val="24"/>
          <w:szCs w:val="24"/>
          <w:cs/>
          <w:lang w:bidi="sa-IN"/>
        </w:rPr>
        <w:t>,</w:t>
      </w:r>
      <w:r w:rsidR="004605FC" w:rsidRPr="007264F7">
        <w:rPr>
          <w:bCs w:val="0"/>
          <w:sz w:val="24"/>
          <w:szCs w:val="24"/>
          <w:cs/>
        </w:rPr>
        <w:t xml:space="preserve"> पडिपुण्णम</w:t>
      </w:r>
      <w:r w:rsidR="004605FC" w:rsidRPr="007264F7">
        <w:rPr>
          <w:rFonts w:hint="cs"/>
          <w:bCs w:val="0"/>
          <w:sz w:val="24"/>
          <w:szCs w:val="24"/>
          <w:cs/>
          <w:lang w:bidi="sa-IN"/>
        </w:rPr>
        <w:t>ने</w:t>
      </w:r>
      <w:r w:rsidR="004605FC" w:rsidRPr="007264F7">
        <w:rPr>
          <w:bCs w:val="0"/>
          <w:sz w:val="24"/>
          <w:szCs w:val="24"/>
          <w:cs/>
        </w:rPr>
        <w:t>लिसं</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अ</w:t>
      </w:r>
      <w:r w:rsidRPr="007264F7">
        <w:rPr>
          <w:rFonts w:hint="cs"/>
          <w:sz w:val="24"/>
          <w:szCs w:val="24"/>
          <w:cs/>
          <w:lang w:bidi="sa-IN"/>
        </w:rPr>
        <w:t>ने</w:t>
      </w:r>
      <w:r w:rsidRPr="007264F7">
        <w:rPr>
          <w:sz w:val="24"/>
          <w:szCs w:val="24"/>
          <w:cs/>
        </w:rPr>
        <w:t>लिसस्स जं ठाणं</w:t>
      </w:r>
      <w:r w:rsidRPr="007264F7">
        <w:rPr>
          <w:rFonts w:hint="cs"/>
          <w:sz w:val="24"/>
          <w:szCs w:val="24"/>
          <w:cs/>
          <w:lang w:bidi="sa-IN"/>
        </w:rPr>
        <w:t>,</w:t>
      </w:r>
      <w:r w:rsidRPr="007264F7">
        <w:rPr>
          <w:sz w:val="24"/>
          <w:szCs w:val="24"/>
          <w:cs/>
        </w:rPr>
        <w:t xml:space="preserve"> तस्स जम्मकहा </w:t>
      </w:r>
      <w:r w:rsidRPr="007264F7">
        <w:rPr>
          <w:rFonts w:hint="cs"/>
          <w:sz w:val="24"/>
          <w:szCs w:val="24"/>
          <w:cs/>
          <w:lang w:bidi="sa-IN"/>
        </w:rPr>
        <w:t>कओ</w:t>
      </w:r>
      <w:r w:rsidRPr="007264F7">
        <w:rPr>
          <w:sz w:val="24"/>
          <w:szCs w:val="24"/>
          <w:lang w:bidi="sa-IN"/>
        </w:rPr>
        <w:t xml:space="preserve"> ?</w:t>
      </w:r>
      <w:r w:rsidRPr="007264F7">
        <w:rPr>
          <w:sz w:val="24"/>
          <w:szCs w:val="24"/>
          <w:cs/>
        </w:rPr>
        <w:t xml:space="preserve">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६२६</w:t>
      </w:r>
      <w:r w:rsidRPr="0069493C">
        <w:rPr>
          <w:color w:val="00B050"/>
          <w:sz w:val="24"/>
          <w:szCs w:val="24"/>
        </w:rPr>
        <w:t>]</w:t>
      </w:r>
      <w:r w:rsidR="00954E38">
        <w:rPr>
          <w:rFonts w:hint="cs"/>
          <w:color w:val="00B050"/>
          <w:sz w:val="24"/>
          <w:szCs w:val="24"/>
          <w:cs/>
        </w:rPr>
        <w:tab/>
      </w:r>
      <w:r w:rsidR="004605FC" w:rsidRPr="007264F7">
        <w:rPr>
          <w:rFonts w:hint="cs"/>
          <w:bCs w:val="0"/>
          <w:sz w:val="24"/>
          <w:szCs w:val="24"/>
          <w:cs/>
          <w:lang w:bidi="sa-IN"/>
        </w:rPr>
        <w:t>कओ</w:t>
      </w:r>
      <w:r w:rsidR="004605FC" w:rsidRPr="007264F7">
        <w:rPr>
          <w:bCs w:val="0"/>
          <w:sz w:val="24"/>
          <w:szCs w:val="24"/>
          <w:cs/>
        </w:rPr>
        <w:t xml:space="preserve"> कयाइ मेहावी</w:t>
      </w:r>
      <w:r w:rsidR="004605FC" w:rsidRPr="007264F7">
        <w:rPr>
          <w:rFonts w:hint="cs"/>
          <w:bCs w:val="0"/>
          <w:sz w:val="24"/>
          <w:szCs w:val="24"/>
          <w:cs/>
          <w:lang w:bidi="sa-IN"/>
        </w:rPr>
        <w:t>,</w:t>
      </w:r>
      <w:r w:rsidR="004605FC" w:rsidRPr="007264F7">
        <w:rPr>
          <w:bCs w:val="0"/>
          <w:sz w:val="24"/>
          <w:szCs w:val="24"/>
          <w:cs/>
        </w:rPr>
        <w:t xml:space="preserve"> उप्पज्जंति तथागता</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तथागता अ</w:t>
      </w:r>
      <w:r w:rsidRPr="007264F7">
        <w:rPr>
          <w:rFonts w:hint="cs"/>
          <w:sz w:val="24"/>
          <w:szCs w:val="24"/>
          <w:cs/>
          <w:lang w:bidi="sa-IN"/>
        </w:rPr>
        <w:t>प्प</w:t>
      </w:r>
      <w:r w:rsidRPr="007264F7">
        <w:rPr>
          <w:sz w:val="24"/>
          <w:szCs w:val="24"/>
          <w:cs/>
        </w:rPr>
        <w:t>डिण्णा</w:t>
      </w:r>
      <w:r w:rsidRPr="007264F7">
        <w:rPr>
          <w:rFonts w:hint="cs"/>
          <w:sz w:val="24"/>
          <w:szCs w:val="24"/>
          <w:cs/>
          <w:lang w:bidi="sa-IN"/>
        </w:rPr>
        <w:t>,</w:t>
      </w:r>
      <w:r w:rsidRPr="007264F7">
        <w:rPr>
          <w:sz w:val="24"/>
          <w:szCs w:val="24"/>
          <w:cs/>
        </w:rPr>
        <w:t xml:space="preserve"> चक्खू लोगस्स</w:t>
      </w:r>
      <w:r w:rsidRPr="007264F7">
        <w:rPr>
          <w:rFonts w:hint="cs"/>
          <w:sz w:val="24"/>
          <w:szCs w:val="24"/>
          <w:cs/>
          <w:lang w:bidi="sa-IN"/>
        </w:rPr>
        <w:t>ऽ</w:t>
      </w:r>
      <w:r w:rsidRPr="007264F7">
        <w:rPr>
          <w:sz w:val="24"/>
          <w:szCs w:val="24"/>
          <w:cs/>
        </w:rPr>
        <w:t>नुत्तरा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६२७</w:t>
      </w:r>
      <w:r w:rsidRPr="0069493C">
        <w:rPr>
          <w:color w:val="00B050"/>
          <w:sz w:val="24"/>
          <w:szCs w:val="24"/>
        </w:rPr>
        <w:t>]</w:t>
      </w:r>
      <w:r w:rsidR="00954E38">
        <w:rPr>
          <w:rFonts w:hint="cs"/>
          <w:color w:val="00B050"/>
          <w:sz w:val="24"/>
          <w:szCs w:val="24"/>
          <w:cs/>
        </w:rPr>
        <w:tab/>
      </w:r>
      <w:r w:rsidR="004605FC" w:rsidRPr="007264F7">
        <w:rPr>
          <w:bCs w:val="0"/>
          <w:sz w:val="24"/>
          <w:szCs w:val="24"/>
          <w:cs/>
        </w:rPr>
        <w:t>अनुत्तरे य ठाणे से</w:t>
      </w:r>
      <w:r w:rsidR="004605FC" w:rsidRPr="007264F7">
        <w:rPr>
          <w:rFonts w:hint="cs"/>
          <w:bCs w:val="0"/>
          <w:sz w:val="24"/>
          <w:szCs w:val="24"/>
          <w:cs/>
          <w:lang w:bidi="sa-IN"/>
        </w:rPr>
        <w:t>,</w:t>
      </w:r>
      <w:r w:rsidR="004605FC" w:rsidRPr="007264F7">
        <w:rPr>
          <w:bCs w:val="0"/>
          <w:sz w:val="24"/>
          <w:szCs w:val="24"/>
          <w:cs/>
        </w:rPr>
        <w:t xml:space="preserve"> कासवेण पवेदिते</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जं किच्चा निव्वुडा एगे</w:t>
      </w:r>
      <w:r w:rsidRPr="007264F7">
        <w:rPr>
          <w:rFonts w:hint="cs"/>
          <w:sz w:val="24"/>
          <w:szCs w:val="24"/>
          <w:cs/>
          <w:lang w:bidi="sa-IN"/>
        </w:rPr>
        <w:t>,</w:t>
      </w:r>
      <w:r w:rsidRPr="007264F7">
        <w:rPr>
          <w:sz w:val="24"/>
          <w:szCs w:val="24"/>
          <w:cs/>
        </w:rPr>
        <w:t xml:space="preserve"> निट्ठं पावेंति पंडिया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६२८</w:t>
      </w:r>
      <w:r w:rsidRPr="0069493C">
        <w:rPr>
          <w:color w:val="00B050"/>
          <w:sz w:val="24"/>
          <w:szCs w:val="24"/>
        </w:rPr>
        <w:t>]</w:t>
      </w:r>
      <w:r w:rsidR="00954E38">
        <w:rPr>
          <w:rFonts w:hint="cs"/>
          <w:color w:val="00B050"/>
          <w:sz w:val="24"/>
          <w:szCs w:val="24"/>
          <w:cs/>
        </w:rPr>
        <w:tab/>
      </w:r>
      <w:r w:rsidR="004605FC" w:rsidRPr="007264F7">
        <w:rPr>
          <w:bCs w:val="0"/>
          <w:sz w:val="24"/>
          <w:szCs w:val="24"/>
          <w:cs/>
        </w:rPr>
        <w:t>पंडिए वीरियं लद्ध</w:t>
      </w:r>
      <w:r w:rsidR="004605FC" w:rsidRPr="007264F7">
        <w:rPr>
          <w:rFonts w:hint="cs"/>
          <w:bCs w:val="0"/>
          <w:sz w:val="24"/>
          <w:szCs w:val="24"/>
          <w:cs/>
        </w:rPr>
        <w:t>ुं</w:t>
      </w:r>
      <w:r w:rsidR="004605FC" w:rsidRPr="007264F7">
        <w:rPr>
          <w:rFonts w:hint="cs"/>
          <w:bCs w:val="0"/>
          <w:sz w:val="24"/>
          <w:szCs w:val="24"/>
          <w:cs/>
          <w:lang w:bidi="sa-IN"/>
        </w:rPr>
        <w:t>,</w:t>
      </w:r>
      <w:r w:rsidR="004605FC" w:rsidRPr="007264F7">
        <w:rPr>
          <w:bCs w:val="0"/>
          <w:sz w:val="24"/>
          <w:szCs w:val="24"/>
          <w:cs/>
        </w:rPr>
        <w:t xml:space="preserve"> निग्घायाय पवत्तगं</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धुणे पुव्वकडं कम्मं</w:t>
      </w:r>
      <w:r w:rsidRPr="007264F7">
        <w:rPr>
          <w:rFonts w:hint="cs"/>
          <w:sz w:val="24"/>
          <w:szCs w:val="24"/>
          <w:cs/>
          <w:lang w:bidi="sa-IN"/>
        </w:rPr>
        <w:t>,</w:t>
      </w:r>
      <w:r w:rsidRPr="007264F7">
        <w:rPr>
          <w:sz w:val="24"/>
          <w:szCs w:val="24"/>
          <w:cs/>
        </w:rPr>
        <w:t xml:space="preserve"> नवं </w:t>
      </w:r>
      <w:r w:rsidRPr="007264F7">
        <w:rPr>
          <w:rFonts w:hint="cs"/>
          <w:sz w:val="24"/>
          <w:szCs w:val="24"/>
          <w:cs/>
          <w:lang w:bidi="sa-IN"/>
        </w:rPr>
        <w:t>वाऽ</w:t>
      </w:r>
      <w:r w:rsidRPr="007264F7">
        <w:rPr>
          <w:sz w:val="24"/>
          <w:szCs w:val="24"/>
          <w:cs/>
        </w:rPr>
        <w:t>वि न कुव्वइ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६२९</w:t>
      </w:r>
      <w:r w:rsidRPr="0069493C">
        <w:rPr>
          <w:color w:val="00B050"/>
          <w:sz w:val="24"/>
          <w:szCs w:val="24"/>
        </w:rPr>
        <w:t>]</w:t>
      </w:r>
      <w:r w:rsidR="00954E38">
        <w:rPr>
          <w:rFonts w:hint="cs"/>
          <w:color w:val="00B050"/>
          <w:sz w:val="24"/>
          <w:szCs w:val="24"/>
          <w:cs/>
        </w:rPr>
        <w:tab/>
      </w:r>
      <w:r w:rsidR="004605FC" w:rsidRPr="007264F7">
        <w:rPr>
          <w:bCs w:val="0"/>
          <w:sz w:val="24"/>
          <w:szCs w:val="24"/>
          <w:cs/>
        </w:rPr>
        <w:t>न कुव्वइ महावीरे</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w:t>
      </w:r>
      <w:r w:rsidR="004605FC" w:rsidRPr="007264F7">
        <w:rPr>
          <w:bCs w:val="0"/>
          <w:sz w:val="24"/>
          <w:szCs w:val="24"/>
          <w:cs/>
        </w:rPr>
        <w:t>पुव्वकडं रयं</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रयसा संमुहीभूते</w:t>
      </w:r>
      <w:r w:rsidRPr="007264F7">
        <w:rPr>
          <w:rFonts w:hint="cs"/>
          <w:sz w:val="24"/>
          <w:szCs w:val="24"/>
          <w:cs/>
          <w:lang w:bidi="sa-IN"/>
        </w:rPr>
        <w:t>,</w:t>
      </w:r>
      <w:r w:rsidRPr="007264F7">
        <w:rPr>
          <w:sz w:val="24"/>
          <w:szCs w:val="24"/>
          <w:cs/>
        </w:rPr>
        <w:t xml:space="preserve"> कम्म</w:t>
      </w:r>
      <w:r w:rsidRPr="007264F7">
        <w:rPr>
          <w:rFonts w:hint="cs"/>
          <w:sz w:val="24"/>
          <w:szCs w:val="24"/>
          <w:cs/>
          <w:lang w:bidi="sa-IN"/>
        </w:rPr>
        <w:t>ं</w:t>
      </w:r>
      <w:r w:rsidRPr="007264F7">
        <w:rPr>
          <w:sz w:val="24"/>
          <w:szCs w:val="24"/>
          <w:cs/>
        </w:rPr>
        <w:t xml:space="preserve"> हेच्चाण जं मतं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६३०</w:t>
      </w:r>
      <w:r w:rsidRPr="0069493C">
        <w:rPr>
          <w:color w:val="00B050"/>
          <w:sz w:val="24"/>
          <w:szCs w:val="24"/>
        </w:rPr>
        <w:t>]</w:t>
      </w:r>
      <w:r w:rsidR="00954E38">
        <w:rPr>
          <w:rFonts w:hint="cs"/>
          <w:color w:val="00B050"/>
          <w:sz w:val="24"/>
          <w:szCs w:val="24"/>
          <w:cs/>
        </w:rPr>
        <w:tab/>
      </w:r>
      <w:r w:rsidR="004605FC" w:rsidRPr="007264F7">
        <w:rPr>
          <w:bCs w:val="0"/>
          <w:sz w:val="24"/>
          <w:szCs w:val="24"/>
          <w:cs/>
        </w:rPr>
        <w:t>जं मतं सव्वसाहूणं</w:t>
      </w:r>
      <w:r w:rsidR="004605FC" w:rsidRPr="007264F7">
        <w:rPr>
          <w:rFonts w:hint="cs"/>
          <w:bCs w:val="0"/>
          <w:sz w:val="24"/>
          <w:szCs w:val="24"/>
          <w:cs/>
          <w:lang w:bidi="sa-IN"/>
        </w:rPr>
        <w:t>,</w:t>
      </w:r>
      <w:r w:rsidR="004605FC" w:rsidRPr="007264F7">
        <w:rPr>
          <w:bCs w:val="0"/>
          <w:sz w:val="24"/>
          <w:szCs w:val="24"/>
          <w:cs/>
        </w:rPr>
        <w:t xml:space="preserve"> तं मतं सल्लगत्तणं</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2338" w:firstLine="2160"/>
        <w:jc w:val="distribute"/>
        <w:rPr>
          <w:sz w:val="24"/>
          <w:szCs w:val="24"/>
        </w:rPr>
      </w:pPr>
      <w:r w:rsidRPr="007264F7">
        <w:rPr>
          <w:sz w:val="24"/>
          <w:szCs w:val="24"/>
          <w:cs/>
        </w:rPr>
        <w:t>साहइत्ताण तं तिण्णा</w:t>
      </w:r>
      <w:r w:rsidRPr="007264F7">
        <w:rPr>
          <w:rFonts w:hint="cs"/>
          <w:sz w:val="24"/>
          <w:szCs w:val="24"/>
          <w:cs/>
          <w:lang w:bidi="sa-IN"/>
        </w:rPr>
        <w:t>,</w:t>
      </w:r>
      <w:r w:rsidRPr="007264F7">
        <w:rPr>
          <w:sz w:val="24"/>
          <w:szCs w:val="24"/>
          <w:cs/>
        </w:rPr>
        <w:t xml:space="preserve"> देवा वा अभविंसु ते ।।</w:t>
      </w:r>
    </w:p>
    <w:p w:rsidR="004605FC" w:rsidRPr="007264F7" w:rsidRDefault="00232CA9" w:rsidP="00E51107">
      <w:pPr>
        <w:pStyle w:val="H4Hindi"/>
        <w:spacing w:before="0" w:after="0"/>
        <w:ind w:right="2338" w:firstLine="2160"/>
        <w:jc w:val="distribute"/>
        <w:rPr>
          <w:bCs w:val="0"/>
          <w:sz w:val="24"/>
          <w:szCs w:val="24"/>
        </w:rPr>
      </w:pPr>
      <w:r w:rsidRPr="0069493C">
        <w:rPr>
          <w:color w:val="00B050"/>
          <w:sz w:val="24"/>
          <w:szCs w:val="24"/>
        </w:rPr>
        <w:t>[</w:t>
      </w:r>
      <w:r>
        <w:rPr>
          <w:rFonts w:hint="cs"/>
          <w:color w:val="00B050"/>
          <w:sz w:val="24"/>
          <w:szCs w:val="24"/>
          <w:cs/>
        </w:rPr>
        <w:t>६३१</w:t>
      </w:r>
      <w:r w:rsidRPr="0069493C">
        <w:rPr>
          <w:color w:val="00B050"/>
          <w:sz w:val="24"/>
          <w:szCs w:val="24"/>
        </w:rPr>
        <w:t>]</w:t>
      </w:r>
      <w:r w:rsidR="00954E38">
        <w:rPr>
          <w:rFonts w:hint="cs"/>
          <w:color w:val="00B050"/>
          <w:sz w:val="24"/>
          <w:szCs w:val="24"/>
          <w:cs/>
        </w:rPr>
        <w:tab/>
      </w:r>
      <w:r w:rsidR="004605FC" w:rsidRPr="007264F7">
        <w:rPr>
          <w:bCs w:val="0"/>
          <w:sz w:val="24"/>
          <w:szCs w:val="24"/>
          <w:cs/>
        </w:rPr>
        <w:t>अभविंसु पुरा वीरा</w:t>
      </w:r>
      <w:r w:rsidR="004605FC" w:rsidRPr="007264F7">
        <w:rPr>
          <w:rFonts w:hint="cs"/>
          <w:bCs w:val="0"/>
          <w:sz w:val="24"/>
          <w:szCs w:val="24"/>
          <w:cs/>
          <w:lang w:bidi="sa-IN"/>
        </w:rPr>
        <w:t>,</w:t>
      </w:r>
      <w:r w:rsidR="004605FC" w:rsidRPr="007264F7">
        <w:rPr>
          <w:bCs w:val="0"/>
          <w:sz w:val="24"/>
          <w:szCs w:val="24"/>
          <w:cs/>
        </w:rPr>
        <w:t xml:space="preserve"> आगमिस्सा वि सुव्वया</w:t>
      </w:r>
      <w:r w:rsidR="004605FC" w:rsidRPr="007264F7">
        <w:rPr>
          <w:rFonts w:hint="cs"/>
          <w:bCs w:val="0"/>
          <w:sz w:val="24"/>
          <w:szCs w:val="24"/>
          <w:cs/>
          <w:lang w:bidi="sa-IN"/>
        </w:rPr>
        <w:t xml:space="preserve"> ।</w:t>
      </w:r>
    </w:p>
    <w:p w:rsidR="004605FC" w:rsidRPr="007264F7" w:rsidRDefault="004605FC" w:rsidP="00954E38">
      <w:pPr>
        <w:pStyle w:val="PlainHindi"/>
        <w:spacing w:after="0"/>
        <w:ind w:left="720" w:right="1168" w:firstLine="2160"/>
        <w:jc w:val="distribute"/>
        <w:rPr>
          <w:sz w:val="24"/>
          <w:szCs w:val="24"/>
        </w:rPr>
      </w:pPr>
      <w:r w:rsidRPr="007264F7">
        <w:rPr>
          <w:sz w:val="24"/>
          <w:szCs w:val="24"/>
          <w:cs/>
        </w:rPr>
        <w:t>दु</w:t>
      </w:r>
      <w:r w:rsidRPr="007264F7">
        <w:rPr>
          <w:rFonts w:hint="cs"/>
          <w:sz w:val="24"/>
          <w:szCs w:val="24"/>
          <w:cs/>
          <w:lang w:bidi="sa-IN"/>
        </w:rPr>
        <w:t>न्नि</w:t>
      </w:r>
      <w:r w:rsidRPr="007264F7">
        <w:rPr>
          <w:sz w:val="24"/>
          <w:szCs w:val="24"/>
          <w:cs/>
        </w:rPr>
        <w:t>बोहस्स म</w:t>
      </w:r>
      <w:r w:rsidRPr="007264F7">
        <w:rPr>
          <w:rFonts w:hint="cs"/>
          <w:sz w:val="24"/>
          <w:szCs w:val="24"/>
          <w:cs/>
          <w:lang w:bidi="sa-IN"/>
        </w:rPr>
        <w:t>ग्ग</w:t>
      </w:r>
      <w:r w:rsidRPr="007264F7">
        <w:rPr>
          <w:sz w:val="24"/>
          <w:szCs w:val="24"/>
          <w:cs/>
        </w:rPr>
        <w:t>स्स अंतं पाउकरा तिण्ण</w:t>
      </w:r>
      <w:r w:rsidRPr="007264F7">
        <w:rPr>
          <w:rFonts w:hint="cs"/>
          <w:sz w:val="24"/>
          <w:szCs w:val="24"/>
          <w:cs/>
          <w:lang w:bidi="sa-IN"/>
        </w:rPr>
        <w:t>े</w:t>
      </w:r>
      <w:r w:rsidRPr="007264F7">
        <w:rPr>
          <w:sz w:val="24"/>
          <w:szCs w:val="24"/>
          <w:cs/>
        </w:rPr>
        <w:t xml:space="preserve"> </w:t>
      </w:r>
      <w:r w:rsidRPr="007264F7">
        <w:rPr>
          <w:rFonts w:hint="cs"/>
          <w:sz w:val="24"/>
          <w:szCs w:val="24"/>
          <w:cs/>
          <w:lang w:bidi="sa-IN"/>
        </w:rPr>
        <w:t>।।</w:t>
      </w:r>
      <w:r w:rsidRPr="007264F7">
        <w:rPr>
          <w:sz w:val="24"/>
          <w:szCs w:val="24"/>
          <w:cs/>
        </w:rPr>
        <w:t xml:space="preserve"> त्ति बेमि</w:t>
      </w:r>
    </w:p>
    <w:p w:rsidR="004605FC" w:rsidRPr="003B1AF3" w:rsidRDefault="004605FC" w:rsidP="00232CA9">
      <w:pPr>
        <w:spacing w:after="0" w:line="240" w:lineRule="auto"/>
        <w:jc w:val="center"/>
        <w:rPr>
          <w:b/>
          <w:bCs/>
          <w:color w:val="0BA51A"/>
          <w:sz w:val="24"/>
          <w:szCs w:val="24"/>
          <w:cs/>
        </w:rPr>
      </w:pPr>
      <w:r w:rsidRPr="003B1AF3">
        <w:rPr>
          <w:rFonts w:cs="Mangal" w:hint="cs"/>
          <w:b/>
          <w:bCs/>
          <w:color w:val="0BA51A"/>
          <w:sz w:val="24"/>
          <w:szCs w:val="24"/>
          <w:cs/>
        </w:rPr>
        <w:t>मुनि</w:t>
      </w:r>
      <w:r w:rsidRPr="003B1AF3">
        <w:rPr>
          <w:rFonts w:hint="cs"/>
          <w:b/>
          <w:bCs/>
          <w:color w:val="0BA51A"/>
          <w:sz w:val="24"/>
          <w:szCs w:val="24"/>
          <w:cs/>
        </w:rPr>
        <w:t xml:space="preserve"> </w:t>
      </w:r>
      <w:r w:rsidRPr="003B1AF3">
        <w:rPr>
          <w:rFonts w:cs="Mangal" w:hint="cs"/>
          <w:b/>
          <w:bCs/>
          <w:color w:val="0BA51A"/>
          <w:sz w:val="24"/>
          <w:szCs w:val="24"/>
          <w:cs/>
        </w:rPr>
        <w:t>दीपरत्नसागरेण</w:t>
      </w:r>
      <w:r w:rsidRPr="003B1AF3">
        <w:rPr>
          <w:rFonts w:hint="cs"/>
          <w:b/>
          <w:bCs/>
          <w:color w:val="0BA51A"/>
          <w:sz w:val="24"/>
          <w:szCs w:val="24"/>
          <w:cs/>
        </w:rPr>
        <w:t xml:space="preserve"> </w:t>
      </w:r>
      <w:r w:rsidRPr="003B1AF3">
        <w:rPr>
          <w:rFonts w:cs="Mangal" w:hint="cs"/>
          <w:b/>
          <w:bCs/>
          <w:color w:val="0BA51A"/>
          <w:sz w:val="24"/>
          <w:szCs w:val="24"/>
          <w:cs/>
        </w:rPr>
        <w:t>संशोधितः</w:t>
      </w:r>
      <w:r w:rsidRPr="003B1AF3">
        <w:rPr>
          <w:rFonts w:hint="cs"/>
          <w:b/>
          <w:bCs/>
          <w:color w:val="0BA51A"/>
          <w:sz w:val="24"/>
          <w:szCs w:val="24"/>
          <w:cs/>
        </w:rPr>
        <w:t xml:space="preserve"> </w:t>
      </w:r>
      <w:r w:rsidRPr="003B1AF3">
        <w:rPr>
          <w:rFonts w:cs="Mangal" w:hint="cs"/>
          <w:b/>
          <w:bCs/>
          <w:color w:val="0BA51A"/>
          <w:sz w:val="24"/>
          <w:szCs w:val="24"/>
          <w:cs/>
        </w:rPr>
        <w:t>सम्पादितश्च</w:t>
      </w:r>
      <w:r w:rsidRPr="003B1AF3">
        <w:rPr>
          <w:rFonts w:hint="cs"/>
          <w:b/>
          <w:bCs/>
          <w:color w:val="0BA51A"/>
          <w:sz w:val="24"/>
          <w:szCs w:val="24"/>
          <w:cs/>
        </w:rPr>
        <w:t xml:space="preserve"> </w:t>
      </w:r>
      <w:r w:rsidRPr="003B1AF3">
        <w:rPr>
          <w:b/>
          <w:bCs/>
          <w:color w:val="0BA51A"/>
          <w:sz w:val="24"/>
          <w:szCs w:val="24"/>
        </w:rPr>
        <w:t>“</w:t>
      </w:r>
      <w:r w:rsidRPr="003B1AF3">
        <w:rPr>
          <w:rFonts w:cs="Mangal" w:hint="cs"/>
          <w:b/>
          <w:bCs/>
          <w:color w:val="0BA51A"/>
          <w:sz w:val="24"/>
          <w:szCs w:val="24"/>
          <w:cs/>
        </w:rPr>
        <w:t>पन्नरसमं</w:t>
      </w:r>
      <w:r w:rsidRPr="003B1AF3">
        <w:rPr>
          <w:rFonts w:cs="Shruti" w:hint="cs"/>
          <w:b/>
          <w:bCs/>
          <w:color w:val="0BA51A"/>
          <w:sz w:val="24"/>
          <w:szCs w:val="24"/>
          <w:cs/>
        </w:rPr>
        <w:t xml:space="preserve"> </w:t>
      </w:r>
      <w:r w:rsidRPr="003B1AF3">
        <w:rPr>
          <w:rFonts w:cs="Mangal" w:hint="cs"/>
          <w:b/>
          <w:bCs/>
          <w:color w:val="0BA51A"/>
          <w:sz w:val="24"/>
          <w:szCs w:val="24"/>
          <w:cs/>
        </w:rPr>
        <w:t>अज्झयणं</w:t>
      </w:r>
      <w:r w:rsidRPr="003B1AF3">
        <w:rPr>
          <w:rFonts w:cs="Shruti" w:hint="cs"/>
          <w:b/>
          <w:bCs/>
          <w:color w:val="0BA51A"/>
          <w:sz w:val="24"/>
          <w:szCs w:val="24"/>
          <w:cs/>
        </w:rPr>
        <w:t xml:space="preserve"> </w:t>
      </w:r>
      <w:r w:rsidRPr="003B1AF3">
        <w:rPr>
          <w:rFonts w:cs="Mangal" w:hint="cs"/>
          <w:b/>
          <w:bCs/>
          <w:color w:val="0BA51A"/>
          <w:sz w:val="24"/>
          <w:szCs w:val="24"/>
          <w:cs/>
        </w:rPr>
        <w:t>समत्तं</w:t>
      </w:r>
      <w:r w:rsidRPr="003B1AF3">
        <w:rPr>
          <w:b/>
          <w:bCs/>
          <w:color w:val="0BA51A"/>
          <w:sz w:val="24"/>
          <w:szCs w:val="24"/>
        </w:rPr>
        <w:t>”</w:t>
      </w:r>
    </w:p>
    <w:p w:rsidR="004605FC" w:rsidRPr="002A3FD3" w:rsidRDefault="003B1AF3" w:rsidP="00232CA9">
      <w:pPr>
        <w:pStyle w:val="H2Hindi"/>
        <w:rPr>
          <w:sz w:val="32"/>
          <w:szCs w:val="32"/>
        </w:rPr>
      </w:pPr>
      <w:bookmarkStart w:id="34" w:name="_Toc318398186"/>
      <w:r>
        <w:rPr>
          <w:sz w:val="32"/>
          <w:szCs w:val="32"/>
        </w:rPr>
        <w:t>0</w:t>
      </w:r>
      <w:r w:rsidR="004605FC" w:rsidRPr="002A3FD3">
        <w:rPr>
          <w:rFonts w:hint="cs"/>
          <w:sz w:val="32"/>
          <w:szCs w:val="32"/>
          <w:cs/>
        </w:rPr>
        <w:t xml:space="preserve"> </w:t>
      </w:r>
      <w:r w:rsidR="004605FC" w:rsidRPr="002A3FD3">
        <w:rPr>
          <w:sz w:val="32"/>
          <w:szCs w:val="32"/>
          <w:cs/>
        </w:rPr>
        <w:t>सोलसमं अज्झयणं-</w:t>
      </w:r>
      <w:r>
        <w:rPr>
          <w:sz w:val="32"/>
          <w:szCs w:val="32"/>
        </w:rPr>
        <w:t xml:space="preserve"> </w:t>
      </w:r>
      <w:r w:rsidR="004605FC" w:rsidRPr="002A3FD3">
        <w:rPr>
          <w:sz w:val="32"/>
          <w:szCs w:val="32"/>
          <w:cs/>
        </w:rPr>
        <w:t>गाहा</w:t>
      </w:r>
      <w:bookmarkEnd w:id="34"/>
      <w:r w:rsidR="004605FC" w:rsidRPr="002A3FD3">
        <w:rPr>
          <w:rFonts w:hint="cs"/>
          <w:sz w:val="32"/>
          <w:szCs w:val="32"/>
          <w:cs/>
        </w:rPr>
        <w:t xml:space="preserve"> </w:t>
      </w:r>
      <w:r>
        <w:rPr>
          <w:sz w:val="32"/>
          <w:szCs w:val="32"/>
        </w:rPr>
        <w:t>0</w:t>
      </w:r>
    </w:p>
    <w:p w:rsidR="002A3FD3" w:rsidRDefault="00232CA9" w:rsidP="002A3FD3">
      <w:pPr>
        <w:pStyle w:val="H4Hindi"/>
        <w:spacing w:before="0" w:after="0"/>
        <w:ind w:firstLine="1440"/>
        <w:jc w:val="distribute"/>
        <w:rPr>
          <w:bCs w:val="0"/>
          <w:sz w:val="24"/>
          <w:szCs w:val="24"/>
        </w:rPr>
      </w:pPr>
      <w:r w:rsidRPr="00232CA9">
        <w:rPr>
          <w:color w:val="FF0000"/>
          <w:sz w:val="24"/>
          <w:szCs w:val="24"/>
        </w:rPr>
        <w:t>[</w:t>
      </w:r>
      <w:r w:rsidRPr="00232CA9">
        <w:rPr>
          <w:rFonts w:hint="cs"/>
          <w:color w:val="FF0000"/>
          <w:sz w:val="24"/>
          <w:szCs w:val="24"/>
          <w:cs/>
        </w:rPr>
        <w:t>६३२</w:t>
      </w:r>
      <w:r w:rsidRPr="00232CA9">
        <w:rPr>
          <w:color w:val="FF0000"/>
          <w:sz w:val="24"/>
          <w:szCs w:val="24"/>
        </w:rPr>
        <w:t>]</w:t>
      </w:r>
      <w:r w:rsidR="004605FC" w:rsidRPr="007264F7">
        <w:rPr>
          <w:rFonts w:hint="cs"/>
          <w:bCs w:val="0"/>
          <w:sz w:val="24"/>
          <w:szCs w:val="24"/>
          <w:cs/>
          <w:lang w:bidi="sa-IN"/>
        </w:rPr>
        <w:t xml:space="preserve"> </w:t>
      </w:r>
      <w:r w:rsidR="004605FC" w:rsidRPr="007264F7">
        <w:rPr>
          <w:bCs w:val="0"/>
          <w:sz w:val="24"/>
          <w:szCs w:val="24"/>
          <w:cs/>
        </w:rPr>
        <w:t>अहाह भगवं</w:t>
      </w:r>
      <w:r w:rsidR="004605FC" w:rsidRPr="007264F7">
        <w:rPr>
          <w:rFonts w:hint="cs"/>
          <w:bCs w:val="0"/>
          <w:sz w:val="24"/>
          <w:szCs w:val="24"/>
          <w:cs/>
        </w:rPr>
        <w:t xml:space="preserve">- </w:t>
      </w:r>
      <w:r w:rsidR="004605FC" w:rsidRPr="007264F7">
        <w:rPr>
          <w:bCs w:val="0"/>
          <w:sz w:val="24"/>
          <w:szCs w:val="24"/>
          <w:cs/>
        </w:rPr>
        <w:t>एवं से दंते दविए वोसट्ठकाए त्ति वच्चे-माहणे त्ति वा</w:t>
      </w:r>
      <w:r w:rsidR="004605FC" w:rsidRPr="007264F7">
        <w:rPr>
          <w:bCs w:val="0"/>
          <w:sz w:val="24"/>
          <w:szCs w:val="24"/>
        </w:rPr>
        <w:t xml:space="preserve">, </w:t>
      </w:r>
      <w:r w:rsidR="004605FC" w:rsidRPr="007264F7">
        <w:rPr>
          <w:bCs w:val="0"/>
          <w:sz w:val="24"/>
          <w:szCs w:val="24"/>
          <w:cs/>
        </w:rPr>
        <w:t>समणे त्ति वा</w:t>
      </w:r>
      <w:r w:rsidR="004605FC" w:rsidRPr="007264F7">
        <w:rPr>
          <w:bCs w:val="0"/>
          <w:sz w:val="24"/>
          <w:szCs w:val="24"/>
        </w:rPr>
        <w:t xml:space="preserve">, </w:t>
      </w:r>
      <w:r w:rsidR="004605FC" w:rsidRPr="007264F7">
        <w:rPr>
          <w:bCs w:val="0"/>
          <w:sz w:val="24"/>
          <w:szCs w:val="24"/>
          <w:cs/>
        </w:rPr>
        <w:t>भिक्खू त्ति वा</w:t>
      </w:r>
      <w:r w:rsidR="004605FC" w:rsidRPr="007264F7">
        <w:rPr>
          <w:bCs w:val="0"/>
          <w:sz w:val="24"/>
          <w:szCs w:val="24"/>
        </w:rPr>
        <w:t xml:space="preserve">, </w:t>
      </w:r>
      <w:r w:rsidR="004605FC" w:rsidRPr="007264F7">
        <w:rPr>
          <w:bCs w:val="0"/>
          <w:sz w:val="24"/>
          <w:szCs w:val="24"/>
          <w:cs/>
        </w:rPr>
        <w:t>निग्गंथे त्ति वा पडिआए-</w:t>
      </w:r>
      <w:r w:rsidR="004605FC" w:rsidRPr="007264F7">
        <w:rPr>
          <w:rFonts w:hint="cs"/>
          <w:bCs w:val="0"/>
          <w:sz w:val="24"/>
          <w:szCs w:val="24"/>
          <w:cs/>
          <w:lang w:bidi="sa-IN"/>
        </w:rPr>
        <w:t xml:space="preserve"> </w:t>
      </w:r>
      <w:r w:rsidR="004605FC" w:rsidRPr="007264F7">
        <w:rPr>
          <w:bCs w:val="0"/>
          <w:sz w:val="24"/>
          <w:szCs w:val="24"/>
          <w:cs/>
        </w:rPr>
        <w:t xml:space="preserve">भंते </w:t>
      </w:r>
      <w:r w:rsidR="004605FC" w:rsidRPr="007264F7">
        <w:rPr>
          <w:bCs w:val="0"/>
          <w:sz w:val="24"/>
          <w:szCs w:val="24"/>
        </w:rPr>
        <w:t>!</w:t>
      </w:r>
      <w:r w:rsidR="004605FC" w:rsidRPr="007264F7">
        <w:rPr>
          <w:rFonts w:hint="cs"/>
          <w:bCs w:val="0"/>
          <w:sz w:val="24"/>
          <w:szCs w:val="24"/>
          <w:cs/>
          <w:lang w:bidi="sa-IN"/>
        </w:rPr>
        <w:t xml:space="preserve"> </w:t>
      </w:r>
      <w:r w:rsidR="004605FC" w:rsidRPr="007264F7">
        <w:rPr>
          <w:bCs w:val="0"/>
          <w:sz w:val="24"/>
          <w:szCs w:val="24"/>
          <w:cs/>
        </w:rPr>
        <w:t xml:space="preserve">कहं </w:t>
      </w:r>
      <w:r w:rsidR="004605FC" w:rsidRPr="007264F7">
        <w:rPr>
          <w:rFonts w:hint="cs"/>
          <w:bCs w:val="0"/>
          <w:sz w:val="24"/>
          <w:szCs w:val="24"/>
          <w:cs/>
          <w:lang w:bidi="sa-IN"/>
        </w:rPr>
        <w:t xml:space="preserve">नु </w:t>
      </w:r>
      <w:r w:rsidR="004605FC" w:rsidRPr="007264F7">
        <w:rPr>
          <w:bCs w:val="0"/>
          <w:sz w:val="24"/>
          <w:szCs w:val="24"/>
          <w:cs/>
        </w:rPr>
        <w:t>दंते दविए वोसट्ठकाए त्ति वच्चे</w:t>
      </w:r>
      <w:r w:rsidR="004605FC" w:rsidRPr="007264F7">
        <w:rPr>
          <w:rFonts w:hint="cs"/>
          <w:bCs w:val="0"/>
          <w:sz w:val="24"/>
          <w:szCs w:val="24"/>
          <w:cs/>
          <w:lang w:bidi="sa-IN"/>
        </w:rPr>
        <w:t xml:space="preserve"> </w:t>
      </w:r>
      <w:r w:rsidR="004605FC" w:rsidRPr="007264F7">
        <w:rPr>
          <w:bCs w:val="0"/>
          <w:sz w:val="24"/>
          <w:szCs w:val="24"/>
          <w:cs/>
        </w:rPr>
        <w:t xml:space="preserve">माहणे त्ति वा समणे त्ति वा भिक्खू त्ति वा निग्गंथे त्ति वा </w:t>
      </w:r>
      <w:r w:rsidR="004605FC" w:rsidRPr="007264F7">
        <w:rPr>
          <w:bCs w:val="0"/>
          <w:sz w:val="24"/>
          <w:szCs w:val="24"/>
        </w:rPr>
        <w:t xml:space="preserve">? </w:t>
      </w:r>
      <w:r w:rsidR="004605FC" w:rsidRPr="007264F7">
        <w:rPr>
          <w:bCs w:val="0"/>
          <w:sz w:val="24"/>
          <w:szCs w:val="24"/>
          <w:cs/>
        </w:rPr>
        <w:t>तं नो बूहि महामु</w:t>
      </w:r>
      <w:r w:rsidR="004605FC" w:rsidRPr="007264F7">
        <w:rPr>
          <w:rFonts w:hint="cs"/>
          <w:bCs w:val="0"/>
          <w:sz w:val="24"/>
          <w:szCs w:val="24"/>
          <w:cs/>
          <w:lang w:bidi="sa-IN"/>
        </w:rPr>
        <w:t>नी</w:t>
      </w:r>
      <w:r w:rsidR="004605FC" w:rsidRPr="007264F7">
        <w:rPr>
          <w:rFonts w:hint="cs"/>
          <w:bCs w:val="0"/>
          <w:sz w:val="24"/>
          <w:szCs w:val="24"/>
          <w:cs/>
        </w:rPr>
        <w:t>!</w:t>
      </w:r>
      <w:r w:rsidR="004605FC" w:rsidRPr="007264F7">
        <w:rPr>
          <w:bCs w:val="0"/>
          <w:sz w:val="24"/>
          <w:szCs w:val="24"/>
          <w:cs/>
        </w:rPr>
        <w:t xml:space="preserve"> इतिविर</w:t>
      </w:r>
      <w:r w:rsidR="004605FC" w:rsidRPr="007264F7">
        <w:rPr>
          <w:rFonts w:hint="cs"/>
          <w:bCs w:val="0"/>
          <w:sz w:val="24"/>
          <w:szCs w:val="24"/>
          <w:cs/>
        </w:rPr>
        <w:t>ए</w:t>
      </w:r>
      <w:r w:rsidR="004605FC" w:rsidRPr="007264F7">
        <w:rPr>
          <w:rFonts w:hint="cs"/>
          <w:bCs w:val="0"/>
          <w:sz w:val="24"/>
          <w:szCs w:val="24"/>
          <w:cs/>
          <w:lang w:bidi="sa-IN"/>
        </w:rPr>
        <w:t xml:space="preserve"> </w:t>
      </w:r>
      <w:r w:rsidR="004605FC" w:rsidRPr="007264F7">
        <w:rPr>
          <w:bCs w:val="0"/>
          <w:sz w:val="24"/>
          <w:szCs w:val="24"/>
          <w:cs/>
        </w:rPr>
        <w:t>सव्वपावक्कमे</w:t>
      </w:r>
      <w:r w:rsidR="004605FC" w:rsidRPr="007264F7">
        <w:rPr>
          <w:rFonts w:hint="cs"/>
          <w:bCs w:val="0"/>
          <w:sz w:val="24"/>
          <w:szCs w:val="24"/>
          <w:cs/>
        </w:rPr>
        <w:t>हिं</w:t>
      </w:r>
      <w:r w:rsidR="004605FC" w:rsidRPr="007264F7">
        <w:rPr>
          <w:bCs w:val="0"/>
          <w:sz w:val="24"/>
          <w:szCs w:val="24"/>
          <w:cs/>
        </w:rPr>
        <w:t xml:space="preserve"> पेज्ज- दोस - कलह-</w:t>
      </w:r>
      <w:r w:rsidR="004605FC" w:rsidRPr="007264F7">
        <w:rPr>
          <w:rFonts w:hint="cs"/>
          <w:bCs w:val="0"/>
          <w:sz w:val="24"/>
          <w:szCs w:val="24"/>
          <w:cs/>
          <w:lang w:bidi="sa-IN"/>
        </w:rPr>
        <w:t xml:space="preserve"> </w:t>
      </w:r>
      <w:r w:rsidR="004605FC" w:rsidRPr="007264F7">
        <w:rPr>
          <w:bCs w:val="0"/>
          <w:sz w:val="24"/>
          <w:szCs w:val="24"/>
          <w:cs/>
        </w:rPr>
        <w:t>अब्भक्खाण - पेसु</w:t>
      </w:r>
      <w:r w:rsidR="004605FC" w:rsidRPr="007264F7">
        <w:rPr>
          <w:rFonts w:hint="cs"/>
          <w:bCs w:val="0"/>
          <w:sz w:val="24"/>
          <w:szCs w:val="24"/>
          <w:cs/>
        </w:rPr>
        <w:t>न्न</w:t>
      </w:r>
      <w:r w:rsidR="004605FC" w:rsidRPr="007264F7">
        <w:rPr>
          <w:bCs w:val="0"/>
          <w:sz w:val="24"/>
          <w:szCs w:val="24"/>
          <w:cs/>
        </w:rPr>
        <w:t>-परपरिवाद</w:t>
      </w:r>
      <w:r w:rsidR="004605FC" w:rsidRPr="007264F7">
        <w:rPr>
          <w:rFonts w:hint="cs"/>
          <w:bCs w:val="0"/>
          <w:sz w:val="24"/>
          <w:szCs w:val="24"/>
          <w:cs/>
        </w:rPr>
        <w:t xml:space="preserve"> </w:t>
      </w:r>
      <w:r w:rsidR="004605FC" w:rsidRPr="007264F7">
        <w:rPr>
          <w:bCs w:val="0"/>
          <w:sz w:val="24"/>
          <w:szCs w:val="24"/>
          <w:cs/>
        </w:rPr>
        <w:t>अरतिरति</w:t>
      </w:r>
      <w:r w:rsidR="004605FC" w:rsidRPr="007264F7">
        <w:rPr>
          <w:rFonts w:hint="cs"/>
          <w:bCs w:val="0"/>
          <w:sz w:val="24"/>
          <w:szCs w:val="24"/>
          <w:cs/>
        </w:rPr>
        <w:t xml:space="preserve"> </w:t>
      </w:r>
      <w:r w:rsidR="004605FC" w:rsidRPr="007264F7">
        <w:rPr>
          <w:bCs w:val="0"/>
          <w:sz w:val="24"/>
          <w:szCs w:val="24"/>
          <w:cs/>
        </w:rPr>
        <w:t>मायामोस</w:t>
      </w:r>
      <w:r w:rsidR="004605FC" w:rsidRPr="007264F7">
        <w:rPr>
          <w:rFonts w:hint="cs"/>
          <w:bCs w:val="0"/>
          <w:sz w:val="24"/>
          <w:szCs w:val="24"/>
          <w:cs/>
          <w:lang w:bidi="sa-IN"/>
        </w:rPr>
        <w:t xml:space="preserve"> </w:t>
      </w:r>
      <w:r w:rsidR="004605FC" w:rsidRPr="007264F7">
        <w:rPr>
          <w:bCs w:val="0"/>
          <w:sz w:val="24"/>
          <w:szCs w:val="24"/>
          <w:cs/>
        </w:rPr>
        <w:t xml:space="preserve">मिच्छादंसणसल्ले विरते समिए </w:t>
      </w:r>
    </w:p>
    <w:p w:rsidR="003D704C" w:rsidRDefault="003D704C" w:rsidP="003D704C">
      <w:pPr>
        <w:spacing w:after="0" w:line="240" w:lineRule="auto"/>
        <w:ind w:right="1708"/>
        <w:contextualSpacing/>
        <w:rPr>
          <w:rFonts w:cs="Mangal"/>
          <w:sz w:val="24"/>
          <w:szCs w:val="24"/>
        </w:rPr>
      </w:pPr>
      <w:r>
        <w:rPr>
          <w:rFonts w:cs="Mangal" w:hint="cs"/>
          <w:sz w:val="24"/>
          <w:szCs w:val="24"/>
          <w:cs/>
        </w:rPr>
        <w:lastRenderedPageBreak/>
        <w:t>सुयक्खंधो-२, अज्झयणं-१६, उद्देसो-</w:t>
      </w:r>
    </w:p>
    <w:tbl>
      <w:tblPr>
        <w:tblW w:w="10140" w:type="dxa"/>
        <w:tblInd w:w="93" w:type="dxa"/>
        <w:tblBorders>
          <w:top w:val="single" w:sz="4" w:space="0" w:color="auto"/>
        </w:tblBorders>
        <w:tblLook w:val="04A0"/>
      </w:tblPr>
      <w:tblGrid>
        <w:gridCol w:w="10140"/>
      </w:tblGrid>
      <w:tr w:rsidR="003D704C" w:rsidTr="00A43EF4">
        <w:trPr>
          <w:trHeight w:val="228"/>
        </w:trPr>
        <w:tc>
          <w:tcPr>
            <w:tcW w:w="10140" w:type="dxa"/>
            <w:tcBorders>
              <w:top w:val="single" w:sz="4" w:space="0" w:color="FF0000"/>
              <w:left w:val="nil"/>
              <w:bottom w:val="nil"/>
              <w:right w:val="nil"/>
            </w:tcBorders>
          </w:tcPr>
          <w:p w:rsidR="003D704C" w:rsidRDefault="003D704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4605FC" w:rsidP="002A3FD3">
      <w:pPr>
        <w:pStyle w:val="H4Hindi"/>
        <w:spacing w:before="0" w:after="0"/>
        <w:jc w:val="both"/>
        <w:rPr>
          <w:bCs w:val="0"/>
          <w:sz w:val="24"/>
          <w:szCs w:val="24"/>
          <w:lang w:bidi="sa-IN"/>
        </w:rPr>
      </w:pPr>
      <w:r w:rsidRPr="007264F7">
        <w:rPr>
          <w:bCs w:val="0"/>
          <w:sz w:val="24"/>
          <w:szCs w:val="24"/>
          <w:cs/>
        </w:rPr>
        <w:t>सहिए सया जए</w:t>
      </w:r>
      <w:r w:rsidRPr="007264F7">
        <w:rPr>
          <w:bCs w:val="0"/>
          <w:sz w:val="24"/>
          <w:szCs w:val="24"/>
        </w:rPr>
        <w:t xml:space="preserve">, </w:t>
      </w:r>
      <w:r w:rsidRPr="007264F7">
        <w:rPr>
          <w:bCs w:val="0"/>
          <w:sz w:val="24"/>
          <w:szCs w:val="24"/>
          <w:cs/>
        </w:rPr>
        <w:t xml:space="preserve">नो कुज्झे नो माणी माहणे त्ति वच्चे </w:t>
      </w:r>
      <w:r w:rsidRPr="007264F7">
        <w:rPr>
          <w:rFonts w:hint="cs"/>
          <w:bCs w:val="0"/>
          <w:sz w:val="24"/>
          <w:szCs w:val="24"/>
          <w:cs/>
          <w:lang w:bidi="sa-IN"/>
        </w:rPr>
        <w:t>।</w:t>
      </w:r>
    </w:p>
    <w:p w:rsidR="004605FC" w:rsidRPr="007264F7" w:rsidRDefault="004605FC" w:rsidP="00A128B4">
      <w:pPr>
        <w:pStyle w:val="H4Hindi"/>
        <w:spacing w:before="0" w:after="0"/>
        <w:ind w:firstLine="1440"/>
        <w:jc w:val="both"/>
        <w:rPr>
          <w:bCs w:val="0"/>
          <w:sz w:val="24"/>
          <w:szCs w:val="24"/>
          <w:lang w:bidi="sa-IN"/>
        </w:rPr>
      </w:pPr>
      <w:r w:rsidRPr="007264F7">
        <w:rPr>
          <w:bCs w:val="0"/>
          <w:sz w:val="24"/>
          <w:szCs w:val="24"/>
          <w:cs/>
        </w:rPr>
        <w:t>एत्थ वि समणे अ</w:t>
      </w:r>
      <w:r w:rsidRPr="007264F7">
        <w:rPr>
          <w:rFonts w:hint="cs"/>
          <w:bCs w:val="0"/>
          <w:sz w:val="24"/>
          <w:szCs w:val="24"/>
          <w:cs/>
          <w:lang w:bidi="sa-IN"/>
        </w:rPr>
        <w:t>नि</w:t>
      </w:r>
      <w:r w:rsidRPr="007264F7">
        <w:rPr>
          <w:bCs w:val="0"/>
          <w:sz w:val="24"/>
          <w:szCs w:val="24"/>
          <w:cs/>
        </w:rPr>
        <w:t>स्सिए अ</w:t>
      </w:r>
      <w:r w:rsidRPr="007264F7">
        <w:rPr>
          <w:rFonts w:hint="cs"/>
          <w:bCs w:val="0"/>
          <w:sz w:val="24"/>
          <w:szCs w:val="24"/>
          <w:cs/>
          <w:lang w:bidi="sa-IN"/>
        </w:rPr>
        <w:t>नि</w:t>
      </w:r>
      <w:r w:rsidRPr="007264F7">
        <w:rPr>
          <w:bCs w:val="0"/>
          <w:sz w:val="24"/>
          <w:szCs w:val="24"/>
          <w:cs/>
        </w:rPr>
        <w:t>दा</w:t>
      </w:r>
      <w:r w:rsidRPr="007264F7">
        <w:rPr>
          <w:rFonts w:hint="cs"/>
          <w:bCs w:val="0"/>
          <w:sz w:val="24"/>
          <w:szCs w:val="24"/>
          <w:cs/>
        </w:rPr>
        <w:t>ने</w:t>
      </w:r>
      <w:r w:rsidRPr="007264F7">
        <w:rPr>
          <w:bCs w:val="0"/>
          <w:sz w:val="24"/>
          <w:szCs w:val="24"/>
          <w:cs/>
        </w:rPr>
        <w:t xml:space="preserve"> आदा</w:t>
      </w:r>
      <w:r w:rsidRPr="007264F7">
        <w:rPr>
          <w:rFonts w:hint="cs"/>
          <w:bCs w:val="0"/>
          <w:sz w:val="24"/>
          <w:szCs w:val="24"/>
          <w:cs/>
        </w:rPr>
        <w:t>नं</w:t>
      </w:r>
      <w:r w:rsidRPr="007264F7">
        <w:rPr>
          <w:bCs w:val="0"/>
          <w:sz w:val="24"/>
          <w:szCs w:val="24"/>
          <w:cs/>
        </w:rPr>
        <w:t xml:space="preserve"> च अतिवायं च मुसावायं च बहिद्धं च कोहं च मा</w:t>
      </w:r>
      <w:r w:rsidRPr="007264F7">
        <w:rPr>
          <w:rFonts w:hint="cs"/>
          <w:bCs w:val="0"/>
          <w:sz w:val="24"/>
          <w:szCs w:val="24"/>
          <w:cs/>
          <w:lang w:bidi="sa-IN"/>
        </w:rPr>
        <w:t>नं</w:t>
      </w:r>
      <w:r w:rsidRPr="007264F7">
        <w:rPr>
          <w:bCs w:val="0"/>
          <w:sz w:val="24"/>
          <w:szCs w:val="24"/>
          <w:cs/>
        </w:rPr>
        <w:t xml:space="preserve"> च मायं च लोहं च पेज्जं </w:t>
      </w:r>
      <w:r w:rsidRPr="007264F7">
        <w:rPr>
          <w:rFonts w:hint="cs"/>
          <w:bCs w:val="0"/>
          <w:sz w:val="24"/>
          <w:szCs w:val="24"/>
          <w:cs/>
          <w:lang w:bidi="sa-IN"/>
        </w:rPr>
        <w:t>च</w:t>
      </w:r>
      <w:r w:rsidRPr="007264F7">
        <w:rPr>
          <w:bCs w:val="0"/>
          <w:sz w:val="24"/>
          <w:szCs w:val="24"/>
          <w:cs/>
        </w:rPr>
        <w:t xml:space="preserve"> दोसं च इच्चेव जतो जतो आदा</w:t>
      </w:r>
      <w:r w:rsidRPr="007264F7">
        <w:rPr>
          <w:rFonts w:hint="cs"/>
          <w:bCs w:val="0"/>
          <w:sz w:val="24"/>
          <w:szCs w:val="24"/>
          <w:cs/>
          <w:lang w:bidi="sa-IN"/>
        </w:rPr>
        <w:t>नं</w:t>
      </w:r>
      <w:r w:rsidRPr="007264F7">
        <w:rPr>
          <w:bCs w:val="0"/>
          <w:sz w:val="24"/>
          <w:szCs w:val="24"/>
          <w:cs/>
        </w:rPr>
        <w:t xml:space="preserve"> अप्पणो पद्दोसहेऊ ततो-ततो आदा</w:t>
      </w:r>
      <w:r w:rsidRPr="007264F7">
        <w:rPr>
          <w:rFonts w:hint="cs"/>
          <w:bCs w:val="0"/>
          <w:sz w:val="24"/>
          <w:szCs w:val="24"/>
          <w:cs/>
          <w:lang w:bidi="sa-IN"/>
        </w:rPr>
        <w:t>नातो</w:t>
      </w:r>
      <w:r w:rsidRPr="007264F7">
        <w:rPr>
          <w:bCs w:val="0"/>
          <w:sz w:val="24"/>
          <w:szCs w:val="24"/>
          <w:cs/>
        </w:rPr>
        <w:t xml:space="preserve"> पुव्वं पडिविरते</w:t>
      </w:r>
      <w:r w:rsidRPr="007264F7">
        <w:rPr>
          <w:rFonts w:hint="cs"/>
          <w:bCs w:val="0"/>
          <w:sz w:val="24"/>
          <w:szCs w:val="24"/>
          <w:cs/>
        </w:rPr>
        <w:t xml:space="preserve"> विरए</w:t>
      </w:r>
      <w:r w:rsidRPr="007264F7">
        <w:rPr>
          <w:bCs w:val="0"/>
          <w:sz w:val="24"/>
          <w:szCs w:val="24"/>
          <w:cs/>
        </w:rPr>
        <w:t xml:space="preserve"> </w:t>
      </w:r>
      <w:r w:rsidRPr="007264F7">
        <w:rPr>
          <w:rFonts w:hint="cs"/>
          <w:bCs w:val="0"/>
          <w:sz w:val="24"/>
          <w:szCs w:val="24"/>
          <w:cs/>
          <w:lang w:bidi="sa-IN"/>
        </w:rPr>
        <w:t>पाणाइवाया</w:t>
      </w:r>
      <w:r w:rsidRPr="007264F7">
        <w:rPr>
          <w:rFonts w:hint="cs"/>
          <w:bCs w:val="0"/>
          <w:sz w:val="24"/>
          <w:szCs w:val="24"/>
          <w:cs/>
        </w:rPr>
        <w:t>ओ</w:t>
      </w:r>
      <w:r w:rsidRPr="007264F7">
        <w:rPr>
          <w:rFonts w:hint="cs"/>
          <w:bCs w:val="0"/>
          <w:sz w:val="24"/>
          <w:szCs w:val="24"/>
          <w:cs/>
          <w:lang w:bidi="sa-IN"/>
        </w:rPr>
        <w:t xml:space="preserve"> </w:t>
      </w:r>
      <w:r w:rsidRPr="007264F7">
        <w:rPr>
          <w:bCs w:val="0"/>
          <w:sz w:val="24"/>
          <w:szCs w:val="24"/>
          <w:cs/>
        </w:rPr>
        <w:t xml:space="preserve">सिआ दंते दविए वोसट्ठकाए समणे त्ति वच्चे </w:t>
      </w:r>
      <w:r w:rsidRPr="007264F7">
        <w:rPr>
          <w:rFonts w:hint="cs"/>
          <w:bCs w:val="0"/>
          <w:sz w:val="24"/>
          <w:szCs w:val="24"/>
          <w:cs/>
          <w:lang w:bidi="sa-IN"/>
        </w:rPr>
        <w:t>।</w:t>
      </w:r>
    </w:p>
    <w:p w:rsidR="004605FC" w:rsidRPr="007264F7" w:rsidRDefault="004605FC" w:rsidP="00A128B4">
      <w:pPr>
        <w:pStyle w:val="H4Hindi"/>
        <w:spacing w:before="0" w:after="0"/>
        <w:ind w:firstLine="1440"/>
        <w:jc w:val="both"/>
        <w:rPr>
          <w:bCs w:val="0"/>
          <w:sz w:val="24"/>
          <w:szCs w:val="24"/>
          <w:lang w:bidi="sa-IN"/>
        </w:rPr>
      </w:pPr>
      <w:r w:rsidRPr="007264F7">
        <w:rPr>
          <w:bCs w:val="0"/>
          <w:sz w:val="24"/>
          <w:szCs w:val="24"/>
          <w:cs/>
        </w:rPr>
        <w:t>एत्थ वि भिक्खू अणु</w:t>
      </w:r>
      <w:r w:rsidRPr="007264F7">
        <w:rPr>
          <w:rFonts w:hint="cs"/>
          <w:bCs w:val="0"/>
          <w:sz w:val="24"/>
          <w:szCs w:val="24"/>
          <w:cs/>
          <w:lang w:bidi="sa-IN"/>
        </w:rPr>
        <w:t>न्न</w:t>
      </w:r>
      <w:r w:rsidRPr="007264F7">
        <w:rPr>
          <w:bCs w:val="0"/>
          <w:sz w:val="24"/>
          <w:szCs w:val="24"/>
          <w:cs/>
        </w:rPr>
        <w:t xml:space="preserve">ते </w:t>
      </w:r>
      <w:r w:rsidRPr="007264F7">
        <w:rPr>
          <w:rFonts w:hint="cs"/>
          <w:bCs w:val="0"/>
          <w:sz w:val="24"/>
          <w:szCs w:val="24"/>
          <w:cs/>
          <w:lang w:bidi="sa-IN"/>
        </w:rPr>
        <w:t xml:space="preserve">विनीए नामए </w:t>
      </w:r>
      <w:r w:rsidRPr="007264F7">
        <w:rPr>
          <w:bCs w:val="0"/>
          <w:sz w:val="24"/>
          <w:szCs w:val="24"/>
          <w:cs/>
        </w:rPr>
        <w:t xml:space="preserve">दंते दविए वोसट्ठकाए संविधुणीय विरूवरूवे परीसहोवसग्गे अज्झप्पजोगसुद्धादाने उवट्ठिए ठिअप्पा संखाए परदत्तभोई भिक्खू त्ति वच्चे </w:t>
      </w:r>
      <w:r w:rsidRPr="007264F7">
        <w:rPr>
          <w:rFonts w:hint="cs"/>
          <w:bCs w:val="0"/>
          <w:sz w:val="24"/>
          <w:szCs w:val="24"/>
          <w:cs/>
          <w:lang w:bidi="sa-IN"/>
        </w:rPr>
        <w:t>।</w:t>
      </w:r>
    </w:p>
    <w:p w:rsidR="004605FC" w:rsidRPr="007264F7" w:rsidRDefault="004605FC" w:rsidP="00A128B4">
      <w:pPr>
        <w:pStyle w:val="H4Hindi"/>
        <w:spacing w:before="0" w:after="0"/>
        <w:ind w:firstLine="1440"/>
        <w:jc w:val="both"/>
        <w:rPr>
          <w:bCs w:val="0"/>
          <w:sz w:val="24"/>
          <w:szCs w:val="24"/>
          <w:lang w:bidi="sa-IN"/>
        </w:rPr>
      </w:pPr>
      <w:r w:rsidRPr="007264F7">
        <w:rPr>
          <w:bCs w:val="0"/>
          <w:sz w:val="24"/>
          <w:szCs w:val="24"/>
          <w:cs/>
        </w:rPr>
        <w:t>एत्थ वि निग्गंथे एगे एगविदू बुद्धे संछिन्नसोए सुसंजए सुसमिए सुसामाइए आतप्पवा</w:t>
      </w:r>
      <w:r w:rsidRPr="007264F7">
        <w:rPr>
          <w:rFonts w:hint="cs"/>
          <w:bCs w:val="0"/>
          <w:sz w:val="24"/>
          <w:szCs w:val="24"/>
          <w:cs/>
        </w:rPr>
        <w:t>य</w:t>
      </w:r>
      <w:r w:rsidRPr="007264F7">
        <w:rPr>
          <w:bCs w:val="0"/>
          <w:sz w:val="24"/>
          <w:szCs w:val="24"/>
          <w:cs/>
        </w:rPr>
        <w:t>पत्ते विऊ दुहओ वि सोयपलिछिन्ने नो पूयासक्कारलाभट्ठी धम्म</w:t>
      </w:r>
      <w:r w:rsidRPr="007264F7">
        <w:rPr>
          <w:rFonts w:hint="cs"/>
          <w:bCs w:val="0"/>
          <w:sz w:val="24"/>
          <w:szCs w:val="24"/>
          <w:cs/>
        </w:rPr>
        <w:t>ट्ठी</w:t>
      </w:r>
      <w:r w:rsidRPr="007264F7">
        <w:rPr>
          <w:bCs w:val="0"/>
          <w:sz w:val="24"/>
          <w:szCs w:val="24"/>
          <w:cs/>
        </w:rPr>
        <w:t xml:space="preserve"> धम्मविऊ </w:t>
      </w:r>
      <w:r w:rsidRPr="007264F7">
        <w:rPr>
          <w:rFonts w:hint="cs"/>
          <w:bCs w:val="0"/>
          <w:sz w:val="24"/>
          <w:szCs w:val="24"/>
          <w:cs/>
          <w:lang w:bidi="sa-IN"/>
        </w:rPr>
        <w:t>नि</w:t>
      </w:r>
      <w:r w:rsidRPr="007264F7">
        <w:rPr>
          <w:bCs w:val="0"/>
          <w:sz w:val="24"/>
          <w:szCs w:val="24"/>
          <w:cs/>
        </w:rPr>
        <w:t xml:space="preserve">यागपडिवण्णे समियं चरे दंते दविए वोसट्ठकाए निग्गंथे त्ति वच्चे </w:t>
      </w:r>
      <w:r w:rsidRPr="007264F7">
        <w:rPr>
          <w:rFonts w:hint="cs"/>
          <w:bCs w:val="0"/>
          <w:sz w:val="24"/>
          <w:szCs w:val="24"/>
          <w:cs/>
          <w:lang w:bidi="sa-IN"/>
        </w:rPr>
        <w:t>।</w:t>
      </w:r>
    </w:p>
    <w:p w:rsidR="004605FC" w:rsidRPr="007264F7" w:rsidRDefault="004605FC" w:rsidP="00A128B4">
      <w:pPr>
        <w:pStyle w:val="H4Hindi"/>
        <w:spacing w:before="0" w:after="0"/>
        <w:ind w:firstLine="1440"/>
        <w:jc w:val="both"/>
        <w:rPr>
          <w:bCs w:val="0"/>
          <w:sz w:val="24"/>
          <w:szCs w:val="24"/>
        </w:rPr>
      </w:pPr>
      <w:r w:rsidRPr="007264F7">
        <w:rPr>
          <w:bCs w:val="0"/>
          <w:sz w:val="24"/>
          <w:szCs w:val="24"/>
          <w:cs/>
        </w:rPr>
        <w:t>से एवमेव जाणह ज</w:t>
      </w:r>
      <w:r w:rsidRPr="007264F7">
        <w:rPr>
          <w:rFonts w:hint="cs"/>
          <w:bCs w:val="0"/>
          <w:sz w:val="24"/>
          <w:szCs w:val="24"/>
          <w:cs/>
        </w:rPr>
        <w:t>ं</w:t>
      </w:r>
      <w:r w:rsidRPr="007264F7">
        <w:rPr>
          <w:rFonts w:hint="cs"/>
          <w:bCs w:val="0"/>
          <w:sz w:val="24"/>
          <w:szCs w:val="24"/>
          <w:cs/>
          <w:lang w:bidi="sa-IN"/>
        </w:rPr>
        <w:t>ऽ</w:t>
      </w:r>
      <w:r w:rsidRPr="007264F7">
        <w:rPr>
          <w:bCs w:val="0"/>
          <w:sz w:val="24"/>
          <w:szCs w:val="24"/>
          <w:cs/>
        </w:rPr>
        <w:t>हं भयंतारो ।</w:t>
      </w:r>
      <w:r w:rsidRPr="007264F7">
        <w:rPr>
          <w:rFonts w:hint="cs"/>
          <w:bCs w:val="0"/>
          <w:sz w:val="24"/>
          <w:szCs w:val="24"/>
          <w:cs/>
          <w:lang w:bidi="sa-IN"/>
        </w:rPr>
        <w:t>।</w:t>
      </w:r>
      <w:r w:rsidRPr="007264F7">
        <w:rPr>
          <w:bCs w:val="0"/>
          <w:sz w:val="24"/>
          <w:szCs w:val="24"/>
          <w:cs/>
        </w:rPr>
        <w:t xml:space="preserve"> - त्ति बेमि</w:t>
      </w:r>
      <w:r w:rsidRPr="007264F7">
        <w:rPr>
          <w:rFonts w:hint="cs"/>
          <w:bCs w:val="0"/>
          <w:sz w:val="24"/>
          <w:szCs w:val="24"/>
          <w:cs/>
          <w:lang w:bidi="sa-IN"/>
        </w:rPr>
        <w:t xml:space="preserve"> </w:t>
      </w:r>
    </w:p>
    <w:p w:rsidR="004605FC" w:rsidRPr="0084598B" w:rsidRDefault="004605FC" w:rsidP="007264F7">
      <w:pPr>
        <w:spacing w:after="0" w:line="240" w:lineRule="auto"/>
        <w:jc w:val="center"/>
        <w:rPr>
          <w:b/>
          <w:bCs/>
          <w:color w:val="0BA51A"/>
          <w:sz w:val="24"/>
          <w:szCs w:val="24"/>
        </w:rPr>
      </w:pPr>
      <w:r w:rsidRPr="0084598B">
        <w:rPr>
          <w:rFonts w:cs="Mangal" w:hint="cs"/>
          <w:b/>
          <w:bCs/>
          <w:color w:val="0BA51A"/>
          <w:sz w:val="24"/>
          <w:szCs w:val="24"/>
          <w:cs/>
        </w:rPr>
        <w:t>मुनि</w:t>
      </w:r>
      <w:r w:rsidRPr="0084598B">
        <w:rPr>
          <w:rFonts w:hint="cs"/>
          <w:b/>
          <w:bCs/>
          <w:color w:val="0BA51A"/>
          <w:sz w:val="24"/>
          <w:szCs w:val="24"/>
          <w:cs/>
        </w:rPr>
        <w:t xml:space="preserve"> </w:t>
      </w:r>
      <w:r w:rsidRPr="0084598B">
        <w:rPr>
          <w:rFonts w:cs="Mangal" w:hint="cs"/>
          <w:b/>
          <w:bCs/>
          <w:color w:val="0BA51A"/>
          <w:sz w:val="24"/>
          <w:szCs w:val="24"/>
          <w:cs/>
        </w:rPr>
        <w:t>दीपरत्नसागरेण</w:t>
      </w:r>
      <w:r w:rsidRPr="0084598B">
        <w:rPr>
          <w:rFonts w:hint="cs"/>
          <w:b/>
          <w:bCs/>
          <w:color w:val="0BA51A"/>
          <w:sz w:val="24"/>
          <w:szCs w:val="24"/>
          <w:cs/>
        </w:rPr>
        <w:t xml:space="preserve"> </w:t>
      </w:r>
      <w:r w:rsidRPr="0084598B">
        <w:rPr>
          <w:rFonts w:cs="Mangal" w:hint="cs"/>
          <w:b/>
          <w:bCs/>
          <w:color w:val="0BA51A"/>
          <w:sz w:val="24"/>
          <w:szCs w:val="24"/>
          <w:cs/>
        </w:rPr>
        <w:t>संशोधितः</w:t>
      </w:r>
      <w:r w:rsidRPr="0084598B">
        <w:rPr>
          <w:rFonts w:hint="cs"/>
          <w:b/>
          <w:bCs/>
          <w:color w:val="0BA51A"/>
          <w:sz w:val="24"/>
          <w:szCs w:val="24"/>
          <w:cs/>
        </w:rPr>
        <w:t xml:space="preserve"> </w:t>
      </w:r>
      <w:r w:rsidRPr="0084598B">
        <w:rPr>
          <w:rFonts w:cs="Mangal" w:hint="cs"/>
          <w:b/>
          <w:bCs/>
          <w:color w:val="0BA51A"/>
          <w:sz w:val="24"/>
          <w:szCs w:val="24"/>
          <w:cs/>
        </w:rPr>
        <w:t>सम्पादितश्च</w:t>
      </w:r>
      <w:r w:rsidRPr="0084598B">
        <w:rPr>
          <w:rFonts w:hint="cs"/>
          <w:b/>
          <w:bCs/>
          <w:color w:val="0BA51A"/>
          <w:sz w:val="24"/>
          <w:szCs w:val="24"/>
          <w:cs/>
        </w:rPr>
        <w:t xml:space="preserve"> </w:t>
      </w:r>
      <w:r w:rsidRPr="0084598B">
        <w:rPr>
          <w:b/>
          <w:bCs/>
          <w:color w:val="0BA51A"/>
          <w:sz w:val="24"/>
          <w:szCs w:val="24"/>
        </w:rPr>
        <w:t>“</w:t>
      </w:r>
      <w:r w:rsidRPr="0084598B">
        <w:rPr>
          <w:rFonts w:cs="Mangal" w:hint="cs"/>
          <w:b/>
          <w:bCs/>
          <w:color w:val="0BA51A"/>
          <w:sz w:val="24"/>
          <w:szCs w:val="24"/>
          <w:cs/>
        </w:rPr>
        <w:t>सोलसमं</w:t>
      </w:r>
      <w:r w:rsidRPr="0084598B">
        <w:rPr>
          <w:rFonts w:hint="cs"/>
          <w:b/>
          <w:bCs/>
          <w:color w:val="0BA51A"/>
          <w:sz w:val="24"/>
          <w:szCs w:val="24"/>
          <w:cs/>
        </w:rPr>
        <w:t xml:space="preserve"> </w:t>
      </w:r>
      <w:r w:rsidRPr="0084598B">
        <w:rPr>
          <w:rFonts w:cs="Mangal" w:hint="cs"/>
          <w:b/>
          <w:bCs/>
          <w:color w:val="0BA51A"/>
          <w:sz w:val="24"/>
          <w:szCs w:val="24"/>
          <w:cs/>
        </w:rPr>
        <w:t>अज्झयणं</w:t>
      </w:r>
      <w:r w:rsidRPr="0084598B">
        <w:rPr>
          <w:rFonts w:hint="cs"/>
          <w:b/>
          <w:bCs/>
          <w:color w:val="0BA51A"/>
          <w:sz w:val="24"/>
          <w:szCs w:val="24"/>
          <w:cs/>
        </w:rPr>
        <w:t xml:space="preserve"> </w:t>
      </w:r>
      <w:r w:rsidRPr="0084598B">
        <w:rPr>
          <w:rFonts w:cs="Mangal" w:hint="cs"/>
          <w:b/>
          <w:bCs/>
          <w:color w:val="0BA51A"/>
          <w:sz w:val="24"/>
          <w:szCs w:val="24"/>
          <w:cs/>
        </w:rPr>
        <w:t>समत्तं</w:t>
      </w:r>
      <w:r w:rsidRPr="0084598B">
        <w:rPr>
          <w:b/>
          <w:bCs/>
          <w:color w:val="0BA51A"/>
          <w:sz w:val="24"/>
          <w:szCs w:val="24"/>
        </w:rPr>
        <w:t>”</w:t>
      </w:r>
    </w:p>
    <w:p w:rsidR="004605FC" w:rsidRPr="00232CA9" w:rsidRDefault="002D071D" w:rsidP="00B16BE6">
      <w:pPr>
        <w:pStyle w:val="ShlokHindi"/>
      </w:pPr>
      <w:r w:rsidRPr="00232CA9">
        <w:rPr>
          <w:rFonts w:hint="cs"/>
          <w:cs/>
        </w:rPr>
        <w:t>०</w:t>
      </w:r>
      <w:r w:rsidR="004605FC" w:rsidRPr="00232CA9">
        <w:rPr>
          <w:rFonts w:hint="cs"/>
          <w:cs/>
        </w:rPr>
        <w:t xml:space="preserve"> </w:t>
      </w:r>
      <w:r w:rsidR="004605FC" w:rsidRPr="00232CA9">
        <w:rPr>
          <w:cs/>
        </w:rPr>
        <w:t>पढमो सुयक्खंधो समत्तो</w:t>
      </w:r>
      <w:r w:rsidR="004605FC" w:rsidRPr="00232CA9">
        <w:rPr>
          <w:rFonts w:hint="cs"/>
          <w:cs/>
        </w:rPr>
        <w:t xml:space="preserve"> </w:t>
      </w:r>
      <w:r w:rsidRPr="00232CA9">
        <w:rPr>
          <w:rFonts w:hint="cs"/>
          <w:cs/>
        </w:rPr>
        <w:t>०</w:t>
      </w:r>
    </w:p>
    <w:p w:rsidR="004605FC" w:rsidRPr="00341538" w:rsidRDefault="00341538" w:rsidP="00341538">
      <w:pPr>
        <w:pStyle w:val="H2Hindi"/>
        <w:spacing w:before="0" w:after="0"/>
        <w:ind w:left="360"/>
        <w:jc w:val="left"/>
        <w:rPr>
          <w:color w:val="F79646" w:themeColor="accent6"/>
          <w:sz w:val="32"/>
          <w:szCs w:val="32"/>
          <w:u w:val="thick"/>
        </w:rPr>
      </w:pPr>
      <w:bookmarkStart w:id="35" w:name="_Toc318398187"/>
      <w:r>
        <w:rPr>
          <w:color w:val="F79646" w:themeColor="accent6"/>
          <w:sz w:val="32"/>
          <w:szCs w:val="32"/>
          <w:u w:val="none"/>
        </w:rPr>
        <w:t xml:space="preserve">                                         </w:t>
      </w:r>
      <w:r w:rsidR="004605FC" w:rsidRPr="00341538">
        <w:rPr>
          <w:color w:val="F79646" w:themeColor="accent6"/>
          <w:sz w:val="32"/>
          <w:szCs w:val="32"/>
          <w:u w:val="thick"/>
          <w:cs/>
        </w:rPr>
        <w:t>बीओ सुयक्खंधो</w:t>
      </w:r>
      <w:bookmarkEnd w:id="35"/>
      <w:r w:rsidR="0084598B" w:rsidRPr="00341538">
        <w:rPr>
          <w:color w:val="F79646" w:themeColor="accent6"/>
          <w:sz w:val="32"/>
          <w:szCs w:val="32"/>
          <w:u w:val="thick"/>
        </w:rPr>
        <w:t xml:space="preserve"> </w:t>
      </w:r>
    </w:p>
    <w:p w:rsidR="004605FC" w:rsidRPr="00C709D5" w:rsidRDefault="0084598B" w:rsidP="0084598B">
      <w:pPr>
        <w:pStyle w:val="H2Hindi"/>
        <w:spacing w:before="0"/>
        <w:rPr>
          <w:sz w:val="32"/>
          <w:szCs w:val="32"/>
        </w:rPr>
      </w:pPr>
      <w:bookmarkStart w:id="36" w:name="_Toc318398188"/>
      <w:r>
        <w:rPr>
          <w:sz w:val="32"/>
          <w:szCs w:val="32"/>
        </w:rPr>
        <w:t>0</w:t>
      </w:r>
      <w:r w:rsidR="004605FC" w:rsidRPr="00C709D5">
        <w:rPr>
          <w:rFonts w:hint="cs"/>
          <w:sz w:val="32"/>
          <w:szCs w:val="32"/>
          <w:cs/>
        </w:rPr>
        <w:t xml:space="preserve"> </w:t>
      </w:r>
      <w:r w:rsidR="004605FC" w:rsidRPr="00C709D5">
        <w:rPr>
          <w:sz w:val="32"/>
          <w:szCs w:val="32"/>
          <w:cs/>
        </w:rPr>
        <w:t>पढमं अज्जयणं-</w:t>
      </w:r>
      <w:r>
        <w:rPr>
          <w:sz w:val="32"/>
          <w:szCs w:val="32"/>
        </w:rPr>
        <w:t xml:space="preserve"> </w:t>
      </w:r>
      <w:r w:rsidR="004605FC" w:rsidRPr="00C709D5">
        <w:rPr>
          <w:sz w:val="32"/>
          <w:szCs w:val="32"/>
          <w:cs/>
        </w:rPr>
        <w:t>पोंडरीए</w:t>
      </w:r>
      <w:bookmarkEnd w:id="36"/>
      <w:r w:rsidR="004605FC" w:rsidRPr="00C709D5">
        <w:rPr>
          <w:rFonts w:hint="cs"/>
          <w:sz w:val="32"/>
          <w:szCs w:val="32"/>
          <w:cs/>
        </w:rPr>
        <w:t xml:space="preserve"> </w:t>
      </w:r>
      <w:r>
        <w:rPr>
          <w:sz w:val="32"/>
          <w:szCs w:val="32"/>
        </w:rPr>
        <w:t>0</w:t>
      </w:r>
    </w:p>
    <w:p w:rsidR="004605FC" w:rsidRPr="00232CA9" w:rsidRDefault="00232CA9"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६३</w:t>
      </w:r>
      <w:r>
        <w:rPr>
          <w:rFonts w:hint="cs"/>
          <w:color w:val="FF0000"/>
          <w:sz w:val="24"/>
          <w:szCs w:val="24"/>
          <w:cs/>
        </w:rPr>
        <w:t>३</w:t>
      </w:r>
      <w:r w:rsidRPr="00232CA9">
        <w:rPr>
          <w:color w:val="FF0000"/>
          <w:sz w:val="24"/>
          <w:szCs w:val="24"/>
        </w:rPr>
        <w:t>]</w:t>
      </w:r>
      <w:r w:rsidR="004605FC" w:rsidRPr="007264F7">
        <w:rPr>
          <w:rFonts w:hint="cs"/>
          <w:sz w:val="24"/>
          <w:szCs w:val="24"/>
          <w:cs/>
          <w:lang w:bidi="sa-IN"/>
        </w:rPr>
        <w:t xml:space="preserve"> </w:t>
      </w:r>
      <w:r w:rsidR="004605FC" w:rsidRPr="00232CA9">
        <w:rPr>
          <w:bCs w:val="0"/>
          <w:sz w:val="24"/>
          <w:szCs w:val="24"/>
          <w:cs/>
        </w:rPr>
        <w:t>सुयं मे आउसं तेणं भगवया एवमक्खायं-</w:t>
      </w:r>
      <w:r w:rsidR="004605FC" w:rsidRPr="00232CA9">
        <w:rPr>
          <w:rFonts w:hint="cs"/>
          <w:bCs w:val="0"/>
          <w:sz w:val="24"/>
          <w:szCs w:val="24"/>
          <w:cs/>
          <w:lang w:bidi="sa-IN"/>
        </w:rPr>
        <w:t xml:space="preserve"> </w:t>
      </w:r>
      <w:r w:rsidR="004605FC" w:rsidRPr="00232CA9">
        <w:rPr>
          <w:bCs w:val="0"/>
          <w:sz w:val="24"/>
          <w:szCs w:val="24"/>
          <w:cs/>
        </w:rPr>
        <w:t>इह खलु पोंडरीए नामज्झयणे</w:t>
      </w:r>
      <w:r w:rsidR="004605FC" w:rsidRPr="00232CA9">
        <w:rPr>
          <w:rFonts w:hint="cs"/>
          <w:bCs w:val="0"/>
          <w:sz w:val="24"/>
          <w:szCs w:val="24"/>
          <w:cs/>
          <w:lang w:bidi="sa-IN"/>
        </w:rPr>
        <w:t>,</w:t>
      </w:r>
      <w:r w:rsidR="004605FC" w:rsidRPr="00232CA9">
        <w:rPr>
          <w:bCs w:val="0"/>
          <w:sz w:val="24"/>
          <w:szCs w:val="24"/>
          <w:cs/>
        </w:rPr>
        <w:t xml:space="preserve"> तस्स णं अयमट्ठे प</w:t>
      </w:r>
      <w:r w:rsidR="004605FC" w:rsidRPr="00232CA9">
        <w:rPr>
          <w:rFonts w:hint="cs"/>
          <w:bCs w:val="0"/>
          <w:sz w:val="24"/>
          <w:szCs w:val="24"/>
          <w:cs/>
          <w:lang w:bidi="sa-IN"/>
        </w:rPr>
        <w:t>न्न</w:t>
      </w:r>
      <w:r w:rsidR="004605FC" w:rsidRPr="00232CA9">
        <w:rPr>
          <w:bCs w:val="0"/>
          <w:sz w:val="24"/>
          <w:szCs w:val="24"/>
          <w:cs/>
        </w:rPr>
        <w:t>त्ते-</w:t>
      </w:r>
      <w:r w:rsidR="004605FC" w:rsidRPr="00232CA9">
        <w:rPr>
          <w:rFonts w:hint="cs"/>
          <w:bCs w:val="0"/>
          <w:sz w:val="24"/>
          <w:szCs w:val="24"/>
          <w:cs/>
          <w:lang w:bidi="sa-IN"/>
        </w:rPr>
        <w:t xml:space="preserve"> </w:t>
      </w:r>
      <w:r w:rsidR="004605FC" w:rsidRPr="00232CA9">
        <w:rPr>
          <w:bCs w:val="0"/>
          <w:sz w:val="24"/>
          <w:szCs w:val="24"/>
          <w:cs/>
        </w:rPr>
        <w:t>से जहा</w:t>
      </w:r>
      <w:r w:rsidR="004605FC" w:rsidRPr="00232CA9">
        <w:rPr>
          <w:rFonts w:hint="cs"/>
          <w:bCs w:val="0"/>
          <w:sz w:val="24"/>
          <w:szCs w:val="24"/>
          <w:cs/>
          <w:lang w:bidi="sa-IN"/>
        </w:rPr>
        <w:t>ना</w:t>
      </w:r>
      <w:r w:rsidR="004605FC" w:rsidRPr="00232CA9">
        <w:rPr>
          <w:bCs w:val="0"/>
          <w:sz w:val="24"/>
          <w:szCs w:val="24"/>
          <w:cs/>
        </w:rPr>
        <w:t>मए पोक्खरणी सिया बहुदउदगा बहुसेया बहुपुक्खला लद्धट्ठा पोंडरीकिणी पासादिया दरिसणीया अभिरूवा पडिरूवा</w:t>
      </w:r>
      <w:r w:rsidR="004605FC" w:rsidRPr="00232CA9">
        <w:rPr>
          <w:rFonts w:hint="cs"/>
          <w:bCs w:val="0"/>
          <w:sz w:val="24"/>
          <w:szCs w:val="24"/>
          <w:cs/>
          <w:lang w:bidi="sa-IN"/>
        </w:rPr>
        <w:t>,</w:t>
      </w:r>
      <w:r w:rsidR="004605FC" w:rsidRPr="00232CA9">
        <w:rPr>
          <w:bCs w:val="0"/>
          <w:sz w:val="24"/>
          <w:szCs w:val="24"/>
          <w:cs/>
        </w:rPr>
        <w:t xml:space="preserve"> तीसे णं पोक्खरणीए तत्थ-तत्थ देसे-देसे तहिं-तहिं बहवे पउमवरपोंडरीया बुइया-</w:t>
      </w:r>
      <w:r w:rsidR="004605FC" w:rsidRPr="00232CA9">
        <w:rPr>
          <w:rFonts w:hint="cs"/>
          <w:bCs w:val="0"/>
          <w:sz w:val="24"/>
          <w:szCs w:val="24"/>
          <w:cs/>
          <w:lang w:bidi="sa-IN"/>
        </w:rPr>
        <w:t xml:space="preserve"> </w:t>
      </w:r>
      <w:r w:rsidR="004605FC" w:rsidRPr="00232CA9">
        <w:rPr>
          <w:bCs w:val="0"/>
          <w:sz w:val="24"/>
          <w:szCs w:val="24"/>
          <w:cs/>
        </w:rPr>
        <w:t>अ</w:t>
      </w:r>
      <w:r w:rsidR="004605FC" w:rsidRPr="00232CA9">
        <w:rPr>
          <w:rFonts w:hint="cs"/>
          <w:bCs w:val="0"/>
          <w:sz w:val="24"/>
          <w:szCs w:val="24"/>
          <w:cs/>
          <w:lang w:bidi="sa-IN"/>
        </w:rPr>
        <w:t>नु</w:t>
      </w:r>
      <w:r w:rsidR="004605FC" w:rsidRPr="00232CA9">
        <w:rPr>
          <w:bCs w:val="0"/>
          <w:sz w:val="24"/>
          <w:szCs w:val="24"/>
          <w:cs/>
        </w:rPr>
        <w:t>पुव्वट्ठिया ऊसिया रूइला वण्णमंता गंधमंता रसमंता फासमंता पासादिया दरियसणीया अभिरूवा पडिरूवा</w:t>
      </w:r>
      <w:r w:rsidR="004605FC" w:rsidRPr="00232CA9">
        <w:rPr>
          <w:rFonts w:hint="cs"/>
          <w:bCs w:val="0"/>
          <w:sz w:val="24"/>
          <w:szCs w:val="24"/>
          <w:cs/>
          <w:lang w:bidi="sa-IN"/>
        </w:rPr>
        <w:t xml:space="preserve">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तीसे णं पोक्खरणीए बहुमज्झदेसभाए एगे महं पउमरपोंडरीए बुइए</w:t>
      </w:r>
      <w:r w:rsidRPr="00232CA9">
        <w:rPr>
          <w:rFonts w:hint="cs"/>
          <w:bCs w:val="0"/>
          <w:sz w:val="24"/>
          <w:szCs w:val="24"/>
          <w:cs/>
        </w:rPr>
        <w:t>,</w:t>
      </w:r>
      <w:r w:rsidRPr="00232CA9">
        <w:rPr>
          <w:bCs w:val="0"/>
          <w:sz w:val="24"/>
          <w:szCs w:val="24"/>
          <w:cs/>
        </w:rPr>
        <w:t xml:space="preserve"> अ</w:t>
      </w:r>
      <w:r w:rsidRPr="00232CA9">
        <w:rPr>
          <w:rFonts w:hint="cs"/>
          <w:bCs w:val="0"/>
          <w:sz w:val="24"/>
          <w:szCs w:val="24"/>
          <w:cs/>
          <w:lang w:bidi="sa-IN"/>
        </w:rPr>
        <w:t>नु</w:t>
      </w:r>
      <w:r w:rsidRPr="00232CA9">
        <w:rPr>
          <w:bCs w:val="0"/>
          <w:sz w:val="24"/>
          <w:szCs w:val="24"/>
          <w:cs/>
        </w:rPr>
        <w:t xml:space="preserve">पुव्वट्ठिए ऊसिए रूइले वण्णमंते गंधमंते रसमंते फासमंते पासादिए </w:t>
      </w:r>
      <w:r w:rsidR="0069493C" w:rsidRPr="00232CA9">
        <w:rPr>
          <w:bCs w:val="0"/>
          <w:color w:val="00B050"/>
          <w:sz w:val="24"/>
          <w:szCs w:val="24"/>
          <w:cs/>
        </w:rPr>
        <w:t>[</w:t>
      </w:r>
      <w:r w:rsidRPr="00232CA9">
        <w:rPr>
          <w:bCs w:val="0"/>
          <w:sz w:val="24"/>
          <w:szCs w:val="24"/>
          <w:cs/>
        </w:rPr>
        <w:t>दरिसणीए अभिरूवे</w:t>
      </w:r>
      <w:r w:rsidR="0069493C" w:rsidRPr="00232CA9">
        <w:rPr>
          <w:bCs w:val="0"/>
          <w:color w:val="00B050"/>
          <w:sz w:val="24"/>
          <w:szCs w:val="24"/>
          <w:cs/>
        </w:rPr>
        <w:t>]</w:t>
      </w:r>
      <w:r w:rsidRPr="00232CA9">
        <w:rPr>
          <w:bCs w:val="0"/>
          <w:sz w:val="24"/>
          <w:szCs w:val="24"/>
          <w:cs/>
        </w:rPr>
        <w:t xml:space="preserve"> पडिरूवे</w:t>
      </w:r>
      <w:r w:rsidRPr="00232CA9">
        <w:rPr>
          <w:rFonts w:hint="cs"/>
          <w:bCs w:val="0"/>
          <w:sz w:val="24"/>
          <w:szCs w:val="24"/>
          <w:cs/>
          <w:lang w:bidi="sa-IN"/>
        </w:rPr>
        <w:t>,</w:t>
      </w:r>
      <w:r w:rsidRPr="00232CA9">
        <w:rPr>
          <w:bCs w:val="0"/>
          <w:sz w:val="24"/>
          <w:szCs w:val="24"/>
          <w:cs/>
        </w:rPr>
        <w:t xml:space="preserve"> सव्वावंति च णं तीसे पोक्खरणीए तत्थ-तत्थ देसे-देसे तहिं-तहिं बहवे पउमवर-पोंडरीया बुइया-</w:t>
      </w:r>
      <w:r w:rsidRPr="00232CA9">
        <w:rPr>
          <w:rFonts w:hint="cs"/>
          <w:bCs w:val="0"/>
          <w:sz w:val="24"/>
          <w:szCs w:val="24"/>
          <w:cs/>
          <w:lang w:bidi="sa-IN"/>
        </w:rPr>
        <w:t xml:space="preserve"> </w:t>
      </w:r>
      <w:r w:rsidRPr="00232CA9">
        <w:rPr>
          <w:bCs w:val="0"/>
          <w:sz w:val="24"/>
          <w:szCs w:val="24"/>
          <w:cs/>
        </w:rPr>
        <w:t>अ</w:t>
      </w:r>
      <w:r w:rsidRPr="00232CA9">
        <w:rPr>
          <w:rFonts w:hint="cs"/>
          <w:bCs w:val="0"/>
          <w:sz w:val="24"/>
          <w:szCs w:val="24"/>
          <w:cs/>
          <w:lang w:bidi="sa-IN"/>
        </w:rPr>
        <w:t>नु</w:t>
      </w:r>
      <w:r w:rsidRPr="00232CA9">
        <w:rPr>
          <w:bCs w:val="0"/>
          <w:sz w:val="24"/>
          <w:szCs w:val="24"/>
          <w:cs/>
        </w:rPr>
        <w:t xml:space="preserve">पुव्वट्ठिया ऊसिया रूइला </w:t>
      </w:r>
      <w:r w:rsidRPr="00232CA9">
        <w:rPr>
          <w:rFonts w:hint="cs"/>
          <w:bCs w:val="0"/>
          <w:sz w:val="24"/>
          <w:szCs w:val="24"/>
          <w:cs/>
          <w:lang w:bidi="sa-IN"/>
        </w:rPr>
        <w:t xml:space="preserve">जाव </w:t>
      </w:r>
      <w:r w:rsidRPr="00232CA9">
        <w:rPr>
          <w:bCs w:val="0"/>
          <w:sz w:val="24"/>
          <w:szCs w:val="24"/>
          <w:cs/>
        </w:rPr>
        <w:t>पडिरूवा</w:t>
      </w:r>
      <w:r w:rsidRPr="00232CA9">
        <w:rPr>
          <w:rFonts w:hint="cs"/>
          <w:bCs w:val="0"/>
          <w:sz w:val="24"/>
          <w:szCs w:val="24"/>
          <w:cs/>
          <w:lang w:bidi="sa-IN"/>
        </w:rPr>
        <w:t>,</w:t>
      </w:r>
      <w:r w:rsidRPr="00232CA9">
        <w:rPr>
          <w:bCs w:val="0"/>
          <w:sz w:val="24"/>
          <w:szCs w:val="24"/>
          <w:cs/>
        </w:rPr>
        <w:t xml:space="preserve"> सव्वावंति च णं तीसे </w:t>
      </w:r>
      <w:r w:rsidRPr="00232CA9">
        <w:rPr>
          <w:rFonts w:hint="cs"/>
          <w:bCs w:val="0"/>
          <w:sz w:val="24"/>
          <w:szCs w:val="24"/>
          <w:cs/>
        </w:rPr>
        <w:t xml:space="preserve">णं </w:t>
      </w:r>
      <w:r w:rsidRPr="00232CA9">
        <w:rPr>
          <w:bCs w:val="0"/>
          <w:sz w:val="24"/>
          <w:szCs w:val="24"/>
          <w:cs/>
        </w:rPr>
        <w:t>पोक्खरणीए बहुमज्झदेसभाए एगे महं पउमवरपोंडरीए बुइए-अ</w:t>
      </w:r>
      <w:r w:rsidRPr="00232CA9">
        <w:rPr>
          <w:rFonts w:hint="cs"/>
          <w:bCs w:val="0"/>
          <w:sz w:val="24"/>
          <w:szCs w:val="24"/>
          <w:cs/>
        </w:rPr>
        <w:t>नु</w:t>
      </w:r>
      <w:r w:rsidRPr="00232CA9">
        <w:rPr>
          <w:bCs w:val="0"/>
          <w:sz w:val="24"/>
          <w:szCs w:val="24"/>
          <w:cs/>
        </w:rPr>
        <w:t xml:space="preserve">पुव्वट्ठिए </w:t>
      </w:r>
      <w:r w:rsidRPr="00232CA9">
        <w:rPr>
          <w:rFonts w:hint="cs"/>
          <w:bCs w:val="0"/>
          <w:sz w:val="24"/>
          <w:szCs w:val="24"/>
          <w:cs/>
          <w:lang w:bidi="sa-IN"/>
        </w:rPr>
        <w:t xml:space="preserve">जाव </w:t>
      </w:r>
      <w:r w:rsidRPr="00232CA9">
        <w:rPr>
          <w:bCs w:val="0"/>
          <w:sz w:val="24"/>
          <w:szCs w:val="24"/>
          <w:cs/>
        </w:rPr>
        <w:t xml:space="preserve"> पडिरूवे ।</w:t>
      </w:r>
    </w:p>
    <w:p w:rsidR="004605FC" w:rsidRPr="00232CA9" w:rsidRDefault="00D37FBE"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६३</w:t>
      </w:r>
      <w:r>
        <w:rPr>
          <w:rFonts w:hint="cs"/>
          <w:color w:val="FF0000"/>
          <w:sz w:val="24"/>
          <w:szCs w:val="24"/>
          <w:cs/>
        </w:rPr>
        <w:t>४</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 पुरिसे पुरत्थिमाओ दिसाओ आगम्म तं पुक्खरणिं तीसे पुक्खरणीए तीरे ठिच्चा पासति तं महं एगं पउमवरपोंडरीयं अ</w:t>
      </w:r>
      <w:r w:rsidR="004605FC" w:rsidRPr="00232CA9">
        <w:rPr>
          <w:rFonts w:hint="cs"/>
          <w:bCs w:val="0"/>
          <w:sz w:val="24"/>
          <w:szCs w:val="24"/>
          <w:cs/>
          <w:lang w:bidi="sa-IN"/>
        </w:rPr>
        <w:t>नु</w:t>
      </w:r>
      <w:r w:rsidR="004605FC" w:rsidRPr="00232CA9">
        <w:rPr>
          <w:bCs w:val="0"/>
          <w:sz w:val="24"/>
          <w:szCs w:val="24"/>
          <w:cs/>
        </w:rPr>
        <w:t xml:space="preserve">पुव्वट्ठियं ऊसियं </w:t>
      </w:r>
      <w:r w:rsidR="004605FC" w:rsidRPr="00232CA9">
        <w:rPr>
          <w:rFonts w:hint="cs"/>
          <w:bCs w:val="0"/>
          <w:sz w:val="24"/>
          <w:szCs w:val="24"/>
          <w:cs/>
          <w:lang w:bidi="sa-IN"/>
        </w:rPr>
        <w:t xml:space="preserve">जाव </w:t>
      </w:r>
      <w:r w:rsidR="004605FC" w:rsidRPr="00232CA9">
        <w:rPr>
          <w:bCs w:val="0"/>
          <w:sz w:val="24"/>
          <w:szCs w:val="24"/>
          <w:cs/>
        </w:rPr>
        <w:t>पडिरूवं</w:t>
      </w:r>
      <w:r w:rsidR="004605FC" w:rsidRPr="00232CA9">
        <w:rPr>
          <w:rFonts w:hint="cs"/>
          <w:bCs w:val="0"/>
          <w:sz w:val="24"/>
          <w:szCs w:val="24"/>
          <w:cs/>
        </w:rPr>
        <w:t xml:space="preserve"> ।</w:t>
      </w:r>
      <w:r w:rsidR="004605FC" w:rsidRPr="00232CA9">
        <w:rPr>
          <w:bCs w:val="0"/>
          <w:sz w:val="24"/>
          <w:szCs w:val="24"/>
          <w:cs/>
        </w:rPr>
        <w:t xml:space="preserve"> तए णं से पुरिसे एवं वयासी-</w:t>
      </w:r>
      <w:r w:rsidR="004605FC" w:rsidRPr="00232CA9">
        <w:rPr>
          <w:rFonts w:hint="cs"/>
          <w:bCs w:val="0"/>
          <w:sz w:val="24"/>
          <w:szCs w:val="24"/>
          <w:cs/>
          <w:lang w:bidi="sa-IN"/>
        </w:rPr>
        <w:t xml:space="preserve"> </w:t>
      </w:r>
      <w:r w:rsidR="004605FC" w:rsidRPr="00232CA9">
        <w:rPr>
          <w:bCs w:val="0"/>
          <w:sz w:val="24"/>
          <w:szCs w:val="24"/>
          <w:cs/>
        </w:rPr>
        <w:t>अहमंसि पुरिसे खेत्तण्णे कुसले पंडिते विअत्ते मेघावी अबाले मग्ग</w:t>
      </w:r>
      <w:r w:rsidR="004605FC" w:rsidRPr="00232CA9">
        <w:rPr>
          <w:rFonts w:hint="cs"/>
          <w:bCs w:val="0"/>
          <w:sz w:val="24"/>
          <w:szCs w:val="24"/>
          <w:cs/>
          <w:lang w:bidi="sa-IN"/>
        </w:rPr>
        <w:t>त्थे</w:t>
      </w:r>
      <w:r w:rsidR="004605FC" w:rsidRPr="00232CA9">
        <w:rPr>
          <w:bCs w:val="0"/>
          <w:sz w:val="24"/>
          <w:szCs w:val="24"/>
          <w:cs/>
        </w:rPr>
        <w:t xml:space="preserve"> मग्गविदू मग्गस्स गति परक्कमण्णू अहमेतं पउमवरपोंडरीयं उ</w:t>
      </w:r>
      <w:r w:rsidR="004605FC" w:rsidRPr="00232CA9">
        <w:rPr>
          <w:rFonts w:hint="cs"/>
          <w:bCs w:val="0"/>
          <w:sz w:val="24"/>
          <w:szCs w:val="24"/>
          <w:cs/>
          <w:lang w:bidi="sa-IN"/>
        </w:rPr>
        <w:t>न्नि</w:t>
      </w:r>
      <w:r w:rsidR="004605FC" w:rsidRPr="00232CA9">
        <w:rPr>
          <w:bCs w:val="0"/>
          <w:sz w:val="24"/>
          <w:szCs w:val="24"/>
          <w:cs/>
        </w:rPr>
        <w:t xml:space="preserve">क्खिस्सामि त्ति </w:t>
      </w:r>
      <w:r w:rsidR="004605FC" w:rsidRPr="00232CA9">
        <w:rPr>
          <w:rFonts w:hint="cs"/>
          <w:bCs w:val="0"/>
          <w:sz w:val="24"/>
          <w:szCs w:val="24"/>
          <w:cs/>
          <w:lang w:bidi="sa-IN"/>
        </w:rPr>
        <w:t>बूया</w:t>
      </w:r>
      <w:r w:rsidR="004605FC" w:rsidRPr="00232CA9">
        <w:rPr>
          <w:bCs w:val="0"/>
          <w:sz w:val="24"/>
          <w:szCs w:val="24"/>
          <w:cs/>
        </w:rPr>
        <w:t xml:space="preserve"> से पुरिसे अभिक्कमे तं पुक्खरणिं</w:t>
      </w:r>
      <w:r w:rsidR="004605FC" w:rsidRPr="00232CA9">
        <w:rPr>
          <w:rFonts w:hint="cs"/>
          <w:bCs w:val="0"/>
          <w:sz w:val="24"/>
          <w:szCs w:val="24"/>
          <w:cs/>
          <w:lang w:bidi="sa-IN"/>
        </w:rPr>
        <w:t>,</w:t>
      </w:r>
      <w:r w:rsidR="004605FC" w:rsidRPr="00232CA9">
        <w:rPr>
          <w:bCs w:val="0"/>
          <w:sz w:val="24"/>
          <w:szCs w:val="24"/>
          <w:cs/>
        </w:rPr>
        <w:t xml:space="preserve"> जाव</w:t>
      </w:r>
      <w:r w:rsidR="004605FC" w:rsidRPr="00232CA9">
        <w:rPr>
          <w:rFonts w:hint="cs"/>
          <w:bCs w:val="0"/>
          <w:sz w:val="24"/>
          <w:szCs w:val="24"/>
          <w:cs/>
          <w:lang w:bidi="sa-IN"/>
        </w:rPr>
        <w:t>ं</w:t>
      </w:r>
      <w:r w:rsidR="004605FC" w:rsidRPr="00232CA9">
        <w:rPr>
          <w:bCs w:val="0"/>
          <w:sz w:val="24"/>
          <w:szCs w:val="24"/>
          <w:cs/>
        </w:rPr>
        <w:t>-जावं च णं अभिक्कमेइ ताव-तावं च णं महंते उदए महंते सेए पहीणे तीरं</w:t>
      </w:r>
      <w:r w:rsidR="004605FC" w:rsidRPr="00232CA9">
        <w:rPr>
          <w:bCs w:val="0"/>
          <w:sz w:val="24"/>
          <w:szCs w:val="24"/>
        </w:rPr>
        <w:t xml:space="preserve">, </w:t>
      </w:r>
      <w:r w:rsidR="004605FC" w:rsidRPr="00232CA9">
        <w:rPr>
          <w:bCs w:val="0"/>
          <w:sz w:val="24"/>
          <w:szCs w:val="24"/>
          <w:cs/>
        </w:rPr>
        <w:t xml:space="preserve">अपत्ते पउमवरपोंडरीयं नो हव्वाए नो पाराए अंतरा पोक्खरणीए सेयंसि </w:t>
      </w:r>
      <w:r w:rsidR="004605FC" w:rsidRPr="00232CA9">
        <w:rPr>
          <w:rFonts w:hint="cs"/>
          <w:bCs w:val="0"/>
          <w:sz w:val="24"/>
          <w:szCs w:val="24"/>
          <w:cs/>
          <w:lang w:bidi="sa-IN"/>
        </w:rPr>
        <w:t>नि</w:t>
      </w:r>
      <w:r w:rsidR="004605FC" w:rsidRPr="00232CA9">
        <w:rPr>
          <w:bCs w:val="0"/>
          <w:sz w:val="24"/>
          <w:szCs w:val="24"/>
          <w:cs/>
        </w:rPr>
        <w:t>सण्णे-</w:t>
      </w:r>
      <w:r w:rsidR="004605FC" w:rsidRPr="00232CA9">
        <w:rPr>
          <w:rFonts w:hint="cs"/>
          <w:bCs w:val="0"/>
          <w:sz w:val="24"/>
          <w:szCs w:val="24"/>
          <w:cs/>
        </w:rPr>
        <w:t xml:space="preserve"> </w:t>
      </w:r>
      <w:r w:rsidR="004605FC" w:rsidRPr="00232CA9">
        <w:rPr>
          <w:bCs w:val="0"/>
          <w:sz w:val="24"/>
          <w:szCs w:val="24"/>
          <w:cs/>
        </w:rPr>
        <w:t>पढमे पुरिसजाते ।</w:t>
      </w:r>
    </w:p>
    <w:p w:rsidR="00C709D5" w:rsidRDefault="00D37FBE"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६३</w:t>
      </w:r>
      <w:r>
        <w:rPr>
          <w:rFonts w:hint="cs"/>
          <w:color w:val="FF0000"/>
          <w:sz w:val="24"/>
          <w:szCs w:val="24"/>
          <w:cs/>
        </w:rPr>
        <w:t>५</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दोच्चे पुरिसजाते-</w:t>
      </w:r>
      <w:r w:rsidR="004605FC" w:rsidRPr="00232CA9">
        <w:rPr>
          <w:rFonts w:hint="cs"/>
          <w:bCs w:val="0"/>
          <w:sz w:val="24"/>
          <w:szCs w:val="24"/>
          <w:cs/>
          <w:lang w:bidi="sa-IN"/>
        </w:rPr>
        <w:t xml:space="preserve"> </w:t>
      </w:r>
      <w:r w:rsidR="004605FC" w:rsidRPr="00232CA9">
        <w:rPr>
          <w:bCs w:val="0"/>
          <w:sz w:val="24"/>
          <w:szCs w:val="24"/>
          <w:cs/>
        </w:rPr>
        <w:t>अह पुरिसे दक्खिणाओ दिसाओ आगम्म तं पुक्खरणिं तीसे पुक्खरणीए तीरे ठिच्चा पासति तं महं एगं पउमवरपोंडरीयं</w:t>
      </w:r>
      <w:r w:rsidR="004605FC" w:rsidRPr="00232CA9">
        <w:rPr>
          <w:rFonts w:hint="cs"/>
          <w:bCs w:val="0"/>
          <w:sz w:val="24"/>
          <w:szCs w:val="24"/>
          <w:cs/>
          <w:lang w:bidi="sa-IN"/>
        </w:rPr>
        <w:t>,</w:t>
      </w:r>
      <w:r w:rsidR="004605FC" w:rsidRPr="00232CA9">
        <w:rPr>
          <w:bCs w:val="0"/>
          <w:sz w:val="24"/>
          <w:szCs w:val="24"/>
          <w:cs/>
        </w:rPr>
        <w:t xml:space="preserve"> अ</w:t>
      </w:r>
      <w:r w:rsidR="004605FC" w:rsidRPr="00232CA9">
        <w:rPr>
          <w:rFonts w:hint="cs"/>
          <w:bCs w:val="0"/>
          <w:sz w:val="24"/>
          <w:szCs w:val="24"/>
          <w:cs/>
          <w:lang w:bidi="sa-IN"/>
        </w:rPr>
        <w:t>नु</w:t>
      </w:r>
      <w:r w:rsidR="004605FC" w:rsidRPr="00232CA9">
        <w:rPr>
          <w:bCs w:val="0"/>
          <w:sz w:val="24"/>
          <w:szCs w:val="24"/>
          <w:cs/>
        </w:rPr>
        <w:t xml:space="preserve">पुव्वट्ठियं </w:t>
      </w:r>
      <w:r w:rsidR="004605FC" w:rsidRPr="00232CA9">
        <w:rPr>
          <w:rFonts w:hint="cs"/>
          <w:bCs w:val="0"/>
          <w:sz w:val="24"/>
          <w:szCs w:val="24"/>
          <w:cs/>
        </w:rPr>
        <w:t xml:space="preserve">पासादीयं </w:t>
      </w:r>
      <w:r w:rsidR="004605FC" w:rsidRPr="00232CA9">
        <w:rPr>
          <w:rFonts w:hint="cs"/>
          <w:bCs w:val="0"/>
          <w:sz w:val="24"/>
          <w:szCs w:val="24"/>
          <w:cs/>
          <w:lang w:bidi="sa-IN"/>
        </w:rPr>
        <w:t xml:space="preserve">जाव </w:t>
      </w:r>
      <w:r w:rsidR="004605FC" w:rsidRPr="00232CA9">
        <w:rPr>
          <w:bCs w:val="0"/>
          <w:sz w:val="24"/>
          <w:szCs w:val="24"/>
          <w:cs/>
        </w:rPr>
        <w:t>पडिरूवं</w:t>
      </w:r>
      <w:r w:rsidR="004605FC" w:rsidRPr="00232CA9">
        <w:rPr>
          <w:rFonts w:hint="cs"/>
          <w:bCs w:val="0"/>
          <w:sz w:val="24"/>
          <w:szCs w:val="24"/>
          <w:cs/>
        </w:rPr>
        <w:t>,</w:t>
      </w:r>
      <w:r w:rsidR="004605FC" w:rsidRPr="00232CA9">
        <w:rPr>
          <w:bCs w:val="0"/>
          <w:sz w:val="24"/>
          <w:szCs w:val="24"/>
          <w:cs/>
        </w:rPr>
        <w:t xml:space="preserve"> तं च एत्थ एगं पुरिसजाय</w:t>
      </w:r>
      <w:r w:rsidR="004605FC" w:rsidRPr="00232CA9">
        <w:rPr>
          <w:rFonts w:hint="cs"/>
          <w:bCs w:val="0"/>
          <w:sz w:val="24"/>
          <w:szCs w:val="24"/>
          <w:cs/>
        </w:rPr>
        <w:t>ं</w:t>
      </w:r>
      <w:r w:rsidR="004605FC" w:rsidRPr="00232CA9">
        <w:rPr>
          <w:bCs w:val="0"/>
          <w:sz w:val="24"/>
          <w:szCs w:val="24"/>
          <w:cs/>
        </w:rPr>
        <w:t xml:space="preserve"> पासइ पहीणतीरं अपत्तपउमवरपोंडरीयं नो हव्वाए नो पाराए अंतरा पोक्खरणीए </w:t>
      </w:r>
    </w:p>
    <w:p w:rsidR="003D704C" w:rsidRDefault="00341538" w:rsidP="003D704C">
      <w:pPr>
        <w:spacing w:after="0" w:line="240" w:lineRule="auto"/>
        <w:ind w:right="1708"/>
        <w:contextualSpacing/>
        <w:rPr>
          <w:rFonts w:cs="Mangal"/>
          <w:sz w:val="24"/>
          <w:szCs w:val="24"/>
        </w:rPr>
      </w:pPr>
      <w:r>
        <w:rPr>
          <w:rFonts w:cs="Mangal" w:hint="cs"/>
          <w:sz w:val="24"/>
          <w:szCs w:val="24"/>
          <w:cs/>
        </w:rPr>
        <w:lastRenderedPageBreak/>
        <w:t xml:space="preserve">सुयक्खंधो-२, अज्झयणं-१, </w:t>
      </w:r>
      <w:r w:rsidR="003D704C">
        <w:rPr>
          <w:rFonts w:cs="Mangal" w:hint="cs"/>
          <w:sz w:val="24"/>
          <w:szCs w:val="24"/>
          <w:cs/>
        </w:rPr>
        <w:t>उद्देसो-</w:t>
      </w:r>
    </w:p>
    <w:tbl>
      <w:tblPr>
        <w:tblW w:w="10140" w:type="dxa"/>
        <w:tblInd w:w="93" w:type="dxa"/>
        <w:tblBorders>
          <w:top w:val="single" w:sz="4" w:space="0" w:color="auto"/>
        </w:tblBorders>
        <w:tblLook w:val="04A0"/>
      </w:tblPr>
      <w:tblGrid>
        <w:gridCol w:w="10140"/>
      </w:tblGrid>
      <w:tr w:rsidR="003D704C" w:rsidTr="00A43EF4">
        <w:trPr>
          <w:trHeight w:val="228"/>
        </w:trPr>
        <w:tc>
          <w:tcPr>
            <w:tcW w:w="10140" w:type="dxa"/>
            <w:tcBorders>
              <w:top w:val="single" w:sz="4" w:space="0" w:color="FF0000"/>
              <w:left w:val="nil"/>
              <w:bottom w:val="nil"/>
              <w:right w:val="nil"/>
            </w:tcBorders>
          </w:tcPr>
          <w:p w:rsidR="003D704C" w:rsidRDefault="003D704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C709D5">
      <w:pPr>
        <w:pStyle w:val="H4Hindi"/>
        <w:tabs>
          <w:tab w:val="left" w:pos="2250"/>
        </w:tabs>
        <w:spacing w:before="0" w:after="0"/>
        <w:jc w:val="both"/>
        <w:rPr>
          <w:bCs w:val="0"/>
          <w:sz w:val="24"/>
          <w:szCs w:val="24"/>
          <w:lang w:bidi="sa-IN"/>
        </w:rPr>
      </w:pPr>
      <w:r w:rsidRPr="00232CA9">
        <w:rPr>
          <w:bCs w:val="0"/>
          <w:sz w:val="24"/>
          <w:szCs w:val="24"/>
          <w:cs/>
        </w:rPr>
        <w:t xml:space="preserve">सेयंसि </w:t>
      </w:r>
      <w:r w:rsidRPr="00232CA9">
        <w:rPr>
          <w:rFonts w:hint="cs"/>
          <w:bCs w:val="0"/>
          <w:sz w:val="24"/>
          <w:szCs w:val="24"/>
          <w:cs/>
          <w:lang w:bidi="sa-IN"/>
        </w:rPr>
        <w:t>नि</w:t>
      </w:r>
      <w:r w:rsidRPr="00232CA9">
        <w:rPr>
          <w:bCs w:val="0"/>
          <w:sz w:val="24"/>
          <w:szCs w:val="24"/>
          <w:cs/>
        </w:rPr>
        <w:t>सण्णं</w:t>
      </w:r>
      <w:r w:rsidRPr="00232CA9">
        <w:rPr>
          <w:rFonts w:hint="cs"/>
          <w:bCs w:val="0"/>
          <w:sz w:val="24"/>
          <w:szCs w:val="24"/>
          <w:cs/>
          <w:lang w:bidi="sa-IN"/>
        </w:rPr>
        <w:t>,</w:t>
      </w:r>
      <w:r w:rsidRPr="00232CA9">
        <w:rPr>
          <w:bCs w:val="0"/>
          <w:sz w:val="24"/>
          <w:szCs w:val="24"/>
          <w:cs/>
        </w:rPr>
        <w:t xml:space="preserve"> तए णं से पुरिसे तं पुरिसं एवं वयासी-</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अहो णं इमे पुरिसे अखेत्तण्णे अकुसले अपंडिए अविअत्ते अमेधावी बाले नो मग्ग</w:t>
      </w:r>
      <w:r w:rsidRPr="00232CA9">
        <w:rPr>
          <w:rFonts w:hint="cs"/>
          <w:bCs w:val="0"/>
          <w:sz w:val="24"/>
          <w:szCs w:val="24"/>
          <w:cs/>
          <w:lang w:bidi="sa-IN"/>
        </w:rPr>
        <w:t>त्थे</w:t>
      </w:r>
      <w:r w:rsidRPr="00232CA9">
        <w:rPr>
          <w:bCs w:val="0"/>
          <w:sz w:val="24"/>
          <w:szCs w:val="24"/>
          <w:cs/>
        </w:rPr>
        <w:t xml:space="preserve"> नो मग्गविदू नो मग्गस्स गति-</w:t>
      </w:r>
      <w:r w:rsidRPr="00232CA9">
        <w:rPr>
          <w:rFonts w:hint="cs"/>
          <w:bCs w:val="0"/>
          <w:sz w:val="24"/>
          <w:szCs w:val="24"/>
          <w:cs/>
          <w:lang w:bidi="sa-IN"/>
        </w:rPr>
        <w:t xml:space="preserve"> </w:t>
      </w:r>
      <w:r w:rsidRPr="00232CA9">
        <w:rPr>
          <w:bCs w:val="0"/>
          <w:sz w:val="24"/>
          <w:szCs w:val="24"/>
          <w:cs/>
        </w:rPr>
        <w:t>नो परक्कमण्णू जण्णं एस पुरिसे</w:t>
      </w:r>
      <w:r w:rsidRPr="00232CA9">
        <w:rPr>
          <w:rFonts w:hint="cs"/>
          <w:bCs w:val="0"/>
          <w:sz w:val="24"/>
          <w:szCs w:val="24"/>
          <w:cs/>
          <w:lang w:bidi="sa-IN"/>
        </w:rPr>
        <w:t>,</w:t>
      </w:r>
      <w:r w:rsidRPr="00232CA9">
        <w:rPr>
          <w:bCs w:val="0"/>
          <w:sz w:val="24"/>
          <w:szCs w:val="24"/>
          <w:cs/>
        </w:rPr>
        <w:t xml:space="preserve"> अहं खेत्तण्णे कुसले </w:t>
      </w:r>
      <w:r w:rsidRPr="00232CA9">
        <w:rPr>
          <w:rFonts w:hint="cs"/>
          <w:bCs w:val="0"/>
          <w:sz w:val="24"/>
          <w:szCs w:val="24"/>
          <w:cs/>
          <w:lang w:bidi="sa-IN"/>
        </w:rPr>
        <w:t>जाव</w:t>
      </w:r>
      <w:r w:rsidRPr="00232CA9">
        <w:rPr>
          <w:bCs w:val="0"/>
          <w:sz w:val="24"/>
          <w:szCs w:val="24"/>
          <w:cs/>
        </w:rPr>
        <w:t xml:space="preserve"> पउमवरपोंडरीयं उ</w:t>
      </w:r>
      <w:r w:rsidRPr="00232CA9">
        <w:rPr>
          <w:rFonts w:hint="cs"/>
          <w:bCs w:val="0"/>
          <w:sz w:val="24"/>
          <w:szCs w:val="24"/>
          <w:cs/>
          <w:lang w:bidi="sa-IN"/>
        </w:rPr>
        <w:t>न्नि</w:t>
      </w:r>
      <w:r w:rsidRPr="00232CA9">
        <w:rPr>
          <w:bCs w:val="0"/>
          <w:sz w:val="24"/>
          <w:szCs w:val="24"/>
          <w:cs/>
        </w:rPr>
        <w:t>क्खिस्सामि</w:t>
      </w:r>
      <w:r w:rsidRPr="00232CA9">
        <w:rPr>
          <w:rFonts w:hint="cs"/>
          <w:bCs w:val="0"/>
          <w:sz w:val="24"/>
          <w:szCs w:val="24"/>
          <w:cs/>
          <w:lang w:bidi="sa-IN"/>
        </w:rPr>
        <w:t>,</w:t>
      </w:r>
      <w:r w:rsidRPr="00232CA9">
        <w:rPr>
          <w:bCs w:val="0"/>
          <w:sz w:val="24"/>
          <w:szCs w:val="24"/>
          <w:cs/>
        </w:rPr>
        <w:t xml:space="preserve"> नो य खलु एतं पउमवरपोंडरीयं एवं उ</w:t>
      </w:r>
      <w:r w:rsidRPr="00232CA9">
        <w:rPr>
          <w:rFonts w:hint="cs"/>
          <w:bCs w:val="0"/>
          <w:sz w:val="24"/>
          <w:szCs w:val="24"/>
          <w:cs/>
          <w:lang w:bidi="sa-IN"/>
        </w:rPr>
        <w:t>न्नि</w:t>
      </w:r>
      <w:r w:rsidRPr="00232CA9">
        <w:rPr>
          <w:bCs w:val="0"/>
          <w:sz w:val="24"/>
          <w:szCs w:val="24"/>
          <w:cs/>
        </w:rPr>
        <w:t>क्खे</w:t>
      </w:r>
      <w:r w:rsidRPr="00232CA9">
        <w:rPr>
          <w:rFonts w:hint="cs"/>
          <w:bCs w:val="0"/>
          <w:sz w:val="24"/>
          <w:szCs w:val="24"/>
          <w:cs/>
          <w:lang w:bidi="sa-IN"/>
        </w:rPr>
        <w:t>वि</w:t>
      </w:r>
      <w:r w:rsidRPr="00232CA9">
        <w:rPr>
          <w:bCs w:val="0"/>
          <w:sz w:val="24"/>
          <w:szCs w:val="24"/>
          <w:cs/>
        </w:rPr>
        <w:t>यव्वं जहा णं एस पुरिसे म</w:t>
      </w:r>
      <w:r w:rsidRPr="00232CA9">
        <w:rPr>
          <w:rFonts w:hint="cs"/>
          <w:bCs w:val="0"/>
          <w:sz w:val="24"/>
          <w:szCs w:val="24"/>
          <w:cs/>
          <w:lang w:bidi="sa-IN"/>
        </w:rPr>
        <w:t>न्ने,</w:t>
      </w:r>
      <w:r w:rsidRPr="00232CA9">
        <w:rPr>
          <w:bCs w:val="0"/>
          <w:sz w:val="24"/>
          <w:szCs w:val="24"/>
          <w:cs/>
        </w:rPr>
        <w:t xml:space="preserve"> अहमंसि पुरिसे खेत्तण्णे कुसले पंडिते विअत्ते मेघावी अबाले मग्ग</w:t>
      </w:r>
      <w:r w:rsidRPr="00232CA9">
        <w:rPr>
          <w:rFonts w:hint="cs"/>
          <w:bCs w:val="0"/>
          <w:sz w:val="24"/>
          <w:szCs w:val="24"/>
          <w:cs/>
          <w:lang w:bidi="sa-IN"/>
        </w:rPr>
        <w:t>त्थे</w:t>
      </w:r>
      <w:r w:rsidRPr="00232CA9">
        <w:rPr>
          <w:bCs w:val="0"/>
          <w:sz w:val="24"/>
          <w:szCs w:val="24"/>
          <w:cs/>
        </w:rPr>
        <w:t xml:space="preserve"> मग्गविदू मग्गस्स गति-</w:t>
      </w:r>
      <w:r w:rsidRPr="00232CA9">
        <w:rPr>
          <w:rFonts w:hint="cs"/>
          <w:bCs w:val="0"/>
          <w:sz w:val="24"/>
          <w:szCs w:val="24"/>
          <w:cs/>
          <w:lang w:bidi="sa-IN"/>
        </w:rPr>
        <w:t xml:space="preserve"> </w:t>
      </w:r>
      <w:r w:rsidRPr="00232CA9">
        <w:rPr>
          <w:bCs w:val="0"/>
          <w:sz w:val="24"/>
          <w:szCs w:val="24"/>
          <w:cs/>
        </w:rPr>
        <w:t>परक्कमण्णू अहमेत पउमवरपोंडरीयं उ</w:t>
      </w:r>
      <w:r w:rsidRPr="00232CA9">
        <w:rPr>
          <w:rFonts w:hint="cs"/>
          <w:bCs w:val="0"/>
          <w:sz w:val="24"/>
          <w:szCs w:val="24"/>
          <w:cs/>
          <w:lang w:bidi="sa-IN"/>
        </w:rPr>
        <w:t>न्नि</w:t>
      </w:r>
      <w:r w:rsidRPr="00232CA9">
        <w:rPr>
          <w:bCs w:val="0"/>
          <w:sz w:val="24"/>
          <w:szCs w:val="24"/>
          <w:cs/>
        </w:rPr>
        <w:t>क्खि</w:t>
      </w:r>
      <w:r w:rsidRPr="00232CA9">
        <w:rPr>
          <w:rFonts w:hint="cs"/>
          <w:bCs w:val="0"/>
          <w:sz w:val="24"/>
          <w:szCs w:val="24"/>
          <w:cs/>
        </w:rPr>
        <w:t>वि</w:t>
      </w:r>
      <w:r w:rsidRPr="00232CA9">
        <w:rPr>
          <w:bCs w:val="0"/>
          <w:sz w:val="24"/>
          <w:szCs w:val="24"/>
          <w:cs/>
        </w:rPr>
        <w:t xml:space="preserve">स्सामि त्ति </w:t>
      </w:r>
      <w:r w:rsidRPr="00232CA9">
        <w:rPr>
          <w:rFonts w:hint="cs"/>
          <w:bCs w:val="0"/>
          <w:sz w:val="24"/>
          <w:szCs w:val="24"/>
          <w:cs/>
          <w:lang w:bidi="sa-IN"/>
        </w:rPr>
        <w:t xml:space="preserve">कट्टु इति </w:t>
      </w:r>
      <w:r w:rsidRPr="00232CA9">
        <w:rPr>
          <w:bCs w:val="0"/>
          <w:sz w:val="24"/>
          <w:szCs w:val="24"/>
          <w:cs/>
        </w:rPr>
        <w:t>वच्चा से पुरिसे अभिक्कमे तं पोक्खरणिं</w:t>
      </w:r>
      <w:r w:rsidRPr="00232CA9">
        <w:rPr>
          <w:rFonts w:hint="cs"/>
          <w:bCs w:val="0"/>
          <w:sz w:val="24"/>
          <w:szCs w:val="24"/>
          <w:cs/>
          <w:lang w:bidi="sa-IN"/>
        </w:rPr>
        <w:t>,</w:t>
      </w:r>
      <w:r w:rsidRPr="00232CA9">
        <w:rPr>
          <w:bCs w:val="0"/>
          <w:sz w:val="24"/>
          <w:szCs w:val="24"/>
          <w:cs/>
        </w:rPr>
        <w:t xml:space="preserve"> जाव-जावं च णं अभिक्कमेइ ताव-तावं च णं महंते उदए महंते सेए पहीणे तीरं अपत्ते पउमवरपोंडरीयं नो हव्वाए नो पाराए अंतरा पोक्खरणीए सेयंसि </w:t>
      </w:r>
      <w:r w:rsidRPr="00232CA9">
        <w:rPr>
          <w:rFonts w:hint="cs"/>
          <w:bCs w:val="0"/>
          <w:sz w:val="24"/>
          <w:szCs w:val="24"/>
          <w:cs/>
          <w:lang w:bidi="sa-IN"/>
        </w:rPr>
        <w:t>नि</w:t>
      </w:r>
      <w:r w:rsidRPr="00232CA9">
        <w:rPr>
          <w:bCs w:val="0"/>
          <w:sz w:val="24"/>
          <w:szCs w:val="24"/>
          <w:cs/>
        </w:rPr>
        <w:t>सण्णे-</w:t>
      </w:r>
      <w:r w:rsidRPr="00232CA9">
        <w:rPr>
          <w:rFonts w:hint="cs"/>
          <w:bCs w:val="0"/>
          <w:sz w:val="24"/>
          <w:szCs w:val="24"/>
          <w:cs/>
        </w:rPr>
        <w:t xml:space="preserve"> </w:t>
      </w:r>
      <w:r w:rsidRPr="00232CA9">
        <w:rPr>
          <w:bCs w:val="0"/>
          <w:sz w:val="24"/>
          <w:szCs w:val="24"/>
          <w:cs/>
        </w:rPr>
        <w:t>दोच्चे पुरिसजाते ।</w:t>
      </w:r>
    </w:p>
    <w:p w:rsidR="004605FC" w:rsidRPr="00232CA9" w:rsidRDefault="00D37FBE"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६३</w:t>
      </w:r>
      <w:r>
        <w:rPr>
          <w:rFonts w:hint="cs"/>
          <w:color w:val="FF0000"/>
          <w:sz w:val="24"/>
          <w:szCs w:val="24"/>
          <w:cs/>
        </w:rPr>
        <w:t>६</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तच्चे पुरिसजाते-</w:t>
      </w:r>
      <w:r w:rsidR="004605FC" w:rsidRPr="00232CA9">
        <w:rPr>
          <w:rFonts w:hint="cs"/>
          <w:bCs w:val="0"/>
          <w:sz w:val="24"/>
          <w:szCs w:val="24"/>
          <w:cs/>
          <w:lang w:bidi="sa-IN"/>
        </w:rPr>
        <w:t xml:space="preserve"> </w:t>
      </w:r>
      <w:r w:rsidR="004605FC" w:rsidRPr="00232CA9">
        <w:rPr>
          <w:bCs w:val="0"/>
          <w:sz w:val="24"/>
          <w:szCs w:val="24"/>
          <w:cs/>
        </w:rPr>
        <w:t>अह पुरिसे पच्चत्थिमाओ दिसाओ आगम्म तं पोक्खरणिं तीसे पोक्खरणीए तीरे ठिच्चा पासति तं महं एगं पउमवरपोंडरीयं अ</w:t>
      </w:r>
      <w:r w:rsidR="004605FC" w:rsidRPr="00232CA9">
        <w:rPr>
          <w:rFonts w:hint="cs"/>
          <w:bCs w:val="0"/>
          <w:sz w:val="24"/>
          <w:szCs w:val="24"/>
          <w:cs/>
          <w:lang w:bidi="sa-IN"/>
        </w:rPr>
        <w:t>नु</w:t>
      </w:r>
      <w:r w:rsidR="004605FC" w:rsidRPr="00232CA9">
        <w:rPr>
          <w:bCs w:val="0"/>
          <w:sz w:val="24"/>
          <w:szCs w:val="24"/>
          <w:cs/>
        </w:rPr>
        <w:t xml:space="preserve">पुव्वट्ठियं </w:t>
      </w:r>
      <w:r w:rsidR="004605FC" w:rsidRPr="00232CA9">
        <w:rPr>
          <w:rFonts w:hint="cs"/>
          <w:bCs w:val="0"/>
          <w:sz w:val="24"/>
          <w:szCs w:val="24"/>
          <w:cs/>
        </w:rPr>
        <w:t>जाव</w:t>
      </w:r>
      <w:r w:rsidR="004605FC" w:rsidRPr="00232CA9">
        <w:rPr>
          <w:bCs w:val="0"/>
          <w:sz w:val="24"/>
          <w:szCs w:val="24"/>
          <w:cs/>
        </w:rPr>
        <w:t xml:space="preserve"> पडिरूवं</w:t>
      </w:r>
      <w:r w:rsidR="004605FC" w:rsidRPr="00232CA9">
        <w:rPr>
          <w:rFonts w:hint="cs"/>
          <w:bCs w:val="0"/>
          <w:sz w:val="24"/>
          <w:szCs w:val="24"/>
          <w:cs/>
        </w:rPr>
        <w:t>,</w:t>
      </w:r>
      <w:r w:rsidR="004605FC" w:rsidRPr="00232CA9">
        <w:rPr>
          <w:bCs w:val="0"/>
          <w:sz w:val="24"/>
          <w:szCs w:val="24"/>
          <w:cs/>
        </w:rPr>
        <w:t xml:space="preserve"> ते तत्थ दो</w:t>
      </w:r>
      <w:r w:rsidR="004605FC" w:rsidRPr="00232CA9">
        <w:rPr>
          <w:rFonts w:hint="cs"/>
          <w:bCs w:val="0"/>
          <w:sz w:val="24"/>
          <w:szCs w:val="24"/>
          <w:cs/>
        </w:rPr>
        <w:t>न्नि</w:t>
      </w:r>
      <w:r w:rsidR="004605FC" w:rsidRPr="00232CA9">
        <w:rPr>
          <w:bCs w:val="0"/>
          <w:sz w:val="24"/>
          <w:szCs w:val="24"/>
          <w:cs/>
        </w:rPr>
        <w:t xml:space="preserve"> पुरिसजाते पासति पहीणे तीरं अपत्ते पउमवरपोंडरीयं नो हव्वाए नो पाराए अंतरा पोक्खरणीए सेयंसि </w:t>
      </w:r>
      <w:r w:rsidR="004605FC" w:rsidRPr="00232CA9">
        <w:rPr>
          <w:rFonts w:hint="cs"/>
          <w:bCs w:val="0"/>
          <w:sz w:val="24"/>
          <w:szCs w:val="24"/>
          <w:cs/>
          <w:lang w:bidi="sa-IN"/>
        </w:rPr>
        <w:t>नि</w:t>
      </w:r>
      <w:r w:rsidR="004605FC" w:rsidRPr="00232CA9">
        <w:rPr>
          <w:bCs w:val="0"/>
          <w:sz w:val="24"/>
          <w:szCs w:val="24"/>
          <w:cs/>
        </w:rPr>
        <w:t xml:space="preserve">सण्णे </w:t>
      </w:r>
      <w:r w:rsidR="004605FC" w:rsidRPr="00232CA9">
        <w:rPr>
          <w:rFonts w:hint="cs"/>
          <w:bCs w:val="0"/>
          <w:sz w:val="24"/>
          <w:szCs w:val="24"/>
          <w:cs/>
          <w:lang w:bidi="sa-IN"/>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तए णं से पुरिसे एवं वयासी-</w:t>
      </w:r>
      <w:r w:rsidRPr="00232CA9">
        <w:rPr>
          <w:rFonts w:hint="cs"/>
          <w:bCs w:val="0"/>
          <w:sz w:val="24"/>
          <w:szCs w:val="24"/>
          <w:cs/>
        </w:rPr>
        <w:t xml:space="preserve"> </w:t>
      </w:r>
      <w:r w:rsidRPr="00232CA9">
        <w:rPr>
          <w:bCs w:val="0"/>
          <w:sz w:val="24"/>
          <w:szCs w:val="24"/>
          <w:cs/>
        </w:rPr>
        <w:t>अहो णं इमे पुरिसा अखेत्तण्णा अकुसला अपंडिया अवि</w:t>
      </w:r>
      <w:r w:rsidRPr="00232CA9">
        <w:rPr>
          <w:rFonts w:hint="cs"/>
          <w:bCs w:val="0"/>
          <w:sz w:val="24"/>
          <w:szCs w:val="24"/>
          <w:cs/>
          <w:lang w:bidi="sa-IN"/>
        </w:rPr>
        <w:t>य</w:t>
      </w:r>
      <w:r w:rsidRPr="00232CA9">
        <w:rPr>
          <w:bCs w:val="0"/>
          <w:sz w:val="24"/>
          <w:szCs w:val="24"/>
          <w:cs/>
        </w:rPr>
        <w:t>त्ता अमेधावी बाला नो मग्ग</w:t>
      </w:r>
      <w:r w:rsidRPr="00232CA9">
        <w:rPr>
          <w:rFonts w:hint="cs"/>
          <w:bCs w:val="0"/>
          <w:sz w:val="24"/>
          <w:szCs w:val="24"/>
          <w:cs/>
          <w:lang w:bidi="sa-IN"/>
        </w:rPr>
        <w:t>त्था</w:t>
      </w:r>
      <w:r w:rsidRPr="00232CA9">
        <w:rPr>
          <w:bCs w:val="0"/>
          <w:sz w:val="24"/>
          <w:szCs w:val="24"/>
          <w:cs/>
        </w:rPr>
        <w:t xml:space="preserve"> नो मग्गविदू नो मग्गस्स गति- परक्कम</w:t>
      </w:r>
      <w:r w:rsidRPr="00232CA9">
        <w:rPr>
          <w:rFonts w:hint="cs"/>
          <w:bCs w:val="0"/>
          <w:sz w:val="24"/>
          <w:szCs w:val="24"/>
          <w:cs/>
          <w:lang w:bidi="sa-IN"/>
        </w:rPr>
        <w:t>न्नू,</w:t>
      </w:r>
      <w:r w:rsidRPr="00232CA9">
        <w:rPr>
          <w:bCs w:val="0"/>
          <w:sz w:val="24"/>
          <w:szCs w:val="24"/>
          <w:cs/>
        </w:rPr>
        <w:t xml:space="preserve"> ज</w:t>
      </w:r>
      <w:r w:rsidRPr="00232CA9">
        <w:rPr>
          <w:rFonts w:hint="cs"/>
          <w:bCs w:val="0"/>
          <w:sz w:val="24"/>
          <w:szCs w:val="24"/>
          <w:cs/>
        </w:rPr>
        <w:t>ंणं</w:t>
      </w:r>
      <w:r w:rsidRPr="00232CA9">
        <w:rPr>
          <w:bCs w:val="0"/>
          <w:sz w:val="24"/>
          <w:szCs w:val="24"/>
          <w:cs/>
        </w:rPr>
        <w:t xml:space="preserve"> एते पुरिसा एवं म</w:t>
      </w:r>
      <w:r w:rsidRPr="00232CA9">
        <w:rPr>
          <w:rFonts w:hint="cs"/>
          <w:bCs w:val="0"/>
          <w:sz w:val="24"/>
          <w:szCs w:val="24"/>
          <w:cs/>
          <w:lang w:bidi="sa-IN"/>
        </w:rPr>
        <w:t>न्ने</w:t>
      </w:r>
      <w:r w:rsidRPr="00232CA9">
        <w:rPr>
          <w:bCs w:val="0"/>
          <w:sz w:val="24"/>
          <w:szCs w:val="24"/>
          <w:cs/>
        </w:rPr>
        <w:t>-</w:t>
      </w:r>
      <w:r w:rsidRPr="00232CA9">
        <w:rPr>
          <w:rFonts w:hint="cs"/>
          <w:bCs w:val="0"/>
          <w:sz w:val="24"/>
          <w:szCs w:val="24"/>
          <w:cs/>
          <w:lang w:bidi="sa-IN"/>
        </w:rPr>
        <w:t xml:space="preserve"> </w:t>
      </w:r>
      <w:r w:rsidRPr="00232CA9">
        <w:rPr>
          <w:bCs w:val="0"/>
          <w:sz w:val="24"/>
          <w:szCs w:val="24"/>
          <w:cs/>
        </w:rPr>
        <w:t xml:space="preserve">अम्हे </w:t>
      </w:r>
      <w:r w:rsidRPr="00232CA9">
        <w:rPr>
          <w:rFonts w:hint="cs"/>
          <w:bCs w:val="0"/>
          <w:sz w:val="24"/>
          <w:szCs w:val="24"/>
          <w:cs/>
        </w:rPr>
        <w:t>ए</w:t>
      </w:r>
      <w:r w:rsidRPr="00232CA9">
        <w:rPr>
          <w:bCs w:val="0"/>
          <w:sz w:val="24"/>
          <w:szCs w:val="24"/>
          <w:cs/>
        </w:rPr>
        <w:t>तं पउमवरपोंडरीयं उ</w:t>
      </w:r>
      <w:r w:rsidRPr="00232CA9">
        <w:rPr>
          <w:rFonts w:hint="cs"/>
          <w:bCs w:val="0"/>
          <w:sz w:val="24"/>
          <w:szCs w:val="24"/>
          <w:cs/>
          <w:lang w:bidi="sa-IN"/>
        </w:rPr>
        <w:t>न्नि</w:t>
      </w:r>
      <w:r w:rsidRPr="00232CA9">
        <w:rPr>
          <w:bCs w:val="0"/>
          <w:sz w:val="24"/>
          <w:szCs w:val="24"/>
          <w:cs/>
        </w:rPr>
        <w:t>क्खिस्सामो</w:t>
      </w:r>
      <w:r w:rsidRPr="00232CA9">
        <w:rPr>
          <w:rFonts w:hint="cs"/>
          <w:bCs w:val="0"/>
          <w:sz w:val="24"/>
          <w:szCs w:val="24"/>
          <w:cs/>
          <w:lang w:bidi="sa-IN"/>
        </w:rPr>
        <w:t>,</w:t>
      </w:r>
      <w:r w:rsidRPr="00232CA9">
        <w:rPr>
          <w:bCs w:val="0"/>
          <w:sz w:val="24"/>
          <w:szCs w:val="24"/>
          <w:cs/>
        </w:rPr>
        <w:t xml:space="preserve"> नो य खलु एतं पउमवरपोंडरीयं एवं उ</w:t>
      </w:r>
      <w:r w:rsidRPr="00232CA9">
        <w:rPr>
          <w:rFonts w:hint="cs"/>
          <w:bCs w:val="0"/>
          <w:sz w:val="24"/>
          <w:szCs w:val="24"/>
          <w:cs/>
          <w:lang w:bidi="sa-IN"/>
        </w:rPr>
        <w:t>न्नि</w:t>
      </w:r>
      <w:r w:rsidRPr="00232CA9">
        <w:rPr>
          <w:bCs w:val="0"/>
          <w:sz w:val="24"/>
          <w:szCs w:val="24"/>
          <w:cs/>
        </w:rPr>
        <w:t xml:space="preserve">क्खेयव्वं जहा णं एते पुरिसा </w:t>
      </w:r>
      <w:r w:rsidRPr="00232CA9">
        <w:rPr>
          <w:rFonts w:hint="cs"/>
          <w:bCs w:val="0"/>
          <w:sz w:val="24"/>
          <w:szCs w:val="24"/>
          <w:cs/>
        </w:rPr>
        <w:t>म</w:t>
      </w:r>
      <w:r w:rsidRPr="00232CA9">
        <w:rPr>
          <w:rFonts w:hint="cs"/>
          <w:bCs w:val="0"/>
          <w:sz w:val="24"/>
          <w:szCs w:val="24"/>
          <w:cs/>
          <w:lang w:bidi="sa-IN"/>
        </w:rPr>
        <w:t>न्ने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अहमंसि पुरिसे खेत</w:t>
      </w:r>
      <w:r w:rsidRPr="00232CA9">
        <w:rPr>
          <w:rFonts w:hint="cs"/>
          <w:bCs w:val="0"/>
          <w:sz w:val="24"/>
          <w:szCs w:val="24"/>
          <w:cs/>
          <w:lang w:bidi="sa-IN"/>
        </w:rPr>
        <w:t>न्ने</w:t>
      </w:r>
      <w:r w:rsidRPr="00232CA9">
        <w:rPr>
          <w:bCs w:val="0"/>
          <w:sz w:val="24"/>
          <w:szCs w:val="24"/>
          <w:cs/>
        </w:rPr>
        <w:t xml:space="preserve"> कुसले पंडिए वि</w:t>
      </w:r>
      <w:r w:rsidRPr="00232CA9">
        <w:rPr>
          <w:rFonts w:hint="cs"/>
          <w:bCs w:val="0"/>
          <w:sz w:val="24"/>
          <w:szCs w:val="24"/>
          <w:cs/>
          <w:lang w:bidi="sa-IN"/>
        </w:rPr>
        <w:t>य</w:t>
      </w:r>
      <w:r w:rsidRPr="00232CA9">
        <w:rPr>
          <w:bCs w:val="0"/>
          <w:sz w:val="24"/>
          <w:szCs w:val="24"/>
          <w:cs/>
        </w:rPr>
        <w:t>त्ते मेघावी अबाले मग्गम</w:t>
      </w:r>
      <w:r w:rsidRPr="00232CA9">
        <w:rPr>
          <w:rFonts w:hint="cs"/>
          <w:bCs w:val="0"/>
          <w:sz w:val="24"/>
          <w:szCs w:val="24"/>
          <w:cs/>
          <w:lang w:bidi="sa-IN"/>
        </w:rPr>
        <w:t>त्थे</w:t>
      </w:r>
      <w:r w:rsidRPr="00232CA9">
        <w:rPr>
          <w:bCs w:val="0"/>
          <w:sz w:val="24"/>
          <w:szCs w:val="24"/>
          <w:cs/>
        </w:rPr>
        <w:t xml:space="preserve"> मग्गविदू मग्गस्स गति-</w:t>
      </w:r>
      <w:r w:rsidRPr="00232CA9">
        <w:rPr>
          <w:rFonts w:hint="cs"/>
          <w:bCs w:val="0"/>
          <w:sz w:val="24"/>
          <w:szCs w:val="24"/>
          <w:cs/>
          <w:lang w:bidi="sa-IN"/>
        </w:rPr>
        <w:t xml:space="preserve"> </w:t>
      </w:r>
      <w:r w:rsidRPr="00232CA9">
        <w:rPr>
          <w:bCs w:val="0"/>
          <w:sz w:val="24"/>
          <w:szCs w:val="24"/>
          <w:cs/>
        </w:rPr>
        <w:t xml:space="preserve">परक्कमण्णू अहमेयं पउमवरपोंडरीयं </w:t>
      </w:r>
      <w:r w:rsidRPr="00232CA9">
        <w:rPr>
          <w:rFonts w:hint="cs"/>
          <w:bCs w:val="0"/>
          <w:sz w:val="24"/>
          <w:szCs w:val="24"/>
          <w:cs/>
          <w:lang w:bidi="sa-IN"/>
        </w:rPr>
        <w:t>उन्नि</w:t>
      </w:r>
      <w:r w:rsidRPr="00232CA9">
        <w:rPr>
          <w:bCs w:val="0"/>
          <w:sz w:val="24"/>
          <w:szCs w:val="24"/>
          <w:cs/>
        </w:rPr>
        <w:t xml:space="preserve">क्खिस्सामि त्ति </w:t>
      </w:r>
      <w:r w:rsidRPr="00232CA9">
        <w:rPr>
          <w:rFonts w:hint="cs"/>
          <w:bCs w:val="0"/>
          <w:sz w:val="24"/>
          <w:szCs w:val="24"/>
          <w:cs/>
          <w:lang w:bidi="sa-IN"/>
        </w:rPr>
        <w:t xml:space="preserve">कट्टु इति वुच्चा </w:t>
      </w:r>
      <w:r w:rsidRPr="00232CA9">
        <w:rPr>
          <w:bCs w:val="0"/>
          <w:sz w:val="24"/>
          <w:szCs w:val="24"/>
          <w:cs/>
        </w:rPr>
        <w:t>से पुरिसे अभिक्कमे तं पोक्ख</w:t>
      </w:r>
      <w:r w:rsidRPr="00232CA9">
        <w:rPr>
          <w:rFonts w:hint="cs"/>
          <w:bCs w:val="0"/>
          <w:sz w:val="24"/>
          <w:szCs w:val="24"/>
          <w:cs/>
          <w:lang w:bidi="sa-IN"/>
        </w:rPr>
        <w:t>ि</w:t>
      </w:r>
      <w:r w:rsidRPr="00232CA9">
        <w:rPr>
          <w:bCs w:val="0"/>
          <w:sz w:val="24"/>
          <w:szCs w:val="24"/>
          <w:cs/>
        </w:rPr>
        <w:t>रणिं जाव</w:t>
      </w:r>
      <w:r w:rsidR="00262164">
        <w:rPr>
          <w:rFonts w:hint="cs"/>
          <w:bCs w:val="0"/>
          <w:sz w:val="24"/>
          <w:szCs w:val="24"/>
          <w:cs/>
        </w:rPr>
        <w:t>ं</w:t>
      </w:r>
      <w:r w:rsidRPr="00232CA9">
        <w:rPr>
          <w:bCs w:val="0"/>
          <w:sz w:val="24"/>
          <w:szCs w:val="24"/>
          <w:cs/>
        </w:rPr>
        <w:t>-जावं च णं अभिक्कमेइ ताव</w:t>
      </w:r>
      <w:r w:rsidRPr="00232CA9">
        <w:rPr>
          <w:rFonts w:hint="cs"/>
          <w:bCs w:val="0"/>
          <w:sz w:val="24"/>
          <w:szCs w:val="24"/>
          <w:cs/>
          <w:lang w:bidi="sa-IN"/>
        </w:rPr>
        <w:t>ं</w:t>
      </w:r>
      <w:r w:rsidRPr="00232CA9">
        <w:rPr>
          <w:bCs w:val="0"/>
          <w:sz w:val="24"/>
          <w:szCs w:val="24"/>
          <w:cs/>
        </w:rPr>
        <w:t xml:space="preserve">-तावं च णं महंते उदए महंते सेए </w:t>
      </w:r>
      <w:r w:rsidRPr="00232CA9">
        <w:rPr>
          <w:rFonts w:hint="cs"/>
          <w:bCs w:val="0"/>
          <w:sz w:val="24"/>
          <w:szCs w:val="24"/>
          <w:cs/>
          <w:lang w:bidi="sa-IN"/>
        </w:rPr>
        <w:t xml:space="preserve">जाव अंतरा पोक्खरिणी </w:t>
      </w:r>
      <w:r w:rsidRPr="00232CA9">
        <w:rPr>
          <w:bCs w:val="0"/>
          <w:sz w:val="24"/>
          <w:szCs w:val="24"/>
          <w:cs/>
        </w:rPr>
        <w:t xml:space="preserve"> सेयंसि</w:t>
      </w:r>
      <w:r w:rsidRPr="00232CA9">
        <w:rPr>
          <w:rFonts w:hint="cs"/>
          <w:bCs w:val="0"/>
          <w:sz w:val="24"/>
          <w:szCs w:val="24"/>
          <w:cs/>
          <w:lang w:bidi="sa-IN"/>
        </w:rPr>
        <w:t>नि</w:t>
      </w:r>
      <w:r w:rsidRPr="00232CA9">
        <w:rPr>
          <w:bCs w:val="0"/>
          <w:sz w:val="24"/>
          <w:szCs w:val="24"/>
          <w:cs/>
        </w:rPr>
        <w:t>सण्णे-</w:t>
      </w:r>
      <w:r w:rsidR="00262164">
        <w:rPr>
          <w:rFonts w:hint="cs"/>
          <w:bCs w:val="0"/>
          <w:sz w:val="24"/>
          <w:szCs w:val="24"/>
          <w:cs/>
        </w:rPr>
        <w:t xml:space="preserve"> </w:t>
      </w:r>
      <w:r w:rsidRPr="00232CA9">
        <w:rPr>
          <w:bCs w:val="0"/>
          <w:sz w:val="24"/>
          <w:szCs w:val="24"/>
          <w:cs/>
        </w:rPr>
        <w:t>तच्चे पुरिसजाते ।</w:t>
      </w:r>
    </w:p>
    <w:p w:rsidR="004605FC" w:rsidRPr="00232CA9" w:rsidRDefault="00D37FBE"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६३</w:t>
      </w:r>
      <w:r>
        <w:rPr>
          <w:rFonts w:hint="cs"/>
          <w:color w:val="FF0000"/>
          <w:sz w:val="24"/>
          <w:szCs w:val="24"/>
          <w:cs/>
        </w:rPr>
        <w:t>७</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चउत्थे पुरिसजाते-</w:t>
      </w:r>
      <w:r w:rsidR="004605FC" w:rsidRPr="00232CA9">
        <w:rPr>
          <w:rFonts w:hint="cs"/>
          <w:bCs w:val="0"/>
          <w:sz w:val="24"/>
          <w:szCs w:val="24"/>
          <w:cs/>
          <w:lang w:bidi="sa-IN"/>
        </w:rPr>
        <w:t xml:space="preserve"> </w:t>
      </w:r>
      <w:r w:rsidR="004605FC" w:rsidRPr="00232CA9">
        <w:rPr>
          <w:bCs w:val="0"/>
          <w:sz w:val="24"/>
          <w:szCs w:val="24"/>
          <w:cs/>
        </w:rPr>
        <w:t>अह पुरिसे उत्तराओ दिसाओ आगम्म तं पोक्खर</w:t>
      </w:r>
      <w:r w:rsidR="004605FC" w:rsidRPr="00232CA9">
        <w:rPr>
          <w:rFonts w:hint="cs"/>
          <w:bCs w:val="0"/>
          <w:sz w:val="24"/>
          <w:szCs w:val="24"/>
          <w:cs/>
          <w:lang w:bidi="sa-IN"/>
        </w:rPr>
        <w:t>ि</w:t>
      </w:r>
      <w:r w:rsidR="004605FC" w:rsidRPr="00232CA9">
        <w:rPr>
          <w:bCs w:val="0"/>
          <w:sz w:val="24"/>
          <w:szCs w:val="24"/>
          <w:cs/>
        </w:rPr>
        <w:t>णिं तीसे पोक्खर</w:t>
      </w:r>
      <w:r w:rsidR="004605FC" w:rsidRPr="00232CA9">
        <w:rPr>
          <w:rFonts w:hint="cs"/>
          <w:bCs w:val="0"/>
          <w:sz w:val="24"/>
          <w:szCs w:val="24"/>
          <w:cs/>
          <w:lang w:bidi="sa-IN"/>
        </w:rPr>
        <w:t>ि</w:t>
      </w:r>
      <w:r w:rsidR="004605FC" w:rsidRPr="00232CA9">
        <w:rPr>
          <w:bCs w:val="0"/>
          <w:sz w:val="24"/>
          <w:szCs w:val="24"/>
          <w:cs/>
        </w:rPr>
        <w:t>णीए तीरे ठिच्चा पासति तं महं एगं पउमवरपोंडरीयं अ</w:t>
      </w:r>
      <w:r w:rsidR="004605FC" w:rsidRPr="00232CA9">
        <w:rPr>
          <w:rFonts w:hint="cs"/>
          <w:bCs w:val="0"/>
          <w:sz w:val="24"/>
          <w:szCs w:val="24"/>
          <w:cs/>
          <w:lang w:bidi="sa-IN"/>
        </w:rPr>
        <w:t>नु</w:t>
      </w:r>
      <w:r w:rsidR="004605FC" w:rsidRPr="00232CA9">
        <w:rPr>
          <w:bCs w:val="0"/>
          <w:sz w:val="24"/>
          <w:szCs w:val="24"/>
          <w:cs/>
        </w:rPr>
        <w:t xml:space="preserve">पुव्वट्ठियं </w:t>
      </w:r>
      <w:r w:rsidR="004605FC" w:rsidRPr="00232CA9">
        <w:rPr>
          <w:rFonts w:hint="cs"/>
          <w:bCs w:val="0"/>
          <w:sz w:val="24"/>
          <w:szCs w:val="24"/>
          <w:cs/>
          <w:lang w:bidi="sa-IN"/>
        </w:rPr>
        <w:t>जाव</w:t>
      </w:r>
      <w:r w:rsidR="004605FC" w:rsidRPr="00232CA9">
        <w:rPr>
          <w:bCs w:val="0"/>
          <w:sz w:val="24"/>
          <w:szCs w:val="24"/>
          <w:cs/>
        </w:rPr>
        <w:t xml:space="preserve"> पडिरूवं</w:t>
      </w:r>
      <w:r w:rsidR="004605FC" w:rsidRPr="00232CA9">
        <w:rPr>
          <w:rFonts w:hint="cs"/>
          <w:bCs w:val="0"/>
          <w:sz w:val="24"/>
          <w:szCs w:val="24"/>
          <w:cs/>
          <w:lang w:bidi="sa-IN"/>
        </w:rPr>
        <w:t>,</w:t>
      </w:r>
      <w:r w:rsidR="004605FC" w:rsidRPr="00232CA9">
        <w:rPr>
          <w:bCs w:val="0"/>
          <w:sz w:val="24"/>
          <w:szCs w:val="24"/>
          <w:cs/>
        </w:rPr>
        <w:t xml:space="preserve"> ते तत्थ ति</w:t>
      </w:r>
      <w:r w:rsidR="004605FC" w:rsidRPr="00232CA9">
        <w:rPr>
          <w:rFonts w:hint="cs"/>
          <w:bCs w:val="0"/>
          <w:sz w:val="24"/>
          <w:szCs w:val="24"/>
          <w:cs/>
          <w:lang w:bidi="sa-IN"/>
        </w:rPr>
        <w:t>न्नि</w:t>
      </w:r>
      <w:r w:rsidR="004605FC" w:rsidRPr="00232CA9">
        <w:rPr>
          <w:bCs w:val="0"/>
          <w:sz w:val="24"/>
          <w:szCs w:val="24"/>
          <w:cs/>
        </w:rPr>
        <w:t xml:space="preserve"> पुरिसजाते पासति पहीणे तीरं अपत्ते </w:t>
      </w:r>
      <w:r w:rsidR="004605FC" w:rsidRPr="00232CA9">
        <w:rPr>
          <w:rFonts w:hint="cs"/>
          <w:bCs w:val="0"/>
          <w:sz w:val="24"/>
          <w:szCs w:val="24"/>
          <w:cs/>
          <w:lang w:bidi="sa-IN"/>
        </w:rPr>
        <w:t xml:space="preserve">जाव </w:t>
      </w:r>
      <w:r w:rsidR="004605FC" w:rsidRPr="00232CA9">
        <w:rPr>
          <w:bCs w:val="0"/>
          <w:sz w:val="24"/>
          <w:szCs w:val="24"/>
          <w:cs/>
        </w:rPr>
        <w:t xml:space="preserve">सेयंसि </w:t>
      </w:r>
      <w:r w:rsidR="004605FC" w:rsidRPr="00232CA9">
        <w:rPr>
          <w:rFonts w:hint="cs"/>
          <w:bCs w:val="0"/>
          <w:sz w:val="24"/>
          <w:szCs w:val="24"/>
          <w:cs/>
          <w:lang w:bidi="sa-IN"/>
        </w:rPr>
        <w:t>नि</w:t>
      </w:r>
      <w:r w:rsidR="004605FC" w:rsidRPr="00232CA9">
        <w:rPr>
          <w:bCs w:val="0"/>
          <w:sz w:val="24"/>
          <w:szCs w:val="24"/>
          <w:cs/>
        </w:rPr>
        <w:t xml:space="preserve">सण्णे </w:t>
      </w:r>
      <w:r w:rsidR="004605FC" w:rsidRPr="00232CA9">
        <w:rPr>
          <w:rFonts w:hint="cs"/>
          <w:bCs w:val="0"/>
          <w:sz w:val="24"/>
          <w:szCs w:val="24"/>
          <w:cs/>
          <w:lang w:bidi="sa-IN"/>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तए णं से पुरिसे एवं वयासी-</w:t>
      </w:r>
      <w:r w:rsidRPr="00232CA9">
        <w:rPr>
          <w:rFonts w:hint="cs"/>
          <w:bCs w:val="0"/>
          <w:sz w:val="24"/>
          <w:szCs w:val="24"/>
          <w:cs/>
        </w:rPr>
        <w:t xml:space="preserve"> </w:t>
      </w:r>
      <w:r w:rsidRPr="00232CA9">
        <w:rPr>
          <w:bCs w:val="0"/>
          <w:sz w:val="24"/>
          <w:szCs w:val="24"/>
          <w:cs/>
        </w:rPr>
        <w:t xml:space="preserve">अहो णं इमे पुरिसा अखेत्तण्णा </w:t>
      </w:r>
      <w:r w:rsidRPr="00232CA9">
        <w:rPr>
          <w:rFonts w:hint="cs"/>
          <w:bCs w:val="0"/>
          <w:sz w:val="24"/>
          <w:szCs w:val="24"/>
          <w:cs/>
          <w:lang w:bidi="sa-IN"/>
        </w:rPr>
        <w:t xml:space="preserve">जाव </w:t>
      </w:r>
      <w:r w:rsidRPr="00232CA9">
        <w:rPr>
          <w:bCs w:val="0"/>
          <w:sz w:val="24"/>
          <w:szCs w:val="24"/>
          <w:cs/>
        </w:rPr>
        <w:t>नो मग्गस्स गति</w:t>
      </w:r>
      <w:r w:rsidRPr="00232CA9">
        <w:rPr>
          <w:rFonts w:hint="cs"/>
          <w:bCs w:val="0"/>
          <w:sz w:val="24"/>
          <w:szCs w:val="24"/>
          <w:cs/>
          <w:lang w:bidi="sa-IN"/>
        </w:rPr>
        <w:t xml:space="preserve"> </w:t>
      </w:r>
      <w:r w:rsidRPr="00232CA9">
        <w:rPr>
          <w:bCs w:val="0"/>
          <w:sz w:val="24"/>
          <w:szCs w:val="24"/>
          <w:cs/>
        </w:rPr>
        <w:t>परक्कमण्णू ज</w:t>
      </w:r>
      <w:r w:rsidRPr="00232CA9">
        <w:rPr>
          <w:rFonts w:hint="cs"/>
          <w:bCs w:val="0"/>
          <w:sz w:val="24"/>
          <w:szCs w:val="24"/>
          <w:cs/>
        </w:rPr>
        <w:t>ं णं</w:t>
      </w:r>
      <w:r w:rsidRPr="00232CA9">
        <w:rPr>
          <w:bCs w:val="0"/>
          <w:sz w:val="24"/>
          <w:szCs w:val="24"/>
          <w:cs/>
        </w:rPr>
        <w:t xml:space="preserve"> एते पुरिसा एवं म</w:t>
      </w:r>
      <w:r w:rsidRPr="00232CA9">
        <w:rPr>
          <w:rFonts w:hint="cs"/>
          <w:bCs w:val="0"/>
          <w:sz w:val="24"/>
          <w:szCs w:val="24"/>
          <w:cs/>
        </w:rPr>
        <w:t>न्ने</w:t>
      </w:r>
      <w:r w:rsidRPr="00232CA9">
        <w:rPr>
          <w:bCs w:val="0"/>
          <w:sz w:val="24"/>
          <w:szCs w:val="24"/>
          <w:cs/>
        </w:rPr>
        <w:t>-</w:t>
      </w:r>
      <w:r w:rsidRPr="00232CA9">
        <w:rPr>
          <w:rFonts w:hint="cs"/>
          <w:bCs w:val="0"/>
          <w:sz w:val="24"/>
          <w:szCs w:val="24"/>
          <w:cs/>
        </w:rPr>
        <w:t xml:space="preserve"> </w:t>
      </w:r>
      <w:r w:rsidRPr="00232CA9">
        <w:rPr>
          <w:bCs w:val="0"/>
          <w:sz w:val="24"/>
          <w:szCs w:val="24"/>
          <w:cs/>
        </w:rPr>
        <w:t>अम्हे एतं पउमवरपोंडरीय उ</w:t>
      </w:r>
      <w:r w:rsidRPr="00232CA9">
        <w:rPr>
          <w:rFonts w:hint="cs"/>
          <w:bCs w:val="0"/>
          <w:sz w:val="24"/>
          <w:szCs w:val="24"/>
          <w:cs/>
          <w:lang w:bidi="sa-IN"/>
        </w:rPr>
        <w:t>न्नि</w:t>
      </w:r>
      <w:r w:rsidRPr="00232CA9">
        <w:rPr>
          <w:bCs w:val="0"/>
          <w:sz w:val="24"/>
          <w:szCs w:val="24"/>
          <w:cs/>
        </w:rPr>
        <w:t>क्खस्सामो नो य खलु एतं पउमवरपोंडरीयं एवं उ</w:t>
      </w:r>
      <w:r w:rsidRPr="00232CA9">
        <w:rPr>
          <w:rFonts w:hint="cs"/>
          <w:bCs w:val="0"/>
          <w:sz w:val="24"/>
          <w:szCs w:val="24"/>
          <w:cs/>
          <w:lang w:bidi="sa-IN"/>
        </w:rPr>
        <w:t>न्नि</w:t>
      </w:r>
      <w:r w:rsidRPr="00232CA9">
        <w:rPr>
          <w:bCs w:val="0"/>
          <w:sz w:val="24"/>
          <w:szCs w:val="24"/>
          <w:cs/>
        </w:rPr>
        <w:t>क्खेयव्वं जहा णं एते पुरिसा म</w:t>
      </w:r>
      <w:r w:rsidRPr="00232CA9">
        <w:rPr>
          <w:rFonts w:hint="cs"/>
          <w:bCs w:val="0"/>
          <w:sz w:val="24"/>
          <w:szCs w:val="24"/>
          <w:cs/>
          <w:lang w:bidi="sa-IN"/>
        </w:rPr>
        <w:t>न्ने</w:t>
      </w:r>
      <w:r w:rsidRPr="00232CA9">
        <w:rPr>
          <w:rFonts w:hint="cs"/>
          <w:bCs w:val="0"/>
          <w:sz w:val="24"/>
          <w:szCs w:val="24"/>
          <w:cs/>
        </w:rPr>
        <w:t>,</w:t>
      </w:r>
      <w:r w:rsidRPr="00232CA9">
        <w:rPr>
          <w:bCs w:val="0"/>
          <w:sz w:val="24"/>
          <w:szCs w:val="24"/>
          <w:cs/>
        </w:rPr>
        <w:t xml:space="preserve"> अहमंसि पुरिसे खेत्तण्णे </w:t>
      </w:r>
      <w:r w:rsidRPr="00232CA9">
        <w:rPr>
          <w:rFonts w:hint="cs"/>
          <w:bCs w:val="0"/>
          <w:sz w:val="24"/>
          <w:szCs w:val="24"/>
          <w:cs/>
          <w:lang w:bidi="sa-IN"/>
        </w:rPr>
        <w:t xml:space="preserve">जाव </w:t>
      </w:r>
      <w:r w:rsidRPr="00232CA9">
        <w:rPr>
          <w:bCs w:val="0"/>
          <w:sz w:val="24"/>
          <w:szCs w:val="24"/>
          <w:cs/>
        </w:rPr>
        <w:t>मग्गस्स गति</w:t>
      </w:r>
      <w:r w:rsidRPr="00232CA9">
        <w:rPr>
          <w:rFonts w:hint="cs"/>
          <w:bCs w:val="0"/>
          <w:sz w:val="24"/>
          <w:szCs w:val="24"/>
          <w:cs/>
          <w:lang w:bidi="sa-IN"/>
        </w:rPr>
        <w:t xml:space="preserve"> </w:t>
      </w:r>
      <w:r w:rsidRPr="00232CA9">
        <w:rPr>
          <w:bCs w:val="0"/>
          <w:sz w:val="24"/>
          <w:szCs w:val="24"/>
          <w:cs/>
        </w:rPr>
        <w:t>परक्कम</w:t>
      </w:r>
      <w:r w:rsidRPr="00232CA9">
        <w:rPr>
          <w:rFonts w:hint="cs"/>
          <w:bCs w:val="0"/>
          <w:sz w:val="24"/>
          <w:szCs w:val="24"/>
          <w:cs/>
          <w:lang w:bidi="sa-IN"/>
        </w:rPr>
        <w:t>न्नू,</w:t>
      </w:r>
      <w:r w:rsidRPr="00232CA9">
        <w:rPr>
          <w:bCs w:val="0"/>
          <w:sz w:val="24"/>
          <w:szCs w:val="24"/>
          <w:cs/>
        </w:rPr>
        <w:t xml:space="preserve"> अहमेयं पउमवरपोंडरीयं उ</w:t>
      </w:r>
      <w:r w:rsidRPr="00232CA9">
        <w:rPr>
          <w:rFonts w:hint="cs"/>
          <w:bCs w:val="0"/>
          <w:sz w:val="24"/>
          <w:szCs w:val="24"/>
          <w:cs/>
          <w:lang w:bidi="sa-IN"/>
        </w:rPr>
        <w:t>न्नि</w:t>
      </w:r>
      <w:r w:rsidRPr="00232CA9">
        <w:rPr>
          <w:bCs w:val="0"/>
          <w:sz w:val="24"/>
          <w:szCs w:val="24"/>
          <w:cs/>
        </w:rPr>
        <w:t xml:space="preserve">क्खिस्सामि त्ति </w:t>
      </w:r>
      <w:r w:rsidRPr="00232CA9">
        <w:rPr>
          <w:rFonts w:hint="cs"/>
          <w:bCs w:val="0"/>
          <w:sz w:val="24"/>
          <w:szCs w:val="24"/>
          <w:cs/>
          <w:lang w:bidi="sa-IN"/>
        </w:rPr>
        <w:t xml:space="preserve">कट्टु इति </w:t>
      </w:r>
      <w:r w:rsidRPr="00232CA9">
        <w:rPr>
          <w:bCs w:val="0"/>
          <w:sz w:val="24"/>
          <w:szCs w:val="24"/>
          <w:cs/>
        </w:rPr>
        <w:t>व</w:t>
      </w:r>
      <w:r w:rsidRPr="00232CA9">
        <w:rPr>
          <w:rFonts w:hint="cs"/>
          <w:bCs w:val="0"/>
          <w:sz w:val="24"/>
          <w:szCs w:val="24"/>
          <w:cs/>
        </w:rPr>
        <w:t>ु</w:t>
      </w:r>
      <w:r w:rsidRPr="00232CA9">
        <w:rPr>
          <w:bCs w:val="0"/>
          <w:sz w:val="24"/>
          <w:szCs w:val="24"/>
          <w:cs/>
        </w:rPr>
        <w:t>च्चा से पुरिसे अभिक्कमे</w:t>
      </w:r>
      <w:r w:rsidRPr="00232CA9">
        <w:rPr>
          <w:rFonts w:hint="cs"/>
          <w:bCs w:val="0"/>
          <w:sz w:val="24"/>
          <w:szCs w:val="24"/>
          <w:cs/>
        </w:rPr>
        <w:t>,</w:t>
      </w:r>
      <w:r w:rsidRPr="00232CA9">
        <w:rPr>
          <w:bCs w:val="0"/>
          <w:sz w:val="24"/>
          <w:szCs w:val="24"/>
          <w:cs/>
        </w:rPr>
        <w:t xml:space="preserve"> तं पोक्खरणिं जाव</w:t>
      </w:r>
      <w:r w:rsidRPr="00232CA9">
        <w:rPr>
          <w:rFonts w:hint="cs"/>
          <w:bCs w:val="0"/>
          <w:sz w:val="24"/>
          <w:szCs w:val="24"/>
          <w:cs/>
        </w:rPr>
        <w:t>ं</w:t>
      </w:r>
      <w:r w:rsidRPr="00232CA9">
        <w:rPr>
          <w:bCs w:val="0"/>
          <w:sz w:val="24"/>
          <w:szCs w:val="24"/>
          <w:cs/>
        </w:rPr>
        <w:t>-</w:t>
      </w:r>
      <w:r w:rsidRPr="00232CA9">
        <w:rPr>
          <w:rFonts w:hint="cs"/>
          <w:bCs w:val="0"/>
          <w:sz w:val="24"/>
          <w:szCs w:val="24"/>
          <w:cs/>
          <w:lang w:bidi="sa-IN"/>
        </w:rPr>
        <w:t xml:space="preserve"> </w:t>
      </w:r>
      <w:r w:rsidRPr="00232CA9">
        <w:rPr>
          <w:bCs w:val="0"/>
          <w:sz w:val="24"/>
          <w:szCs w:val="24"/>
          <w:cs/>
        </w:rPr>
        <w:t>जावं च णं अभिक्कमेइ ताव</w:t>
      </w:r>
      <w:r w:rsidRPr="00232CA9">
        <w:rPr>
          <w:rFonts w:hint="cs"/>
          <w:bCs w:val="0"/>
          <w:sz w:val="24"/>
          <w:szCs w:val="24"/>
          <w:cs/>
        </w:rPr>
        <w:t>ं</w:t>
      </w:r>
      <w:r w:rsidRPr="00232CA9">
        <w:rPr>
          <w:bCs w:val="0"/>
          <w:sz w:val="24"/>
          <w:szCs w:val="24"/>
          <w:cs/>
        </w:rPr>
        <w:t xml:space="preserve">-तावं च णं महंते उदए महंते सेए </w:t>
      </w:r>
      <w:r w:rsidRPr="00232CA9">
        <w:rPr>
          <w:rFonts w:hint="cs"/>
          <w:bCs w:val="0"/>
          <w:sz w:val="24"/>
          <w:szCs w:val="24"/>
          <w:cs/>
          <w:lang w:bidi="sa-IN"/>
        </w:rPr>
        <w:t xml:space="preserve">जाव </w:t>
      </w:r>
      <w:r w:rsidRPr="00232CA9">
        <w:rPr>
          <w:rFonts w:hint="cs"/>
          <w:bCs w:val="0"/>
          <w:sz w:val="24"/>
          <w:szCs w:val="24"/>
          <w:cs/>
        </w:rPr>
        <w:t xml:space="preserve">अंतरा पोक्खरणिए </w:t>
      </w:r>
      <w:r w:rsidRPr="00232CA9">
        <w:rPr>
          <w:rFonts w:hint="cs"/>
          <w:bCs w:val="0"/>
          <w:sz w:val="24"/>
          <w:szCs w:val="24"/>
          <w:cs/>
          <w:lang w:bidi="sa-IN"/>
        </w:rPr>
        <w:t>नि</w:t>
      </w:r>
      <w:r w:rsidRPr="00232CA9">
        <w:rPr>
          <w:bCs w:val="0"/>
          <w:sz w:val="24"/>
          <w:szCs w:val="24"/>
          <w:cs/>
        </w:rPr>
        <w:t>सण्णे-</w:t>
      </w:r>
      <w:r w:rsidRPr="00232CA9">
        <w:rPr>
          <w:rFonts w:hint="cs"/>
          <w:bCs w:val="0"/>
          <w:sz w:val="24"/>
          <w:szCs w:val="24"/>
          <w:cs/>
          <w:lang w:bidi="sa-IN"/>
        </w:rPr>
        <w:t xml:space="preserve"> </w:t>
      </w:r>
      <w:r w:rsidRPr="00232CA9">
        <w:rPr>
          <w:bCs w:val="0"/>
          <w:sz w:val="24"/>
          <w:szCs w:val="24"/>
          <w:cs/>
        </w:rPr>
        <w:t>चउ</w:t>
      </w:r>
      <w:r w:rsidRPr="00232CA9">
        <w:rPr>
          <w:rFonts w:hint="cs"/>
          <w:bCs w:val="0"/>
          <w:sz w:val="24"/>
          <w:szCs w:val="24"/>
          <w:cs/>
          <w:lang w:bidi="sa-IN"/>
        </w:rPr>
        <w:t>त्थे</w:t>
      </w:r>
      <w:r w:rsidRPr="00232CA9">
        <w:rPr>
          <w:bCs w:val="0"/>
          <w:sz w:val="24"/>
          <w:szCs w:val="24"/>
          <w:cs/>
        </w:rPr>
        <w:t xml:space="preserve"> पुरिसजाते ।</w:t>
      </w:r>
    </w:p>
    <w:p w:rsidR="004605FC" w:rsidRPr="00232CA9" w:rsidRDefault="00D37FBE"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६३</w:t>
      </w:r>
      <w:r>
        <w:rPr>
          <w:rFonts w:hint="cs"/>
          <w:color w:val="FF0000"/>
          <w:sz w:val="24"/>
          <w:szCs w:val="24"/>
          <w:cs/>
        </w:rPr>
        <w:t>८</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 xml:space="preserve">अह भिक्खू लूहे तीरट्ठी </w:t>
      </w:r>
      <w:r w:rsidR="004605FC" w:rsidRPr="00232CA9">
        <w:rPr>
          <w:rFonts w:hint="cs"/>
          <w:bCs w:val="0"/>
          <w:sz w:val="24"/>
          <w:szCs w:val="24"/>
          <w:cs/>
          <w:lang w:bidi="sa-IN"/>
        </w:rPr>
        <w:t xml:space="preserve">खेयण्णे जाव जाव गति </w:t>
      </w:r>
      <w:r w:rsidR="004605FC" w:rsidRPr="00232CA9">
        <w:rPr>
          <w:bCs w:val="0"/>
          <w:sz w:val="24"/>
          <w:szCs w:val="24"/>
          <w:cs/>
        </w:rPr>
        <w:t>परक्कमण्णू अ</w:t>
      </w:r>
      <w:r w:rsidR="004605FC" w:rsidRPr="00232CA9">
        <w:rPr>
          <w:rFonts w:hint="cs"/>
          <w:bCs w:val="0"/>
          <w:sz w:val="24"/>
          <w:szCs w:val="24"/>
          <w:cs/>
        </w:rPr>
        <w:t>न्न</w:t>
      </w:r>
      <w:r w:rsidR="004605FC" w:rsidRPr="00232CA9">
        <w:rPr>
          <w:bCs w:val="0"/>
          <w:sz w:val="24"/>
          <w:szCs w:val="24"/>
          <w:cs/>
        </w:rPr>
        <w:t>तरीओ दिसाओ वा अ</w:t>
      </w:r>
      <w:r w:rsidR="004605FC" w:rsidRPr="00232CA9">
        <w:rPr>
          <w:rFonts w:hint="cs"/>
          <w:bCs w:val="0"/>
          <w:sz w:val="24"/>
          <w:szCs w:val="24"/>
          <w:cs/>
          <w:lang w:bidi="sa-IN"/>
        </w:rPr>
        <w:t>नु</w:t>
      </w:r>
      <w:r w:rsidR="004605FC" w:rsidRPr="00232CA9">
        <w:rPr>
          <w:bCs w:val="0"/>
          <w:sz w:val="24"/>
          <w:szCs w:val="24"/>
          <w:cs/>
        </w:rPr>
        <w:t>दिसाओ वा आग</w:t>
      </w:r>
      <w:r w:rsidR="004605FC" w:rsidRPr="00232CA9">
        <w:rPr>
          <w:rFonts w:hint="cs"/>
          <w:bCs w:val="0"/>
          <w:sz w:val="24"/>
          <w:szCs w:val="24"/>
          <w:cs/>
          <w:lang w:bidi="sa-IN"/>
        </w:rPr>
        <w:t>म्म</w:t>
      </w:r>
      <w:r w:rsidR="004605FC" w:rsidRPr="00232CA9">
        <w:rPr>
          <w:bCs w:val="0"/>
          <w:sz w:val="24"/>
          <w:szCs w:val="24"/>
          <w:cs/>
        </w:rPr>
        <w:t xml:space="preserve"> तं पोक्खरणिं तीसे पोक्खरणीए तीरे ठिच्चा पासति तं महं एगं पउमवरपोंडरीयं </w:t>
      </w:r>
      <w:r w:rsidR="004605FC" w:rsidRPr="00232CA9">
        <w:rPr>
          <w:rFonts w:hint="cs"/>
          <w:bCs w:val="0"/>
          <w:sz w:val="24"/>
          <w:szCs w:val="24"/>
          <w:cs/>
          <w:lang w:bidi="sa-IN"/>
        </w:rPr>
        <w:t xml:space="preserve">जाव </w:t>
      </w:r>
      <w:r w:rsidR="004605FC" w:rsidRPr="00232CA9">
        <w:rPr>
          <w:bCs w:val="0"/>
          <w:sz w:val="24"/>
          <w:szCs w:val="24"/>
          <w:cs/>
        </w:rPr>
        <w:t>पडिरूवं</w:t>
      </w:r>
      <w:r w:rsidR="004605FC" w:rsidRPr="00232CA9">
        <w:rPr>
          <w:rFonts w:hint="cs"/>
          <w:bCs w:val="0"/>
          <w:sz w:val="24"/>
          <w:szCs w:val="24"/>
          <w:cs/>
          <w:lang w:bidi="sa-IN"/>
        </w:rPr>
        <w:t>,</w:t>
      </w:r>
      <w:r w:rsidR="004605FC" w:rsidRPr="00232CA9">
        <w:rPr>
          <w:bCs w:val="0"/>
          <w:sz w:val="24"/>
          <w:szCs w:val="24"/>
          <w:cs/>
        </w:rPr>
        <w:t xml:space="preserve"> ते तत्थ चत्तारि पुरिसजाते पासति पहीणे तीरं अपत्ते पउमवरपोंडरीयं नो हव्वाए नो पासए अंतरा पोक्खरणीए सेयंसि </w:t>
      </w:r>
      <w:r w:rsidR="004605FC" w:rsidRPr="00232CA9">
        <w:rPr>
          <w:rFonts w:hint="cs"/>
          <w:bCs w:val="0"/>
          <w:sz w:val="24"/>
          <w:szCs w:val="24"/>
          <w:cs/>
          <w:lang w:bidi="sa-IN"/>
        </w:rPr>
        <w:t>नि</w:t>
      </w:r>
      <w:r w:rsidR="004605FC" w:rsidRPr="00232CA9">
        <w:rPr>
          <w:bCs w:val="0"/>
          <w:sz w:val="24"/>
          <w:szCs w:val="24"/>
          <w:cs/>
        </w:rPr>
        <w:t>स</w:t>
      </w:r>
      <w:r w:rsidR="004605FC" w:rsidRPr="00232CA9">
        <w:rPr>
          <w:rFonts w:hint="cs"/>
          <w:bCs w:val="0"/>
          <w:sz w:val="24"/>
          <w:szCs w:val="24"/>
          <w:cs/>
          <w:lang w:bidi="sa-IN"/>
        </w:rPr>
        <w:t>न्ने</w:t>
      </w:r>
      <w:r w:rsidR="004605FC" w:rsidRPr="00232CA9">
        <w:rPr>
          <w:rFonts w:hint="cs"/>
          <w:bCs w:val="0"/>
          <w:sz w:val="24"/>
          <w:szCs w:val="24"/>
          <w:cs/>
        </w:rPr>
        <w:t>,</w:t>
      </w:r>
      <w:r w:rsidR="004605FC" w:rsidRPr="00232CA9">
        <w:rPr>
          <w:bCs w:val="0"/>
          <w:sz w:val="24"/>
          <w:szCs w:val="24"/>
          <w:cs/>
        </w:rPr>
        <w:t xml:space="preserve"> तए णं से भिक्खू एवं वयासी-</w:t>
      </w:r>
    </w:p>
    <w:p w:rsidR="00C709D5" w:rsidRDefault="004605FC" w:rsidP="00C709D5">
      <w:pPr>
        <w:pStyle w:val="H4Hindi"/>
        <w:tabs>
          <w:tab w:val="left" w:pos="2250"/>
        </w:tabs>
        <w:spacing w:before="0" w:after="0"/>
        <w:ind w:firstLine="1440"/>
        <w:jc w:val="distribute"/>
        <w:rPr>
          <w:bCs w:val="0"/>
          <w:sz w:val="24"/>
          <w:szCs w:val="24"/>
        </w:rPr>
      </w:pPr>
      <w:r w:rsidRPr="00232CA9">
        <w:rPr>
          <w:bCs w:val="0"/>
          <w:sz w:val="24"/>
          <w:szCs w:val="24"/>
          <w:cs/>
        </w:rPr>
        <w:t xml:space="preserve">अहो णं इमे पुरिसा अखेत्तण्णा </w:t>
      </w:r>
      <w:r w:rsidRPr="00232CA9">
        <w:rPr>
          <w:rFonts w:hint="cs"/>
          <w:bCs w:val="0"/>
          <w:sz w:val="24"/>
          <w:szCs w:val="24"/>
          <w:cs/>
          <w:lang w:bidi="sa-IN"/>
        </w:rPr>
        <w:t xml:space="preserve">जाव </w:t>
      </w:r>
      <w:r w:rsidRPr="00232CA9">
        <w:rPr>
          <w:bCs w:val="0"/>
          <w:sz w:val="24"/>
          <w:szCs w:val="24"/>
          <w:cs/>
        </w:rPr>
        <w:t>नो मग्गस्स गति-परक्कमण्णू</w:t>
      </w:r>
      <w:r w:rsidRPr="00232CA9">
        <w:rPr>
          <w:rFonts w:hint="cs"/>
          <w:bCs w:val="0"/>
          <w:sz w:val="24"/>
          <w:szCs w:val="24"/>
          <w:cs/>
          <w:lang w:bidi="sa-IN"/>
        </w:rPr>
        <w:t>,</w:t>
      </w:r>
      <w:r w:rsidRPr="00232CA9">
        <w:rPr>
          <w:bCs w:val="0"/>
          <w:sz w:val="24"/>
          <w:szCs w:val="24"/>
          <w:cs/>
        </w:rPr>
        <w:t xml:space="preserve"> ज</w:t>
      </w:r>
      <w:r w:rsidRPr="00232CA9">
        <w:rPr>
          <w:rFonts w:hint="cs"/>
          <w:bCs w:val="0"/>
          <w:sz w:val="24"/>
          <w:szCs w:val="24"/>
          <w:cs/>
        </w:rPr>
        <w:t>ं णं</w:t>
      </w:r>
      <w:r w:rsidRPr="00232CA9">
        <w:rPr>
          <w:bCs w:val="0"/>
          <w:sz w:val="24"/>
          <w:szCs w:val="24"/>
          <w:cs/>
        </w:rPr>
        <w:t xml:space="preserve"> ए</w:t>
      </w:r>
      <w:r w:rsidRPr="00232CA9">
        <w:rPr>
          <w:rFonts w:hint="cs"/>
          <w:bCs w:val="0"/>
          <w:sz w:val="24"/>
          <w:szCs w:val="24"/>
          <w:cs/>
          <w:lang w:bidi="sa-IN"/>
        </w:rPr>
        <w:t>ते</w:t>
      </w:r>
      <w:r w:rsidRPr="00232CA9">
        <w:rPr>
          <w:bCs w:val="0"/>
          <w:sz w:val="24"/>
          <w:szCs w:val="24"/>
          <w:cs/>
        </w:rPr>
        <w:t xml:space="preserve"> पुरिसा एवं </w:t>
      </w:r>
    </w:p>
    <w:p w:rsidR="003D704C" w:rsidRDefault="00161149" w:rsidP="003D704C">
      <w:pPr>
        <w:spacing w:after="0" w:line="240" w:lineRule="auto"/>
        <w:ind w:right="1708"/>
        <w:contextualSpacing/>
        <w:rPr>
          <w:rFonts w:cs="Mangal"/>
          <w:sz w:val="24"/>
          <w:szCs w:val="24"/>
        </w:rPr>
      </w:pPr>
      <w:r>
        <w:rPr>
          <w:rFonts w:cs="Mangal" w:hint="cs"/>
          <w:sz w:val="24"/>
          <w:szCs w:val="24"/>
          <w:cs/>
        </w:rPr>
        <w:lastRenderedPageBreak/>
        <w:t xml:space="preserve">सुयक्खंधो-२, अज्झयणं-१ </w:t>
      </w:r>
      <w:r w:rsidR="003D704C">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3D704C" w:rsidTr="00A43EF4">
        <w:trPr>
          <w:trHeight w:val="228"/>
        </w:trPr>
        <w:tc>
          <w:tcPr>
            <w:tcW w:w="10140" w:type="dxa"/>
            <w:tcBorders>
              <w:top w:val="single" w:sz="4" w:space="0" w:color="FF0000"/>
              <w:left w:val="nil"/>
              <w:bottom w:val="nil"/>
              <w:right w:val="nil"/>
            </w:tcBorders>
          </w:tcPr>
          <w:p w:rsidR="003D704C" w:rsidRDefault="003D704C" w:rsidP="00161149">
            <w:pPr>
              <w:tabs>
                <w:tab w:val="left" w:pos="2520"/>
                <w:tab w:val="left" w:pos="8100"/>
              </w:tabs>
              <w:spacing w:after="0" w:line="240" w:lineRule="auto"/>
              <w:ind w:right="1708" w:firstLine="1800"/>
              <w:contextualSpacing/>
              <w:rPr>
                <w:rFonts w:cs="Mangal"/>
                <w:sz w:val="24"/>
                <w:szCs w:val="24"/>
              </w:rPr>
            </w:pPr>
          </w:p>
        </w:tc>
      </w:tr>
    </w:tbl>
    <w:p w:rsidR="004605FC" w:rsidRPr="00232CA9" w:rsidRDefault="004605FC" w:rsidP="00C709D5">
      <w:pPr>
        <w:pStyle w:val="H4Hindi"/>
        <w:tabs>
          <w:tab w:val="left" w:pos="2250"/>
        </w:tabs>
        <w:spacing w:before="0" w:after="0"/>
        <w:jc w:val="both"/>
        <w:rPr>
          <w:bCs w:val="0"/>
          <w:sz w:val="24"/>
          <w:szCs w:val="24"/>
        </w:rPr>
      </w:pPr>
      <w:r w:rsidRPr="00232CA9">
        <w:rPr>
          <w:bCs w:val="0"/>
          <w:sz w:val="24"/>
          <w:szCs w:val="24"/>
          <w:cs/>
        </w:rPr>
        <w:t>म</w:t>
      </w:r>
      <w:r w:rsidRPr="00232CA9">
        <w:rPr>
          <w:rFonts w:hint="cs"/>
          <w:bCs w:val="0"/>
          <w:sz w:val="24"/>
          <w:szCs w:val="24"/>
          <w:cs/>
          <w:lang w:bidi="sa-IN"/>
        </w:rPr>
        <w:t>न्ने</w:t>
      </w:r>
      <w:r w:rsidRPr="00232CA9">
        <w:rPr>
          <w:bCs w:val="0"/>
          <w:sz w:val="24"/>
          <w:szCs w:val="24"/>
          <w:cs/>
        </w:rPr>
        <w:t xml:space="preserve"> अम्हे एतं पउमवरपोंडरीयं उ</w:t>
      </w:r>
      <w:r w:rsidRPr="00232CA9">
        <w:rPr>
          <w:rFonts w:hint="cs"/>
          <w:bCs w:val="0"/>
          <w:sz w:val="24"/>
          <w:szCs w:val="24"/>
          <w:cs/>
          <w:lang w:bidi="sa-IN"/>
        </w:rPr>
        <w:t>न्नि</w:t>
      </w:r>
      <w:r w:rsidRPr="00232CA9">
        <w:rPr>
          <w:bCs w:val="0"/>
          <w:sz w:val="24"/>
          <w:szCs w:val="24"/>
          <w:cs/>
        </w:rPr>
        <w:t>क्खिस्सामो</w:t>
      </w:r>
      <w:r w:rsidRPr="00232CA9">
        <w:rPr>
          <w:rFonts w:hint="cs"/>
          <w:bCs w:val="0"/>
          <w:sz w:val="24"/>
          <w:szCs w:val="24"/>
          <w:cs/>
          <w:lang w:bidi="sa-IN"/>
        </w:rPr>
        <w:t>,</w:t>
      </w:r>
      <w:r w:rsidRPr="00232CA9">
        <w:rPr>
          <w:bCs w:val="0"/>
          <w:sz w:val="24"/>
          <w:szCs w:val="24"/>
          <w:cs/>
        </w:rPr>
        <w:t xml:space="preserve"> नो य खलु एतं पउमवरपोंडरीयं एवं उ</w:t>
      </w:r>
      <w:r w:rsidRPr="00232CA9">
        <w:rPr>
          <w:rFonts w:hint="cs"/>
          <w:bCs w:val="0"/>
          <w:sz w:val="24"/>
          <w:szCs w:val="24"/>
          <w:cs/>
          <w:lang w:bidi="sa-IN"/>
        </w:rPr>
        <w:t>न्नि</w:t>
      </w:r>
      <w:r w:rsidRPr="00232CA9">
        <w:rPr>
          <w:bCs w:val="0"/>
          <w:sz w:val="24"/>
          <w:szCs w:val="24"/>
          <w:cs/>
        </w:rPr>
        <w:t>क्खे</w:t>
      </w:r>
      <w:r w:rsidRPr="00232CA9">
        <w:rPr>
          <w:rFonts w:hint="cs"/>
          <w:bCs w:val="0"/>
          <w:sz w:val="24"/>
          <w:szCs w:val="24"/>
          <w:cs/>
          <w:lang w:bidi="sa-IN"/>
        </w:rPr>
        <w:t>वे</w:t>
      </w:r>
      <w:r w:rsidRPr="00232CA9">
        <w:rPr>
          <w:bCs w:val="0"/>
          <w:sz w:val="24"/>
          <w:szCs w:val="24"/>
          <w:cs/>
        </w:rPr>
        <w:t>यव्वं जहा णं एते पुरिसा म</w:t>
      </w:r>
      <w:r w:rsidRPr="00232CA9">
        <w:rPr>
          <w:rFonts w:hint="cs"/>
          <w:bCs w:val="0"/>
          <w:sz w:val="24"/>
          <w:szCs w:val="24"/>
          <w:cs/>
        </w:rPr>
        <w:t>न्ने</w:t>
      </w:r>
      <w:r w:rsidRPr="00232CA9">
        <w:rPr>
          <w:rFonts w:hint="cs"/>
          <w:bCs w:val="0"/>
          <w:sz w:val="24"/>
          <w:szCs w:val="24"/>
          <w:cs/>
          <w:lang w:bidi="sa-IN"/>
        </w:rPr>
        <w:t>,</w:t>
      </w:r>
      <w:r w:rsidRPr="00232CA9">
        <w:rPr>
          <w:bCs w:val="0"/>
          <w:sz w:val="24"/>
          <w:szCs w:val="24"/>
          <w:cs/>
        </w:rPr>
        <w:t xml:space="preserve"> अहमंसि भिक्खू लूहे तीरट्ठी खेत्तण्णे </w:t>
      </w:r>
      <w:r w:rsidRPr="00232CA9">
        <w:rPr>
          <w:rFonts w:hint="cs"/>
          <w:bCs w:val="0"/>
          <w:sz w:val="24"/>
          <w:szCs w:val="24"/>
          <w:cs/>
          <w:lang w:bidi="sa-IN"/>
        </w:rPr>
        <w:t xml:space="preserve">जाव </w:t>
      </w:r>
      <w:r w:rsidRPr="00232CA9">
        <w:rPr>
          <w:rFonts w:hint="cs"/>
          <w:bCs w:val="0"/>
          <w:sz w:val="24"/>
          <w:szCs w:val="24"/>
          <w:cs/>
        </w:rPr>
        <w:t xml:space="preserve">मग्गस्स गति </w:t>
      </w:r>
      <w:r w:rsidRPr="00232CA9">
        <w:rPr>
          <w:bCs w:val="0"/>
          <w:sz w:val="24"/>
          <w:szCs w:val="24"/>
          <w:cs/>
        </w:rPr>
        <w:t>परक्कमण्णू</w:t>
      </w:r>
      <w:r w:rsidRPr="00232CA9">
        <w:rPr>
          <w:rFonts w:hint="cs"/>
          <w:bCs w:val="0"/>
          <w:sz w:val="24"/>
          <w:szCs w:val="24"/>
          <w:cs/>
          <w:lang w:bidi="sa-IN"/>
        </w:rPr>
        <w:t>,</w:t>
      </w:r>
      <w:r w:rsidRPr="00232CA9">
        <w:rPr>
          <w:bCs w:val="0"/>
          <w:sz w:val="24"/>
          <w:szCs w:val="24"/>
          <w:cs/>
        </w:rPr>
        <w:t xml:space="preserve"> अहमेयं पउमवरपोंडरीयं उ</w:t>
      </w:r>
      <w:r w:rsidRPr="00232CA9">
        <w:rPr>
          <w:rFonts w:hint="cs"/>
          <w:bCs w:val="0"/>
          <w:sz w:val="24"/>
          <w:szCs w:val="24"/>
          <w:cs/>
          <w:lang w:bidi="sa-IN"/>
        </w:rPr>
        <w:t>न्नि</w:t>
      </w:r>
      <w:r w:rsidRPr="00232CA9">
        <w:rPr>
          <w:bCs w:val="0"/>
          <w:sz w:val="24"/>
          <w:szCs w:val="24"/>
          <w:cs/>
        </w:rPr>
        <w:t>क्खिस्सामि त्ति व</w:t>
      </w:r>
      <w:r w:rsidRPr="00232CA9">
        <w:rPr>
          <w:rFonts w:hint="cs"/>
          <w:bCs w:val="0"/>
          <w:sz w:val="24"/>
          <w:szCs w:val="24"/>
          <w:cs/>
        </w:rPr>
        <w:t>ु</w:t>
      </w:r>
      <w:r w:rsidRPr="00232CA9">
        <w:rPr>
          <w:bCs w:val="0"/>
          <w:sz w:val="24"/>
          <w:szCs w:val="24"/>
          <w:cs/>
        </w:rPr>
        <w:t>च्चा से भिक्खू नो अभिक्कमे तं पोक्खरणिं</w:t>
      </w:r>
      <w:r w:rsidRPr="00232CA9">
        <w:rPr>
          <w:rFonts w:hint="cs"/>
          <w:bCs w:val="0"/>
          <w:sz w:val="24"/>
          <w:szCs w:val="24"/>
          <w:cs/>
          <w:lang w:bidi="sa-IN"/>
        </w:rPr>
        <w:t>,</w:t>
      </w:r>
      <w:r w:rsidRPr="00232CA9">
        <w:rPr>
          <w:bCs w:val="0"/>
          <w:sz w:val="24"/>
          <w:szCs w:val="24"/>
          <w:cs/>
        </w:rPr>
        <w:t xml:space="preserve"> तींसे पोक्खरणीए तीर</w:t>
      </w:r>
      <w:r w:rsidRPr="00232CA9">
        <w:rPr>
          <w:rFonts w:hint="cs"/>
          <w:bCs w:val="0"/>
          <w:sz w:val="24"/>
          <w:szCs w:val="24"/>
          <w:cs/>
        </w:rPr>
        <w:t>े</w:t>
      </w:r>
      <w:r w:rsidRPr="00232CA9">
        <w:rPr>
          <w:bCs w:val="0"/>
          <w:sz w:val="24"/>
          <w:szCs w:val="24"/>
          <w:cs/>
        </w:rPr>
        <w:t xml:space="preserve"> ठिच्चा सद्दं कुज्जा-</w:t>
      </w:r>
      <w:r w:rsidRPr="00232CA9">
        <w:rPr>
          <w:rFonts w:hint="cs"/>
          <w:bCs w:val="0"/>
          <w:sz w:val="24"/>
          <w:szCs w:val="24"/>
          <w:cs/>
          <w:lang w:bidi="sa-IN"/>
        </w:rPr>
        <w:t xml:space="preserve"> </w:t>
      </w:r>
      <w:r w:rsidRPr="00232CA9">
        <w:rPr>
          <w:bCs w:val="0"/>
          <w:sz w:val="24"/>
          <w:szCs w:val="24"/>
          <w:cs/>
        </w:rPr>
        <w:t xml:space="preserve">उप्पयाहि खलु भो पउमवरपोंडरीया </w:t>
      </w:r>
      <w:r w:rsidRPr="00232CA9">
        <w:rPr>
          <w:bCs w:val="0"/>
          <w:sz w:val="24"/>
          <w:szCs w:val="24"/>
        </w:rPr>
        <w:t>!</w:t>
      </w:r>
      <w:r w:rsidRPr="00232CA9">
        <w:rPr>
          <w:rFonts w:hint="cs"/>
          <w:bCs w:val="0"/>
          <w:sz w:val="24"/>
          <w:szCs w:val="24"/>
          <w:cs/>
          <w:lang w:bidi="sa-IN"/>
        </w:rPr>
        <w:t xml:space="preserve"> </w:t>
      </w:r>
      <w:r w:rsidRPr="00232CA9">
        <w:rPr>
          <w:bCs w:val="0"/>
          <w:sz w:val="24"/>
          <w:szCs w:val="24"/>
          <w:cs/>
        </w:rPr>
        <w:t>उप्प</w:t>
      </w:r>
      <w:r w:rsidRPr="00232CA9">
        <w:rPr>
          <w:rFonts w:hint="cs"/>
          <w:bCs w:val="0"/>
          <w:sz w:val="24"/>
          <w:szCs w:val="24"/>
          <w:cs/>
          <w:lang w:bidi="sa-IN"/>
        </w:rPr>
        <w:t>या</w:t>
      </w:r>
      <w:r w:rsidRPr="00232CA9">
        <w:rPr>
          <w:bCs w:val="0"/>
          <w:sz w:val="24"/>
          <w:szCs w:val="24"/>
          <w:cs/>
        </w:rPr>
        <w:t>हि</w:t>
      </w:r>
      <w:r w:rsidRPr="00232CA9">
        <w:rPr>
          <w:rFonts w:hint="cs"/>
          <w:bCs w:val="0"/>
          <w:sz w:val="24"/>
          <w:szCs w:val="24"/>
          <w:cs/>
          <w:lang w:bidi="sa-IN"/>
        </w:rPr>
        <w:t>,</w:t>
      </w:r>
      <w:r w:rsidRPr="00232CA9">
        <w:rPr>
          <w:bCs w:val="0"/>
          <w:sz w:val="24"/>
          <w:szCs w:val="24"/>
          <w:cs/>
        </w:rPr>
        <w:t xml:space="preserve"> अह से उप्पतिते पउमवरपोंडरीए ।</w:t>
      </w:r>
    </w:p>
    <w:p w:rsidR="004605FC" w:rsidRPr="00232CA9" w:rsidRDefault="00D37FBE"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६३</w:t>
      </w:r>
      <w:r>
        <w:rPr>
          <w:rFonts w:hint="cs"/>
          <w:color w:val="FF0000"/>
          <w:sz w:val="24"/>
          <w:szCs w:val="24"/>
          <w:cs/>
        </w:rPr>
        <w:t>९</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 xml:space="preserve">किट्टिए नाए समणाउसो </w:t>
      </w:r>
      <w:r w:rsidR="004605FC" w:rsidRPr="00232CA9">
        <w:rPr>
          <w:bCs w:val="0"/>
          <w:sz w:val="24"/>
          <w:szCs w:val="24"/>
        </w:rPr>
        <w:t xml:space="preserve">! </w:t>
      </w:r>
      <w:r w:rsidR="004605FC" w:rsidRPr="00232CA9">
        <w:rPr>
          <w:bCs w:val="0"/>
          <w:sz w:val="24"/>
          <w:szCs w:val="24"/>
          <w:cs/>
        </w:rPr>
        <w:t>अट्ठे पुण से जाणितव्वे भवति भंते</w:t>
      </w:r>
      <w:r w:rsidR="004605FC" w:rsidRPr="00232CA9">
        <w:rPr>
          <w:rFonts w:hint="cs"/>
          <w:bCs w:val="0"/>
          <w:sz w:val="24"/>
          <w:szCs w:val="24"/>
          <w:cs/>
        </w:rPr>
        <w:t>! त्ति</w:t>
      </w:r>
      <w:r w:rsidR="004605FC" w:rsidRPr="00232CA9">
        <w:rPr>
          <w:bCs w:val="0"/>
          <w:sz w:val="24"/>
          <w:szCs w:val="24"/>
          <w:cs/>
        </w:rPr>
        <w:t xml:space="preserve"> निग्गंथा य निग्गंथीओ य समणं भगवं महावीरं वंदंति नमंसंति</w:t>
      </w:r>
      <w:r w:rsidR="004605FC" w:rsidRPr="00232CA9">
        <w:rPr>
          <w:rFonts w:hint="cs"/>
          <w:bCs w:val="0"/>
          <w:sz w:val="24"/>
          <w:szCs w:val="24"/>
          <w:cs/>
          <w:lang w:bidi="sa-IN"/>
        </w:rPr>
        <w:t>,</w:t>
      </w:r>
      <w:r w:rsidR="004605FC" w:rsidRPr="00232CA9">
        <w:rPr>
          <w:bCs w:val="0"/>
          <w:sz w:val="24"/>
          <w:szCs w:val="24"/>
          <w:cs/>
        </w:rPr>
        <w:t xml:space="preserve"> वंदित्ता नमंसित्ता एवं वयासी-</w:t>
      </w:r>
      <w:r w:rsidR="004605FC" w:rsidRPr="00232CA9">
        <w:rPr>
          <w:rFonts w:hint="cs"/>
          <w:bCs w:val="0"/>
          <w:sz w:val="24"/>
          <w:szCs w:val="24"/>
          <w:cs/>
          <w:lang w:bidi="sa-IN"/>
        </w:rPr>
        <w:t xml:space="preserve"> </w:t>
      </w:r>
      <w:r w:rsidR="004605FC" w:rsidRPr="00232CA9">
        <w:rPr>
          <w:bCs w:val="0"/>
          <w:sz w:val="24"/>
          <w:szCs w:val="24"/>
          <w:cs/>
        </w:rPr>
        <w:t xml:space="preserve">किट्टिए नाए </w:t>
      </w:r>
      <w:r w:rsidR="004605FC" w:rsidRPr="00232CA9">
        <w:rPr>
          <w:rFonts w:hint="cs"/>
          <w:bCs w:val="0"/>
          <w:sz w:val="24"/>
          <w:szCs w:val="24"/>
          <w:cs/>
          <w:lang w:bidi="sa-IN"/>
        </w:rPr>
        <w:t xml:space="preserve">समणाउसो </w:t>
      </w:r>
      <w:r w:rsidR="004605FC" w:rsidRPr="00232CA9">
        <w:rPr>
          <w:bCs w:val="0"/>
          <w:sz w:val="24"/>
          <w:szCs w:val="24"/>
          <w:lang w:bidi="sa-IN"/>
        </w:rPr>
        <w:t xml:space="preserve">! </w:t>
      </w:r>
      <w:r w:rsidR="004605FC" w:rsidRPr="00232CA9">
        <w:rPr>
          <w:bCs w:val="0"/>
          <w:sz w:val="24"/>
          <w:szCs w:val="24"/>
          <w:cs/>
        </w:rPr>
        <w:t>भगवया अट्ठं पुण से न जाणामो समणाउसो</w:t>
      </w:r>
      <w:r w:rsidR="004605FC" w:rsidRPr="00232CA9">
        <w:rPr>
          <w:rFonts w:hint="cs"/>
          <w:bCs w:val="0"/>
          <w:sz w:val="24"/>
          <w:szCs w:val="24"/>
          <w:cs/>
          <w:lang w:bidi="sa-IN"/>
        </w:rPr>
        <w:t>त्ति</w:t>
      </w:r>
      <w:r w:rsidR="004605FC" w:rsidRPr="00232CA9">
        <w:rPr>
          <w:rFonts w:hint="cs"/>
          <w:bCs w:val="0"/>
          <w:sz w:val="24"/>
          <w:szCs w:val="24"/>
          <w:cs/>
        </w:rPr>
        <w:t>,</w:t>
      </w:r>
      <w:r w:rsidR="004605FC" w:rsidRPr="00232CA9">
        <w:rPr>
          <w:bCs w:val="0"/>
          <w:sz w:val="24"/>
          <w:szCs w:val="24"/>
          <w:cs/>
        </w:rPr>
        <w:t xml:space="preserve"> समणे भगवं महावीरे ते बहवे </w:t>
      </w:r>
      <w:r w:rsidR="004605FC" w:rsidRPr="00232CA9">
        <w:rPr>
          <w:rFonts w:hint="cs"/>
          <w:bCs w:val="0"/>
          <w:sz w:val="24"/>
          <w:szCs w:val="24"/>
          <w:cs/>
          <w:lang w:bidi="sa-IN"/>
        </w:rPr>
        <w:t xml:space="preserve">य </w:t>
      </w:r>
      <w:r w:rsidR="004605FC" w:rsidRPr="00232CA9">
        <w:rPr>
          <w:bCs w:val="0"/>
          <w:sz w:val="24"/>
          <w:szCs w:val="24"/>
          <w:cs/>
        </w:rPr>
        <w:t>निग्गंथे य निग्गंथीओ य आमंतेत्ता एवं वयासी-</w:t>
      </w:r>
      <w:r w:rsidR="004605FC" w:rsidRPr="00232CA9">
        <w:rPr>
          <w:rFonts w:hint="cs"/>
          <w:bCs w:val="0"/>
          <w:sz w:val="24"/>
          <w:szCs w:val="24"/>
          <w:cs/>
          <w:lang w:bidi="sa-IN"/>
        </w:rPr>
        <w:t xml:space="preserve"> </w:t>
      </w:r>
      <w:r w:rsidR="004605FC" w:rsidRPr="00232CA9">
        <w:rPr>
          <w:bCs w:val="0"/>
          <w:sz w:val="24"/>
          <w:szCs w:val="24"/>
          <w:cs/>
        </w:rPr>
        <w:t>हंता समणाउसो</w:t>
      </w:r>
      <w:r w:rsidR="004605FC" w:rsidRPr="00232CA9">
        <w:rPr>
          <w:rFonts w:hint="cs"/>
          <w:bCs w:val="0"/>
          <w:sz w:val="24"/>
          <w:szCs w:val="24"/>
          <w:cs/>
        </w:rPr>
        <w:t>!</w:t>
      </w:r>
      <w:r w:rsidR="004605FC" w:rsidRPr="00232CA9">
        <w:rPr>
          <w:bCs w:val="0"/>
          <w:sz w:val="24"/>
          <w:szCs w:val="24"/>
          <w:cs/>
        </w:rPr>
        <w:t xml:space="preserve"> आइक्खामि विभयामि किट्टेमि पवेदेमि सअट्ठं सहेउं स</w:t>
      </w:r>
      <w:r w:rsidR="004605FC" w:rsidRPr="00232CA9">
        <w:rPr>
          <w:rFonts w:hint="cs"/>
          <w:bCs w:val="0"/>
          <w:sz w:val="24"/>
          <w:szCs w:val="24"/>
          <w:cs/>
          <w:lang w:bidi="sa-IN"/>
        </w:rPr>
        <w:t>नि</w:t>
      </w:r>
      <w:r w:rsidR="004605FC" w:rsidRPr="00232CA9">
        <w:rPr>
          <w:bCs w:val="0"/>
          <w:sz w:val="24"/>
          <w:szCs w:val="24"/>
          <w:cs/>
        </w:rPr>
        <w:t>मित्तं भुज्जो भुज्जो उवदंसेमि ।</w:t>
      </w:r>
    </w:p>
    <w:p w:rsidR="004605FC" w:rsidRPr="00232CA9" w:rsidRDefault="00D37FBE"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४०</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 xml:space="preserve">से बेमि-लोयं च खलु मए अप्पाहट्टु समणाउसो </w:t>
      </w:r>
      <w:r w:rsidR="004605FC" w:rsidRPr="00232CA9">
        <w:rPr>
          <w:bCs w:val="0"/>
          <w:sz w:val="24"/>
          <w:szCs w:val="24"/>
        </w:rPr>
        <w:t xml:space="preserve">! </w:t>
      </w:r>
      <w:r w:rsidR="004605FC" w:rsidRPr="00232CA9">
        <w:rPr>
          <w:bCs w:val="0"/>
          <w:sz w:val="24"/>
          <w:szCs w:val="24"/>
          <w:cs/>
        </w:rPr>
        <w:t>सा पोक्खरणी बुइया</w:t>
      </w:r>
      <w:r w:rsidR="004605FC" w:rsidRPr="00232CA9">
        <w:rPr>
          <w:rFonts w:hint="cs"/>
          <w:bCs w:val="0"/>
          <w:sz w:val="24"/>
          <w:szCs w:val="24"/>
          <w:cs/>
          <w:lang w:bidi="sa-IN"/>
        </w:rPr>
        <w:t>,</w:t>
      </w:r>
      <w:r w:rsidR="004605FC" w:rsidRPr="00232CA9">
        <w:rPr>
          <w:bCs w:val="0"/>
          <w:sz w:val="24"/>
          <w:szCs w:val="24"/>
          <w:cs/>
        </w:rPr>
        <w:t xml:space="preserve"> कम्म</w:t>
      </w:r>
      <w:r w:rsidR="004605FC" w:rsidRPr="00232CA9">
        <w:rPr>
          <w:rFonts w:hint="cs"/>
          <w:bCs w:val="0"/>
          <w:sz w:val="24"/>
          <w:szCs w:val="24"/>
          <w:cs/>
          <w:lang w:bidi="sa-IN"/>
        </w:rPr>
        <w:t>ं</w:t>
      </w:r>
      <w:r w:rsidR="004605FC" w:rsidRPr="00232CA9">
        <w:rPr>
          <w:bCs w:val="0"/>
          <w:sz w:val="24"/>
          <w:szCs w:val="24"/>
          <w:cs/>
        </w:rPr>
        <w:t xml:space="preserve"> च खलु </w:t>
      </w:r>
      <w:r w:rsidR="004605FC" w:rsidRPr="00232CA9">
        <w:rPr>
          <w:rFonts w:hint="cs"/>
          <w:bCs w:val="0"/>
          <w:sz w:val="24"/>
          <w:szCs w:val="24"/>
          <w:cs/>
          <w:lang w:bidi="sa-IN"/>
        </w:rPr>
        <w:t>मए</w:t>
      </w:r>
      <w:r w:rsidR="004605FC" w:rsidRPr="00232CA9">
        <w:rPr>
          <w:bCs w:val="0"/>
          <w:sz w:val="24"/>
          <w:szCs w:val="24"/>
          <w:cs/>
        </w:rPr>
        <w:t xml:space="preserve"> अप्पाहट्टु समणाउसो </w:t>
      </w:r>
      <w:r w:rsidR="004605FC" w:rsidRPr="00232CA9">
        <w:rPr>
          <w:bCs w:val="0"/>
          <w:sz w:val="24"/>
          <w:szCs w:val="24"/>
        </w:rPr>
        <w:t xml:space="preserve">! </w:t>
      </w:r>
      <w:r w:rsidR="004605FC" w:rsidRPr="00232CA9">
        <w:rPr>
          <w:bCs w:val="0"/>
          <w:sz w:val="24"/>
          <w:szCs w:val="24"/>
          <w:cs/>
        </w:rPr>
        <w:t>उदए बुइए</w:t>
      </w:r>
      <w:r w:rsidR="004605FC" w:rsidRPr="00232CA9">
        <w:rPr>
          <w:rFonts w:hint="cs"/>
          <w:bCs w:val="0"/>
          <w:sz w:val="24"/>
          <w:szCs w:val="24"/>
          <w:cs/>
          <w:lang w:bidi="sa-IN"/>
        </w:rPr>
        <w:t>,</w:t>
      </w:r>
      <w:r w:rsidR="004605FC" w:rsidRPr="00232CA9">
        <w:rPr>
          <w:bCs w:val="0"/>
          <w:sz w:val="24"/>
          <w:szCs w:val="24"/>
          <w:cs/>
        </w:rPr>
        <w:t xml:space="preserve"> कामभोगे य खलु मए अप्पाहट्टु समणाउसो </w:t>
      </w:r>
      <w:r w:rsidR="004605FC" w:rsidRPr="00232CA9">
        <w:rPr>
          <w:bCs w:val="0"/>
          <w:sz w:val="24"/>
          <w:szCs w:val="24"/>
        </w:rPr>
        <w:t xml:space="preserve">! </w:t>
      </w:r>
      <w:r w:rsidR="004605FC" w:rsidRPr="00232CA9">
        <w:rPr>
          <w:bCs w:val="0"/>
          <w:sz w:val="24"/>
          <w:szCs w:val="24"/>
          <w:cs/>
        </w:rPr>
        <w:t>से सेए बुइए ज</w:t>
      </w:r>
      <w:r w:rsidR="004605FC" w:rsidRPr="00232CA9">
        <w:rPr>
          <w:rFonts w:hint="cs"/>
          <w:bCs w:val="0"/>
          <w:sz w:val="24"/>
          <w:szCs w:val="24"/>
          <w:cs/>
          <w:lang w:bidi="sa-IN"/>
        </w:rPr>
        <w:t>न</w:t>
      </w:r>
      <w:r w:rsidR="00161149">
        <w:rPr>
          <w:rFonts w:hint="cs"/>
          <w:bCs w:val="0"/>
          <w:sz w:val="24"/>
          <w:szCs w:val="24"/>
          <w:cs/>
        </w:rPr>
        <w:t>े</w:t>
      </w:r>
      <w:r w:rsidR="004605FC" w:rsidRPr="00232CA9">
        <w:rPr>
          <w:rFonts w:hint="cs"/>
          <w:bCs w:val="0"/>
          <w:sz w:val="24"/>
          <w:szCs w:val="24"/>
          <w:cs/>
        </w:rPr>
        <w:t xml:space="preserve"> </w:t>
      </w:r>
      <w:r w:rsidR="004605FC" w:rsidRPr="00232CA9">
        <w:rPr>
          <w:bCs w:val="0"/>
          <w:sz w:val="24"/>
          <w:szCs w:val="24"/>
          <w:cs/>
        </w:rPr>
        <w:t>जा</w:t>
      </w:r>
      <w:r w:rsidR="004605FC" w:rsidRPr="00232CA9">
        <w:rPr>
          <w:rFonts w:hint="cs"/>
          <w:bCs w:val="0"/>
          <w:sz w:val="24"/>
          <w:szCs w:val="24"/>
          <w:cs/>
          <w:lang w:bidi="sa-IN"/>
        </w:rPr>
        <w:t>न</w:t>
      </w:r>
      <w:r w:rsidR="004605FC" w:rsidRPr="00232CA9">
        <w:rPr>
          <w:bCs w:val="0"/>
          <w:sz w:val="24"/>
          <w:szCs w:val="24"/>
          <w:cs/>
        </w:rPr>
        <w:t xml:space="preserve">वए च खलु मए अप्पाहट्टु समणाउसो </w:t>
      </w:r>
      <w:r w:rsidR="004605FC" w:rsidRPr="00232CA9">
        <w:rPr>
          <w:bCs w:val="0"/>
          <w:sz w:val="24"/>
          <w:szCs w:val="24"/>
        </w:rPr>
        <w:t xml:space="preserve">! </w:t>
      </w:r>
      <w:r w:rsidR="004605FC" w:rsidRPr="00232CA9">
        <w:rPr>
          <w:bCs w:val="0"/>
          <w:sz w:val="24"/>
          <w:szCs w:val="24"/>
          <w:cs/>
        </w:rPr>
        <w:t>ते बहवे पउमवरपोंडरी</w:t>
      </w:r>
      <w:r w:rsidR="004605FC" w:rsidRPr="00232CA9">
        <w:rPr>
          <w:rFonts w:hint="cs"/>
          <w:bCs w:val="0"/>
          <w:sz w:val="24"/>
          <w:szCs w:val="24"/>
          <w:cs/>
          <w:lang w:bidi="sa-IN"/>
        </w:rPr>
        <w:t>ए</w:t>
      </w:r>
      <w:r w:rsidR="004605FC" w:rsidRPr="00232CA9">
        <w:rPr>
          <w:bCs w:val="0"/>
          <w:sz w:val="24"/>
          <w:szCs w:val="24"/>
          <w:cs/>
        </w:rPr>
        <w:t xml:space="preserve"> बुइया</w:t>
      </w:r>
      <w:r w:rsidR="004605FC" w:rsidRPr="00232CA9">
        <w:rPr>
          <w:rFonts w:hint="cs"/>
          <w:bCs w:val="0"/>
          <w:sz w:val="24"/>
          <w:szCs w:val="24"/>
          <w:cs/>
          <w:lang w:bidi="sa-IN"/>
        </w:rPr>
        <w:t>,</w:t>
      </w:r>
      <w:r w:rsidR="004605FC" w:rsidRPr="00232CA9">
        <w:rPr>
          <w:bCs w:val="0"/>
          <w:sz w:val="24"/>
          <w:szCs w:val="24"/>
          <w:cs/>
        </w:rPr>
        <w:t xml:space="preserve"> रायाणं च खलु मए अप्पाहट्टु समणाउसो </w:t>
      </w:r>
      <w:r w:rsidR="004605FC" w:rsidRPr="00232CA9">
        <w:rPr>
          <w:bCs w:val="0"/>
          <w:sz w:val="24"/>
          <w:szCs w:val="24"/>
        </w:rPr>
        <w:t xml:space="preserve">! </w:t>
      </w:r>
      <w:r w:rsidR="004605FC" w:rsidRPr="00232CA9">
        <w:rPr>
          <w:bCs w:val="0"/>
          <w:sz w:val="24"/>
          <w:szCs w:val="24"/>
          <w:cs/>
        </w:rPr>
        <w:t>से एगे महं पउमवरपोंडरीए बुइए अ</w:t>
      </w:r>
      <w:r w:rsidR="004605FC" w:rsidRPr="00232CA9">
        <w:rPr>
          <w:rFonts w:hint="cs"/>
          <w:bCs w:val="0"/>
          <w:sz w:val="24"/>
          <w:szCs w:val="24"/>
          <w:cs/>
          <w:lang w:bidi="sa-IN"/>
        </w:rPr>
        <w:t>न्न</w:t>
      </w:r>
      <w:r w:rsidR="004605FC" w:rsidRPr="00232CA9">
        <w:rPr>
          <w:bCs w:val="0"/>
          <w:sz w:val="24"/>
          <w:szCs w:val="24"/>
          <w:cs/>
        </w:rPr>
        <w:t>उत्थिया य खलु मए अप्पाहट</w:t>
      </w:r>
      <w:r>
        <w:rPr>
          <w:bCs w:val="0"/>
          <w:sz w:val="24"/>
          <w:szCs w:val="24"/>
          <w:cs/>
        </w:rPr>
        <w:t>्टु समणाउसो</w:t>
      </w:r>
      <w:r>
        <w:rPr>
          <w:rFonts w:hint="cs"/>
          <w:bCs w:val="0"/>
          <w:sz w:val="24"/>
          <w:szCs w:val="24"/>
          <w:cs/>
        </w:rPr>
        <w:t> </w:t>
      </w:r>
      <w:r w:rsidR="004605FC" w:rsidRPr="00232CA9">
        <w:rPr>
          <w:bCs w:val="0"/>
          <w:sz w:val="24"/>
          <w:szCs w:val="24"/>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ते चत्तारि पुरिसजाया बुइया</w:t>
      </w:r>
      <w:r w:rsidRPr="00232CA9">
        <w:rPr>
          <w:rFonts w:hint="cs"/>
          <w:bCs w:val="0"/>
          <w:sz w:val="24"/>
          <w:szCs w:val="24"/>
          <w:cs/>
          <w:lang w:bidi="sa-IN"/>
        </w:rPr>
        <w:t>,</w:t>
      </w:r>
      <w:r w:rsidRPr="00232CA9">
        <w:rPr>
          <w:bCs w:val="0"/>
          <w:sz w:val="24"/>
          <w:szCs w:val="24"/>
          <w:cs/>
        </w:rPr>
        <w:t xml:space="preserve"> धम्मं च खलु मए अप</w:t>
      </w:r>
      <w:r w:rsidRPr="00232CA9">
        <w:rPr>
          <w:rFonts w:hint="cs"/>
          <w:bCs w:val="0"/>
          <w:sz w:val="24"/>
          <w:szCs w:val="24"/>
          <w:cs/>
        </w:rPr>
        <w:t>्</w:t>
      </w:r>
      <w:r w:rsidRPr="00232CA9">
        <w:rPr>
          <w:bCs w:val="0"/>
          <w:sz w:val="24"/>
          <w:szCs w:val="24"/>
          <w:cs/>
        </w:rPr>
        <w:t>प</w:t>
      </w:r>
      <w:r w:rsidRPr="00232CA9">
        <w:rPr>
          <w:rFonts w:hint="cs"/>
          <w:bCs w:val="0"/>
          <w:sz w:val="24"/>
          <w:szCs w:val="24"/>
          <w:cs/>
        </w:rPr>
        <w:t>ा</w:t>
      </w:r>
      <w:r w:rsidRPr="00232CA9">
        <w:rPr>
          <w:bCs w:val="0"/>
          <w:sz w:val="24"/>
          <w:szCs w:val="24"/>
          <w:cs/>
        </w:rPr>
        <w:t xml:space="preserve">हट्टु समणाउसो </w:t>
      </w:r>
      <w:r w:rsidRPr="00232CA9">
        <w:rPr>
          <w:bCs w:val="0"/>
          <w:sz w:val="24"/>
          <w:szCs w:val="24"/>
        </w:rPr>
        <w:t>!</w:t>
      </w:r>
      <w:r w:rsidRPr="00232CA9">
        <w:rPr>
          <w:rFonts w:hint="cs"/>
          <w:bCs w:val="0"/>
          <w:sz w:val="24"/>
          <w:szCs w:val="24"/>
          <w:cs/>
          <w:lang w:bidi="sa-IN"/>
        </w:rPr>
        <w:t xml:space="preserve"> </w:t>
      </w:r>
      <w:r w:rsidRPr="00232CA9">
        <w:rPr>
          <w:bCs w:val="0"/>
          <w:sz w:val="24"/>
          <w:szCs w:val="24"/>
          <w:cs/>
        </w:rPr>
        <w:t>से भिक्खू बुइए</w:t>
      </w:r>
      <w:r w:rsidRPr="00232CA9">
        <w:rPr>
          <w:rFonts w:hint="cs"/>
          <w:bCs w:val="0"/>
          <w:sz w:val="24"/>
          <w:szCs w:val="24"/>
          <w:cs/>
        </w:rPr>
        <w:t>,</w:t>
      </w:r>
      <w:r w:rsidRPr="00232CA9">
        <w:rPr>
          <w:bCs w:val="0"/>
          <w:sz w:val="24"/>
          <w:szCs w:val="24"/>
          <w:cs/>
        </w:rPr>
        <w:t xml:space="preserve"> धम्मतित्थं च खलु मए अप्पाहट्टु समणाउसो </w:t>
      </w:r>
      <w:r w:rsidRPr="00232CA9">
        <w:rPr>
          <w:bCs w:val="0"/>
          <w:sz w:val="24"/>
          <w:szCs w:val="24"/>
        </w:rPr>
        <w:t xml:space="preserve">! </w:t>
      </w:r>
      <w:r w:rsidRPr="00232CA9">
        <w:rPr>
          <w:bCs w:val="0"/>
          <w:sz w:val="24"/>
          <w:szCs w:val="24"/>
          <w:cs/>
        </w:rPr>
        <w:t>से तीरे बुइए</w:t>
      </w:r>
      <w:r w:rsidRPr="00232CA9">
        <w:rPr>
          <w:rFonts w:hint="cs"/>
          <w:bCs w:val="0"/>
          <w:sz w:val="24"/>
          <w:szCs w:val="24"/>
          <w:cs/>
          <w:lang w:bidi="sa-IN"/>
        </w:rPr>
        <w:t>,</w:t>
      </w:r>
      <w:r w:rsidRPr="00232CA9">
        <w:rPr>
          <w:bCs w:val="0"/>
          <w:sz w:val="24"/>
          <w:szCs w:val="24"/>
          <w:cs/>
        </w:rPr>
        <w:t xml:space="preserve"> धम्मकहं च खलु मए अप्पाहट्टु समणाउसो </w:t>
      </w:r>
      <w:r w:rsidRPr="00232CA9">
        <w:rPr>
          <w:bCs w:val="0"/>
          <w:sz w:val="24"/>
          <w:szCs w:val="24"/>
        </w:rPr>
        <w:t xml:space="preserve">! </w:t>
      </w:r>
      <w:r w:rsidRPr="00232CA9">
        <w:rPr>
          <w:bCs w:val="0"/>
          <w:sz w:val="24"/>
          <w:szCs w:val="24"/>
          <w:cs/>
        </w:rPr>
        <w:t>से सद्दे बुइए</w:t>
      </w:r>
      <w:r w:rsidRPr="00232CA9">
        <w:rPr>
          <w:rFonts w:hint="cs"/>
          <w:bCs w:val="0"/>
          <w:sz w:val="24"/>
          <w:szCs w:val="24"/>
          <w:cs/>
          <w:lang w:bidi="sa-IN"/>
        </w:rPr>
        <w:t>,</w:t>
      </w:r>
      <w:r w:rsidRPr="00232CA9">
        <w:rPr>
          <w:bCs w:val="0"/>
          <w:sz w:val="24"/>
          <w:szCs w:val="24"/>
          <w:cs/>
        </w:rPr>
        <w:t xml:space="preserve"> निव्वाणं च खलु मए अप्पाहट्टु समणाउसो </w:t>
      </w:r>
      <w:r w:rsidRPr="00232CA9">
        <w:rPr>
          <w:bCs w:val="0"/>
          <w:sz w:val="24"/>
          <w:szCs w:val="24"/>
        </w:rPr>
        <w:t>!</w:t>
      </w:r>
      <w:r w:rsidRPr="00232CA9">
        <w:rPr>
          <w:rFonts w:hint="cs"/>
          <w:bCs w:val="0"/>
          <w:sz w:val="24"/>
          <w:szCs w:val="24"/>
          <w:cs/>
          <w:lang w:bidi="sa-IN"/>
        </w:rPr>
        <w:t xml:space="preserve">, </w:t>
      </w:r>
      <w:r w:rsidRPr="00232CA9">
        <w:rPr>
          <w:bCs w:val="0"/>
          <w:sz w:val="24"/>
          <w:szCs w:val="24"/>
          <w:cs/>
        </w:rPr>
        <w:t>से उप्पाए बुइए</w:t>
      </w:r>
      <w:r w:rsidRPr="00232CA9">
        <w:rPr>
          <w:rFonts w:hint="cs"/>
          <w:bCs w:val="0"/>
          <w:sz w:val="24"/>
          <w:szCs w:val="24"/>
          <w:cs/>
          <w:lang w:bidi="sa-IN"/>
        </w:rPr>
        <w:t>,</w:t>
      </w:r>
      <w:r w:rsidRPr="00232CA9">
        <w:rPr>
          <w:bCs w:val="0"/>
          <w:sz w:val="24"/>
          <w:szCs w:val="24"/>
          <w:cs/>
        </w:rPr>
        <w:t xml:space="preserve"> एवमेयं च खलु मए अप्पाहट्टु समणाउसो </w:t>
      </w:r>
      <w:r w:rsidRPr="00232CA9">
        <w:rPr>
          <w:bCs w:val="0"/>
          <w:sz w:val="24"/>
          <w:szCs w:val="24"/>
        </w:rPr>
        <w:t>!</w:t>
      </w:r>
      <w:r w:rsidRPr="00232CA9">
        <w:rPr>
          <w:rFonts w:hint="cs"/>
          <w:bCs w:val="0"/>
          <w:sz w:val="24"/>
          <w:szCs w:val="24"/>
          <w:cs/>
          <w:lang w:bidi="sa-IN"/>
        </w:rPr>
        <w:t xml:space="preserve"> </w:t>
      </w:r>
      <w:r w:rsidRPr="00232CA9">
        <w:rPr>
          <w:bCs w:val="0"/>
          <w:sz w:val="24"/>
          <w:szCs w:val="24"/>
          <w:cs/>
        </w:rPr>
        <w:t>से एवमेयं बुइयं ।</w:t>
      </w:r>
    </w:p>
    <w:p w:rsidR="004605FC" w:rsidRPr="00232CA9" w:rsidRDefault="007E7495"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४१</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इह खलु पाईणं वा पडीणं वा उदीणं वा दाहिणं वा</w:t>
      </w:r>
      <w:r w:rsidR="004605FC" w:rsidRPr="00232CA9">
        <w:rPr>
          <w:rFonts w:hint="cs"/>
          <w:bCs w:val="0"/>
          <w:sz w:val="24"/>
          <w:szCs w:val="24"/>
          <w:cs/>
          <w:lang w:bidi="sa-IN"/>
        </w:rPr>
        <w:t>,</w:t>
      </w:r>
      <w:r w:rsidR="004605FC" w:rsidRPr="00232CA9">
        <w:rPr>
          <w:bCs w:val="0"/>
          <w:sz w:val="24"/>
          <w:szCs w:val="24"/>
          <w:cs/>
        </w:rPr>
        <w:t xml:space="preserve"> संतेगइया म</w:t>
      </w:r>
      <w:r w:rsidR="004605FC" w:rsidRPr="00232CA9">
        <w:rPr>
          <w:rFonts w:hint="cs"/>
          <w:bCs w:val="0"/>
          <w:sz w:val="24"/>
          <w:szCs w:val="24"/>
          <w:cs/>
          <w:lang w:bidi="sa-IN"/>
        </w:rPr>
        <w:t>नु</w:t>
      </w:r>
      <w:r w:rsidR="004605FC" w:rsidRPr="00232CA9">
        <w:rPr>
          <w:bCs w:val="0"/>
          <w:sz w:val="24"/>
          <w:szCs w:val="24"/>
          <w:cs/>
        </w:rPr>
        <w:t>स्सा भवंति अ</w:t>
      </w:r>
      <w:r w:rsidR="004605FC" w:rsidRPr="00232CA9">
        <w:rPr>
          <w:rFonts w:hint="cs"/>
          <w:bCs w:val="0"/>
          <w:sz w:val="24"/>
          <w:szCs w:val="24"/>
          <w:cs/>
          <w:lang w:bidi="sa-IN"/>
        </w:rPr>
        <w:t>नु</w:t>
      </w:r>
      <w:r w:rsidR="004605FC" w:rsidRPr="00232CA9">
        <w:rPr>
          <w:bCs w:val="0"/>
          <w:sz w:val="24"/>
          <w:szCs w:val="24"/>
          <w:cs/>
        </w:rPr>
        <w:t>पुव्वेणं लोगं उवव</w:t>
      </w:r>
      <w:r w:rsidR="004605FC" w:rsidRPr="00232CA9">
        <w:rPr>
          <w:rFonts w:hint="cs"/>
          <w:bCs w:val="0"/>
          <w:sz w:val="24"/>
          <w:szCs w:val="24"/>
          <w:cs/>
          <w:lang w:bidi="sa-IN"/>
        </w:rPr>
        <w:t>न्ना,</w:t>
      </w:r>
      <w:r w:rsidR="004605FC" w:rsidRPr="00232CA9">
        <w:rPr>
          <w:bCs w:val="0"/>
          <w:sz w:val="24"/>
          <w:szCs w:val="24"/>
          <w:cs/>
        </w:rPr>
        <w:t xml:space="preserve"> तं जहा-</w:t>
      </w:r>
      <w:r w:rsidR="004605FC" w:rsidRPr="00232CA9">
        <w:rPr>
          <w:rFonts w:hint="cs"/>
          <w:bCs w:val="0"/>
          <w:sz w:val="24"/>
          <w:szCs w:val="24"/>
          <w:cs/>
          <w:lang w:bidi="sa-IN"/>
        </w:rPr>
        <w:t xml:space="preserve"> </w:t>
      </w:r>
      <w:r w:rsidR="004605FC" w:rsidRPr="00232CA9">
        <w:rPr>
          <w:bCs w:val="0"/>
          <w:sz w:val="24"/>
          <w:szCs w:val="24"/>
          <w:cs/>
        </w:rPr>
        <w:t>आरिया वेगे अ</w:t>
      </w:r>
      <w:r w:rsidR="004605FC" w:rsidRPr="00232CA9">
        <w:rPr>
          <w:rFonts w:hint="cs"/>
          <w:bCs w:val="0"/>
          <w:sz w:val="24"/>
          <w:szCs w:val="24"/>
          <w:cs/>
          <w:lang w:bidi="sa-IN"/>
        </w:rPr>
        <w:t>ना</w:t>
      </w:r>
      <w:r w:rsidR="004605FC" w:rsidRPr="00232CA9">
        <w:rPr>
          <w:bCs w:val="0"/>
          <w:sz w:val="24"/>
          <w:szCs w:val="24"/>
          <w:cs/>
        </w:rPr>
        <w:t>रिया वेगे</w:t>
      </w:r>
      <w:r w:rsidR="004605FC" w:rsidRPr="00232CA9">
        <w:rPr>
          <w:rFonts w:hint="cs"/>
          <w:bCs w:val="0"/>
          <w:sz w:val="24"/>
          <w:szCs w:val="24"/>
          <w:cs/>
          <w:lang w:bidi="sa-IN"/>
        </w:rPr>
        <w:t>,</w:t>
      </w:r>
      <w:r w:rsidR="004605FC" w:rsidRPr="00232CA9">
        <w:rPr>
          <w:bCs w:val="0"/>
          <w:sz w:val="24"/>
          <w:szCs w:val="24"/>
          <w:cs/>
        </w:rPr>
        <w:t xml:space="preserve"> उच्चागोया वेगे नीयागोया वेगे</w:t>
      </w:r>
      <w:r w:rsidR="004605FC" w:rsidRPr="00232CA9">
        <w:rPr>
          <w:rFonts w:hint="cs"/>
          <w:bCs w:val="0"/>
          <w:sz w:val="24"/>
          <w:szCs w:val="24"/>
          <w:cs/>
          <w:lang w:bidi="sa-IN"/>
        </w:rPr>
        <w:t>,</w:t>
      </w:r>
      <w:r w:rsidR="004605FC" w:rsidRPr="00232CA9">
        <w:rPr>
          <w:bCs w:val="0"/>
          <w:sz w:val="24"/>
          <w:szCs w:val="24"/>
          <w:cs/>
        </w:rPr>
        <w:t xml:space="preserve"> कायमंता वेगे </w:t>
      </w:r>
      <w:r w:rsidR="004605FC" w:rsidRPr="00232CA9">
        <w:rPr>
          <w:rFonts w:hint="cs"/>
          <w:bCs w:val="0"/>
          <w:sz w:val="24"/>
          <w:szCs w:val="24"/>
          <w:cs/>
        </w:rPr>
        <w:t>र</w:t>
      </w:r>
      <w:r w:rsidR="004605FC" w:rsidRPr="00232CA9">
        <w:rPr>
          <w:bCs w:val="0"/>
          <w:sz w:val="24"/>
          <w:szCs w:val="24"/>
          <w:cs/>
        </w:rPr>
        <w:t>हस्समंता वेगे</w:t>
      </w:r>
      <w:r w:rsidR="004605FC" w:rsidRPr="00232CA9">
        <w:rPr>
          <w:rFonts w:hint="cs"/>
          <w:bCs w:val="0"/>
          <w:sz w:val="24"/>
          <w:szCs w:val="24"/>
          <w:cs/>
          <w:lang w:bidi="sa-IN"/>
        </w:rPr>
        <w:t>,</w:t>
      </w:r>
      <w:r w:rsidR="004605FC" w:rsidRPr="00232CA9">
        <w:rPr>
          <w:bCs w:val="0"/>
          <w:sz w:val="24"/>
          <w:szCs w:val="24"/>
          <w:cs/>
        </w:rPr>
        <w:t xml:space="preserve"> सुवण्णा वेगे दुवण्णा वेगे</w:t>
      </w:r>
      <w:r w:rsidR="004605FC" w:rsidRPr="00232CA9">
        <w:rPr>
          <w:rFonts w:hint="cs"/>
          <w:bCs w:val="0"/>
          <w:sz w:val="24"/>
          <w:szCs w:val="24"/>
          <w:cs/>
          <w:lang w:bidi="sa-IN"/>
        </w:rPr>
        <w:t>,</w:t>
      </w:r>
      <w:r w:rsidR="004605FC" w:rsidRPr="00232CA9">
        <w:rPr>
          <w:bCs w:val="0"/>
          <w:sz w:val="24"/>
          <w:szCs w:val="24"/>
          <w:cs/>
        </w:rPr>
        <w:t xml:space="preserve"> सुरूवा वेगे दुरूवा वेगे</w:t>
      </w:r>
      <w:r w:rsidR="004605FC" w:rsidRPr="00232CA9">
        <w:rPr>
          <w:rFonts w:hint="cs"/>
          <w:bCs w:val="0"/>
          <w:sz w:val="24"/>
          <w:szCs w:val="24"/>
          <w:cs/>
          <w:lang w:bidi="sa-IN"/>
        </w:rPr>
        <w:t>,</w:t>
      </w:r>
      <w:r w:rsidR="004605FC" w:rsidRPr="00232CA9">
        <w:rPr>
          <w:bCs w:val="0"/>
          <w:sz w:val="24"/>
          <w:szCs w:val="24"/>
          <w:cs/>
        </w:rPr>
        <w:t xml:space="preserve"> तेसिं च णं मणुयाणं एगे राया भवति-</w:t>
      </w:r>
      <w:r w:rsidR="004605FC" w:rsidRPr="00232CA9">
        <w:rPr>
          <w:rFonts w:hint="cs"/>
          <w:bCs w:val="0"/>
          <w:sz w:val="24"/>
          <w:szCs w:val="24"/>
          <w:cs/>
        </w:rPr>
        <w:t>.....</w:t>
      </w:r>
    </w:p>
    <w:p w:rsidR="006C3E57" w:rsidRDefault="004605FC" w:rsidP="00A128B4">
      <w:pPr>
        <w:pStyle w:val="H4Hindi"/>
        <w:tabs>
          <w:tab w:val="left" w:pos="2250"/>
        </w:tabs>
        <w:spacing w:before="0" w:after="0"/>
        <w:ind w:firstLine="1440"/>
        <w:jc w:val="both"/>
        <w:rPr>
          <w:bCs w:val="0"/>
          <w:sz w:val="24"/>
          <w:szCs w:val="24"/>
        </w:rPr>
      </w:pPr>
      <w:r w:rsidRPr="00232CA9">
        <w:rPr>
          <w:bCs w:val="0"/>
          <w:sz w:val="24"/>
          <w:szCs w:val="24"/>
          <w:cs/>
        </w:rPr>
        <w:t xml:space="preserve">महाहिमवंत मलय-मंदर-महिंदसारे </w:t>
      </w:r>
      <w:r w:rsidRPr="00232CA9">
        <w:rPr>
          <w:rFonts w:hint="cs"/>
          <w:bCs w:val="0"/>
          <w:sz w:val="24"/>
          <w:szCs w:val="24"/>
          <w:cs/>
          <w:lang w:bidi="sa-IN"/>
        </w:rPr>
        <w:t>अच्चंत वि</w:t>
      </w:r>
      <w:r w:rsidRPr="00232CA9">
        <w:rPr>
          <w:rFonts w:hint="cs"/>
          <w:bCs w:val="0"/>
          <w:sz w:val="24"/>
          <w:szCs w:val="24"/>
          <w:cs/>
        </w:rPr>
        <w:t>सु</w:t>
      </w:r>
      <w:r w:rsidRPr="00232CA9">
        <w:rPr>
          <w:rFonts w:hint="cs"/>
          <w:bCs w:val="0"/>
          <w:sz w:val="24"/>
          <w:szCs w:val="24"/>
          <w:cs/>
          <w:lang w:bidi="sa-IN"/>
        </w:rPr>
        <w:t>द्धरायकुलवसंप्पसूते निरंतररायलक्खण</w:t>
      </w:r>
      <w:r w:rsidR="007E7495">
        <w:rPr>
          <w:rFonts w:hint="cs"/>
          <w:bCs w:val="0"/>
          <w:sz w:val="24"/>
          <w:szCs w:val="24"/>
          <w:cs/>
        </w:rPr>
        <w:t>-</w:t>
      </w:r>
      <w:r w:rsidRPr="00232CA9">
        <w:rPr>
          <w:rFonts w:hint="cs"/>
          <w:bCs w:val="0"/>
          <w:sz w:val="24"/>
          <w:szCs w:val="24"/>
          <w:cs/>
          <w:lang w:bidi="sa-IN"/>
        </w:rPr>
        <w:t>विराइयंगमंगे बहुयण-बहुमानपूइए सव्वगुणसमिद्धे खत्तिए मदिए मुद्धाभिसित्ते माउपिउ सुजाए दयप्पिए सीमंकरे सीमंधरे खेमंकरे खेमंधरे मणुस्सिंदे जनवय पिया जनवय पुरोहिए सेउकरे केउकरे नरपवरे पुरिसपवरे पुरिससीहे पुरिसआसीविसे, पुरिसवर पोंडरीए पुरिसवर गं</w:t>
      </w:r>
      <w:r w:rsidRPr="00232CA9">
        <w:rPr>
          <w:rFonts w:hint="cs"/>
          <w:bCs w:val="0"/>
          <w:sz w:val="24"/>
          <w:szCs w:val="24"/>
          <w:cs/>
        </w:rPr>
        <w:t>ध</w:t>
      </w:r>
      <w:r w:rsidRPr="00232CA9">
        <w:rPr>
          <w:rFonts w:hint="cs"/>
          <w:bCs w:val="0"/>
          <w:sz w:val="24"/>
          <w:szCs w:val="24"/>
          <w:cs/>
          <w:lang w:bidi="sa-IN"/>
        </w:rPr>
        <w:t>हत्थी अड्ढे दित्ते वित्ते विच्छिन्न विउलभवन सय</w:t>
      </w:r>
      <w:r w:rsidRPr="00232CA9">
        <w:rPr>
          <w:rFonts w:hint="cs"/>
          <w:bCs w:val="0"/>
          <w:sz w:val="24"/>
          <w:szCs w:val="24"/>
          <w:cs/>
        </w:rPr>
        <w:t>ना</w:t>
      </w:r>
      <w:r w:rsidRPr="00232CA9">
        <w:rPr>
          <w:rFonts w:hint="cs"/>
          <w:bCs w:val="0"/>
          <w:sz w:val="24"/>
          <w:szCs w:val="24"/>
          <w:cs/>
          <w:lang w:bidi="sa-IN"/>
        </w:rPr>
        <w:t>सन जाण वाहणाइण्णे बहुधन बहुजात रूवरतए आओगपओग संपउत्ते विच्छ</w:t>
      </w:r>
      <w:r w:rsidRPr="00232CA9">
        <w:rPr>
          <w:rFonts w:hint="cs"/>
          <w:bCs w:val="0"/>
          <w:sz w:val="24"/>
          <w:szCs w:val="24"/>
          <w:cs/>
        </w:rPr>
        <w:t>ड्डि</w:t>
      </w:r>
      <w:r w:rsidR="00161149">
        <w:rPr>
          <w:rFonts w:hint="cs"/>
          <w:bCs w:val="0"/>
          <w:sz w:val="24"/>
          <w:szCs w:val="24"/>
          <w:cs/>
          <w:lang w:bidi="sa-IN"/>
        </w:rPr>
        <w:t>य</w:t>
      </w:r>
      <w:r w:rsidR="007E7495">
        <w:rPr>
          <w:rFonts w:hint="cs"/>
          <w:bCs w:val="0"/>
          <w:sz w:val="24"/>
          <w:szCs w:val="24"/>
          <w:cs/>
        </w:rPr>
        <w:t>-</w:t>
      </w:r>
      <w:r w:rsidR="00161149">
        <w:rPr>
          <w:rFonts w:hint="cs"/>
          <w:bCs w:val="0"/>
          <w:sz w:val="24"/>
          <w:szCs w:val="24"/>
          <w:cs/>
        </w:rPr>
        <w:t>प</w:t>
      </w:r>
      <w:r w:rsidRPr="00232CA9">
        <w:rPr>
          <w:rFonts w:hint="cs"/>
          <w:bCs w:val="0"/>
          <w:sz w:val="24"/>
          <w:szCs w:val="24"/>
          <w:cs/>
          <w:lang w:bidi="sa-IN"/>
        </w:rPr>
        <w:t>उरभत्तपान बहुदासदासीगोमहिसवेलगप्पभूते पडिपुण्णकोसको</w:t>
      </w:r>
      <w:r w:rsidRPr="00232CA9">
        <w:rPr>
          <w:rFonts w:hint="cs"/>
          <w:bCs w:val="0"/>
          <w:sz w:val="24"/>
          <w:szCs w:val="24"/>
          <w:cs/>
        </w:rPr>
        <w:t>ट्ठा</w:t>
      </w:r>
      <w:r w:rsidRPr="00232CA9">
        <w:rPr>
          <w:rFonts w:hint="cs"/>
          <w:bCs w:val="0"/>
          <w:sz w:val="24"/>
          <w:szCs w:val="24"/>
          <w:cs/>
          <w:lang w:bidi="sa-IN"/>
        </w:rPr>
        <w:t>गाराउहागारे बलवं दुब्बलपच्चामित्ते ओहयक</w:t>
      </w:r>
      <w:r w:rsidRPr="00232CA9">
        <w:rPr>
          <w:rFonts w:hint="cs"/>
          <w:bCs w:val="0"/>
          <w:sz w:val="24"/>
          <w:szCs w:val="24"/>
          <w:cs/>
        </w:rPr>
        <w:t>ंट</w:t>
      </w:r>
      <w:r w:rsidRPr="00232CA9">
        <w:rPr>
          <w:rFonts w:hint="cs"/>
          <w:bCs w:val="0"/>
          <w:sz w:val="24"/>
          <w:szCs w:val="24"/>
          <w:cs/>
          <w:lang w:bidi="sa-IN"/>
        </w:rPr>
        <w:t>यं निहयकंटयं मलियकंटयं उद्धियकंटयं अकंटयं ओहयसत्तू निहयसत्तू मलियसत्तू उद्धियसत्तू निज्जियसत्तू पराइयसत्तू ववगयदुब्भिक्खमारिय भयविप्पमुक्कं रायवण्ण</w:t>
      </w:r>
      <w:r w:rsidRPr="00232CA9">
        <w:rPr>
          <w:rFonts w:hint="cs"/>
          <w:bCs w:val="0"/>
          <w:sz w:val="24"/>
          <w:szCs w:val="24"/>
          <w:cs/>
        </w:rPr>
        <w:t>ओ</w:t>
      </w:r>
      <w:r w:rsidRPr="00232CA9">
        <w:rPr>
          <w:rFonts w:hint="cs"/>
          <w:bCs w:val="0"/>
          <w:sz w:val="24"/>
          <w:szCs w:val="24"/>
          <w:cs/>
          <w:lang w:bidi="sa-IN"/>
        </w:rPr>
        <w:t xml:space="preserve"> जहा उववाइए जाव</w:t>
      </w:r>
      <w:r w:rsidRPr="00232CA9">
        <w:rPr>
          <w:rFonts w:hint="cs"/>
          <w:bCs w:val="0"/>
          <w:sz w:val="24"/>
          <w:szCs w:val="24"/>
          <w:cs/>
        </w:rPr>
        <w:t xml:space="preserve"> </w:t>
      </w:r>
      <w:r w:rsidRPr="00232CA9">
        <w:rPr>
          <w:bCs w:val="0"/>
          <w:sz w:val="24"/>
          <w:szCs w:val="24"/>
          <w:cs/>
        </w:rPr>
        <w:t>पसंतडिंबड</w:t>
      </w:r>
      <w:r w:rsidR="006C3E57">
        <w:rPr>
          <w:rFonts w:hint="cs"/>
          <w:bCs w:val="0"/>
          <w:sz w:val="24"/>
          <w:szCs w:val="24"/>
          <w:cs/>
        </w:rPr>
        <w:t>-</w:t>
      </w:r>
    </w:p>
    <w:p w:rsidR="004605FC" w:rsidRPr="00232CA9" w:rsidRDefault="004605FC" w:rsidP="006C3E57">
      <w:pPr>
        <w:pStyle w:val="H4Hindi"/>
        <w:tabs>
          <w:tab w:val="left" w:pos="2250"/>
        </w:tabs>
        <w:spacing w:before="0" w:after="0"/>
        <w:jc w:val="both"/>
        <w:rPr>
          <w:bCs w:val="0"/>
          <w:sz w:val="24"/>
          <w:szCs w:val="24"/>
          <w:lang w:bidi="sa-IN"/>
        </w:rPr>
      </w:pPr>
      <w:r w:rsidRPr="00232CA9">
        <w:rPr>
          <w:bCs w:val="0"/>
          <w:sz w:val="24"/>
          <w:szCs w:val="24"/>
          <w:cs/>
        </w:rPr>
        <w:t xml:space="preserve">मरं रज्जं पसाहेमाणे विहरति </w:t>
      </w:r>
      <w:r w:rsidR="00161149">
        <w:rPr>
          <w:rFonts w:hint="cs"/>
          <w:bCs w:val="0"/>
          <w:sz w:val="24"/>
          <w:szCs w:val="24"/>
          <w:cs/>
        </w:rPr>
        <w:t>|</w:t>
      </w:r>
    </w:p>
    <w:p w:rsidR="00C709D5" w:rsidRDefault="004605FC" w:rsidP="00C709D5">
      <w:pPr>
        <w:pStyle w:val="H4Hindi"/>
        <w:tabs>
          <w:tab w:val="left" w:pos="2250"/>
        </w:tabs>
        <w:spacing w:before="0" w:after="0"/>
        <w:ind w:firstLine="1440"/>
        <w:jc w:val="distribute"/>
        <w:rPr>
          <w:bCs w:val="0"/>
          <w:sz w:val="24"/>
          <w:szCs w:val="24"/>
        </w:rPr>
      </w:pPr>
      <w:r w:rsidRPr="00232CA9">
        <w:rPr>
          <w:bCs w:val="0"/>
          <w:sz w:val="24"/>
          <w:szCs w:val="24"/>
          <w:cs/>
        </w:rPr>
        <w:t>तस्स णं रण्णो परिसा भवति-</w:t>
      </w:r>
      <w:r w:rsidRPr="00232CA9">
        <w:rPr>
          <w:rFonts w:hint="cs"/>
          <w:bCs w:val="0"/>
          <w:sz w:val="24"/>
          <w:szCs w:val="24"/>
          <w:cs/>
          <w:lang w:bidi="sa-IN"/>
        </w:rPr>
        <w:t xml:space="preserve"> </w:t>
      </w:r>
      <w:r w:rsidRPr="00232CA9">
        <w:rPr>
          <w:bCs w:val="0"/>
          <w:sz w:val="24"/>
          <w:szCs w:val="24"/>
          <w:cs/>
        </w:rPr>
        <w:t>उग्गा उग्गपुत्ता</w:t>
      </w:r>
      <w:r w:rsidRPr="00232CA9">
        <w:rPr>
          <w:bCs w:val="0"/>
          <w:sz w:val="24"/>
          <w:szCs w:val="24"/>
        </w:rPr>
        <w:t xml:space="preserve">, </w:t>
      </w:r>
      <w:r w:rsidRPr="00232CA9">
        <w:rPr>
          <w:bCs w:val="0"/>
          <w:sz w:val="24"/>
          <w:szCs w:val="24"/>
          <w:cs/>
        </w:rPr>
        <w:t>भोगा भोगपुत्ता इक्खागा इक्खागपुत्ता ना</w:t>
      </w:r>
      <w:r w:rsidRPr="00232CA9">
        <w:rPr>
          <w:rFonts w:hint="cs"/>
          <w:bCs w:val="0"/>
          <w:sz w:val="24"/>
          <w:szCs w:val="24"/>
          <w:cs/>
          <w:lang w:bidi="sa-IN"/>
        </w:rPr>
        <w:t>या</w:t>
      </w:r>
      <w:r w:rsidRPr="00232CA9">
        <w:rPr>
          <w:bCs w:val="0"/>
          <w:sz w:val="24"/>
          <w:szCs w:val="24"/>
          <w:cs/>
        </w:rPr>
        <w:t xml:space="preserve"> ना</w:t>
      </w:r>
      <w:r w:rsidRPr="00232CA9">
        <w:rPr>
          <w:rFonts w:hint="cs"/>
          <w:bCs w:val="0"/>
          <w:sz w:val="24"/>
          <w:szCs w:val="24"/>
          <w:cs/>
          <w:lang w:bidi="sa-IN"/>
        </w:rPr>
        <w:t>य</w:t>
      </w:r>
      <w:r w:rsidRPr="00232CA9">
        <w:rPr>
          <w:bCs w:val="0"/>
          <w:sz w:val="24"/>
          <w:szCs w:val="24"/>
          <w:cs/>
        </w:rPr>
        <w:t>पुत्ता कोरव्वा कोरव्वपुत्ता</w:t>
      </w:r>
      <w:r w:rsidRPr="00232CA9">
        <w:rPr>
          <w:bCs w:val="0"/>
          <w:sz w:val="24"/>
          <w:szCs w:val="24"/>
        </w:rPr>
        <w:t xml:space="preserve">, </w:t>
      </w:r>
      <w:r w:rsidRPr="00232CA9">
        <w:rPr>
          <w:bCs w:val="0"/>
          <w:sz w:val="24"/>
          <w:szCs w:val="24"/>
          <w:cs/>
        </w:rPr>
        <w:t>भट्टा भट्टपुत्ता</w:t>
      </w:r>
      <w:r w:rsidRPr="00232CA9">
        <w:rPr>
          <w:bCs w:val="0"/>
          <w:sz w:val="24"/>
          <w:szCs w:val="24"/>
        </w:rPr>
        <w:t xml:space="preserve">, </w:t>
      </w:r>
      <w:r w:rsidRPr="00232CA9">
        <w:rPr>
          <w:bCs w:val="0"/>
          <w:sz w:val="24"/>
          <w:szCs w:val="24"/>
          <w:cs/>
        </w:rPr>
        <w:t>माहण माहणपुत्ता लेच्छई लेच्छइपुत्ता पसत्थारो पसत्थपुत्ता से</w:t>
      </w:r>
      <w:r w:rsidRPr="00232CA9">
        <w:rPr>
          <w:rFonts w:hint="cs"/>
          <w:bCs w:val="0"/>
          <w:sz w:val="24"/>
          <w:szCs w:val="24"/>
          <w:cs/>
          <w:lang w:bidi="sa-IN"/>
        </w:rPr>
        <w:t>ना</w:t>
      </w:r>
      <w:r w:rsidRPr="00232CA9">
        <w:rPr>
          <w:bCs w:val="0"/>
          <w:sz w:val="24"/>
          <w:szCs w:val="24"/>
          <w:cs/>
        </w:rPr>
        <w:t>वई से</w:t>
      </w:r>
      <w:r w:rsidRPr="00232CA9">
        <w:rPr>
          <w:rFonts w:hint="cs"/>
          <w:bCs w:val="0"/>
          <w:sz w:val="24"/>
          <w:szCs w:val="24"/>
          <w:cs/>
          <w:lang w:bidi="sa-IN"/>
        </w:rPr>
        <w:t>ना</w:t>
      </w:r>
      <w:r w:rsidRPr="00232CA9">
        <w:rPr>
          <w:bCs w:val="0"/>
          <w:sz w:val="24"/>
          <w:szCs w:val="24"/>
          <w:cs/>
        </w:rPr>
        <w:t>वइपुत्ता</w:t>
      </w:r>
      <w:r w:rsidRPr="00232CA9">
        <w:rPr>
          <w:rFonts w:hint="cs"/>
          <w:bCs w:val="0"/>
          <w:sz w:val="24"/>
          <w:szCs w:val="24"/>
          <w:cs/>
          <w:lang w:bidi="sa-IN"/>
        </w:rPr>
        <w:t>,</w:t>
      </w:r>
      <w:r w:rsidRPr="00232CA9">
        <w:rPr>
          <w:bCs w:val="0"/>
          <w:sz w:val="24"/>
          <w:szCs w:val="24"/>
          <w:cs/>
        </w:rPr>
        <w:t xml:space="preserve"> तेसिं च णं एगइए सड्ढी भवति कामं तं समणा वा माहणा वा संपहारिसुं गमणाए </w:t>
      </w:r>
    </w:p>
    <w:p w:rsidR="003D704C" w:rsidRDefault="00D72100" w:rsidP="003D704C">
      <w:pPr>
        <w:spacing w:after="0" w:line="240" w:lineRule="auto"/>
        <w:ind w:right="1708"/>
        <w:contextualSpacing/>
        <w:rPr>
          <w:rFonts w:cs="Mangal"/>
          <w:sz w:val="24"/>
          <w:szCs w:val="24"/>
        </w:rPr>
      </w:pPr>
      <w:r>
        <w:rPr>
          <w:rFonts w:cs="Mangal" w:hint="cs"/>
          <w:sz w:val="24"/>
          <w:szCs w:val="24"/>
          <w:cs/>
        </w:rPr>
        <w:lastRenderedPageBreak/>
        <w:t>सुयक्खंधो-२, अज्झयणं-१</w:t>
      </w:r>
      <w:r w:rsidR="003D704C">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3D704C" w:rsidTr="00A43EF4">
        <w:trPr>
          <w:trHeight w:val="228"/>
        </w:trPr>
        <w:tc>
          <w:tcPr>
            <w:tcW w:w="10140" w:type="dxa"/>
            <w:tcBorders>
              <w:top w:val="single" w:sz="4" w:space="0" w:color="FF0000"/>
              <w:left w:val="nil"/>
              <w:bottom w:val="nil"/>
              <w:right w:val="nil"/>
            </w:tcBorders>
          </w:tcPr>
          <w:p w:rsidR="003D704C" w:rsidRDefault="003D704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C709D5">
      <w:pPr>
        <w:pStyle w:val="H4Hindi"/>
        <w:tabs>
          <w:tab w:val="left" w:pos="2250"/>
        </w:tabs>
        <w:spacing w:before="0" w:after="0"/>
        <w:jc w:val="both"/>
        <w:rPr>
          <w:bCs w:val="0"/>
          <w:sz w:val="24"/>
          <w:szCs w:val="24"/>
          <w:lang w:bidi="sa-IN"/>
        </w:rPr>
      </w:pPr>
      <w:r w:rsidRPr="00232CA9">
        <w:rPr>
          <w:bCs w:val="0"/>
          <w:sz w:val="24"/>
          <w:szCs w:val="24"/>
          <w:cs/>
        </w:rPr>
        <w:t>तत्थ अ</w:t>
      </w:r>
      <w:r w:rsidRPr="00232CA9">
        <w:rPr>
          <w:rFonts w:hint="cs"/>
          <w:bCs w:val="0"/>
          <w:sz w:val="24"/>
          <w:szCs w:val="24"/>
          <w:cs/>
          <w:lang w:bidi="sa-IN"/>
        </w:rPr>
        <w:t>न्न</w:t>
      </w:r>
      <w:r w:rsidRPr="00232CA9">
        <w:rPr>
          <w:bCs w:val="0"/>
          <w:sz w:val="24"/>
          <w:szCs w:val="24"/>
          <w:cs/>
        </w:rPr>
        <w:t>तरेणं धम्मेणं प</w:t>
      </w:r>
      <w:r w:rsidRPr="00232CA9">
        <w:rPr>
          <w:rFonts w:hint="cs"/>
          <w:bCs w:val="0"/>
          <w:sz w:val="24"/>
          <w:szCs w:val="24"/>
          <w:cs/>
          <w:lang w:bidi="sa-IN"/>
        </w:rPr>
        <w:t>न्न</w:t>
      </w:r>
      <w:r w:rsidRPr="00232CA9">
        <w:rPr>
          <w:bCs w:val="0"/>
          <w:sz w:val="24"/>
          <w:szCs w:val="24"/>
          <w:cs/>
        </w:rPr>
        <w:t>त्तारो वयं इमेणं धम्मेणं प</w:t>
      </w:r>
      <w:r w:rsidRPr="00232CA9">
        <w:rPr>
          <w:rFonts w:hint="cs"/>
          <w:bCs w:val="0"/>
          <w:sz w:val="24"/>
          <w:szCs w:val="24"/>
          <w:cs/>
          <w:lang w:bidi="sa-IN"/>
        </w:rPr>
        <w:t>न्न</w:t>
      </w:r>
      <w:r w:rsidRPr="00232CA9">
        <w:rPr>
          <w:bCs w:val="0"/>
          <w:sz w:val="24"/>
          <w:szCs w:val="24"/>
          <w:cs/>
        </w:rPr>
        <w:t>वइस्सामो</w:t>
      </w:r>
      <w:r w:rsidRPr="00232CA9">
        <w:rPr>
          <w:rFonts w:hint="cs"/>
          <w:bCs w:val="0"/>
          <w:sz w:val="24"/>
          <w:szCs w:val="24"/>
          <w:cs/>
        </w:rPr>
        <w:t>,</w:t>
      </w:r>
      <w:r w:rsidRPr="00232CA9">
        <w:rPr>
          <w:bCs w:val="0"/>
          <w:sz w:val="24"/>
          <w:szCs w:val="24"/>
          <w:cs/>
        </w:rPr>
        <w:t xml:space="preserve"> से एवमायाणह भयंतारो जहा </w:t>
      </w:r>
      <w:r w:rsidRPr="00232CA9">
        <w:rPr>
          <w:rFonts w:hint="cs"/>
          <w:bCs w:val="0"/>
          <w:sz w:val="24"/>
          <w:szCs w:val="24"/>
          <w:cs/>
          <w:lang w:bidi="sa-IN"/>
        </w:rPr>
        <w:t>मए</w:t>
      </w:r>
      <w:r w:rsidRPr="00232CA9">
        <w:rPr>
          <w:bCs w:val="0"/>
          <w:sz w:val="24"/>
          <w:szCs w:val="24"/>
          <w:cs/>
        </w:rPr>
        <w:t xml:space="preserve"> एस धम्म</w:t>
      </w:r>
      <w:r w:rsidRPr="00232CA9">
        <w:rPr>
          <w:rFonts w:hint="cs"/>
          <w:bCs w:val="0"/>
          <w:sz w:val="24"/>
          <w:szCs w:val="24"/>
          <w:cs/>
        </w:rPr>
        <w:t>े</w:t>
      </w:r>
      <w:r w:rsidRPr="00232CA9">
        <w:rPr>
          <w:bCs w:val="0"/>
          <w:sz w:val="24"/>
          <w:szCs w:val="24"/>
          <w:cs/>
        </w:rPr>
        <w:t xml:space="preserve"> सुयक्खाते सुप</w:t>
      </w:r>
      <w:r w:rsidRPr="00232CA9">
        <w:rPr>
          <w:rFonts w:hint="cs"/>
          <w:bCs w:val="0"/>
          <w:sz w:val="24"/>
          <w:szCs w:val="24"/>
          <w:cs/>
          <w:lang w:bidi="sa-IN"/>
        </w:rPr>
        <w:t>न्न</w:t>
      </w:r>
      <w:r w:rsidRPr="00232CA9">
        <w:rPr>
          <w:bCs w:val="0"/>
          <w:sz w:val="24"/>
          <w:szCs w:val="24"/>
          <w:cs/>
        </w:rPr>
        <w:t>त्ते भवइ</w:t>
      </w:r>
      <w:r w:rsidRPr="00232CA9">
        <w:rPr>
          <w:rFonts w:hint="cs"/>
          <w:bCs w:val="0"/>
          <w:sz w:val="24"/>
          <w:szCs w:val="24"/>
          <w:cs/>
          <w:lang w:bidi="sa-IN"/>
        </w:rPr>
        <w:t>,</w:t>
      </w:r>
      <w:r w:rsidRPr="00232CA9">
        <w:rPr>
          <w:bCs w:val="0"/>
          <w:sz w:val="24"/>
          <w:szCs w:val="24"/>
          <w:cs/>
        </w:rPr>
        <w:t xml:space="preserve"> तं जहा-उड्ढं पायतला अहे केसग्गमत्थया तिरियं तयपरियंते जीवे एस आया पज्जवे कसिणे एस जीवे जीवति एस मए नो जीवति</w:t>
      </w:r>
      <w:r w:rsidRPr="00232CA9">
        <w:rPr>
          <w:rFonts w:hint="cs"/>
          <w:bCs w:val="0"/>
          <w:sz w:val="24"/>
          <w:szCs w:val="24"/>
          <w:cs/>
        </w:rPr>
        <w:t>,</w:t>
      </w:r>
      <w:r w:rsidRPr="00232CA9">
        <w:rPr>
          <w:bCs w:val="0"/>
          <w:sz w:val="24"/>
          <w:szCs w:val="24"/>
          <w:cs/>
        </w:rPr>
        <w:t xml:space="preserve"> सरीरे </w:t>
      </w:r>
      <w:r w:rsidRPr="00232CA9">
        <w:rPr>
          <w:rFonts w:hint="cs"/>
          <w:bCs w:val="0"/>
          <w:sz w:val="24"/>
          <w:szCs w:val="24"/>
          <w:cs/>
          <w:lang w:bidi="sa-IN"/>
        </w:rPr>
        <w:t>ध</w:t>
      </w:r>
      <w:r w:rsidRPr="00232CA9">
        <w:rPr>
          <w:bCs w:val="0"/>
          <w:sz w:val="24"/>
          <w:szCs w:val="24"/>
          <w:cs/>
        </w:rPr>
        <w:t>रमाणे धरति वि</w:t>
      </w:r>
      <w:r w:rsidRPr="00232CA9">
        <w:rPr>
          <w:rFonts w:hint="cs"/>
          <w:bCs w:val="0"/>
          <w:sz w:val="24"/>
          <w:szCs w:val="24"/>
          <w:cs/>
          <w:lang w:bidi="sa-IN"/>
        </w:rPr>
        <w:t>न</w:t>
      </w:r>
      <w:r w:rsidRPr="00232CA9">
        <w:rPr>
          <w:bCs w:val="0"/>
          <w:sz w:val="24"/>
          <w:szCs w:val="24"/>
          <w:cs/>
        </w:rPr>
        <w:t>ट्ठम्मि य नो धरति</w:t>
      </w:r>
      <w:r w:rsidRPr="00232CA9">
        <w:rPr>
          <w:rFonts w:hint="cs"/>
          <w:bCs w:val="0"/>
          <w:sz w:val="24"/>
          <w:szCs w:val="24"/>
          <w:cs/>
        </w:rPr>
        <w:t>,</w:t>
      </w:r>
      <w:r w:rsidRPr="00232CA9">
        <w:rPr>
          <w:bCs w:val="0"/>
          <w:sz w:val="24"/>
          <w:szCs w:val="24"/>
          <w:cs/>
        </w:rPr>
        <w:t xml:space="preserve"> एयंतं जीवियं भवति</w:t>
      </w:r>
      <w:r w:rsidRPr="00232CA9">
        <w:rPr>
          <w:rFonts w:hint="cs"/>
          <w:bCs w:val="0"/>
          <w:sz w:val="24"/>
          <w:szCs w:val="24"/>
          <w:cs/>
        </w:rPr>
        <w:t>,</w:t>
      </w:r>
      <w:r w:rsidRPr="00232CA9">
        <w:rPr>
          <w:bCs w:val="0"/>
          <w:sz w:val="24"/>
          <w:szCs w:val="24"/>
          <w:cs/>
        </w:rPr>
        <w:t xml:space="preserve">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आदहणाए परेहिं निज्जइ</w:t>
      </w:r>
      <w:r w:rsidRPr="00232CA9">
        <w:rPr>
          <w:rFonts w:hint="cs"/>
          <w:bCs w:val="0"/>
          <w:sz w:val="24"/>
          <w:szCs w:val="24"/>
          <w:cs/>
        </w:rPr>
        <w:t>,</w:t>
      </w:r>
      <w:r w:rsidRPr="00232CA9">
        <w:rPr>
          <w:bCs w:val="0"/>
          <w:sz w:val="24"/>
          <w:szCs w:val="24"/>
          <w:cs/>
        </w:rPr>
        <w:t xml:space="preserve"> अग</w:t>
      </w:r>
      <w:r w:rsidRPr="00232CA9">
        <w:rPr>
          <w:rFonts w:hint="cs"/>
          <w:bCs w:val="0"/>
          <w:sz w:val="24"/>
          <w:szCs w:val="24"/>
          <w:cs/>
          <w:lang w:bidi="sa-IN"/>
        </w:rPr>
        <w:t>नि</w:t>
      </w:r>
      <w:r w:rsidRPr="00232CA9">
        <w:rPr>
          <w:bCs w:val="0"/>
          <w:sz w:val="24"/>
          <w:szCs w:val="24"/>
          <w:cs/>
        </w:rPr>
        <w:t>ज्झामिए सरीरे कवोत</w:t>
      </w:r>
      <w:r w:rsidRPr="00232CA9">
        <w:rPr>
          <w:rFonts w:hint="cs"/>
          <w:bCs w:val="0"/>
          <w:sz w:val="24"/>
          <w:szCs w:val="24"/>
          <w:cs/>
          <w:lang w:bidi="sa-IN"/>
        </w:rPr>
        <w:t>व</w:t>
      </w:r>
      <w:r w:rsidRPr="00232CA9">
        <w:rPr>
          <w:rFonts w:hint="cs"/>
          <w:bCs w:val="0"/>
          <w:sz w:val="24"/>
          <w:szCs w:val="24"/>
          <w:cs/>
        </w:rPr>
        <w:t>ण्णा</w:t>
      </w:r>
      <w:r w:rsidRPr="00232CA9">
        <w:rPr>
          <w:bCs w:val="0"/>
          <w:sz w:val="24"/>
          <w:szCs w:val="24"/>
          <w:cs/>
        </w:rPr>
        <w:t>णि अट्ठीणि भवंति</w:t>
      </w:r>
      <w:r w:rsidRPr="00232CA9">
        <w:rPr>
          <w:rFonts w:hint="cs"/>
          <w:bCs w:val="0"/>
          <w:sz w:val="24"/>
          <w:szCs w:val="24"/>
          <w:cs/>
          <w:lang w:bidi="sa-IN"/>
        </w:rPr>
        <w:t>,</w:t>
      </w:r>
      <w:r w:rsidRPr="00232CA9">
        <w:rPr>
          <w:bCs w:val="0"/>
          <w:sz w:val="24"/>
          <w:szCs w:val="24"/>
          <w:cs/>
        </w:rPr>
        <w:t xml:space="preserve"> आसंदीपंचमा पुरिसा गामं पच्चागच्छंति</w:t>
      </w:r>
      <w:r w:rsidRPr="00232CA9">
        <w:rPr>
          <w:rFonts w:hint="cs"/>
          <w:bCs w:val="0"/>
          <w:sz w:val="24"/>
          <w:szCs w:val="24"/>
          <w:cs/>
          <w:lang w:bidi="sa-IN"/>
        </w:rPr>
        <w:t>,</w:t>
      </w:r>
      <w:r w:rsidRPr="00232CA9">
        <w:rPr>
          <w:bCs w:val="0"/>
          <w:sz w:val="24"/>
          <w:szCs w:val="24"/>
          <w:cs/>
        </w:rPr>
        <w:t xml:space="preserve"> एवं असंते असंविज्जमाणे जेसिं तं </w:t>
      </w:r>
      <w:r w:rsidRPr="00232CA9">
        <w:rPr>
          <w:rFonts w:hint="cs"/>
          <w:bCs w:val="0"/>
          <w:sz w:val="24"/>
          <w:szCs w:val="24"/>
          <w:cs/>
          <w:lang w:bidi="sa-IN"/>
        </w:rPr>
        <w:t xml:space="preserve">असंते । असंविगमाणे </w:t>
      </w:r>
      <w:r w:rsidRPr="00232CA9">
        <w:rPr>
          <w:rFonts w:hint="cs"/>
          <w:bCs w:val="0"/>
          <w:sz w:val="24"/>
          <w:szCs w:val="24"/>
          <w:cs/>
        </w:rPr>
        <w:t>ते</w:t>
      </w:r>
      <w:r w:rsidRPr="00232CA9">
        <w:rPr>
          <w:rFonts w:hint="cs"/>
          <w:bCs w:val="0"/>
          <w:sz w:val="24"/>
          <w:szCs w:val="24"/>
          <w:cs/>
          <w:lang w:bidi="sa-IN"/>
        </w:rPr>
        <w:t xml:space="preserve">सिं तं </w:t>
      </w:r>
      <w:r w:rsidRPr="00232CA9">
        <w:rPr>
          <w:bCs w:val="0"/>
          <w:sz w:val="24"/>
          <w:szCs w:val="24"/>
          <w:cs/>
        </w:rPr>
        <w:t>सुयक्खायं भवति-</w:t>
      </w:r>
      <w:r w:rsidRPr="00232CA9">
        <w:rPr>
          <w:rFonts w:hint="cs"/>
          <w:bCs w:val="0"/>
          <w:sz w:val="24"/>
          <w:szCs w:val="24"/>
          <w:cs/>
        </w:rPr>
        <w:t xml:space="preserve"> </w:t>
      </w:r>
      <w:r w:rsidRPr="00232CA9">
        <w:rPr>
          <w:bCs w:val="0"/>
          <w:sz w:val="24"/>
          <w:szCs w:val="24"/>
          <w:cs/>
        </w:rPr>
        <w:t>अन्नो भवइ जीवो अन्नं सरीरं</w:t>
      </w:r>
      <w:r w:rsidRPr="00232CA9">
        <w:rPr>
          <w:rFonts w:hint="cs"/>
          <w:bCs w:val="0"/>
          <w:sz w:val="24"/>
          <w:szCs w:val="24"/>
          <w:cs/>
          <w:lang w:bidi="sa-IN"/>
        </w:rPr>
        <w:t>,</w:t>
      </w:r>
      <w:r w:rsidRPr="00232CA9">
        <w:rPr>
          <w:bCs w:val="0"/>
          <w:sz w:val="24"/>
          <w:szCs w:val="24"/>
          <w:cs/>
        </w:rPr>
        <w:t xml:space="preserve"> तम्हा ते नो एवं विप्पडिवेदेंति अयमाउसो </w:t>
      </w:r>
      <w:r w:rsidRPr="00232CA9">
        <w:rPr>
          <w:bCs w:val="0"/>
          <w:sz w:val="24"/>
          <w:szCs w:val="24"/>
        </w:rPr>
        <w:t xml:space="preserve">! </w:t>
      </w:r>
      <w:r w:rsidRPr="00232CA9">
        <w:rPr>
          <w:bCs w:val="0"/>
          <w:sz w:val="24"/>
          <w:szCs w:val="24"/>
          <w:cs/>
        </w:rPr>
        <w:t xml:space="preserve">आया दीहे ति वा हस्से ति वा परिमंडले ति वा वट्टे ति वा तंसे ति वा चउरंसे ति वा आयते ति वा छलंसे ति वा </w:t>
      </w:r>
      <w:r w:rsidRPr="00232CA9">
        <w:rPr>
          <w:rFonts w:hint="cs"/>
          <w:bCs w:val="0"/>
          <w:sz w:val="24"/>
          <w:szCs w:val="24"/>
          <w:cs/>
        </w:rPr>
        <w:t xml:space="preserve">अट्ठं से ति वा </w:t>
      </w:r>
      <w:r w:rsidRPr="00232CA9">
        <w:rPr>
          <w:bCs w:val="0"/>
          <w:sz w:val="24"/>
          <w:szCs w:val="24"/>
          <w:cs/>
        </w:rPr>
        <w:t xml:space="preserve">किण्हे ति वा नीले ति वा लोहिए ति वा हालिद्दे ति वा सुक्किल्ले ति वा सुब्भिगंधे ति वा दुब्भिगंधे ति वा तित्ते ति वा कडुए ति वा कसाए ति वा अंबिले ति वा महुरे ति वा कक्खडे ति वा मउए ति वा गरुए ति वा लहुए ति वा </w:t>
      </w:r>
      <w:r w:rsidRPr="00232CA9">
        <w:rPr>
          <w:rFonts w:hint="cs"/>
          <w:bCs w:val="0"/>
          <w:sz w:val="24"/>
          <w:szCs w:val="24"/>
          <w:cs/>
          <w:lang w:bidi="sa-IN"/>
        </w:rPr>
        <w:t>सी</w:t>
      </w:r>
      <w:r w:rsidRPr="00232CA9">
        <w:rPr>
          <w:bCs w:val="0"/>
          <w:sz w:val="24"/>
          <w:szCs w:val="24"/>
          <w:cs/>
        </w:rPr>
        <w:t>ए ति वा उसिणे ति वा निद्धे ति वा लुक्खे ति वा</w:t>
      </w:r>
      <w:r w:rsidRPr="00232CA9">
        <w:rPr>
          <w:rFonts w:hint="cs"/>
          <w:bCs w:val="0"/>
          <w:sz w:val="24"/>
          <w:szCs w:val="24"/>
          <w:cs/>
          <w:lang w:bidi="sa-IN"/>
        </w:rPr>
        <w:t>,</w:t>
      </w:r>
      <w:r w:rsidRPr="00232CA9">
        <w:rPr>
          <w:bCs w:val="0"/>
          <w:sz w:val="24"/>
          <w:szCs w:val="24"/>
          <w:cs/>
        </w:rPr>
        <w:t xml:space="preserve"> एवं असंते अस</w:t>
      </w:r>
      <w:r w:rsidRPr="00232CA9">
        <w:rPr>
          <w:rFonts w:hint="cs"/>
          <w:bCs w:val="0"/>
          <w:sz w:val="24"/>
          <w:szCs w:val="24"/>
          <w:cs/>
          <w:lang w:bidi="sa-IN"/>
        </w:rPr>
        <w:t>ं</w:t>
      </w:r>
      <w:r w:rsidRPr="00232CA9">
        <w:rPr>
          <w:bCs w:val="0"/>
          <w:sz w:val="24"/>
          <w:szCs w:val="24"/>
          <w:cs/>
        </w:rPr>
        <w:t>विज्जमाणे जेसिं तं सुयक्खायं भवइ-</w:t>
      </w:r>
      <w:r w:rsidRPr="00232CA9">
        <w:rPr>
          <w:rFonts w:hint="cs"/>
          <w:bCs w:val="0"/>
          <w:sz w:val="24"/>
          <w:szCs w:val="24"/>
          <w:cs/>
        </w:rPr>
        <w:t xml:space="preserve"> </w:t>
      </w:r>
      <w:r w:rsidRPr="00232CA9">
        <w:rPr>
          <w:bCs w:val="0"/>
          <w:sz w:val="24"/>
          <w:szCs w:val="24"/>
          <w:cs/>
        </w:rPr>
        <w:t>अन्नो जीवो अन्नं सरीरं</w:t>
      </w:r>
      <w:r w:rsidRPr="00232CA9">
        <w:rPr>
          <w:rFonts w:hint="cs"/>
          <w:bCs w:val="0"/>
          <w:sz w:val="24"/>
          <w:szCs w:val="24"/>
          <w:cs/>
        </w:rPr>
        <w:t>,</w:t>
      </w:r>
      <w:r w:rsidRPr="00232CA9">
        <w:rPr>
          <w:bCs w:val="0"/>
          <w:sz w:val="24"/>
          <w:szCs w:val="24"/>
          <w:cs/>
        </w:rPr>
        <w:t xml:space="preserve"> तम्हा ते नो एवं उवलभंति</w:t>
      </w:r>
      <w:r w:rsidRPr="00232CA9">
        <w:rPr>
          <w:rFonts w:hint="cs"/>
          <w:bCs w:val="0"/>
          <w:sz w:val="24"/>
          <w:szCs w:val="24"/>
          <w:cs/>
        </w:rPr>
        <w:t>,</w:t>
      </w:r>
      <w:r w:rsidRPr="00232CA9">
        <w:rPr>
          <w:bCs w:val="0"/>
          <w:sz w:val="24"/>
          <w:szCs w:val="24"/>
          <w:cs/>
        </w:rPr>
        <w:t xml:space="preserve"> से जहानामए केइ पुरिसे कोसीओ असिं अभि</w:t>
      </w:r>
      <w:r w:rsidRPr="00232CA9">
        <w:rPr>
          <w:rFonts w:hint="cs"/>
          <w:bCs w:val="0"/>
          <w:sz w:val="24"/>
          <w:szCs w:val="24"/>
          <w:cs/>
          <w:lang w:bidi="sa-IN"/>
        </w:rPr>
        <w:t>नि</w:t>
      </w:r>
      <w:r w:rsidRPr="00232CA9">
        <w:rPr>
          <w:bCs w:val="0"/>
          <w:sz w:val="24"/>
          <w:szCs w:val="24"/>
          <w:cs/>
        </w:rPr>
        <w:t>व्वट्टित्ताणं उवदंसेज्जा अयमाउसो</w:t>
      </w:r>
      <w:r w:rsidRPr="00232CA9">
        <w:rPr>
          <w:rFonts w:hint="cs"/>
          <w:bCs w:val="0"/>
          <w:sz w:val="24"/>
          <w:szCs w:val="24"/>
          <w:cs/>
          <w:lang w:bidi="sa-IN"/>
        </w:rPr>
        <w:t xml:space="preserve"> </w:t>
      </w:r>
      <w:r w:rsidRPr="00232CA9">
        <w:rPr>
          <w:bCs w:val="0"/>
          <w:sz w:val="24"/>
          <w:szCs w:val="24"/>
          <w:lang w:bidi="sa-IN"/>
        </w:rPr>
        <w:t>!</w:t>
      </w:r>
      <w:r w:rsidRPr="00232CA9">
        <w:rPr>
          <w:bCs w:val="0"/>
          <w:sz w:val="24"/>
          <w:szCs w:val="24"/>
          <w:cs/>
        </w:rPr>
        <w:t xml:space="preserve"> असी अयं कोसी</w:t>
      </w:r>
      <w:r w:rsidRPr="00232CA9">
        <w:rPr>
          <w:rFonts w:hint="cs"/>
          <w:bCs w:val="0"/>
          <w:sz w:val="24"/>
          <w:szCs w:val="24"/>
          <w:cs/>
          <w:lang w:bidi="sa-IN"/>
        </w:rPr>
        <w:t>,</w:t>
      </w:r>
      <w:r w:rsidRPr="00232CA9">
        <w:rPr>
          <w:bCs w:val="0"/>
          <w:sz w:val="24"/>
          <w:szCs w:val="24"/>
          <w:cs/>
        </w:rPr>
        <w:t xml:space="preserve"> एवमेव नत्थि केइ पुरिसे अभि</w:t>
      </w:r>
      <w:r w:rsidRPr="00232CA9">
        <w:rPr>
          <w:rFonts w:hint="cs"/>
          <w:bCs w:val="0"/>
          <w:sz w:val="24"/>
          <w:szCs w:val="24"/>
          <w:cs/>
          <w:lang w:bidi="sa-IN"/>
        </w:rPr>
        <w:t>नि</w:t>
      </w:r>
      <w:r w:rsidRPr="00232CA9">
        <w:rPr>
          <w:bCs w:val="0"/>
          <w:sz w:val="24"/>
          <w:szCs w:val="24"/>
          <w:cs/>
        </w:rPr>
        <w:t>व्वट्टित्ताणं उवदंसेत्तारो</w:t>
      </w:r>
      <w:r w:rsidRPr="00232CA9">
        <w:rPr>
          <w:rFonts w:hint="cs"/>
          <w:bCs w:val="0"/>
          <w:sz w:val="24"/>
          <w:szCs w:val="24"/>
          <w:cs/>
          <w:lang w:bidi="sa-IN"/>
        </w:rPr>
        <w:t xml:space="preserve"> </w:t>
      </w:r>
      <w:r w:rsidRPr="00232CA9">
        <w:rPr>
          <w:bCs w:val="0"/>
          <w:sz w:val="24"/>
          <w:szCs w:val="24"/>
          <w:cs/>
        </w:rPr>
        <w:t xml:space="preserve">अयमाउसो </w:t>
      </w:r>
      <w:r w:rsidRPr="00232CA9">
        <w:rPr>
          <w:bCs w:val="0"/>
          <w:sz w:val="24"/>
          <w:szCs w:val="24"/>
        </w:rPr>
        <w:t xml:space="preserve">! </w:t>
      </w:r>
      <w:r w:rsidRPr="00232CA9">
        <w:rPr>
          <w:bCs w:val="0"/>
          <w:sz w:val="24"/>
          <w:szCs w:val="24"/>
          <w:cs/>
        </w:rPr>
        <w:t xml:space="preserve">आया </w:t>
      </w:r>
      <w:r w:rsidRPr="00232CA9">
        <w:rPr>
          <w:rFonts w:hint="cs"/>
          <w:bCs w:val="0"/>
          <w:sz w:val="24"/>
          <w:szCs w:val="24"/>
          <w:cs/>
          <w:lang w:bidi="sa-IN"/>
        </w:rPr>
        <w:t>इ</w:t>
      </w:r>
      <w:r w:rsidRPr="00232CA9">
        <w:rPr>
          <w:bCs w:val="0"/>
          <w:sz w:val="24"/>
          <w:szCs w:val="24"/>
          <w:cs/>
        </w:rPr>
        <w:t>यं सरीरे</w:t>
      </w:r>
      <w:r w:rsidRPr="00232CA9">
        <w:rPr>
          <w:rFonts w:hint="cs"/>
          <w:bCs w:val="0"/>
          <w:sz w:val="24"/>
          <w:szCs w:val="24"/>
          <w:cs/>
          <w:lang w:bidi="sa-IN"/>
        </w:rPr>
        <w:t>,</w:t>
      </w:r>
      <w:r w:rsidRPr="00232CA9">
        <w:rPr>
          <w:bCs w:val="0"/>
          <w:sz w:val="24"/>
          <w:szCs w:val="24"/>
          <w:cs/>
        </w:rPr>
        <w:t xml:space="preserve"> से जहा</w:t>
      </w:r>
      <w:r w:rsidRPr="00232CA9">
        <w:rPr>
          <w:rFonts w:hint="cs"/>
          <w:bCs w:val="0"/>
          <w:sz w:val="24"/>
          <w:szCs w:val="24"/>
          <w:cs/>
          <w:lang w:bidi="sa-IN"/>
        </w:rPr>
        <w:t>ना</w:t>
      </w:r>
      <w:r w:rsidRPr="00232CA9">
        <w:rPr>
          <w:bCs w:val="0"/>
          <w:sz w:val="24"/>
          <w:szCs w:val="24"/>
          <w:cs/>
        </w:rPr>
        <w:t>मए केइ पुरिसे मुंजाओ इसियं अभि</w:t>
      </w:r>
      <w:r w:rsidRPr="00232CA9">
        <w:rPr>
          <w:rFonts w:hint="cs"/>
          <w:bCs w:val="0"/>
          <w:sz w:val="24"/>
          <w:szCs w:val="24"/>
          <w:cs/>
          <w:lang w:bidi="sa-IN"/>
        </w:rPr>
        <w:t>नि</w:t>
      </w:r>
      <w:r w:rsidRPr="00232CA9">
        <w:rPr>
          <w:bCs w:val="0"/>
          <w:sz w:val="24"/>
          <w:szCs w:val="24"/>
          <w:cs/>
        </w:rPr>
        <w:t xml:space="preserve">व्वट्टित्ताणं उवदंसेज्जा अयमाउसो </w:t>
      </w:r>
      <w:r w:rsidRPr="00232CA9">
        <w:rPr>
          <w:bCs w:val="0"/>
          <w:sz w:val="24"/>
          <w:szCs w:val="24"/>
        </w:rPr>
        <w:t xml:space="preserve">! </w:t>
      </w:r>
      <w:r w:rsidRPr="00232CA9">
        <w:rPr>
          <w:bCs w:val="0"/>
          <w:sz w:val="24"/>
          <w:szCs w:val="24"/>
          <w:cs/>
        </w:rPr>
        <w:t>मुं</w:t>
      </w:r>
      <w:r w:rsidRPr="00232CA9">
        <w:rPr>
          <w:rFonts w:hint="cs"/>
          <w:bCs w:val="0"/>
          <w:sz w:val="24"/>
          <w:szCs w:val="24"/>
          <w:cs/>
        </w:rPr>
        <w:t>डे</w:t>
      </w:r>
      <w:r w:rsidRPr="00232CA9">
        <w:rPr>
          <w:bCs w:val="0"/>
          <w:sz w:val="24"/>
          <w:szCs w:val="24"/>
          <w:cs/>
        </w:rPr>
        <w:t xml:space="preserve"> इमा इसिया</w:t>
      </w:r>
      <w:r w:rsidRPr="00232CA9">
        <w:rPr>
          <w:rFonts w:hint="cs"/>
          <w:bCs w:val="0"/>
          <w:sz w:val="24"/>
          <w:szCs w:val="24"/>
          <w:cs/>
          <w:lang w:bidi="sa-IN"/>
        </w:rPr>
        <w:t>,</w:t>
      </w:r>
      <w:r w:rsidRPr="00232CA9">
        <w:rPr>
          <w:bCs w:val="0"/>
          <w:sz w:val="24"/>
          <w:szCs w:val="24"/>
          <w:cs/>
        </w:rPr>
        <w:t xml:space="preserve"> </w:t>
      </w:r>
      <w:r w:rsidRPr="00232CA9">
        <w:rPr>
          <w:rFonts w:hint="cs"/>
          <w:bCs w:val="0"/>
          <w:sz w:val="24"/>
          <w:szCs w:val="24"/>
          <w:cs/>
          <w:lang w:bidi="sa-IN"/>
        </w:rPr>
        <w:t>ए</w:t>
      </w:r>
      <w:r w:rsidRPr="00232CA9">
        <w:rPr>
          <w:bCs w:val="0"/>
          <w:sz w:val="24"/>
          <w:szCs w:val="24"/>
          <w:cs/>
        </w:rPr>
        <w:t xml:space="preserve">वमेव </w:t>
      </w:r>
      <w:r w:rsidRPr="00232CA9">
        <w:rPr>
          <w:rFonts w:hint="cs"/>
          <w:bCs w:val="0"/>
          <w:sz w:val="24"/>
          <w:szCs w:val="24"/>
          <w:cs/>
          <w:lang w:bidi="sa-IN"/>
        </w:rPr>
        <w:t>न</w:t>
      </w:r>
      <w:r w:rsidRPr="00232CA9">
        <w:rPr>
          <w:bCs w:val="0"/>
          <w:sz w:val="24"/>
          <w:szCs w:val="24"/>
          <w:cs/>
        </w:rPr>
        <w:t>त्थि केइ पुरिसे अभि</w:t>
      </w:r>
      <w:r w:rsidRPr="00232CA9">
        <w:rPr>
          <w:rFonts w:hint="cs"/>
          <w:bCs w:val="0"/>
          <w:sz w:val="24"/>
          <w:szCs w:val="24"/>
          <w:cs/>
          <w:lang w:bidi="sa-IN"/>
        </w:rPr>
        <w:t>नि</w:t>
      </w:r>
      <w:r w:rsidRPr="00232CA9">
        <w:rPr>
          <w:bCs w:val="0"/>
          <w:sz w:val="24"/>
          <w:szCs w:val="24"/>
          <w:cs/>
        </w:rPr>
        <w:t>वट्टित्ता णं उवदंसेत्तारो-</w:t>
      </w:r>
      <w:r w:rsidRPr="00232CA9">
        <w:rPr>
          <w:rFonts w:hint="cs"/>
          <w:bCs w:val="0"/>
          <w:sz w:val="24"/>
          <w:szCs w:val="24"/>
          <w:cs/>
        </w:rPr>
        <w:t xml:space="preserve"> </w:t>
      </w:r>
      <w:r w:rsidRPr="00232CA9">
        <w:rPr>
          <w:bCs w:val="0"/>
          <w:sz w:val="24"/>
          <w:szCs w:val="24"/>
          <w:cs/>
        </w:rPr>
        <w:t xml:space="preserve">अयमाउसो </w:t>
      </w:r>
      <w:r w:rsidRPr="00232CA9">
        <w:rPr>
          <w:bCs w:val="0"/>
          <w:sz w:val="24"/>
          <w:szCs w:val="24"/>
        </w:rPr>
        <w:t xml:space="preserve">! </w:t>
      </w:r>
      <w:r w:rsidRPr="00232CA9">
        <w:rPr>
          <w:bCs w:val="0"/>
          <w:sz w:val="24"/>
          <w:szCs w:val="24"/>
          <w:cs/>
        </w:rPr>
        <w:t xml:space="preserve">आया </w:t>
      </w:r>
      <w:r w:rsidRPr="00232CA9">
        <w:rPr>
          <w:rFonts w:hint="cs"/>
          <w:bCs w:val="0"/>
          <w:sz w:val="24"/>
          <w:szCs w:val="24"/>
          <w:cs/>
          <w:lang w:bidi="sa-IN"/>
        </w:rPr>
        <w:t>इ</w:t>
      </w:r>
      <w:r w:rsidRPr="00232CA9">
        <w:rPr>
          <w:bCs w:val="0"/>
          <w:sz w:val="24"/>
          <w:szCs w:val="24"/>
          <w:cs/>
        </w:rPr>
        <w:t>यं सरी</w:t>
      </w:r>
      <w:r w:rsidRPr="00232CA9">
        <w:rPr>
          <w:rFonts w:hint="cs"/>
          <w:bCs w:val="0"/>
          <w:sz w:val="24"/>
          <w:szCs w:val="24"/>
          <w:cs/>
          <w:lang w:bidi="sa-IN"/>
        </w:rPr>
        <w:t>रं</w:t>
      </w:r>
      <w:r w:rsidR="00D72100">
        <w:rPr>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से जहानामए केइ पुरिसे मंसाओ अट्ठिं अभि</w:t>
      </w:r>
      <w:r w:rsidRPr="00232CA9">
        <w:rPr>
          <w:rFonts w:hint="cs"/>
          <w:bCs w:val="0"/>
          <w:sz w:val="24"/>
          <w:szCs w:val="24"/>
          <w:cs/>
          <w:lang w:bidi="sa-IN"/>
        </w:rPr>
        <w:t>नि</w:t>
      </w:r>
      <w:r w:rsidRPr="00232CA9">
        <w:rPr>
          <w:bCs w:val="0"/>
          <w:sz w:val="24"/>
          <w:szCs w:val="24"/>
          <w:cs/>
        </w:rPr>
        <w:t xml:space="preserve">व्वट्टित्ताणं उवदंसेज्जा अयमाउसो </w:t>
      </w:r>
      <w:r w:rsidRPr="00232CA9">
        <w:rPr>
          <w:bCs w:val="0"/>
          <w:sz w:val="24"/>
          <w:szCs w:val="24"/>
        </w:rPr>
        <w:t xml:space="preserve">! </w:t>
      </w:r>
      <w:r w:rsidRPr="00232CA9">
        <w:rPr>
          <w:bCs w:val="0"/>
          <w:sz w:val="24"/>
          <w:szCs w:val="24"/>
          <w:cs/>
        </w:rPr>
        <w:t>मंसे अयं अट्ठी</w:t>
      </w:r>
      <w:r w:rsidRPr="00232CA9">
        <w:rPr>
          <w:rFonts w:hint="cs"/>
          <w:bCs w:val="0"/>
          <w:sz w:val="24"/>
          <w:szCs w:val="24"/>
          <w:cs/>
          <w:lang w:bidi="sa-IN"/>
        </w:rPr>
        <w:t>,</w:t>
      </w:r>
      <w:r w:rsidRPr="00232CA9">
        <w:rPr>
          <w:bCs w:val="0"/>
          <w:sz w:val="24"/>
          <w:szCs w:val="24"/>
          <w:cs/>
        </w:rPr>
        <w:t xml:space="preserve"> एवमेव नत्थि केइ पुरिसे उवदंसेत्तारो-</w:t>
      </w:r>
      <w:r w:rsidRPr="00232CA9">
        <w:rPr>
          <w:rFonts w:hint="cs"/>
          <w:bCs w:val="0"/>
          <w:sz w:val="24"/>
          <w:szCs w:val="24"/>
          <w:cs/>
          <w:lang w:bidi="sa-IN"/>
        </w:rPr>
        <w:t xml:space="preserve"> </w:t>
      </w:r>
      <w:r w:rsidRPr="00232CA9">
        <w:rPr>
          <w:bCs w:val="0"/>
          <w:sz w:val="24"/>
          <w:szCs w:val="24"/>
          <w:cs/>
        </w:rPr>
        <w:t xml:space="preserve">अयमाउसो </w:t>
      </w:r>
      <w:r w:rsidRPr="00232CA9">
        <w:rPr>
          <w:bCs w:val="0"/>
          <w:sz w:val="24"/>
          <w:szCs w:val="24"/>
        </w:rPr>
        <w:t xml:space="preserve">! </w:t>
      </w:r>
      <w:r w:rsidRPr="00232CA9">
        <w:rPr>
          <w:bCs w:val="0"/>
          <w:sz w:val="24"/>
          <w:szCs w:val="24"/>
          <w:cs/>
        </w:rPr>
        <w:t xml:space="preserve">आया </w:t>
      </w:r>
      <w:r w:rsidRPr="00232CA9">
        <w:rPr>
          <w:rFonts w:hint="cs"/>
          <w:bCs w:val="0"/>
          <w:sz w:val="24"/>
          <w:szCs w:val="24"/>
          <w:cs/>
          <w:lang w:bidi="sa-IN"/>
        </w:rPr>
        <w:t>इ</w:t>
      </w:r>
      <w:r w:rsidRPr="00232CA9">
        <w:rPr>
          <w:bCs w:val="0"/>
          <w:sz w:val="24"/>
          <w:szCs w:val="24"/>
          <w:cs/>
        </w:rPr>
        <w:t>यं सरी</w:t>
      </w:r>
      <w:r w:rsidRPr="00232CA9">
        <w:rPr>
          <w:rFonts w:hint="cs"/>
          <w:bCs w:val="0"/>
          <w:sz w:val="24"/>
          <w:szCs w:val="24"/>
          <w:cs/>
          <w:lang w:bidi="sa-IN"/>
        </w:rPr>
        <w:t xml:space="preserve">रं, </w:t>
      </w:r>
      <w:r w:rsidRPr="00232CA9">
        <w:rPr>
          <w:bCs w:val="0"/>
          <w:sz w:val="24"/>
          <w:szCs w:val="24"/>
          <w:cs/>
        </w:rPr>
        <w:t xml:space="preserve"> </w:t>
      </w:r>
      <w:r w:rsidRPr="00232CA9">
        <w:rPr>
          <w:rFonts w:hint="cs"/>
          <w:bCs w:val="0"/>
          <w:sz w:val="24"/>
          <w:szCs w:val="24"/>
          <w:cs/>
          <w:lang w:bidi="sa-IN"/>
        </w:rPr>
        <w:t>स</w:t>
      </w:r>
      <w:r w:rsidRPr="00232CA9">
        <w:rPr>
          <w:rFonts w:hint="cs"/>
          <w:bCs w:val="0"/>
          <w:sz w:val="24"/>
          <w:szCs w:val="24"/>
          <w:cs/>
        </w:rPr>
        <w:t>े</w:t>
      </w:r>
      <w:r w:rsidRPr="00232CA9">
        <w:rPr>
          <w:bCs w:val="0"/>
          <w:sz w:val="24"/>
          <w:szCs w:val="24"/>
          <w:cs/>
        </w:rPr>
        <w:t xml:space="preserve"> जहानामए केइ पुरिसे करतलाओ आमलकं अभि</w:t>
      </w:r>
      <w:r w:rsidRPr="00232CA9">
        <w:rPr>
          <w:rFonts w:hint="cs"/>
          <w:bCs w:val="0"/>
          <w:sz w:val="24"/>
          <w:szCs w:val="24"/>
          <w:cs/>
          <w:lang w:bidi="sa-IN"/>
        </w:rPr>
        <w:t>नि</w:t>
      </w:r>
      <w:r w:rsidRPr="00232CA9">
        <w:rPr>
          <w:bCs w:val="0"/>
          <w:sz w:val="24"/>
          <w:szCs w:val="24"/>
          <w:cs/>
        </w:rPr>
        <w:t>व्वट्टित्ताणं उवदंसेज्जा-</w:t>
      </w:r>
      <w:r w:rsidRPr="00232CA9">
        <w:rPr>
          <w:rFonts w:hint="cs"/>
          <w:bCs w:val="0"/>
          <w:sz w:val="24"/>
          <w:szCs w:val="24"/>
          <w:cs/>
          <w:lang w:bidi="sa-IN"/>
        </w:rPr>
        <w:t xml:space="preserve"> </w:t>
      </w:r>
      <w:r w:rsidRPr="00232CA9">
        <w:rPr>
          <w:bCs w:val="0"/>
          <w:sz w:val="24"/>
          <w:szCs w:val="24"/>
          <w:cs/>
        </w:rPr>
        <w:t xml:space="preserve">अयमाउसो </w:t>
      </w:r>
      <w:r w:rsidRPr="00232CA9">
        <w:rPr>
          <w:bCs w:val="0"/>
          <w:sz w:val="24"/>
          <w:szCs w:val="24"/>
        </w:rPr>
        <w:t xml:space="preserve">! </w:t>
      </w:r>
      <w:r w:rsidRPr="00232CA9">
        <w:rPr>
          <w:bCs w:val="0"/>
          <w:sz w:val="24"/>
          <w:szCs w:val="24"/>
          <w:cs/>
        </w:rPr>
        <w:t>करतले अयं आमलए एवमेव नत्थि केइ पुरिसे उवदंसेत्तारो-</w:t>
      </w:r>
      <w:r w:rsidRPr="00232CA9">
        <w:rPr>
          <w:rFonts w:hint="cs"/>
          <w:bCs w:val="0"/>
          <w:sz w:val="24"/>
          <w:szCs w:val="24"/>
          <w:cs/>
          <w:lang w:bidi="sa-IN"/>
        </w:rPr>
        <w:t xml:space="preserve"> </w:t>
      </w:r>
      <w:r w:rsidRPr="00232CA9">
        <w:rPr>
          <w:bCs w:val="0"/>
          <w:sz w:val="24"/>
          <w:szCs w:val="24"/>
          <w:cs/>
        </w:rPr>
        <w:t xml:space="preserve">अयमाउसो </w:t>
      </w:r>
      <w:r w:rsidRPr="00232CA9">
        <w:rPr>
          <w:bCs w:val="0"/>
          <w:sz w:val="24"/>
          <w:szCs w:val="24"/>
        </w:rPr>
        <w:t xml:space="preserve">! </w:t>
      </w:r>
      <w:r w:rsidRPr="00232CA9">
        <w:rPr>
          <w:bCs w:val="0"/>
          <w:sz w:val="24"/>
          <w:szCs w:val="24"/>
          <w:cs/>
        </w:rPr>
        <w:t xml:space="preserve">आया </w:t>
      </w:r>
      <w:r w:rsidRPr="00232CA9">
        <w:rPr>
          <w:rFonts w:hint="cs"/>
          <w:bCs w:val="0"/>
          <w:sz w:val="24"/>
          <w:szCs w:val="24"/>
          <w:cs/>
          <w:lang w:bidi="sa-IN"/>
        </w:rPr>
        <w:t>इ</w:t>
      </w:r>
      <w:r w:rsidRPr="00232CA9">
        <w:rPr>
          <w:bCs w:val="0"/>
          <w:sz w:val="24"/>
          <w:szCs w:val="24"/>
          <w:cs/>
        </w:rPr>
        <w:t>यं सरी</w:t>
      </w:r>
      <w:r w:rsidRPr="00232CA9">
        <w:rPr>
          <w:rFonts w:hint="cs"/>
          <w:bCs w:val="0"/>
          <w:sz w:val="24"/>
          <w:szCs w:val="24"/>
          <w:cs/>
          <w:lang w:bidi="sa-IN"/>
        </w:rPr>
        <w:t>रं</w:t>
      </w:r>
      <w:r w:rsidRPr="00232CA9">
        <w:rPr>
          <w:bCs w:val="0"/>
          <w:sz w:val="24"/>
          <w:szCs w:val="24"/>
          <w:cs/>
        </w:rPr>
        <w:t xml:space="preserve"> से जहानामए केइ पुरिसे दहीओ नव</w:t>
      </w:r>
      <w:r w:rsidRPr="00232CA9">
        <w:rPr>
          <w:rFonts w:hint="cs"/>
          <w:bCs w:val="0"/>
          <w:sz w:val="24"/>
          <w:szCs w:val="24"/>
          <w:cs/>
          <w:lang w:bidi="sa-IN"/>
        </w:rPr>
        <w:t>नी</w:t>
      </w:r>
      <w:r w:rsidRPr="00232CA9">
        <w:rPr>
          <w:bCs w:val="0"/>
          <w:sz w:val="24"/>
          <w:szCs w:val="24"/>
          <w:cs/>
        </w:rPr>
        <w:t>यं अभि</w:t>
      </w:r>
      <w:r w:rsidRPr="00232CA9">
        <w:rPr>
          <w:rFonts w:hint="cs"/>
          <w:bCs w:val="0"/>
          <w:sz w:val="24"/>
          <w:szCs w:val="24"/>
          <w:cs/>
          <w:lang w:bidi="sa-IN"/>
        </w:rPr>
        <w:t>नि</w:t>
      </w:r>
      <w:r w:rsidRPr="00232CA9">
        <w:rPr>
          <w:bCs w:val="0"/>
          <w:sz w:val="24"/>
          <w:szCs w:val="24"/>
          <w:cs/>
        </w:rPr>
        <w:t>व्वट्टित्ताणं उवदंसेज्जा अयमाउसो</w:t>
      </w:r>
      <w:r w:rsidRPr="00232CA9">
        <w:rPr>
          <w:rFonts w:hint="cs"/>
          <w:bCs w:val="0"/>
          <w:sz w:val="24"/>
          <w:szCs w:val="24"/>
          <w:cs/>
        </w:rPr>
        <w:t>!</w:t>
      </w:r>
      <w:r w:rsidRPr="00232CA9">
        <w:rPr>
          <w:bCs w:val="0"/>
          <w:sz w:val="24"/>
          <w:szCs w:val="24"/>
          <w:cs/>
        </w:rPr>
        <w:t xml:space="preserve"> </w:t>
      </w:r>
      <w:r w:rsidRPr="00232CA9">
        <w:rPr>
          <w:rFonts w:hint="cs"/>
          <w:bCs w:val="0"/>
          <w:sz w:val="24"/>
          <w:szCs w:val="24"/>
          <w:cs/>
          <w:lang w:bidi="sa-IN"/>
        </w:rPr>
        <w:t>न</w:t>
      </w:r>
      <w:r w:rsidRPr="00232CA9">
        <w:rPr>
          <w:bCs w:val="0"/>
          <w:sz w:val="24"/>
          <w:szCs w:val="24"/>
          <w:cs/>
        </w:rPr>
        <w:t>व</w:t>
      </w:r>
      <w:r w:rsidRPr="00232CA9">
        <w:rPr>
          <w:rFonts w:hint="cs"/>
          <w:bCs w:val="0"/>
          <w:sz w:val="24"/>
          <w:szCs w:val="24"/>
          <w:cs/>
          <w:lang w:bidi="sa-IN"/>
        </w:rPr>
        <w:t>नी</w:t>
      </w:r>
      <w:r w:rsidRPr="00232CA9">
        <w:rPr>
          <w:bCs w:val="0"/>
          <w:sz w:val="24"/>
          <w:szCs w:val="24"/>
          <w:cs/>
        </w:rPr>
        <w:t xml:space="preserve">यं अयं </w:t>
      </w:r>
      <w:r w:rsidRPr="00232CA9">
        <w:rPr>
          <w:rFonts w:hint="cs"/>
          <w:bCs w:val="0"/>
          <w:sz w:val="24"/>
          <w:szCs w:val="24"/>
          <w:cs/>
          <w:lang w:bidi="sa-IN"/>
        </w:rPr>
        <w:t xml:space="preserve">तु </w:t>
      </w:r>
      <w:r w:rsidRPr="00232CA9">
        <w:rPr>
          <w:bCs w:val="0"/>
          <w:sz w:val="24"/>
          <w:szCs w:val="24"/>
          <w:cs/>
        </w:rPr>
        <w:t>दही</w:t>
      </w:r>
      <w:r w:rsidRPr="00232CA9">
        <w:rPr>
          <w:rFonts w:hint="cs"/>
          <w:bCs w:val="0"/>
          <w:sz w:val="24"/>
          <w:szCs w:val="24"/>
          <w:cs/>
        </w:rPr>
        <w:t>,</w:t>
      </w:r>
      <w:r w:rsidRPr="00232CA9">
        <w:rPr>
          <w:bCs w:val="0"/>
          <w:sz w:val="24"/>
          <w:szCs w:val="24"/>
          <w:cs/>
        </w:rPr>
        <w:t xml:space="preserve"> एवमेव नत्थि केइ पुरिसे अभि</w:t>
      </w:r>
      <w:r w:rsidRPr="00232CA9">
        <w:rPr>
          <w:rFonts w:hint="cs"/>
          <w:bCs w:val="0"/>
          <w:sz w:val="24"/>
          <w:szCs w:val="24"/>
          <w:cs/>
          <w:lang w:bidi="sa-IN"/>
        </w:rPr>
        <w:t>नि</w:t>
      </w:r>
      <w:r w:rsidRPr="00232CA9">
        <w:rPr>
          <w:bCs w:val="0"/>
          <w:sz w:val="24"/>
          <w:szCs w:val="24"/>
          <w:cs/>
        </w:rPr>
        <w:t>व्वट्टित्ताणं उवदंसेत्तारो-</w:t>
      </w:r>
      <w:r w:rsidRPr="00232CA9">
        <w:rPr>
          <w:rFonts w:hint="cs"/>
          <w:bCs w:val="0"/>
          <w:sz w:val="24"/>
          <w:szCs w:val="24"/>
          <w:cs/>
          <w:lang w:bidi="sa-IN"/>
        </w:rPr>
        <w:t xml:space="preserve"> </w:t>
      </w:r>
      <w:r w:rsidRPr="00232CA9">
        <w:rPr>
          <w:bCs w:val="0"/>
          <w:sz w:val="24"/>
          <w:szCs w:val="24"/>
          <w:cs/>
        </w:rPr>
        <w:t xml:space="preserve">अयमाउसो </w:t>
      </w:r>
      <w:r w:rsidRPr="00232CA9">
        <w:rPr>
          <w:bCs w:val="0"/>
          <w:sz w:val="24"/>
          <w:szCs w:val="24"/>
        </w:rPr>
        <w:t xml:space="preserve">! </w:t>
      </w:r>
      <w:r w:rsidRPr="00232CA9">
        <w:rPr>
          <w:bCs w:val="0"/>
          <w:sz w:val="24"/>
          <w:szCs w:val="24"/>
          <w:cs/>
        </w:rPr>
        <w:t xml:space="preserve">आया अयं सरीरे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से जहानामए केइ पुरिसे तिलेहिंतो तेल्लं अभि</w:t>
      </w:r>
      <w:r w:rsidRPr="00232CA9">
        <w:rPr>
          <w:rFonts w:hint="cs"/>
          <w:bCs w:val="0"/>
          <w:sz w:val="24"/>
          <w:szCs w:val="24"/>
          <w:cs/>
          <w:lang w:bidi="sa-IN"/>
        </w:rPr>
        <w:t>नि</w:t>
      </w:r>
      <w:r w:rsidRPr="00232CA9">
        <w:rPr>
          <w:bCs w:val="0"/>
          <w:sz w:val="24"/>
          <w:szCs w:val="24"/>
          <w:cs/>
        </w:rPr>
        <w:t>व्वट्टित्ताणं उवदंसेज्जा अयमाउसो</w:t>
      </w:r>
      <w:r w:rsidRPr="00232CA9">
        <w:rPr>
          <w:rFonts w:hint="cs"/>
          <w:bCs w:val="0"/>
          <w:sz w:val="24"/>
          <w:szCs w:val="24"/>
          <w:cs/>
        </w:rPr>
        <w:t>!</w:t>
      </w:r>
      <w:r w:rsidRPr="00232CA9">
        <w:rPr>
          <w:bCs w:val="0"/>
          <w:sz w:val="24"/>
          <w:szCs w:val="24"/>
          <w:cs/>
        </w:rPr>
        <w:t xml:space="preserve"> तेल्लं अयं पिण्णाए</w:t>
      </w:r>
      <w:r w:rsidRPr="00232CA9">
        <w:rPr>
          <w:rFonts w:hint="cs"/>
          <w:bCs w:val="0"/>
          <w:sz w:val="24"/>
          <w:szCs w:val="24"/>
          <w:cs/>
          <w:lang w:bidi="sa-IN"/>
        </w:rPr>
        <w:t>,</w:t>
      </w:r>
      <w:r w:rsidRPr="00232CA9">
        <w:rPr>
          <w:bCs w:val="0"/>
          <w:sz w:val="24"/>
          <w:szCs w:val="24"/>
          <w:cs/>
        </w:rPr>
        <w:t xml:space="preserve"> एवमेव नत्थि केइ पुरिसे </w:t>
      </w:r>
      <w:r w:rsidRPr="00232CA9">
        <w:rPr>
          <w:rFonts w:hint="cs"/>
          <w:bCs w:val="0"/>
          <w:sz w:val="24"/>
          <w:szCs w:val="24"/>
          <w:cs/>
        </w:rPr>
        <w:t>जाव</w:t>
      </w:r>
      <w:r w:rsidRPr="00232CA9">
        <w:rPr>
          <w:bCs w:val="0"/>
          <w:sz w:val="24"/>
          <w:szCs w:val="24"/>
          <w:cs/>
        </w:rPr>
        <w:t xml:space="preserve"> </w:t>
      </w:r>
      <w:r w:rsidRPr="00232CA9">
        <w:rPr>
          <w:rFonts w:hint="cs"/>
          <w:bCs w:val="0"/>
          <w:sz w:val="24"/>
          <w:szCs w:val="24"/>
          <w:cs/>
          <w:lang w:bidi="sa-IN"/>
        </w:rPr>
        <w:t>इ</w:t>
      </w:r>
      <w:r w:rsidRPr="00232CA9">
        <w:rPr>
          <w:bCs w:val="0"/>
          <w:sz w:val="24"/>
          <w:szCs w:val="24"/>
          <w:cs/>
        </w:rPr>
        <w:t>यं सरी</w:t>
      </w:r>
      <w:r w:rsidRPr="00232CA9">
        <w:rPr>
          <w:rFonts w:hint="cs"/>
          <w:bCs w:val="0"/>
          <w:sz w:val="24"/>
          <w:szCs w:val="24"/>
          <w:cs/>
          <w:lang w:bidi="sa-IN"/>
        </w:rPr>
        <w:t xml:space="preserve">रं, </w:t>
      </w:r>
      <w:r w:rsidRPr="00232CA9">
        <w:rPr>
          <w:bCs w:val="0"/>
          <w:sz w:val="24"/>
          <w:szCs w:val="24"/>
          <w:cs/>
        </w:rPr>
        <w:t>से जहा</w:t>
      </w:r>
      <w:r w:rsidRPr="00232CA9">
        <w:rPr>
          <w:rFonts w:hint="cs"/>
          <w:bCs w:val="0"/>
          <w:sz w:val="24"/>
          <w:szCs w:val="24"/>
          <w:cs/>
          <w:lang w:bidi="sa-IN"/>
        </w:rPr>
        <w:t>ना</w:t>
      </w:r>
      <w:r w:rsidRPr="00232CA9">
        <w:rPr>
          <w:bCs w:val="0"/>
          <w:sz w:val="24"/>
          <w:szCs w:val="24"/>
          <w:cs/>
        </w:rPr>
        <w:t>मए केइ पुरिसे इक्खूओ खोयरसं अभि</w:t>
      </w:r>
      <w:r w:rsidRPr="00232CA9">
        <w:rPr>
          <w:rFonts w:hint="cs"/>
          <w:bCs w:val="0"/>
          <w:sz w:val="24"/>
          <w:szCs w:val="24"/>
          <w:cs/>
          <w:lang w:bidi="sa-IN"/>
        </w:rPr>
        <w:t>नि</w:t>
      </w:r>
      <w:r w:rsidRPr="00232CA9">
        <w:rPr>
          <w:bCs w:val="0"/>
          <w:sz w:val="24"/>
          <w:szCs w:val="24"/>
          <w:cs/>
        </w:rPr>
        <w:t>व्वट्टित्ता णं उवदंसेज्जा अयमाउसो</w:t>
      </w:r>
      <w:r w:rsidRPr="00232CA9">
        <w:rPr>
          <w:rFonts w:hint="cs"/>
          <w:bCs w:val="0"/>
          <w:sz w:val="24"/>
          <w:szCs w:val="24"/>
          <w:cs/>
        </w:rPr>
        <w:t>!</w:t>
      </w:r>
      <w:r w:rsidRPr="00232CA9">
        <w:rPr>
          <w:bCs w:val="0"/>
          <w:sz w:val="24"/>
          <w:szCs w:val="24"/>
          <w:cs/>
        </w:rPr>
        <w:t xml:space="preserve"> खोयरसे अयं छोए एवमेव </w:t>
      </w:r>
      <w:r w:rsidRPr="00232CA9">
        <w:rPr>
          <w:rFonts w:hint="cs"/>
          <w:bCs w:val="0"/>
          <w:sz w:val="24"/>
          <w:szCs w:val="24"/>
          <w:cs/>
          <w:lang w:bidi="sa-IN"/>
        </w:rPr>
        <w:t xml:space="preserve">जाव </w:t>
      </w:r>
      <w:r w:rsidRPr="00232CA9">
        <w:rPr>
          <w:bCs w:val="0"/>
          <w:sz w:val="24"/>
          <w:szCs w:val="24"/>
          <w:cs/>
        </w:rPr>
        <w:t>सरीरे</w:t>
      </w:r>
      <w:r w:rsidRPr="00232CA9">
        <w:rPr>
          <w:rFonts w:hint="cs"/>
          <w:bCs w:val="0"/>
          <w:sz w:val="24"/>
          <w:szCs w:val="24"/>
          <w:cs/>
          <w:lang w:bidi="sa-IN"/>
        </w:rPr>
        <w:t>,</w:t>
      </w:r>
      <w:r w:rsidRPr="00232CA9">
        <w:rPr>
          <w:bCs w:val="0"/>
          <w:sz w:val="24"/>
          <w:szCs w:val="24"/>
          <w:cs/>
        </w:rPr>
        <w:t xml:space="preserve"> से जहानामए केइ पुरिसे अरणीओ अग्गिं अभि</w:t>
      </w:r>
      <w:r w:rsidRPr="00232CA9">
        <w:rPr>
          <w:rFonts w:hint="cs"/>
          <w:bCs w:val="0"/>
          <w:sz w:val="24"/>
          <w:szCs w:val="24"/>
          <w:cs/>
          <w:lang w:bidi="sa-IN"/>
        </w:rPr>
        <w:t>नि</w:t>
      </w:r>
      <w:r w:rsidRPr="00232CA9">
        <w:rPr>
          <w:bCs w:val="0"/>
          <w:sz w:val="24"/>
          <w:szCs w:val="24"/>
          <w:cs/>
        </w:rPr>
        <w:t>व्वट्टित्ता णं उवदंसेज्जा अयमाउसो</w:t>
      </w:r>
      <w:r w:rsidRPr="00232CA9">
        <w:rPr>
          <w:rFonts w:hint="cs"/>
          <w:bCs w:val="0"/>
          <w:sz w:val="24"/>
          <w:szCs w:val="24"/>
          <w:cs/>
        </w:rPr>
        <w:t>!</w:t>
      </w:r>
      <w:r w:rsidRPr="00232CA9">
        <w:rPr>
          <w:bCs w:val="0"/>
          <w:sz w:val="24"/>
          <w:szCs w:val="24"/>
          <w:cs/>
        </w:rPr>
        <w:t xml:space="preserve"> अरणी अयं अग्गी एवमेव </w:t>
      </w:r>
      <w:r w:rsidRPr="00232CA9">
        <w:rPr>
          <w:rFonts w:hint="cs"/>
          <w:bCs w:val="0"/>
          <w:sz w:val="24"/>
          <w:szCs w:val="24"/>
          <w:cs/>
          <w:lang w:bidi="sa-IN"/>
        </w:rPr>
        <w:t xml:space="preserve">जाव </w:t>
      </w:r>
      <w:r w:rsidRPr="00232CA9">
        <w:rPr>
          <w:bCs w:val="0"/>
          <w:sz w:val="24"/>
          <w:szCs w:val="24"/>
          <w:cs/>
        </w:rPr>
        <w:t>सरी</w:t>
      </w:r>
      <w:r w:rsidRPr="00232CA9">
        <w:rPr>
          <w:rFonts w:hint="cs"/>
          <w:bCs w:val="0"/>
          <w:sz w:val="24"/>
          <w:szCs w:val="24"/>
          <w:cs/>
          <w:lang w:bidi="sa-IN"/>
        </w:rPr>
        <w:t xml:space="preserve">रं, </w:t>
      </w:r>
      <w:r w:rsidRPr="00232CA9">
        <w:rPr>
          <w:bCs w:val="0"/>
          <w:sz w:val="24"/>
          <w:szCs w:val="24"/>
          <w:cs/>
        </w:rPr>
        <w:t>एवं असंते असंविज्जमाणे जेसिं तं सुयक्खायं भवइ</w:t>
      </w:r>
      <w:r w:rsidRPr="00232CA9">
        <w:rPr>
          <w:rFonts w:hint="cs"/>
          <w:bCs w:val="0"/>
          <w:sz w:val="24"/>
          <w:szCs w:val="24"/>
          <w:cs/>
        </w:rPr>
        <w:t>,</w:t>
      </w:r>
      <w:r w:rsidRPr="00232CA9">
        <w:rPr>
          <w:bCs w:val="0"/>
          <w:sz w:val="24"/>
          <w:szCs w:val="24"/>
          <w:cs/>
        </w:rPr>
        <w:t xml:space="preserve"> तं जहा-</w:t>
      </w:r>
      <w:r w:rsidRPr="00232CA9">
        <w:rPr>
          <w:rFonts w:hint="cs"/>
          <w:bCs w:val="0"/>
          <w:sz w:val="24"/>
          <w:szCs w:val="24"/>
          <w:cs/>
          <w:lang w:bidi="sa-IN"/>
        </w:rPr>
        <w:t xml:space="preserve"> </w:t>
      </w:r>
      <w:r w:rsidRPr="00232CA9">
        <w:rPr>
          <w:bCs w:val="0"/>
          <w:sz w:val="24"/>
          <w:szCs w:val="24"/>
          <w:cs/>
        </w:rPr>
        <w:t>अन्नो जीवो अन्नं सरीरं</w:t>
      </w:r>
      <w:r w:rsidRPr="00232CA9">
        <w:rPr>
          <w:rFonts w:hint="cs"/>
          <w:bCs w:val="0"/>
          <w:sz w:val="24"/>
          <w:szCs w:val="24"/>
          <w:cs/>
        </w:rPr>
        <w:t>,</w:t>
      </w:r>
      <w:r w:rsidRPr="00232CA9">
        <w:rPr>
          <w:bCs w:val="0"/>
          <w:sz w:val="24"/>
          <w:szCs w:val="24"/>
          <w:cs/>
        </w:rPr>
        <w:t xml:space="preserve"> तम्हा तं मिच्छा</w:t>
      </w:r>
      <w:r w:rsidRPr="00232CA9">
        <w:rPr>
          <w:rFonts w:hint="cs"/>
          <w:bCs w:val="0"/>
          <w:sz w:val="24"/>
          <w:szCs w:val="24"/>
          <w:cs/>
          <w:lang w:bidi="sa-IN"/>
        </w:rPr>
        <w:t>,</w:t>
      </w:r>
    </w:p>
    <w:p w:rsidR="001B3605" w:rsidRDefault="004605FC" w:rsidP="001B3605">
      <w:pPr>
        <w:pStyle w:val="H4Hindi"/>
        <w:tabs>
          <w:tab w:val="left" w:pos="2250"/>
        </w:tabs>
        <w:spacing w:before="0" w:after="0"/>
        <w:ind w:firstLine="1440"/>
        <w:jc w:val="distribute"/>
        <w:rPr>
          <w:bCs w:val="0"/>
          <w:sz w:val="24"/>
          <w:szCs w:val="24"/>
        </w:rPr>
      </w:pPr>
      <w:r w:rsidRPr="00232CA9">
        <w:rPr>
          <w:bCs w:val="0"/>
          <w:sz w:val="24"/>
          <w:szCs w:val="24"/>
          <w:cs/>
        </w:rPr>
        <w:t xml:space="preserve">से हंता </w:t>
      </w:r>
      <w:r w:rsidRPr="00232CA9">
        <w:rPr>
          <w:rFonts w:hint="cs"/>
          <w:bCs w:val="0"/>
          <w:sz w:val="24"/>
          <w:szCs w:val="24"/>
          <w:cs/>
          <w:lang w:bidi="sa-IN"/>
        </w:rPr>
        <w:t xml:space="preserve">तं </w:t>
      </w:r>
      <w:r w:rsidRPr="00232CA9">
        <w:rPr>
          <w:bCs w:val="0"/>
          <w:sz w:val="24"/>
          <w:szCs w:val="24"/>
          <w:cs/>
        </w:rPr>
        <w:t>हणह खणह छणह डहह पयह आलुंपह विलुंपह सहस</w:t>
      </w:r>
      <w:r w:rsidRPr="00232CA9">
        <w:rPr>
          <w:rFonts w:hint="cs"/>
          <w:bCs w:val="0"/>
          <w:sz w:val="24"/>
          <w:szCs w:val="24"/>
          <w:cs/>
          <w:lang w:bidi="sa-IN"/>
        </w:rPr>
        <w:t>ा</w:t>
      </w:r>
      <w:r w:rsidRPr="00232CA9">
        <w:rPr>
          <w:bCs w:val="0"/>
          <w:sz w:val="24"/>
          <w:szCs w:val="24"/>
          <w:cs/>
        </w:rPr>
        <w:t>क्कारेह विपरामुसह एतावताव जीवे नत्थि परलोए</w:t>
      </w:r>
      <w:r w:rsidRPr="00232CA9">
        <w:rPr>
          <w:rFonts w:hint="cs"/>
          <w:bCs w:val="0"/>
          <w:sz w:val="24"/>
          <w:szCs w:val="24"/>
          <w:cs/>
        </w:rPr>
        <w:t>,</w:t>
      </w:r>
      <w:r w:rsidRPr="00232CA9">
        <w:rPr>
          <w:bCs w:val="0"/>
          <w:sz w:val="24"/>
          <w:szCs w:val="24"/>
          <w:cs/>
        </w:rPr>
        <w:t xml:space="preserve"> ते नो एवं विप्पडिवेंदेतिं तं जहा-</w:t>
      </w:r>
      <w:r w:rsidRPr="00232CA9">
        <w:rPr>
          <w:rFonts w:hint="cs"/>
          <w:bCs w:val="0"/>
          <w:sz w:val="24"/>
          <w:szCs w:val="24"/>
          <w:cs/>
        </w:rPr>
        <w:t xml:space="preserve"> </w:t>
      </w:r>
      <w:r w:rsidRPr="00232CA9">
        <w:rPr>
          <w:bCs w:val="0"/>
          <w:sz w:val="24"/>
          <w:szCs w:val="24"/>
          <w:cs/>
        </w:rPr>
        <w:t xml:space="preserve">किरिया इ वा अकिरिया इ वा सुकडे इ वा दुक्कडे इ वा कल्लाणे इ वा पावए इ वा साहू इ वा असाहू इ वा सिद्धी इ वा असिद्धी इ वा निरए </w:t>
      </w:r>
      <w:r w:rsidRPr="00232CA9">
        <w:rPr>
          <w:rFonts w:hint="cs"/>
          <w:bCs w:val="0"/>
          <w:sz w:val="24"/>
          <w:szCs w:val="24"/>
          <w:cs/>
        </w:rPr>
        <w:t xml:space="preserve">इ </w:t>
      </w:r>
      <w:r w:rsidRPr="00232CA9">
        <w:rPr>
          <w:bCs w:val="0"/>
          <w:sz w:val="24"/>
          <w:szCs w:val="24"/>
          <w:cs/>
        </w:rPr>
        <w:t>वा अनिरए</w:t>
      </w:r>
      <w:r w:rsidRPr="00232CA9">
        <w:rPr>
          <w:rFonts w:hint="cs"/>
          <w:bCs w:val="0"/>
          <w:sz w:val="24"/>
          <w:szCs w:val="24"/>
          <w:cs/>
        </w:rPr>
        <w:t xml:space="preserve"> इ</w:t>
      </w:r>
      <w:r w:rsidRPr="00232CA9">
        <w:rPr>
          <w:bCs w:val="0"/>
          <w:sz w:val="24"/>
          <w:szCs w:val="24"/>
          <w:cs/>
        </w:rPr>
        <w:t xml:space="preserve"> वा एवं ते विरूवरूवेहिं कम्मसमारं</w:t>
      </w:r>
      <w:r w:rsidRPr="00232CA9">
        <w:rPr>
          <w:rFonts w:hint="cs"/>
          <w:bCs w:val="0"/>
          <w:sz w:val="24"/>
          <w:szCs w:val="24"/>
          <w:cs/>
          <w:lang w:bidi="sa-IN"/>
        </w:rPr>
        <w:t>भे</w:t>
      </w:r>
      <w:r w:rsidRPr="00232CA9">
        <w:rPr>
          <w:bCs w:val="0"/>
          <w:sz w:val="24"/>
          <w:szCs w:val="24"/>
          <w:cs/>
        </w:rPr>
        <w:t>हिं विरूवरूवाइं कामभोगाइं समारंभंति भोयणाए</w:t>
      </w:r>
      <w:r w:rsidRPr="00232CA9">
        <w:rPr>
          <w:rFonts w:hint="cs"/>
          <w:bCs w:val="0"/>
          <w:sz w:val="24"/>
          <w:szCs w:val="24"/>
          <w:cs/>
        </w:rPr>
        <w:t>,</w:t>
      </w:r>
      <w:r w:rsidRPr="00232CA9">
        <w:rPr>
          <w:bCs w:val="0"/>
          <w:sz w:val="24"/>
          <w:szCs w:val="24"/>
          <w:cs/>
        </w:rPr>
        <w:t xml:space="preserve"> एवं एगे पागब्भिया निक्खम्म मामगं धम्मं प</w:t>
      </w:r>
      <w:r w:rsidRPr="00232CA9">
        <w:rPr>
          <w:rFonts w:hint="cs"/>
          <w:bCs w:val="0"/>
          <w:sz w:val="24"/>
          <w:szCs w:val="24"/>
          <w:cs/>
          <w:lang w:bidi="sa-IN"/>
        </w:rPr>
        <w:t>न्न</w:t>
      </w:r>
      <w:r w:rsidRPr="00232CA9">
        <w:rPr>
          <w:bCs w:val="0"/>
          <w:sz w:val="24"/>
          <w:szCs w:val="24"/>
          <w:cs/>
        </w:rPr>
        <w:t>वेंति तं सद्दहमाणा तं पत्तियमाणा तं रोएमाणा साधु सुयक्खाते समणेति वा माहणेति वा कामं खलु आउसो</w:t>
      </w:r>
      <w:r w:rsidRPr="00232CA9">
        <w:rPr>
          <w:rFonts w:hint="cs"/>
          <w:bCs w:val="0"/>
          <w:sz w:val="24"/>
          <w:szCs w:val="24"/>
          <w:cs/>
        </w:rPr>
        <w:t>!</w:t>
      </w:r>
      <w:r w:rsidRPr="00232CA9">
        <w:rPr>
          <w:bCs w:val="0"/>
          <w:sz w:val="24"/>
          <w:szCs w:val="24"/>
          <w:cs/>
        </w:rPr>
        <w:t xml:space="preserve"> तुमं पूययामो</w:t>
      </w:r>
      <w:r w:rsidRPr="00232CA9">
        <w:rPr>
          <w:rFonts w:hint="cs"/>
          <w:bCs w:val="0"/>
          <w:sz w:val="24"/>
          <w:szCs w:val="24"/>
          <w:cs/>
        </w:rPr>
        <w:t>,</w:t>
      </w:r>
      <w:r w:rsidRPr="00232CA9">
        <w:rPr>
          <w:bCs w:val="0"/>
          <w:sz w:val="24"/>
          <w:szCs w:val="24"/>
          <w:cs/>
        </w:rPr>
        <w:t xml:space="preserve"> तं जहा-अस</w:t>
      </w:r>
      <w:r w:rsidRPr="00232CA9">
        <w:rPr>
          <w:rFonts w:hint="cs"/>
          <w:bCs w:val="0"/>
          <w:sz w:val="24"/>
          <w:szCs w:val="24"/>
          <w:cs/>
          <w:lang w:bidi="sa-IN"/>
        </w:rPr>
        <w:t>नेन</w:t>
      </w:r>
      <w:r w:rsidRPr="00232CA9">
        <w:rPr>
          <w:bCs w:val="0"/>
          <w:sz w:val="24"/>
          <w:szCs w:val="24"/>
          <w:cs/>
        </w:rPr>
        <w:t xml:space="preserve"> वा पा</w:t>
      </w:r>
      <w:r w:rsidRPr="00232CA9">
        <w:rPr>
          <w:rFonts w:hint="cs"/>
          <w:bCs w:val="0"/>
          <w:sz w:val="24"/>
          <w:szCs w:val="24"/>
          <w:cs/>
          <w:lang w:bidi="sa-IN"/>
        </w:rPr>
        <w:t>नेन</w:t>
      </w:r>
      <w:r w:rsidRPr="00232CA9">
        <w:rPr>
          <w:bCs w:val="0"/>
          <w:sz w:val="24"/>
          <w:szCs w:val="24"/>
          <w:cs/>
        </w:rPr>
        <w:t xml:space="preserve"> वा खाइमेण वा साइमेण वा वत्थेण वा पडिग्गहेण वा कंबलेण वा पायपुंछणेण वा तत्थेगे पूयणाए </w:t>
      </w:r>
    </w:p>
    <w:p w:rsidR="003D704C" w:rsidRDefault="009833E6" w:rsidP="003D704C">
      <w:pPr>
        <w:spacing w:after="0" w:line="240" w:lineRule="auto"/>
        <w:ind w:right="1708"/>
        <w:contextualSpacing/>
        <w:rPr>
          <w:rFonts w:cs="Mangal"/>
          <w:sz w:val="24"/>
          <w:szCs w:val="24"/>
        </w:rPr>
      </w:pPr>
      <w:r>
        <w:rPr>
          <w:rFonts w:cs="Mangal" w:hint="cs"/>
          <w:sz w:val="24"/>
          <w:szCs w:val="24"/>
          <w:cs/>
        </w:rPr>
        <w:lastRenderedPageBreak/>
        <w:t>सुयक्खंधो-२, अज्झयणं-१</w:t>
      </w:r>
      <w:r w:rsidR="003D704C">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3D704C" w:rsidTr="00A43EF4">
        <w:trPr>
          <w:trHeight w:val="228"/>
        </w:trPr>
        <w:tc>
          <w:tcPr>
            <w:tcW w:w="10140" w:type="dxa"/>
            <w:tcBorders>
              <w:top w:val="single" w:sz="4" w:space="0" w:color="FF0000"/>
              <w:left w:val="nil"/>
              <w:bottom w:val="nil"/>
              <w:right w:val="nil"/>
            </w:tcBorders>
          </w:tcPr>
          <w:p w:rsidR="003D704C" w:rsidRDefault="003D704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1B3605">
      <w:pPr>
        <w:pStyle w:val="H4Hindi"/>
        <w:tabs>
          <w:tab w:val="left" w:pos="2250"/>
        </w:tabs>
        <w:spacing w:before="0" w:after="0"/>
        <w:jc w:val="both"/>
        <w:rPr>
          <w:bCs w:val="0"/>
          <w:sz w:val="24"/>
          <w:szCs w:val="24"/>
        </w:rPr>
      </w:pPr>
      <w:r w:rsidRPr="00232CA9">
        <w:rPr>
          <w:bCs w:val="0"/>
          <w:sz w:val="24"/>
          <w:szCs w:val="24"/>
          <w:cs/>
        </w:rPr>
        <w:t>समाउट्टिंसु तत्थेगे पूयणाए निकाइंसु</w:t>
      </w:r>
      <w:r w:rsidRPr="00232CA9">
        <w:rPr>
          <w:rFonts w:hint="cs"/>
          <w:bCs w:val="0"/>
          <w:sz w:val="24"/>
          <w:szCs w:val="24"/>
          <w:cs/>
        </w:rPr>
        <w:t>,</w:t>
      </w:r>
      <w:r w:rsidRPr="00232CA9">
        <w:rPr>
          <w:bCs w:val="0"/>
          <w:sz w:val="24"/>
          <w:szCs w:val="24"/>
          <w:cs/>
        </w:rPr>
        <w:t xml:space="preserve">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पुव्वामेव तेसिं नायं भवइ-</w:t>
      </w:r>
      <w:r w:rsidRPr="00232CA9">
        <w:rPr>
          <w:rFonts w:hint="cs"/>
          <w:bCs w:val="0"/>
          <w:sz w:val="24"/>
          <w:szCs w:val="24"/>
          <w:cs/>
          <w:lang w:bidi="sa-IN"/>
        </w:rPr>
        <w:t xml:space="preserve"> </w:t>
      </w:r>
      <w:r w:rsidRPr="00232CA9">
        <w:rPr>
          <w:bCs w:val="0"/>
          <w:sz w:val="24"/>
          <w:szCs w:val="24"/>
          <w:cs/>
        </w:rPr>
        <w:t>समणा भविस्सामो अ</w:t>
      </w:r>
      <w:r w:rsidRPr="00232CA9">
        <w:rPr>
          <w:rFonts w:hint="cs"/>
          <w:bCs w:val="0"/>
          <w:sz w:val="24"/>
          <w:szCs w:val="24"/>
          <w:cs/>
          <w:lang w:bidi="sa-IN"/>
        </w:rPr>
        <w:t>न</w:t>
      </w:r>
      <w:r w:rsidRPr="00232CA9">
        <w:rPr>
          <w:bCs w:val="0"/>
          <w:sz w:val="24"/>
          <w:szCs w:val="24"/>
          <w:cs/>
        </w:rPr>
        <w:t>गारा अकिंचणा अपुत्ता अपसू परदत्तभोइणो भिक्खुणो पावं कम्मं नो करिस्सामो समुट्ठाए ते अप्पणा अप्पडिविरया भवंति</w:t>
      </w:r>
      <w:r w:rsidRPr="00232CA9">
        <w:rPr>
          <w:rFonts w:hint="cs"/>
          <w:bCs w:val="0"/>
          <w:sz w:val="24"/>
          <w:szCs w:val="24"/>
          <w:cs/>
        </w:rPr>
        <w:t>,</w:t>
      </w:r>
      <w:r w:rsidRPr="00232CA9">
        <w:rPr>
          <w:bCs w:val="0"/>
          <w:sz w:val="24"/>
          <w:szCs w:val="24"/>
          <w:cs/>
        </w:rPr>
        <w:t xml:space="preserve"> स</w:t>
      </w:r>
      <w:r w:rsidRPr="00232CA9">
        <w:rPr>
          <w:rFonts w:hint="cs"/>
          <w:bCs w:val="0"/>
          <w:sz w:val="24"/>
          <w:szCs w:val="24"/>
          <w:cs/>
          <w:lang w:bidi="sa-IN"/>
        </w:rPr>
        <w:t>यमा</w:t>
      </w:r>
      <w:r w:rsidRPr="00232CA9">
        <w:rPr>
          <w:bCs w:val="0"/>
          <w:sz w:val="24"/>
          <w:szCs w:val="24"/>
          <w:cs/>
        </w:rPr>
        <w:t>इयंति अन्ने वि आइयावेंति अन्नं पि आइयंतं समणुजाणंति</w:t>
      </w:r>
      <w:r w:rsidRPr="00232CA9">
        <w:rPr>
          <w:rFonts w:hint="cs"/>
          <w:bCs w:val="0"/>
          <w:sz w:val="24"/>
          <w:szCs w:val="24"/>
          <w:cs/>
        </w:rPr>
        <w:t>,</w:t>
      </w:r>
      <w:r w:rsidRPr="00232CA9">
        <w:rPr>
          <w:bCs w:val="0"/>
          <w:sz w:val="24"/>
          <w:szCs w:val="24"/>
          <w:cs/>
        </w:rPr>
        <w:t xml:space="preserve"> एवामेव ते इत्थिकामभोगेहिं मुच्छिया गिद्धा गढिया अज्झोवव</w:t>
      </w:r>
      <w:r w:rsidRPr="00232CA9">
        <w:rPr>
          <w:rFonts w:hint="cs"/>
          <w:bCs w:val="0"/>
          <w:sz w:val="24"/>
          <w:szCs w:val="24"/>
          <w:cs/>
          <w:lang w:bidi="sa-IN"/>
        </w:rPr>
        <w:t>न्ना</w:t>
      </w:r>
      <w:r w:rsidRPr="00232CA9">
        <w:rPr>
          <w:bCs w:val="0"/>
          <w:sz w:val="24"/>
          <w:szCs w:val="24"/>
          <w:cs/>
        </w:rPr>
        <w:t xml:space="preserve"> लुद्धा रागदोसवसट्टा</w:t>
      </w:r>
      <w:r w:rsidRPr="00232CA9">
        <w:rPr>
          <w:rFonts w:hint="cs"/>
          <w:bCs w:val="0"/>
          <w:sz w:val="24"/>
          <w:szCs w:val="24"/>
          <w:cs/>
        </w:rPr>
        <w:t>,</w:t>
      </w:r>
      <w:r w:rsidRPr="00232CA9">
        <w:rPr>
          <w:bCs w:val="0"/>
          <w:sz w:val="24"/>
          <w:szCs w:val="24"/>
          <w:cs/>
        </w:rPr>
        <w:t xml:space="preserve"> ते नो अप्पाणं समुच्छेदेंति </w:t>
      </w:r>
      <w:r w:rsidRPr="00232CA9">
        <w:rPr>
          <w:rFonts w:hint="cs"/>
          <w:bCs w:val="0"/>
          <w:sz w:val="24"/>
          <w:szCs w:val="24"/>
          <w:cs/>
          <w:lang w:bidi="sa-IN"/>
        </w:rPr>
        <w:t xml:space="preserve">ते </w:t>
      </w:r>
      <w:r w:rsidRPr="00232CA9">
        <w:rPr>
          <w:bCs w:val="0"/>
          <w:sz w:val="24"/>
          <w:szCs w:val="24"/>
          <w:cs/>
        </w:rPr>
        <w:t xml:space="preserve">नो परं समुच्छेदेंति </w:t>
      </w:r>
      <w:r w:rsidRPr="00232CA9">
        <w:rPr>
          <w:rFonts w:hint="cs"/>
          <w:bCs w:val="0"/>
          <w:sz w:val="24"/>
          <w:szCs w:val="24"/>
          <w:cs/>
          <w:lang w:bidi="sa-IN"/>
        </w:rPr>
        <w:t xml:space="preserve">ते </w:t>
      </w:r>
      <w:r w:rsidRPr="00232CA9">
        <w:rPr>
          <w:bCs w:val="0"/>
          <w:sz w:val="24"/>
          <w:szCs w:val="24"/>
          <w:cs/>
        </w:rPr>
        <w:t>नो अ</w:t>
      </w:r>
      <w:r w:rsidRPr="00232CA9">
        <w:rPr>
          <w:rFonts w:hint="cs"/>
          <w:bCs w:val="0"/>
          <w:sz w:val="24"/>
          <w:szCs w:val="24"/>
          <w:cs/>
          <w:lang w:bidi="sa-IN"/>
        </w:rPr>
        <w:t>न्ना</w:t>
      </w:r>
      <w:r w:rsidRPr="00232CA9">
        <w:rPr>
          <w:bCs w:val="0"/>
          <w:sz w:val="24"/>
          <w:szCs w:val="24"/>
          <w:cs/>
        </w:rPr>
        <w:t>इं पा</w:t>
      </w:r>
      <w:r w:rsidRPr="00232CA9">
        <w:rPr>
          <w:rFonts w:hint="cs"/>
          <w:bCs w:val="0"/>
          <w:sz w:val="24"/>
          <w:szCs w:val="24"/>
          <w:cs/>
        </w:rPr>
        <w:t>णा</w:t>
      </w:r>
      <w:r w:rsidRPr="00232CA9">
        <w:rPr>
          <w:bCs w:val="0"/>
          <w:sz w:val="24"/>
          <w:szCs w:val="24"/>
          <w:cs/>
        </w:rPr>
        <w:t>इं भूयाइं जीवाइं सत्ताइं समुच्छेदेंति</w:t>
      </w:r>
      <w:r w:rsidRPr="00232CA9">
        <w:rPr>
          <w:rFonts w:hint="cs"/>
          <w:bCs w:val="0"/>
          <w:sz w:val="24"/>
          <w:szCs w:val="24"/>
          <w:cs/>
        </w:rPr>
        <w:t>,</w:t>
      </w:r>
      <w:r w:rsidRPr="00232CA9">
        <w:rPr>
          <w:bCs w:val="0"/>
          <w:sz w:val="24"/>
          <w:szCs w:val="24"/>
          <w:cs/>
        </w:rPr>
        <w:t xml:space="preserve"> पहीणा पुव्वसंजोगा आरियं मग्गं असंपत्ता-</w:t>
      </w:r>
      <w:r w:rsidRPr="00232CA9">
        <w:rPr>
          <w:rFonts w:hint="cs"/>
          <w:bCs w:val="0"/>
          <w:sz w:val="24"/>
          <w:szCs w:val="24"/>
          <w:cs/>
          <w:lang w:bidi="sa-IN"/>
        </w:rPr>
        <w:t xml:space="preserve"> </w:t>
      </w:r>
      <w:r w:rsidRPr="00232CA9">
        <w:rPr>
          <w:bCs w:val="0"/>
          <w:sz w:val="24"/>
          <w:szCs w:val="24"/>
          <w:cs/>
        </w:rPr>
        <w:t>इति ते नो हव्वाए नो पाराए अंतरा कामभोगेहिं विस</w:t>
      </w:r>
      <w:r w:rsidRPr="00232CA9">
        <w:rPr>
          <w:rFonts w:hint="cs"/>
          <w:bCs w:val="0"/>
          <w:sz w:val="24"/>
          <w:szCs w:val="24"/>
          <w:cs/>
        </w:rPr>
        <w:t>न्ना</w:t>
      </w:r>
      <w:r w:rsidR="009833E6">
        <w:rPr>
          <w:bCs w:val="0"/>
          <w:sz w:val="24"/>
          <w:szCs w:val="24"/>
          <w:cs/>
        </w:rPr>
        <w:t xml:space="preserve"> इति पढमे पु</w:t>
      </w:r>
      <w:r w:rsidR="009833E6">
        <w:rPr>
          <w:rFonts w:hint="cs"/>
          <w:bCs w:val="0"/>
          <w:sz w:val="24"/>
          <w:szCs w:val="24"/>
          <w:cs/>
        </w:rPr>
        <w:t>रि</w:t>
      </w:r>
      <w:r w:rsidRPr="00232CA9">
        <w:rPr>
          <w:bCs w:val="0"/>
          <w:sz w:val="24"/>
          <w:szCs w:val="24"/>
          <w:cs/>
        </w:rPr>
        <w:t>सजाए तज्जीवतस्सरीरिए</w:t>
      </w:r>
      <w:r w:rsidRPr="00232CA9">
        <w:rPr>
          <w:rFonts w:hint="cs"/>
          <w:bCs w:val="0"/>
          <w:sz w:val="24"/>
          <w:szCs w:val="24"/>
          <w:cs/>
        </w:rPr>
        <w:t>त्ति</w:t>
      </w:r>
      <w:r w:rsidRPr="00232CA9">
        <w:rPr>
          <w:bCs w:val="0"/>
          <w:sz w:val="24"/>
          <w:szCs w:val="24"/>
          <w:cs/>
        </w:rPr>
        <w:t xml:space="preserve"> आहिए ।</w:t>
      </w:r>
    </w:p>
    <w:p w:rsidR="004605FC" w:rsidRPr="00232CA9" w:rsidRDefault="007E7495"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४२</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दोच्चे पुरिसजाए पंचमहब्भूइए त्ति आहिज्जइ-</w:t>
      </w:r>
      <w:r w:rsidR="004605FC" w:rsidRPr="00232CA9">
        <w:rPr>
          <w:rFonts w:hint="cs"/>
          <w:bCs w:val="0"/>
          <w:sz w:val="24"/>
          <w:szCs w:val="24"/>
          <w:cs/>
          <w:lang w:bidi="sa-IN"/>
        </w:rPr>
        <w:t xml:space="preserve"> </w:t>
      </w:r>
      <w:r w:rsidR="004605FC" w:rsidRPr="00232CA9">
        <w:rPr>
          <w:bCs w:val="0"/>
          <w:sz w:val="24"/>
          <w:szCs w:val="24"/>
          <w:cs/>
        </w:rPr>
        <w:t>इह खलु पाईणं वा पडीणं वा उदीणं वा दाहिणं वा संतेगइया मणुस्सा भवंति अ</w:t>
      </w:r>
      <w:r w:rsidR="004605FC" w:rsidRPr="00232CA9">
        <w:rPr>
          <w:rFonts w:hint="cs"/>
          <w:bCs w:val="0"/>
          <w:sz w:val="24"/>
          <w:szCs w:val="24"/>
          <w:cs/>
          <w:lang w:bidi="sa-IN"/>
        </w:rPr>
        <w:t>नु</w:t>
      </w:r>
      <w:r w:rsidR="004605FC" w:rsidRPr="00232CA9">
        <w:rPr>
          <w:bCs w:val="0"/>
          <w:sz w:val="24"/>
          <w:szCs w:val="24"/>
          <w:cs/>
        </w:rPr>
        <w:t>पुव्वेणं लोगं उवव</w:t>
      </w:r>
      <w:r w:rsidR="004605FC" w:rsidRPr="00232CA9">
        <w:rPr>
          <w:rFonts w:hint="cs"/>
          <w:bCs w:val="0"/>
          <w:sz w:val="24"/>
          <w:szCs w:val="24"/>
          <w:cs/>
          <w:lang w:bidi="sa-IN"/>
        </w:rPr>
        <w:t>न्ना,</w:t>
      </w:r>
      <w:r w:rsidR="004605FC" w:rsidRPr="00232CA9">
        <w:rPr>
          <w:bCs w:val="0"/>
          <w:sz w:val="24"/>
          <w:szCs w:val="24"/>
          <w:cs/>
        </w:rPr>
        <w:t xml:space="preserve"> तं जहा-</w:t>
      </w:r>
      <w:r w:rsidR="004605FC" w:rsidRPr="00232CA9">
        <w:rPr>
          <w:rFonts w:hint="cs"/>
          <w:bCs w:val="0"/>
          <w:sz w:val="24"/>
          <w:szCs w:val="24"/>
          <w:cs/>
          <w:lang w:bidi="sa-IN"/>
        </w:rPr>
        <w:t xml:space="preserve"> </w:t>
      </w:r>
      <w:r w:rsidR="004605FC" w:rsidRPr="00232CA9">
        <w:rPr>
          <w:bCs w:val="0"/>
          <w:sz w:val="24"/>
          <w:szCs w:val="24"/>
          <w:cs/>
        </w:rPr>
        <w:t>आरिया वेगे अ</w:t>
      </w:r>
      <w:r w:rsidR="004605FC" w:rsidRPr="00232CA9">
        <w:rPr>
          <w:rFonts w:hint="cs"/>
          <w:bCs w:val="0"/>
          <w:sz w:val="24"/>
          <w:szCs w:val="24"/>
          <w:cs/>
          <w:lang w:bidi="sa-IN"/>
        </w:rPr>
        <w:t>ना</w:t>
      </w:r>
      <w:r w:rsidR="004605FC" w:rsidRPr="00232CA9">
        <w:rPr>
          <w:bCs w:val="0"/>
          <w:sz w:val="24"/>
          <w:szCs w:val="24"/>
          <w:cs/>
        </w:rPr>
        <w:t xml:space="preserve">रिया वेगे </w:t>
      </w:r>
      <w:r w:rsidR="004605FC" w:rsidRPr="00232CA9">
        <w:rPr>
          <w:rFonts w:hint="cs"/>
          <w:bCs w:val="0"/>
          <w:sz w:val="24"/>
          <w:szCs w:val="24"/>
          <w:cs/>
          <w:lang w:bidi="sa-IN"/>
        </w:rPr>
        <w:t xml:space="preserve">एवं जाव </w:t>
      </w:r>
      <w:r w:rsidR="004605FC" w:rsidRPr="00232CA9">
        <w:rPr>
          <w:bCs w:val="0"/>
          <w:sz w:val="24"/>
          <w:szCs w:val="24"/>
          <w:cs/>
        </w:rPr>
        <w:t>दुरूवा वेगे</w:t>
      </w:r>
      <w:r w:rsidR="004605FC" w:rsidRPr="00232CA9">
        <w:rPr>
          <w:rFonts w:hint="cs"/>
          <w:bCs w:val="0"/>
          <w:sz w:val="24"/>
          <w:szCs w:val="24"/>
          <w:cs/>
          <w:lang w:bidi="sa-IN"/>
        </w:rPr>
        <w:t>,</w:t>
      </w:r>
      <w:r w:rsidR="004605FC" w:rsidRPr="00232CA9">
        <w:rPr>
          <w:bCs w:val="0"/>
          <w:sz w:val="24"/>
          <w:szCs w:val="24"/>
          <w:cs/>
        </w:rPr>
        <w:t xml:space="preserve"> तेसिं च णं </w:t>
      </w:r>
      <w:r w:rsidR="004605FC" w:rsidRPr="00232CA9">
        <w:rPr>
          <w:rFonts w:hint="cs"/>
          <w:bCs w:val="0"/>
          <w:sz w:val="24"/>
          <w:szCs w:val="24"/>
          <w:cs/>
          <w:lang w:bidi="sa-IN"/>
        </w:rPr>
        <w:t xml:space="preserve">महं </w:t>
      </w:r>
      <w:r w:rsidR="004605FC" w:rsidRPr="00232CA9">
        <w:rPr>
          <w:bCs w:val="0"/>
          <w:sz w:val="24"/>
          <w:szCs w:val="24"/>
          <w:cs/>
        </w:rPr>
        <w:t>एगे राया भवति-</w:t>
      </w:r>
      <w:r w:rsidR="004605FC" w:rsidRPr="00232CA9">
        <w:rPr>
          <w:rFonts w:hint="cs"/>
          <w:bCs w:val="0"/>
          <w:sz w:val="24"/>
          <w:szCs w:val="24"/>
          <w:cs/>
          <w:lang w:bidi="sa-IN"/>
        </w:rPr>
        <w:t xml:space="preserve"> </w:t>
      </w:r>
      <w:r w:rsidR="004605FC" w:rsidRPr="00232CA9">
        <w:rPr>
          <w:bCs w:val="0"/>
          <w:sz w:val="24"/>
          <w:szCs w:val="24"/>
          <w:cs/>
        </w:rPr>
        <w:t>महाहिमवंत</w:t>
      </w:r>
      <w:r w:rsidR="002D071D" w:rsidRPr="00232CA9">
        <w:rPr>
          <w:rFonts w:hint="cs"/>
          <w:bCs w:val="0"/>
          <w:color w:val="00B050"/>
          <w:sz w:val="24"/>
          <w:szCs w:val="24"/>
          <w:cs/>
        </w:rPr>
        <w:t>०</w:t>
      </w:r>
      <w:r w:rsidR="004605FC" w:rsidRPr="00232CA9">
        <w:rPr>
          <w:rFonts w:hint="cs"/>
          <w:bCs w:val="0"/>
          <w:sz w:val="24"/>
          <w:szCs w:val="24"/>
          <w:cs/>
        </w:rPr>
        <w:t xml:space="preserve"> एवं चेव निरवसेसं जाव</w:t>
      </w:r>
      <w:r w:rsidR="004605FC" w:rsidRPr="00232CA9">
        <w:rPr>
          <w:bCs w:val="0"/>
          <w:sz w:val="24"/>
          <w:szCs w:val="24"/>
          <w:cs/>
        </w:rPr>
        <w:t xml:space="preserve"> से</w:t>
      </w:r>
      <w:r w:rsidR="004605FC" w:rsidRPr="00232CA9">
        <w:rPr>
          <w:rFonts w:hint="cs"/>
          <w:bCs w:val="0"/>
          <w:sz w:val="24"/>
          <w:szCs w:val="24"/>
          <w:cs/>
          <w:lang w:bidi="sa-IN"/>
        </w:rPr>
        <w:t>ना</w:t>
      </w:r>
      <w:r w:rsidR="004605FC" w:rsidRPr="00232CA9">
        <w:rPr>
          <w:bCs w:val="0"/>
          <w:sz w:val="24"/>
          <w:szCs w:val="24"/>
          <w:cs/>
        </w:rPr>
        <w:t>वइपुत्ता</w:t>
      </w:r>
      <w:r w:rsidR="004605FC" w:rsidRPr="00232CA9">
        <w:rPr>
          <w:rFonts w:hint="cs"/>
          <w:bCs w:val="0"/>
          <w:sz w:val="24"/>
          <w:szCs w:val="24"/>
          <w:cs/>
        </w:rPr>
        <w:t>,</w:t>
      </w:r>
      <w:r w:rsidR="004605FC" w:rsidRPr="00232CA9">
        <w:rPr>
          <w:bCs w:val="0"/>
          <w:sz w:val="24"/>
          <w:szCs w:val="24"/>
          <w:cs/>
        </w:rPr>
        <w:t xml:space="preserve"> तेसिं च णं एगइए सड्ढी भवति कामं तं समणा वा माहणा वा संपहारिसुं गमणाए</w:t>
      </w:r>
      <w:r w:rsidR="004605FC" w:rsidRPr="00232CA9">
        <w:rPr>
          <w:rFonts w:hint="cs"/>
          <w:bCs w:val="0"/>
          <w:sz w:val="24"/>
          <w:szCs w:val="24"/>
          <w:cs/>
          <w:lang w:bidi="sa-IN"/>
        </w:rPr>
        <w:t>,</w:t>
      </w:r>
      <w:r w:rsidR="004605FC" w:rsidRPr="00232CA9">
        <w:rPr>
          <w:bCs w:val="0"/>
          <w:sz w:val="24"/>
          <w:szCs w:val="24"/>
          <w:cs/>
        </w:rPr>
        <w:t xml:space="preserve"> तत्थ अन्नतरेणं धम्मेण पन्नत्तारो वयं इमेण धम्मेणं पन्नवइस्सामो से एवमायाणह भयंतारो </w:t>
      </w:r>
      <w:r w:rsidR="004605FC" w:rsidRPr="00232CA9">
        <w:rPr>
          <w:bCs w:val="0"/>
          <w:sz w:val="24"/>
          <w:szCs w:val="24"/>
        </w:rPr>
        <w:t xml:space="preserve">! </w:t>
      </w:r>
      <w:r w:rsidR="004605FC" w:rsidRPr="00232CA9">
        <w:rPr>
          <w:bCs w:val="0"/>
          <w:sz w:val="24"/>
          <w:szCs w:val="24"/>
          <w:cs/>
        </w:rPr>
        <w:t>जहा मे एस धम्मे सुयक्खाते सुपन्नत्ते भवति-</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इह खलु पंचमहब्भूया जेहिं नो क</w:t>
      </w:r>
      <w:r w:rsidRPr="00232CA9">
        <w:rPr>
          <w:rFonts w:hint="cs"/>
          <w:bCs w:val="0"/>
          <w:sz w:val="24"/>
          <w:szCs w:val="24"/>
          <w:cs/>
          <w:lang w:bidi="sa-IN"/>
        </w:rPr>
        <w:t>ज्ज</w:t>
      </w:r>
      <w:r w:rsidRPr="00232CA9">
        <w:rPr>
          <w:bCs w:val="0"/>
          <w:sz w:val="24"/>
          <w:szCs w:val="24"/>
          <w:cs/>
        </w:rPr>
        <w:t>इ किरिया इ वा अकिरिया इ वा सु</w:t>
      </w:r>
      <w:r w:rsidRPr="00232CA9">
        <w:rPr>
          <w:rFonts w:hint="cs"/>
          <w:bCs w:val="0"/>
          <w:sz w:val="24"/>
          <w:szCs w:val="24"/>
          <w:cs/>
          <w:lang w:bidi="sa-IN"/>
        </w:rPr>
        <w:t>क्क</w:t>
      </w:r>
      <w:r w:rsidRPr="00232CA9">
        <w:rPr>
          <w:bCs w:val="0"/>
          <w:sz w:val="24"/>
          <w:szCs w:val="24"/>
          <w:cs/>
        </w:rPr>
        <w:t xml:space="preserve">डे इ वा दुक्कडे इ वा कल्लाणे इ वा पावए इ वा साहू इ वा असाहू इ वा सिद्धी इ वा असिद्धी इ वा निरए इ वा अनिरए इ वा अवि अंतसो तणमायमवि तं च </w:t>
      </w:r>
      <w:r w:rsidRPr="00232CA9">
        <w:rPr>
          <w:rFonts w:hint="cs"/>
          <w:bCs w:val="0"/>
          <w:sz w:val="24"/>
          <w:szCs w:val="24"/>
          <w:cs/>
          <w:lang w:bidi="sa-IN"/>
        </w:rPr>
        <w:t>पिहु</w:t>
      </w:r>
      <w:r w:rsidRPr="00232CA9">
        <w:rPr>
          <w:bCs w:val="0"/>
          <w:sz w:val="24"/>
          <w:szCs w:val="24"/>
          <w:cs/>
        </w:rPr>
        <w:t>द्देसेणं पुढोभूतसमवायं जाणेज्जा</w:t>
      </w:r>
      <w:r w:rsidRPr="00232CA9">
        <w:rPr>
          <w:rFonts w:hint="cs"/>
          <w:bCs w:val="0"/>
          <w:sz w:val="24"/>
          <w:szCs w:val="24"/>
          <w:cs/>
          <w:lang w:bidi="sa-IN"/>
        </w:rPr>
        <w:t>,</w:t>
      </w:r>
      <w:r w:rsidRPr="00232CA9">
        <w:rPr>
          <w:bCs w:val="0"/>
          <w:sz w:val="24"/>
          <w:szCs w:val="24"/>
          <w:cs/>
        </w:rPr>
        <w:t xml:space="preserve"> तं जहा-पुढवी एगे महब्भूते आऊ दुच्चे महब्भूते तेऊ तच्चे महब्भूते वाऊ चउत्थे महब्भूते आगासे पंचमे महब्भूते इच्चेते पंच महब्भूया अ</w:t>
      </w:r>
      <w:r w:rsidRPr="00232CA9">
        <w:rPr>
          <w:rFonts w:hint="cs"/>
          <w:bCs w:val="0"/>
          <w:sz w:val="24"/>
          <w:szCs w:val="24"/>
          <w:cs/>
          <w:lang w:bidi="sa-IN"/>
        </w:rPr>
        <w:t>नि</w:t>
      </w:r>
      <w:r w:rsidRPr="00232CA9">
        <w:rPr>
          <w:bCs w:val="0"/>
          <w:sz w:val="24"/>
          <w:szCs w:val="24"/>
          <w:cs/>
        </w:rPr>
        <w:t>म्मिया अ</w:t>
      </w:r>
      <w:r w:rsidRPr="00232CA9">
        <w:rPr>
          <w:rFonts w:hint="cs"/>
          <w:bCs w:val="0"/>
          <w:sz w:val="24"/>
          <w:szCs w:val="24"/>
          <w:cs/>
          <w:lang w:bidi="sa-IN"/>
        </w:rPr>
        <w:t>नि</w:t>
      </w:r>
      <w:r w:rsidRPr="00232CA9">
        <w:rPr>
          <w:bCs w:val="0"/>
          <w:sz w:val="24"/>
          <w:szCs w:val="24"/>
          <w:cs/>
        </w:rPr>
        <w:t>म्माविया अकडा नो कित्तिमा नो कडगा अ</w:t>
      </w:r>
      <w:r w:rsidRPr="00232CA9">
        <w:rPr>
          <w:rFonts w:hint="cs"/>
          <w:bCs w:val="0"/>
          <w:sz w:val="24"/>
          <w:szCs w:val="24"/>
          <w:cs/>
          <w:lang w:bidi="sa-IN"/>
        </w:rPr>
        <w:t>ना</w:t>
      </w:r>
      <w:r w:rsidRPr="00232CA9">
        <w:rPr>
          <w:bCs w:val="0"/>
          <w:sz w:val="24"/>
          <w:szCs w:val="24"/>
          <w:cs/>
        </w:rPr>
        <w:t>दिया अनिधणा अवंझा अपुरोहिता संतता सासया आयछट्ठा</w:t>
      </w:r>
      <w:r w:rsidRPr="00232CA9">
        <w:rPr>
          <w:rFonts w:hint="cs"/>
          <w:bCs w:val="0"/>
          <w:sz w:val="24"/>
          <w:szCs w:val="24"/>
          <w:cs/>
          <w:lang w:bidi="sa-IN"/>
        </w:rPr>
        <w:t>,</w:t>
      </w:r>
      <w:r w:rsidRPr="00232CA9">
        <w:rPr>
          <w:bCs w:val="0"/>
          <w:sz w:val="24"/>
          <w:szCs w:val="24"/>
          <w:cs/>
        </w:rPr>
        <w:t xml:space="preserve"> पुण एगे एवमाहु-</w:t>
      </w:r>
      <w:r w:rsidRPr="00232CA9">
        <w:rPr>
          <w:rFonts w:hint="cs"/>
          <w:bCs w:val="0"/>
          <w:sz w:val="24"/>
          <w:szCs w:val="24"/>
          <w:cs/>
          <w:lang w:bidi="sa-IN"/>
        </w:rPr>
        <w:t xml:space="preserve"> </w:t>
      </w:r>
      <w:r w:rsidRPr="00232CA9">
        <w:rPr>
          <w:bCs w:val="0"/>
          <w:sz w:val="24"/>
          <w:szCs w:val="24"/>
          <w:cs/>
        </w:rPr>
        <w:t xml:space="preserve">सतो नत्थि विनासो असतो नत्थि संभवो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एताव ताव जीवकाए</w:t>
      </w:r>
      <w:r w:rsidRPr="00232CA9">
        <w:rPr>
          <w:rFonts w:hint="cs"/>
          <w:bCs w:val="0"/>
          <w:sz w:val="24"/>
          <w:szCs w:val="24"/>
          <w:cs/>
        </w:rPr>
        <w:t>,</w:t>
      </w:r>
      <w:r w:rsidRPr="00232CA9">
        <w:rPr>
          <w:bCs w:val="0"/>
          <w:sz w:val="24"/>
          <w:szCs w:val="24"/>
          <w:cs/>
        </w:rPr>
        <w:t xml:space="preserve"> एताव ताव अत्थिकाए</w:t>
      </w:r>
      <w:r w:rsidRPr="00232CA9">
        <w:rPr>
          <w:rFonts w:hint="cs"/>
          <w:bCs w:val="0"/>
          <w:sz w:val="24"/>
          <w:szCs w:val="24"/>
          <w:cs/>
        </w:rPr>
        <w:t>,</w:t>
      </w:r>
      <w:r w:rsidRPr="00232CA9">
        <w:rPr>
          <w:bCs w:val="0"/>
          <w:sz w:val="24"/>
          <w:szCs w:val="24"/>
          <w:cs/>
        </w:rPr>
        <w:t xml:space="preserve"> एताव ताव सव्वलोए</w:t>
      </w:r>
      <w:r w:rsidRPr="00232CA9">
        <w:rPr>
          <w:rFonts w:hint="cs"/>
          <w:bCs w:val="0"/>
          <w:sz w:val="24"/>
          <w:szCs w:val="24"/>
          <w:cs/>
          <w:lang w:bidi="sa-IN"/>
        </w:rPr>
        <w:t>,</w:t>
      </w:r>
      <w:r w:rsidRPr="00232CA9">
        <w:rPr>
          <w:bCs w:val="0"/>
          <w:sz w:val="24"/>
          <w:szCs w:val="24"/>
          <w:cs/>
        </w:rPr>
        <w:t xml:space="preserve"> एतं मुहं लोगस्स करणयाए</w:t>
      </w:r>
      <w:r w:rsidRPr="00232CA9">
        <w:rPr>
          <w:rFonts w:hint="cs"/>
          <w:bCs w:val="0"/>
          <w:sz w:val="24"/>
          <w:szCs w:val="24"/>
          <w:cs/>
          <w:lang w:bidi="sa-IN"/>
        </w:rPr>
        <w:t>,</w:t>
      </w:r>
      <w:r w:rsidRPr="00232CA9">
        <w:rPr>
          <w:bCs w:val="0"/>
          <w:sz w:val="24"/>
          <w:szCs w:val="24"/>
          <w:cs/>
        </w:rPr>
        <w:t xml:space="preserve"> अवि अंतसो तणमायमवि</w:t>
      </w:r>
      <w:r w:rsidRPr="00232CA9">
        <w:rPr>
          <w:rFonts w:hint="cs"/>
          <w:bCs w:val="0"/>
          <w:sz w:val="24"/>
          <w:szCs w:val="24"/>
          <w:cs/>
          <w:lang w:bidi="sa-IN"/>
        </w:rPr>
        <w:t>,</w:t>
      </w:r>
      <w:r w:rsidRPr="00232CA9">
        <w:rPr>
          <w:bCs w:val="0"/>
          <w:sz w:val="24"/>
          <w:szCs w:val="24"/>
          <w:cs/>
        </w:rPr>
        <w:t xml:space="preserve"> से किणं किणावेमाणे हणं घायमाणे पयं पयावेमाणे अवि अंतसो पुरिसमवि </w:t>
      </w:r>
      <w:r w:rsidRPr="00232CA9">
        <w:rPr>
          <w:rFonts w:hint="cs"/>
          <w:bCs w:val="0"/>
          <w:sz w:val="24"/>
          <w:szCs w:val="24"/>
          <w:cs/>
          <w:lang w:bidi="sa-IN"/>
        </w:rPr>
        <w:t>की</w:t>
      </w:r>
      <w:r w:rsidRPr="00232CA9">
        <w:rPr>
          <w:bCs w:val="0"/>
          <w:sz w:val="24"/>
          <w:szCs w:val="24"/>
          <w:cs/>
        </w:rPr>
        <w:t xml:space="preserve">णित्ता </w:t>
      </w:r>
      <w:r w:rsidRPr="00232CA9">
        <w:rPr>
          <w:rFonts w:hint="cs"/>
          <w:bCs w:val="0"/>
          <w:sz w:val="24"/>
          <w:szCs w:val="24"/>
          <w:cs/>
        </w:rPr>
        <w:t>धा</w:t>
      </w:r>
      <w:r w:rsidRPr="00232CA9">
        <w:rPr>
          <w:bCs w:val="0"/>
          <w:sz w:val="24"/>
          <w:szCs w:val="24"/>
          <w:cs/>
        </w:rPr>
        <w:t>यइत्ता एत्थं पि जाणाहि नत्थित्थ दोसो</w:t>
      </w:r>
      <w:r w:rsidRPr="00232CA9">
        <w:rPr>
          <w:rFonts w:hint="cs"/>
          <w:bCs w:val="0"/>
          <w:sz w:val="24"/>
          <w:szCs w:val="24"/>
          <w:cs/>
          <w:lang w:bidi="sa-IN"/>
        </w:rPr>
        <w:t>,</w:t>
      </w:r>
      <w:r w:rsidRPr="00232CA9">
        <w:rPr>
          <w:bCs w:val="0"/>
          <w:sz w:val="24"/>
          <w:szCs w:val="24"/>
          <w:cs/>
        </w:rPr>
        <w:t xml:space="preserve"> ते नो एवं विप्पडिवेदेंति तं जहा-</w:t>
      </w:r>
      <w:r w:rsidRPr="00232CA9">
        <w:rPr>
          <w:rFonts w:hint="cs"/>
          <w:bCs w:val="0"/>
          <w:sz w:val="24"/>
          <w:szCs w:val="24"/>
          <w:cs/>
        </w:rPr>
        <w:t xml:space="preserve"> </w:t>
      </w:r>
      <w:r w:rsidRPr="00232CA9">
        <w:rPr>
          <w:bCs w:val="0"/>
          <w:sz w:val="24"/>
          <w:szCs w:val="24"/>
          <w:cs/>
        </w:rPr>
        <w:t xml:space="preserve">किरिया इ वा </w:t>
      </w:r>
      <w:r w:rsidRPr="00232CA9">
        <w:rPr>
          <w:rFonts w:hint="cs"/>
          <w:bCs w:val="0"/>
          <w:sz w:val="24"/>
          <w:szCs w:val="24"/>
          <w:cs/>
          <w:lang w:bidi="sa-IN"/>
        </w:rPr>
        <w:t xml:space="preserve">जाव </w:t>
      </w:r>
      <w:r w:rsidRPr="00232CA9">
        <w:rPr>
          <w:bCs w:val="0"/>
          <w:sz w:val="24"/>
          <w:szCs w:val="24"/>
          <w:cs/>
        </w:rPr>
        <w:t>निरए इ वा अनिरए इ वा एवं ते विरूवरूवेहिं कम्मसमारंभेहिं विरूवरूवाइं कामभोगाइं समारंभंति भोयणाए</w:t>
      </w:r>
      <w:r w:rsidRPr="00232CA9">
        <w:rPr>
          <w:rFonts w:hint="cs"/>
          <w:bCs w:val="0"/>
          <w:sz w:val="24"/>
          <w:szCs w:val="24"/>
          <w:cs/>
        </w:rPr>
        <w:t>,</w:t>
      </w:r>
      <w:r w:rsidRPr="00232CA9">
        <w:rPr>
          <w:bCs w:val="0"/>
          <w:sz w:val="24"/>
          <w:szCs w:val="24"/>
          <w:cs/>
        </w:rPr>
        <w:t xml:space="preserve">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एवं ते अ</w:t>
      </w:r>
      <w:r w:rsidRPr="00232CA9">
        <w:rPr>
          <w:rFonts w:hint="cs"/>
          <w:bCs w:val="0"/>
          <w:sz w:val="24"/>
          <w:szCs w:val="24"/>
          <w:cs/>
          <w:lang w:bidi="sa-IN"/>
        </w:rPr>
        <w:t>ना</w:t>
      </w:r>
      <w:r w:rsidRPr="00232CA9">
        <w:rPr>
          <w:bCs w:val="0"/>
          <w:sz w:val="24"/>
          <w:szCs w:val="24"/>
          <w:cs/>
        </w:rPr>
        <w:t xml:space="preserve">रिया विप्पडिवण्णा मामगं धम्मं पण्णवेंति तं सद्दहमाणा तं पत्तियमाणा </w:t>
      </w:r>
      <w:r w:rsidRPr="00232CA9">
        <w:rPr>
          <w:rFonts w:hint="cs"/>
          <w:bCs w:val="0"/>
          <w:sz w:val="24"/>
          <w:szCs w:val="24"/>
          <w:cs/>
          <w:lang w:bidi="sa-IN"/>
        </w:rPr>
        <w:t xml:space="preserve">जाव </w:t>
      </w:r>
      <w:r w:rsidRPr="00232CA9">
        <w:rPr>
          <w:bCs w:val="0"/>
          <w:sz w:val="24"/>
          <w:szCs w:val="24"/>
          <w:cs/>
        </w:rPr>
        <w:t>इति ते नो हव्वाए नो पाराए</w:t>
      </w:r>
      <w:r w:rsidRPr="00232CA9">
        <w:rPr>
          <w:rFonts w:hint="cs"/>
          <w:bCs w:val="0"/>
          <w:sz w:val="24"/>
          <w:szCs w:val="24"/>
          <w:cs/>
        </w:rPr>
        <w:t>,</w:t>
      </w:r>
      <w:r w:rsidRPr="00232CA9">
        <w:rPr>
          <w:bCs w:val="0"/>
          <w:sz w:val="24"/>
          <w:szCs w:val="24"/>
          <w:cs/>
        </w:rPr>
        <w:t xml:space="preserve"> अंतरा कामभोगेसु विसण्णा</w:t>
      </w:r>
      <w:r w:rsidRPr="00232CA9">
        <w:rPr>
          <w:rFonts w:hint="cs"/>
          <w:bCs w:val="0"/>
          <w:sz w:val="24"/>
          <w:szCs w:val="24"/>
          <w:cs/>
          <w:lang w:bidi="sa-IN"/>
        </w:rPr>
        <w:t>,</w:t>
      </w:r>
      <w:r w:rsidRPr="00232CA9">
        <w:rPr>
          <w:bCs w:val="0"/>
          <w:sz w:val="24"/>
          <w:szCs w:val="24"/>
          <w:cs/>
        </w:rPr>
        <w:t xml:space="preserve"> दोच्चे पुरिसजाते पंचमहब्भूत</w:t>
      </w:r>
      <w:r w:rsidRPr="00232CA9">
        <w:rPr>
          <w:rFonts w:hint="cs"/>
          <w:bCs w:val="0"/>
          <w:sz w:val="24"/>
          <w:szCs w:val="24"/>
          <w:cs/>
          <w:lang w:bidi="sa-IN"/>
        </w:rPr>
        <w:t>ि</w:t>
      </w:r>
      <w:r w:rsidRPr="00232CA9">
        <w:rPr>
          <w:bCs w:val="0"/>
          <w:sz w:val="24"/>
          <w:szCs w:val="24"/>
          <w:cs/>
        </w:rPr>
        <w:t>ए त्ति आहिए ।</w:t>
      </w:r>
    </w:p>
    <w:p w:rsidR="004605FC" w:rsidRPr="00232CA9" w:rsidRDefault="007E7495"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४३</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तच्चे पुरिसजाते ईसरकारणिए त्ति आहिज्जा-</w:t>
      </w:r>
      <w:r w:rsidR="004605FC" w:rsidRPr="00232CA9">
        <w:rPr>
          <w:rFonts w:hint="cs"/>
          <w:bCs w:val="0"/>
          <w:sz w:val="24"/>
          <w:szCs w:val="24"/>
          <w:cs/>
          <w:lang w:bidi="sa-IN"/>
        </w:rPr>
        <w:t xml:space="preserve"> </w:t>
      </w:r>
      <w:r w:rsidR="004605FC" w:rsidRPr="00232CA9">
        <w:rPr>
          <w:bCs w:val="0"/>
          <w:sz w:val="24"/>
          <w:szCs w:val="24"/>
          <w:cs/>
        </w:rPr>
        <w:t>इह खलु पाईणं वा पडीणं वा उदीणं वा दाहिणं वा संतेगइया मणुस्सा भवंति अ</w:t>
      </w:r>
      <w:r w:rsidR="004605FC" w:rsidRPr="00232CA9">
        <w:rPr>
          <w:rFonts w:hint="cs"/>
          <w:bCs w:val="0"/>
          <w:sz w:val="24"/>
          <w:szCs w:val="24"/>
          <w:cs/>
          <w:lang w:bidi="sa-IN"/>
        </w:rPr>
        <w:t>नु</w:t>
      </w:r>
      <w:r w:rsidR="004605FC" w:rsidRPr="00232CA9">
        <w:rPr>
          <w:bCs w:val="0"/>
          <w:sz w:val="24"/>
          <w:szCs w:val="24"/>
          <w:cs/>
        </w:rPr>
        <w:t>पुव्वेणं लोगं उवव</w:t>
      </w:r>
      <w:r w:rsidR="004605FC" w:rsidRPr="00232CA9">
        <w:rPr>
          <w:rFonts w:hint="cs"/>
          <w:bCs w:val="0"/>
          <w:sz w:val="24"/>
          <w:szCs w:val="24"/>
          <w:cs/>
          <w:lang w:bidi="sa-IN"/>
        </w:rPr>
        <w:t>न्ना</w:t>
      </w:r>
      <w:r w:rsidR="004605FC" w:rsidRPr="00232CA9">
        <w:rPr>
          <w:rFonts w:hint="cs"/>
          <w:bCs w:val="0"/>
          <w:sz w:val="24"/>
          <w:szCs w:val="24"/>
          <w:cs/>
        </w:rPr>
        <w:t>,</w:t>
      </w:r>
      <w:r w:rsidR="004605FC" w:rsidRPr="00232CA9">
        <w:rPr>
          <w:bCs w:val="0"/>
          <w:sz w:val="24"/>
          <w:szCs w:val="24"/>
          <w:cs/>
        </w:rPr>
        <w:t xml:space="preserve"> तं जहा-</w:t>
      </w:r>
      <w:r w:rsidR="004605FC" w:rsidRPr="00232CA9">
        <w:rPr>
          <w:rFonts w:hint="cs"/>
          <w:bCs w:val="0"/>
          <w:sz w:val="24"/>
          <w:szCs w:val="24"/>
          <w:cs/>
          <w:lang w:bidi="sa-IN"/>
        </w:rPr>
        <w:t xml:space="preserve"> </w:t>
      </w:r>
      <w:r w:rsidR="004605FC" w:rsidRPr="00232CA9">
        <w:rPr>
          <w:bCs w:val="0"/>
          <w:sz w:val="24"/>
          <w:szCs w:val="24"/>
          <w:cs/>
        </w:rPr>
        <w:t xml:space="preserve">आरिया वेगे </w:t>
      </w:r>
      <w:r w:rsidR="004605FC" w:rsidRPr="00232CA9">
        <w:rPr>
          <w:rFonts w:hint="cs"/>
          <w:bCs w:val="0"/>
          <w:sz w:val="24"/>
          <w:szCs w:val="24"/>
          <w:cs/>
          <w:lang w:bidi="sa-IN"/>
        </w:rPr>
        <w:t xml:space="preserve">जाव </w:t>
      </w:r>
      <w:r w:rsidR="004605FC" w:rsidRPr="00232CA9">
        <w:rPr>
          <w:bCs w:val="0"/>
          <w:sz w:val="24"/>
          <w:szCs w:val="24"/>
          <w:cs/>
        </w:rPr>
        <w:t xml:space="preserve">दुरूवा वेगे तेसिं च णं </w:t>
      </w:r>
      <w:r w:rsidR="004605FC" w:rsidRPr="00232CA9">
        <w:rPr>
          <w:rFonts w:hint="cs"/>
          <w:bCs w:val="0"/>
          <w:sz w:val="24"/>
          <w:szCs w:val="24"/>
          <w:cs/>
          <w:lang w:bidi="sa-IN"/>
        </w:rPr>
        <w:t xml:space="preserve">महंते </w:t>
      </w:r>
      <w:r w:rsidR="004605FC" w:rsidRPr="00232CA9">
        <w:rPr>
          <w:bCs w:val="0"/>
          <w:sz w:val="24"/>
          <w:szCs w:val="24"/>
          <w:cs/>
        </w:rPr>
        <w:t>एगे राया भवति-</w:t>
      </w:r>
      <w:r w:rsidR="004605FC" w:rsidRPr="00232CA9">
        <w:rPr>
          <w:rFonts w:hint="cs"/>
          <w:bCs w:val="0"/>
          <w:sz w:val="24"/>
          <w:szCs w:val="24"/>
          <w:cs/>
        </w:rPr>
        <w:t xml:space="preserve"> </w:t>
      </w:r>
      <w:r w:rsidR="009833E6">
        <w:rPr>
          <w:bCs w:val="0"/>
          <w:sz w:val="24"/>
          <w:szCs w:val="24"/>
          <w:cs/>
        </w:rPr>
        <w:t>महाहिमवंत</w:t>
      </w:r>
      <w:r w:rsidR="004605FC" w:rsidRPr="00232CA9">
        <w:rPr>
          <w:bCs w:val="0"/>
          <w:sz w:val="24"/>
          <w:szCs w:val="24"/>
          <w:cs/>
        </w:rPr>
        <w:t xml:space="preserve"> </w:t>
      </w:r>
      <w:r w:rsidR="004605FC" w:rsidRPr="00232CA9">
        <w:rPr>
          <w:rFonts w:hint="cs"/>
          <w:bCs w:val="0"/>
          <w:sz w:val="24"/>
          <w:szCs w:val="24"/>
          <w:cs/>
          <w:lang w:bidi="sa-IN"/>
        </w:rPr>
        <w:t xml:space="preserve">जाव </w:t>
      </w:r>
      <w:r w:rsidR="004605FC" w:rsidRPr="00232CA9">
        <w:rPr>
          <w:bCs w:val="0"/>
          <w:sz w:val="24"/>
          <w:szCs w:val="24"/>
          <w:cs/>
        </w:rPr>
        <w:t>से</w:t>
      </w:r>
      <w:r w:rsidR="004605FC" w:rsidRPr="00232CA9">
        <w:rPr>
          <w:rFonts w:hint="cs"/>
          <w:bCs w:val="0"/>
          <w:sz w:val="24"/>
          <w:szCs w:val="24"/>
          <w:cs/>
          <w:lang w:bidi="sa-IN"/>
        </w:rPr>
        <w:t>ना</w:t>
      </w:r>
      <w:r w:rsidR="004605FC" w:rsidRPr="00232CA9">
        <w:rPr>
          <w:bCs w:val="0"/>
          <w:sz w:val="24"/>
          <w:szCs w:val="24"/>
          <w:cs/>
        </w:rPr>
        <w:t>वइपुत्ता तेसिं च णं एगइए सड्ढी भवति</w:t>
      </w:r>
      <w:r w:rsidR="004605FC" w:rsidRPr="00232CA9">
        <w:rPr>
          <w:rFonts w:hint="cs"/>
          <w:bCs w:val="0"/>
          <w:sz w:val="24"/>
          <w:szCs w:val="24"/>
          <w:cs/>
          <w:lang w:bidi="sa-IN"/>
        </w:rPr>
        <w:t>,</w:t>
      </w:r>
      <w:r w:rsidR="004605FC" w:rsidRPr="00232CA9">
        <w:rPr>
          <w:bCs w:val="0"/>
          <w:sz w:val="24"/>
          <w:szCs w:val="24"/>
          <w:cs/>
        </w:rPr>
        <w:t xml:space="preserve"> कामं तं समणा वा माहणा वा संपहारिसुं गमणाए </w:t>
      </w:r>
      <w:r w:rsidR="004605FC" w:rsidRPr="00232CA9">
        <w:rPr>
          <w:rFonts w:hint="cs"/>
          <w:bCs w:val="0"/>
          <w:sz w:val="24"/>
          <w:szCs w:val="24"/>
          <w:cs/>
          <w:lang w:bidi="sa-IN"/>
        </w:rPr>
        <w:t xml:space="preserve">जाव </w:t>
      </w:r>
      <w:r w:rsidR="004605FC" w:rsidRPr="00232CA9">
        <w:rPr>
          <w:bCs w:val="0"/>
          <w:sz w:val="24"/>
          <w:szCs w:val="24"/>
          <w:cs/>
        </w:rPr>
        <w:t>जहा मे एस धम्मे सुयक्खाते सुप</w:t>
      </w:r>
      <w:r w:rsidR="004605FC" w:rsidRPr="00232CA9">
        <w:rPr>
          <w:rFonts w:hint="cs"/>
          <w:bCs w:val="0"/>
          <w:sz w:val="24"/>
          <w:szCs w:val="24"/>
          <w:cs/>
          <w:lang w:bidi="sa-IN"/>
        </w:rPr>
        <w:t>न्न</w:t>
      </w:r>
      <w:r w:rsidR="004605FC" w:rsidRPr="00232CA9">
        <w:rPr>
          <w:bCs w:val="0"/>
          <w:sz w:val="24"/>
          <w:szCs w:val="24"/>
          <w:cs/>
        </w:rPr>
        <w:t>त्ते भवति</w:t>
      </w:r>
      <w:r w:rsidR="009833E6">
        <w:rPr>
          <w:rFonts w:hint="cs"/>
          <w:bCs w:val="0"/>
          <w:sz w:val="24"/>
          <w:szCs w:val="24"/>
          <w:cs/>
        </w:rPr>
        <w:t xml:space="preserve"> |</w:t>
      </w:r>
      <w:r w:rsidR="004605FC" w:rsidRPr="00232CA9">
        <w:rPr>
          <w:bCs w:val="0"/>
          <w:sz w:val="24"/>
          <w:szCs w:val="24"/>
          <w:cs/>
        </w:rPr>
        <w:t xml:space="preserve"> </w:t>
      </w:r>
    </w:p>
    <w:p w:rsidR="00B02766" w:rsidRDefault="004605FC" w:rsidP="00B02766">
      <w:pPr>
        <w:pStyle w:val="H4Hindi"/>
        <w:tabs>
          <w:tab w:val="left" w:pos="2250"/>
        </w:tabs>
        <w:spacing w:before="0" w:after="0"/>
        <w:ind w:firstLine="1440"/>
        <w:jc w:val="distribute"/>
        <w:rPr>
          <w:bCs w:val="0"/>
          <w:sz w:val="24"/>
          <w:szCs w:val="24"/>
        </w:rPr>
      </w:pPr>
      <w:r w:rsidRPr="00232CA9">
        <w:rPr>
          <w:bCs w:val="0"/>
          <w:sz w:val="24"/>
          <w:szCs w:val="24"/>
          <w:cs/>
        </w:rPr>
        <w:t>इह खलु धम्मा पुरिसादिया पुरिसोत्तरिया पुरिसप्पणीया पुरिससंभूता पुरिसपज्जोतिता पुरिसअभिसम</w:t>
      </w:r>
      <w:r w:rsidRPr="00232CA9">
        <w:rPr>
          <w:rFonts w:hint="cs"/>
          <w:bCs w:val="0"/>
          <w:sz w:val="24"/>
          <w:szCs w:val="24"/>
          <w:cs/>
          <w:lang w:bidi="sa-IN"/>
        </w:rPr>
        <w:t>न्ना</w:t>
      </w:r>
      <w:r w:rsidRPr="00232CA9">
        <w:rPr>
          <w:bCs w:val="0"/>
          <w:sz w:val="24"/>
          <w:szCs w:val="24"/>
          <w:cs/>
        </w:rPr>
        <w:t>गता पुरिसमेव अभिभूय चिट्ठंति</w:t>
      </w:r>
      <w:r w:rsidRPr="00232CA9">
        <w:rPr>
          <w:rFonts w:hint="cs"/>
          <w:bCs w:val="0"/>
          <w:sz w:val="24"/>
          <w:szCs w:val="24"/>
          <w:cs/>
          <w:lang w:bidi="sa-IN"/>
        </w:rPr>
        <w:t>,</w:t>
      </w:r>
      <w:r w:rsidRPr="00232CA9">
        <w:rPr>
          <w:bCs w:val="0"/>
          <w:sz w:val="24"/>
          <w:szCs w:val="24"/>
          <w:cs/>
        </w:rPr>
        <w:t xml:space="preserve"> से जहानामए गंडे सिया सरीरे जाए सरीरे संवुड्ढे सरीरे अभिसम</w:t>
      </w:r>
      <w:r w:rsidRPr="00232CA9">
        <w:rPr>
          <w:rFonts w:hint="cs"/>
          <w:bCs w:val="0"/>
          <w:sz w:val="24"/>
          <w:szCs w:val="24"/>
          <w:cs/>
          <w:lang w:bidi="sa-IN"/>
        </w:rPr>
        <w:t>न्ना</w:t>
      </w:r>
      <w:r w:rsidRPr="00232CA9">
        <w:rPr>
          <w:bCs w:val="0"/>
          <w:sz w:val="24"/>
          <w:szCs w:val="24"/>
          <w:cs/>
        </w:rPr>
        <w:t>गए सरीरमेव अभ</w:t>
      </w:r>
      <w:r w:rsidRPr="00232CA9">
        <w:rPr>
          <w:rFonts w:hint="cs"/>
          <w:bCs w:val="0"/>
          <w:sz w:val="24"/>
          <w:szCs w:val="24"/>
          <w:cs/>
        </w:rPr>
        <w:t>ि</w:t>
      </w:r>
      <w:r w:rsidRPr="00232CA9">
        <w:rPr>
          <w:bCs w:val="0"/>
          <w:sz w:val="24"/>
          <w:szCs w:val="24"/>
          <w:cs/>
        </w:rPr>
        <w:t xml:space="preserve">भूय चिट्ठइ एवमेव धम्मा वि पुरिसादिया </w:t>
      </w:r>
      <w:r w:rsidRPr="00232CA9">
        <w:rPr>
          <w:rFonts w:hint="cs"/>
          <w:bCs w:val="0"/>
          <w:sz w:val="24"/>
          <w:szCs w:val="24"/>
          <w:cs/>
          <w:lang w:bidi="sa-IN"/>
        </w:rPr>
        <w:t xml:space="preserve">जाव </w:t>
      </w:r>
      <w:r w:rsidRPr="00232CA9">
        <w:rPr>
          <w:bCs w:val="0"/>
          <w:sz w:val="24"/>
          <w:szCs w:val="24"/>
          <w:cs/>
        </w:rPr>
        <w:t xml:space="preserve">पुरिसमेव अभिभूय </w:t>
      </w:r>
    </w:p>
    <w:p w:rsidR="003D704C" w:rsidRDefault="003D704C" w:rsidP="003D704C">
      <w:pPr>
        <w:spacing w:after="0" w:line="240" w:lineRule="auto"/>
        <w:ind w:right="1708"/>
        <w:contextualSpacing/>
        <w:rPr>
          <w:rFonts w:cs="Mangal"/>
          <w:sz w:val="24"/>
          <w:szCs w:val="24"/>
        </w:rPr>
      </w:pPr>
      <w:r>
        <w:rPr>
          <w:rFonts w:cs="Mangal" w:hint="cs"/>
          <w:sz w:val="24"/>
          <w:szCs w:val="24"/>
          <w:cs/>
        </w:rPr>
        <w:lastRenderedPageBreak/>
        <w:t>सुयक्खंधो-२, अज्झयणं-</w:t>
      </w:r>
      <w:r w:rsidR="00636AB1">
        <w:rPr>
          <w:rFonts w:cs="Mangal" w:hint="cs"/>
          <w:sz w:val="24"/>
          <w:szCs w:val="24"/>
          <w:cs/>
        </w:rPr>
        <w:t>१</w:t>
      </w:r>
      <w:r>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3D704C" w:rsidTr="00A43EF4">
        <w:trPr>
          <w:trHeight w:val="228"/>
        </w:trPr>
        <w:tc>
          <w:tcPr>
            <w:tcW w:w="10140" w:type="dxa"/>
            <w:tcBorders>
              <w:top w:val="single" w:sz="4" w:space="0" w:color="FF0000"/>
              <w:left w:val="nil"/>
              <w:bottom w:val="nil"/>
              <w:right w:val="nil"/>
            </w:tcBorders>
          </w:tcPr>
          <w:p w:rsidR="003D704C" w:rsidRDefault="003D704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B02766">
      <w:pPr>
        <w:pStyle w:val="H4Hindi"/>
        <w:tabs>
          <w:tab w:val="left" w:pos="2250"/>
        </w:tabs>
        <w:spacing w:before="0" w:after="0"/>
        <w:jc w:val="both"/>
        <w:rPr>
          <w:bCs w:val="0"/>
          <w:sz w:val="24"/>
          <w:szCs w:val="24"/>
        </w:rPr>
      </w:pPr>
      <w:r w:rsidRPr="00232CA9">
        <w:rPr>
          <w:bCs w:val="0"/>
          <w:sz w:val="24"/>
          <w:szCs w:val="24"/>
          <w:cs/>
        </w:rPr>
        <w:t xml:space="preserve">चिट्ठंति </w:t>
      </w:r>
      <w:r w:rsidRPr="00232CA9">
        <w:rPr>
          <w:rFonts w:hint="cs"/>
          <w:bCs w:val="0"/>
          <w:sz w:val="24"/>
          <w:szCs w:val="24"/>
          <w:cs/>
        </w:rPr>
        <w:t>। से जहानामए अरई</w:t>
      </w:r>
      <w:r w:rsidR="00636AB1">
        <w:rPr>
          <w:rFonts w:hint="cs"/>
          <w:bCs w:val="0"/>
          <w:sz w:val="24"/>
          <w:szCs w:val="24"/>
          <w:cs/>
        </w:rPr>
        <w:t xml:space="preserve"> </w:t>
      </w:r>
      <w:r w:rsidRPr="00232CA9">
        <w:rPr>
          <w:rFonts w:hint="cs"/>
          <w:bCs w:val="0"/>
          <w:sz w:val="24"/>
          <w:szCs w:val="24"/>
          <w:cs/>
        </w:rPr>
        <w:t>सिया सरीरे जाया सरीरे संवुड्ढा सरीरमेव अभि</w:t>
      </w:r>
      <w:r w:rsidR="00636AB1">
        <w:rPr>
          <w:rFonts w:hint="cs"/>
          <w:bCs w:val="0"/>
          <w:sz w:val="24"/>
          <w:szCs w:val="24"/>
          <w:cs/>
        </w:rPr>
        <w:t>भूय चिट्ठइ एवमेव धम्मावि पुरिसा</w:t>
      </w:r>
      <w:r w:rsidRPr="00232CA9">
        <w:rPr>
          <w:rFonts w:hint="cs"/>
          <w:bCs w:val="0"/>
          <w:sz w:val="24"/>
          <w:szCs w:val="24"/>
          <w:cs/>
        </w:rPr>
        <w:t>दिया जाव पुरिसमेव अभिभूय चिट्ठंति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से जहानामए वम्मिए सिया पुढविजाए पुढविसंवुड्ढे पुढविअभिसम</w:t>
      </w:r>
      <w:r w:rsidRPr="00232CA9">
        <w:rPr>
          <w:rFonts w:hint="cs"/>
          <w:bCs w:val="0"/>
          <w:sz w:val="24"/>
          <w:szCs w:val="24"/>
          <w:cs/>
        </w:rPr>
        <w:t>न्ना</w:t>
      </w:r>
      <w:r w:rsidRPr="00232CA9">
        <w:rPr>
          <w:bCs w:val="0"/>
          <w:sz w:val="24"/>
          <w:szCs w:val="24"/>
          <w:cs/>
        </w:rPr>
        <w:t>गए पुढविमेव अभिभूय चिट्ठइ</w:t>
      </w:r>
      <w:r w:rsidRPr="00232CA9">
        <w:rPr>
          <w:rFonts w:hint="cs"/>
          <w:bCs w:val="0"/>
          <w:sz w:val="24"/>
          <w:szCs w:val="24"/>
          <w:cs/>
        </w:rPr>
        <w:t>,</w:t>
      </w:r>
      <w:r w:rsidRPr="00232CA9">
        <w:rPr>
          <w:bCs w:val="0"/>
          <w:sz w:val="24"/>
          <w:szCs w:val="24"/>
          <w:cs/>
        </w:rPr>
        <w:t xml:space="preserve"> एवमेव धम्मा वि पुरिसादिया पुरिसमेव अभिभूय चिट्ठंति </w:t>
      </w:r>
      <w:r w:rsidRPr="00232CA9">
        <w:rPr>
          <w:rFonts w:hint="cs"/>
          <w:bCs w:val="0"/>
          <w:sz w:val="24"/>
          <w:szCs w:val="24"/>
          <w:cs/>
          <w:lang w:bidi="sa-IN"/>
        </w:rPr>
        <w:t xml:space="preserve">। </w:t>
      </w:r>
      <w:r w:rsidRPr="00232CA9">
        <w:rPr>
          <w:bCs w:val="0"/>
          <w:sz w:val="24"/>
          <w:szCs w:val="24"/>
          <w:cs/>
        </w:rPr>
        <w:t>से जहानामए रुक्खे सिया पुढविजाए पुढविस</w:t>
      </w:r>
      <w:r w:rsidRPr="00232CA9">
        <w:rPr>
          <w:rFonts w:hint="cs"/>
          <w:bCs w:val="0"/>
          <w:sz w:val="24"/>
          <w:szCs w:val="24"/>
          <w:cs/>
          <w:lang w:bidi="sa-IN"/>
        </w:rPr>
        <w:t>ं</w:t>
      </w:r>
      <w:r w:rsidRPr="00232CA9">
        <w:rPr>
          <w:bCs w:val="0"/>
          <w:sz w:val="24"/>
          <w:szCs w:val="24"/>
          <w:cs/>
        </w:rPr>
        <w:t>वु</w:t>
      </w:r>
      <w:r w:rsidRPr="00232CA9">
        <w:rPr>
          <w:rFonts w:hint="cs"/>
          <w:bCs w:val="0"/>
          <w:sz w:val="24"/>
          <w:szCs w:val="24"/>
          <w:cs/>
        </w:rPr>
        <w:t>ड्ढे</w:t>
      </w:r>
      <w:r w:rsidRPr="00232CA9">
        <w:rPr>
          <w:bCs w:val="0"/>
          <w:sz w:val="24"/>
          <w:szCs w:val="24"/>
          <w:cs/>
        </w:rPr>
        <w:t xml:space="preserve"> पु</w:t>
      </w:r>
      <w:r w:rsidRPr="00232CA9">
        <w:rPr>
          <w:rFonts w:hint="cs"/>
          <w:bCs w:val="0"/>
          <w:sz w:val="24"/>
          <w:szCs w:val="24"/>
          <w:cs/>
          <w:lang w:bidi="sa-IN"/>
        </w:rPr>
        <w:t>ढ</w:t>
      </w:r>
      <w:r w:rsidRPr="00232CA9">
        <w:rPr>
          <w:bCs w:val="0"/>
          <w:sz w:val="24"/>
          <w:szCs w:val="24"/>
          <w:cs/>
        </w:rPr>
        <w:t>विअभिसम</w:t>
      </w:r>
      <w:r w:rsidRPr="00232CA9">
        <w:rPr>
          <w:rFonts w:hint="cs"/>
          <w:bCs w:val="0"/>
          <w:sz w:val="24"/>
          <w:szCs w:val="24"/>
          <w:cs/>
          <w:lang w:bidi="sa-IN"/>
        </w:rPr>
        <w:t>न्ना</w:t>
      </w:r>
      <w:r w:rsidRPr="00232CA9">
        <w:rPr>
          <w:bCs w:val="0"/>
          <w:sz w:val="24"/>
          <w:szCs w:val="24"/>
          <w:cs/>
        </w:rPr>
        <w:t xml:space="preserve">गए पुढविमेव अभिभूय चिट्ठइ </w:t>
      </w:r>
      <w:r w:rsidRPr="00232CA9">
        <w:rPr>
          <w:rFonts w:hint="cs"/>
          <w:bCs w:val="0"/>
          <w:sz w:val="24"/>
          <w:szCs w:val="24"/>
          <w:cs/>
          <w:lang w:bidi="sa-IN"/>
        </w:rPr>
        <w:t xml:space="preserve">। </w:t>
      </w:r>
      <w:r w:rsidRPr="00232CA9">
        <w:rPr>
          <w:bCs w:val="0"/>
          <w:sz w:val="24"/>
          <w:szCs w:val="24"/>
          <w:cs/>
        </w:rPr>
        <w:t xml:space="preserve">एवमेव धम्मा वि पुरिसादिया </w:t>
      </w:r>
      <w:r w:rsidRPr="00232CA9">
        <w:rPr>
          <w:rFonts w:hint="cs"/>
          <w:bCs w:val="0"/>
          <w:sz w:val="24"/>
          <w:szCs w:val="24"/>
          <w:cs/>
          <w:lang w:bidi="sa-IN"/>
        </w:rPr>
        <w:t xml:space="preserve">जाव </w:t>
      </w:r>
      <w:r w:rsidRPr="00232CA9">
        <w:rPr>
          <w:bCs w:val="0"/>
          <w:sz w:val="24"/>
          <w:szCs w:val="24"/>
          <w:cs/>
        </w:rPr>
        <w:t xml:space="preserve">पुरिसमेव अभिभूय चिट्ठंति से जहानामए पुक्खरिणी सिया पुढविजाया </w:t>
      </w:r>
      <w:r w:rsidRPr="00232CA9">
        <w:rPr>
          <w:rFonts w:hint="cs"/>
          <w:bCs w:val="0"/>
          <w:sz w:val="24"/>
          <w:szCs w:val="24"/>
          <w:cs/>
          <w:lang w:bidi="sa-IN"/>
        </w:rPr>
        <w:t xml:space="preserve">जाव </w:t>
      </w:r>
      <w:r w:rsidRPr="00232CA9">
        <w:rPr>
          <w:bCs w:val="0"/>
          <w:sz w:val="24"/>
          <w:szCs w:val="24"/>
          <w:cs/>
        </w:rPr>
        <w:t>पुढविमेव अभिभूय चिट्ठइ</w:t>
      </w:r>
      <w:r w:rsidRPr="00232CA9">
        <w:rPr>
          <w:rFonts w:hint="cs"/>
          <w:bCs w:val="0"/>
          <w:sz w:val="24"/>
          <w:szCs w:val="24"/>
          <w:cs/>
          <w:lang w:bidi="sa-IN"/>
        </w:rPr>
        <w:t>,</w:t>
      </w:r>
      <w:r w:rsidRPr="00232CA9">
        <w:rPr>
          <w:bCs w:val="0"/>
          <w:sz w:val="24"/>
          <w:szCs w:val="24"/>
          <w:cs/>
        </w:rPr>
        <w:t xml:space="preserve"> एवमेव धम्मा वि पुरिसादिया </w:t>
      </w:r>
      <w:r w:rsidRPr="00232CA9">
        <w:rPr>
          <w:rFonts w:hint="cs"/>
          <w:bCs w:val="0"/>
          <w:sz w:val="24"/>
          <w:szCs w:val="24"/>
          <w:cs/>
          <w:lang w:bidi="sa-IN"/>
        </w:rPr>
        <w:t xml:space="preserve">जाव </w:t>
      </w:r>
      <w:r w:rsidRPr="00232CA9">
        <w:rPr>
          <w:bCs w:val="0"/>
          <w:sz w:val="24"/>
          <w:szCs w:val="24"/>
          <w:cs/>
        </w:rPr>
        <w:t xml:space="preserve">पुरिसमेव अभिमूय चिट्ठंति </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 xml:space="preserve">से जहानामए उदगपुक्खले सिया उदगजाए </w:t>
      </w:r>
      <w:r w:rsidRPr="00232CA9">
        <w:rPr>
          <w:rFonts w:hint="cs"/>
          <w:bCs w:val="0"/>
          <w:sz w:val="24"/>
          <w:szCs w:val="24"/>
          <w:cs/>
        </w:rPr>
        <w:t>जाव</w:t>
      </w:r>
      <w:r w:rsidRPr="00232CA9">
        <w:rPr>
          <w:bCs w:val="0"/>
          <w:sz w:val="24"/>
          <w:szCs w:val="24"/>
          <w:cs/>
        </w:rPr>
        <w:t xml:space="preserve"> उदगमेव अभिभूय चिट्ठइ</w:t>
      </w:r>
      <w:r w:rsidRPr="00232CA9">
        <w:rPr>
          <w:rFonts w:hint="cs"/>
          <w:bCs w:val="0"/>
          <w:sz w:val="24"/>
          <w:szCs w:val="24"/>
          <w:cs/>
        </w:rPr>
        <w:t>,</w:t>
      </w:r>
      <w:r w:rsidRPr="00232CA9">
        <w:rPr>
          <w:bCs w:val="0"/>
          <w:sz w:val="24"/>
          <w:szCs w:val="24"/>
          <w:cs/>
        </w:rPr>
        <w:t xml:space="preserve"> एवमेव धम्मा वि पुरिसादिया </w:t>
      </w:r>
      <w:r w:rsidRPr="00232CA9">
        <w:rPr>
          <w:rFonts w:hint="cs"/>
          <w:bCs w:val="0"/>
          <w:sz w:val="24"/>
          <w:szCs w:val="24"/>
          <w:cs/>
          <w:lang w:bidi="sa-IN"/>
        </w:rPr>
        <w:t>जाव</w:t>
      </w:r>
      <w:r w:rsidRPr="00232CA9">
        <w:rPr>
          <w:bCs w:val="0"/>
          <w:sz w:val="24"/>
          <w:szCs w:val="24"/>
          <w:cs/>
        </w:rPr>
        <w:t xml:space="preserve"> पुरिसमेव अभिभूय चिट्ठंति </w:t>
      </w:r>
      <w:r w:rsidRPr="00232CA9">
        <w:rPr>
          <w:rFonts w:hint="cs"/>
          <w:bCs w:val="0"/>
          <w:sz w:val="24"/>
          <w:szCs w:val="24"/>
          <w:cs/>
          <w:lang w:bidi="sa-IN"/>
        </w:rPr>
        <w:t xml:space="preserve">। </w:t>
      </w:r>
      <w:r w:rsidRPr="00232CA9">
        <w:rPr>
          <w:bCs w:val="0"/>
          <w:sz w:val="24"/>
          <w:szCs w:val="24"/>
          <w:cs/>
        </w:rPr>
        <w:t>से जहा</w:t>
      </w:r>
      <w:r w:rsidRPr="00232CA9">
        <w:rPr>
          <w:rFonts w:hint="cs"/>
          <w:bCs w:val="0"/>
          <w:sz w:val="24"/>
          <w:szCs w:val="24"/>
          <w:cs/>
          <w:lang w:bidi="sa-IN"/>
        </w:rPr>
        <w:t>ना</w:t>
      </w:r>
      <w:r w:rsidRPr="00232CA9">
        <w:rPr>
          <w:bCs w:val="0"/>
          <w:sz w:val="24"/>
          <w:szCs w:val="24"/>
          <w:cs/>
        </w:rPr>
        <w:t xml:space="preserve">मए उदगबुब्बुए सिया उदगजाए </w:t>
      </w:r>
      <w:r w:rsidRPr="00232CA9">
        <w:rPr>
          <w:rFonts w:hint="cs"/>
          <w:bCs w:val="0"/>
          <w:sz w:val="24"/>
          <w:szCs w:val="24"/>
          <w:cs/>
          <w:lang w:bidi="sa-IN"/>
        </w:rPr>
        <w:t xml:space="preserve">जाव </w:t>
      </w:r>
      <w:r w:rsidRPr="00232CA9">
        <w:rPr>
          <w:bCs w:val="0"/>
          <w:sz w:val="24"/>
          <w:szCs w:val="24"/>
          <w:cs/>
        </w:rPr>
        <w:t>उदगमेव अभिभूय चिट्ठइ</w:t>
      </w:r>
      <w:r w:rsidRPr="00232CA9">
        <w:rPr>
          <w:rFonts w:hint="cs"/>
          <w:bCs w:val="0"/>
          <w:sz w:val="24"/>
          <w:szCs w:val="24"/>
          <w:cs/>
          <w:lang w:bidi="sa-IN"/>
        </w:rPr>
        <w:t>,</w:t>
      </w:r>
      <w:r w:rsidRPr="00232CA9">
        <w:rPr>
          <w:bCs w:val="0"/>
          <w:sz w:val="24"/>
          <w:szCs w:val="24"/>
          <w:cs/>
        </w:rPr>
        <w:t xml:space="preserve"> एवमेव धम्मा वि पुरिसादिया पुरिसमेव अभिभूय चिट्ठंति</w:t>
      </w:r>
      <w:r w:rsidRPr="00232CA9">
        <w:rPr>
          <w:rFonts w:hint="cs"/>
          <w:bCs w:val="0"/>
          <w:sz w:val="24"/>
          <w:szCs w:val="24"/>
          <w:cs/>
          <w:lang w:bidi="sa-IN"/>
        </w:rPr>
        <w:t xml:space="preserve"> ।</w:t>
      </w:r>
      <w:r w:rsidRPr="00232CA9">
        <w:rPr>
          <w:bCs w:val="0"/>
          <w:sz w:val="24"/>
          <w:szCs w:val="24"/>
          <w:cs/>
        </w:rPr>
        <w:t xml:space="preserve"> जं पि य इमं समणाणं निग्गंथाणं उद्दिट्ठं पणीयं विअंजियं दुवालसंगं गणिपिडगं तं जहा-</w:t>
      </w:r>
      <w:r w:rsidRPr="00232CA9">
        <w:rPr>
          <w:rFonts w:hint="cs"/>
          <w:bCs w:val="0"/>
          <w:sz w:val="24"/>
          <w:szCs w:val="24"/>
          <w:cs/>
          <w:lang w:bidi="sa-IN"/>
        </w:rPr>
        <w:t xml:space="preserve"> </w:t>
      </w:r>
      <w:r w:rsidRPr="00232CA9">
        <w:rPr>
          <w:bCs w:val="0"/>
          <w:sz w:val="24"/>
          <w:szCs w:val="24"/>
          <w:cs/>
        </w:rPr>
        <w:t>आयारो सूयगडो ठाणं समवाओ विवाहपन्नत्ती नायाधम्मकहाओ उवासगदसाओ अंतगडदसाओ अनुत्तरोववाइयदसाओ पण्हावागरणं विवागसुयं दिट्ठिवाओ</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सव्वमेयं मिच्छा</w:t>
      </w:r>
      <w:r w:rsidRPr="00232CA9">
        <w:rPr>
          <w:rFonts w:hint="cs"/>
          <w:bCs w:val="0"/>
          <w:sz w:val="24"/>
          <w:szCs w:val="24"/>
          <w:cs/>
          <w:lang w:bidi="sa-IN"/>
        </w:rPr>
        <w:t>,</w:t>
      </w:r>
      <w:r w:rsidRPr="00232CA9">
        <w:rPr>
          <w:bCs w:val="0"/>
          <w:sz w:val="24"/>
          <w:szCs w:val="24"/>
          <w:cs/>
        </w:rPr>
        <w:t xml:space="preserve"> न एतं तहियं</w:t>
      </w:r>
      <w:r w:rsidRPr="00232CA9">
        <w:rPr>
          <w:rFonts w:hint="cs"/>
          <w:bCs w:val="0"/>
          <w:sz w:val="24"/>
          <w:szCs w:val="24"/>
          <w:cs/>
          <w:lang w:bidi="sa-IN"/>
        </w:rPr>
        <w:t>,</w:t>
      </w:r>
      <w:r w:rsidRPr="00232CA9">
        <w:rPr>
          <w:bCs w:val="0"/>
          <w:sz w:val="24"/>
          <w:szCs w:val="24"/>
          <w:cs/>
        </w:rPr>
        <w:t xml:space="preserve"> न</w:t>
      </w:r>
      <w:r w:rsidRPr="00232CA9">
        <w:rPr>
          <w:rFonts w:hint="cs"/>
          <w:bCs w:val="0"/>
          <w:sz w:val="24"/>
          <w:szCs w:val="24"/>
          <w:cs/>
          <w:lang w:bidi="sa-IN"/>
        </w:rPr>
        <w:t xml:space="preserve"> </w:t>
      </w:r>
      <w:r w:rsidRPr="00232CA9">
        <w:rPr>
          <w:bCs w:val="0"/>
          <w:sz w:val="24"/>
          <w:szCs w:val="24"/>
          <w:cs/>
        </w:rPr>
        <w:t>एतं आहातहियं</w:t>
      </w:r>
      <w:r w:rsidRPr="00232CA9">
        <w:rPr>
          <w:rFonts w:hint="cs"/>
          <w:bCs w:val="0"/>
          <w:sz w:val="24"/>
          <w:szCs w:val="24"/>
          <w:cs/>
          <w:lang w:bidi="sa-IN"/>
        </w:rPr>
        <w:t>,</w:t>
      </w:r>
      <w:r w:rsidRPr="00232CA9">
        <w:rPr>
          <w:bCs w:val="0"/>
          <w:sz w:val="24"/>
          <w:szCs w:val="24"/>
          <w:cs/>
        </w:rPr>
        <w:t xml:space="preserve"> इमं सच्चं इमं तहियं इमं आहातहियं</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ते एवं सण्णं कुव्वंति</w:t>
      </w:r>
      <w:r w:rsidRPr="00232CA9">
        <w:rPr>
          <w:rFonts w:hint="cs"/>
          <w:bCs w:val="0"/>
          <w:sz w:val="24"/>
          <w:szCs w:val="24"/>
          <w:cs/>
          <w:lang w:bidi="sa-IN"/>
        </w:rPr>
        <w:t>,</w:t>
      </w:r>
      <w:r w:rsidRPr="00232CA9">
        <w:rPr>
          <w:bCs w:val="0"/>
          <w:sz w:val="24"/>
          <w:szCs w:val="24"/>
          <w:cs/>
        </w:rPr>
        <w:t xml:space="preserve"> ते एवं सण्णं संठवेंति</w:t>
      </w:r>
      <w:r w:rsidRPr="00232CA9">
        <w:rPr>
          <w:rFonts w:hint="cs"/>
          <w:bCs w:val="0"/>
          <w:sz w:val="24"/>
          <w:szCs w:val="24"/>
          <w:cs/>
          <w:lang w:bidi="sa-IN"/>
        </w:rPr>
        <w:t>,</w:t>
      </w:r>
      <w:r w:rsidRPr="00232CA9">
        <w:rPr>
          <w:bCs w:val="0"/>
          <w:sz w:val="24"/>
          <w:szCs w:val="24"/>
          <w:cs/>
        </w:rPr>
        <w:t xml:space="preserve"> ते एवं सण्णं सोवट्ठवयंति</w:t>
      </w:r>
      <w:r w:rsidRPr="00232CA9">
        <w:rPr>
          <w:rFonts w:hint="cs"/>
          <w:bCs w:val="0"/>
          <w:sz w:val="24"/>
          <w:szCs w:val="24"/>
          <w:cs/>
          <w:lang w:bidi="sa-IN"/>
        </w:rPr>
        <w:t>,</w:t>
      </w:r>
      <w:r w:rsidRPr="00232CA9">
        <w:rPr>
          <w:bCs w:val="0"/>
          <w:sz w:val="24"/>
          <w:szCs w:val="24"/>
          <w:cs/>
        </w:rPr>
        <w:t xml:space="preserve"> तमेवं ते तज्जातियं दुक्खं नातिवट्टंति सउणी पंजरं जहा</w:t>
      </w:r>
      <w:r w:rsidRPr="00232CA9">
        <w:rPr>
          <w:rFonts w:hint="cs"/>
          <w:bCs w:val="0"/>
          <w:sz w:val="24"/>
          <w:szCs w:val="24"/>
          <w:cs/>
          <w:lang w:bidi="sa-IN"/>
        </w:rPr>
        <w:t>,</w:t>
      </w:r>
      <w:r w:rsidRPr="00232CA9">
        <w:rPr>
          <w:bCs w:val="0"/>
          <w:sz w:val="24"/>
          <w:szCs w:val="24"/>
          <w:cs/>
        </w:rPr>
        <w:t xml:space="preserve"> ते नो </w:t>
      </w:r>
      <w:r w:rsidRPr="00232CA9">
        <w:rPr>
          <w:rFonts w:hint="cs"/>
          <w:bCs w:val="0"/>
          <w:sz w:val="24"/>
          <w:szCs w:val="24"/>
          <w:cs/>
          <w:lang w:bidi="sa-IN"/>
        </w:rPr>
        <w:t xml:space="preserve">एवं </w:t>
      </w:r>
      <w:r w:rsidRPr="00232CA9">
        <w:rPr>
          <w:bCs w:val="0"/>
          <w:sz w:val="24"/>
          <w:szCs w:val="24"/>
          <w:cs/>
        </w:rPr>
        <w:t>विप्पडिवेदेंति</w:t>
      </w:r>
      <w:r w:rsidRPr="00232CA9">
        <w:rPr>
          <w:rFonts w:hint="cs"/>
          <w:bCs w:val="0"/>
          <w:sz w:val="24"/>
          <w:szCs w:val="24"/>
          <w:cs/>
          <w:lang w:bidi="sa-IN"/>
        </w:rPr>
        <w:t>,</w:t>
      </w:r>
      <w:r w:rsidRPr="00232CA9">
        <w:rPr>
          <w:bCs w:val="0"/>
          <w:sz w:val="24"/>
          <w:szCs w:val="24"/>
          <w:cs/>
        </w:rPr>
        <w:t xml:space="preserve"> तं जहा-किरिया इ वा </w:t>
      </w:r>
      <w:r w:rsidRPr="00232CA9">
        <w:rPr>
          <w:rFonts w:hint="cs"/>
          <w:bCs w:val="0"/>
          <w:sz w:val="24"/>
          <w:szCs w:val="24"/>
          <w:cs/>
          <w:lang w:bidi="sa-IN"/>
        </w:rPr>
        <w:t xml:space="preserve">जाव </w:t>
      </w:r>
      <w:r w:rsidRPr="00232CA9">
        <w:rPr>
          <w:bCs w:val="0"/>
          <w:sz w:val="24"/>
          <w:szCs w:val="24"/>
          <w:cs/>
        </w:rPr>
        <w:t>अनिरए इ वा</w:t>
      </w:r>
      <w:r w:rsidRPr="00232CA9">
        <w:rPr>
          <w:rFonts w:hint="cs"/>
          <w:bCs w:val="0"/>
          <w:sz w:val="24"/>
          <w:szCs w:val="24"/>
          <w:cs/>
          <w:lang w:bidi="sa-IN"/>
        </w:rPr>
        <w:t>,</w:t>
      </w:r>
      <w:r w:rsidRPr="00232CA9">
        <w:rPr>
          <w:bCs w:val="0"/>
          <w:sz w:val="24"/>
          <w:szCs w:val="24"/>
          <w:cs/>
        </w:rPr>
        <w:t xml:space="preserve"> एवं ते विरूवरूवेहिं कम्मसमारंभेहिं विरूवरूवाइं कामभोगाइं समारंभंति भोयणाए</w:t>
      </w:r>
      <w:r w:rsidRPr="00232CA9">
        <w:rPr>
          <w:rFonts w:hint="cs"/>
          <w:bCs w:val="0"/>
          <w:sz w:val="24"/>
          <w:szCs w:val="24"/>
          <w:cs/>
        </w:rPr>
        <w:t>,</w:t>
      </w:r>
      <w:r w:rsidRPr="00232CA9">
        <w:rPr>
          <w:bCs w:val="0"/>
          <w:sz w:val="24"/>
          <w:szCs w:val="24"/>
          <w:cs/>
        </w:rPr>
        <w:t xml:space="preserve">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एवं ते अ</w:t>
      </w:r>
      <w:r w:rsidRPr="00232CA9">
        <w:rPr>
          <w:rFonts w:hint="cs"/>
          <w:bCs w:val="0"/>
          <w:sz w:val="24"/>
          <w:szCs w:val="24"/>
          <w:cs/>
          <w:lang w:bidi="sa-IN"/>
        </w:rPr>
        <w:t>ना</w:t>
      </w:r>
      <w:r w:rsidRPr="00232CA9">
        <w:rPr>
          <w:bCs w:val="0"/>
          <w:sz w:val="24"/>
          <w:szCs w:val="24"/>
          <w:cs/>
        </w:rPr>
        <w:t>रिया विप्पडिव</w:t>
      </w:r>
      <w:r w:rsidRPr="00232CA9">
        <w:rPr>
          <w:rFonts w:hint="cs"/>
          <w:bCs w:val="0"/>
          <w:sz w:val="24"/>
          <w:szCs w:val="24"/>
          <w:cs/>
          <w:lang w:bidi="sa-IN"/>
        </w:rPr>
        <w:t>न्ना</w:t>
      </w:r>
      <w:r w:rsidRPr="00232CA9">
        <w:rPr>
          <w:bCs w:val="0"/>
          <w:sz w:val="24"/>
          <w:szCs w:val="24"/>
          <w:cs/>
        </w:rPr>
        <w:t xml:space="preserve"> </w:t>
      </w:r>
      <w:r w:rsidRPr="00232CA9">
        <w:rPr>
          <w:rFonts w:hint="cs"/>
          <w:bCs w:val="0"/>
          <w:sz w:val="24"/>
          <w:szCs w:val="24"/>
          <w:cs/>
        </w:rPr>
        <w:t>एवं</w:t>
      </w:r>
      <w:r w:rsidRPr="00232CA9">
        <w:rPr>
          <w:bCs w:val="0"/>
          <w:sz w:val="24"/>
          <w:szCs w:val="24"/>
          <w:cs/>
        </w:rPr>
        <w:t xml:space="preserve"> सद्दहमाणा </w:t>
      </w:r>
      <w:r w:rsidRPr="00232CA9">
        <w:rPr>
          <w:rFonts w:hint="cs"/>
          <w:bCs w:val="0"/>
          <w:sz w:val="24"/>
          <w:szCs w:val="24"/>
          <w:cs/>
        </w:rPr>
        <w:t xml:space="preserve">जाव </w:t>
      </w:r>
      <w:r w:rsidRPr="00232CA9">
        <w:rPr>
          <w:bCs w:val="0"/>
          <w:sz w:val="24"/>
          <w:szCs w:val="24"/>
          <w:cs/>
        </w:rPr>
        <w:t>इति ते नो हव्वाए नो पाराए</w:t>
      </w:r>
      <w:r w:rsidRPr="00232CA9">
        <w:rPr>
          <w:rFonts w:hint="cs"/>
          <w:bCs w:val="0"/>
          <w:sz w:val="24"/>
          <w:szCs w:val="24"/>
          <w:cs/>
          <w:lang w:bidi="sa-IN"/>
        </w:rPr>
        <w:t>,</w:t>
      </w:r>
      <w:r w:rsidRPr="00232CA9">
        <w:rPr>
          <w:bCs w:val="0"/>
          <w:sz w:val="24"/>
          <w:szCs w:val="24"/>
          <w:cs/>
        </w:rPr>
        <w:t xml:space="preserve"> अंतरा कामभोगेसु विस</w:t>
      </w:r>
      <w:r w:rsidRPr="00232CA9">
        <w:rPr>
          <w:rFonts w:hint="cs"/>
          <w:bCs w:val="0"/>
          <w:sz w:val="24"/>
          <w:szCs w:val="24"/>
          <w:cs/>
          <w:lang w:bidi="sa-IN"/>
        </w:rPr>
        <w:t>ण्णेत्ति,</w:t>
      </w:r>
      <w:r w:rsidRPr="00232CA9">
        <w:rPr>
          <w:bCs w:val="0"/>
          <w:sz w:val="24"/>
          <w:szCs w:val="24"/>
          <w:cs/>
        </w:rPr>
        <w:t xml:space="preserve"> तच्चे पुरिसजाते ईसरकारणिए त्ति आहिए ।</w:t>
      </w:r>
    </w:p>
    <w:p w:rsidR="004605FC" w:rsidRPr="00232CA9" w:rsidRDefault="007E7495"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४४</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चउत्थे पुरिसजाते नियतिवाइए त्ति आहिज्जइ-</w:t>
      </w:r>
      <w:r w:rsidR="004605FC" w:rsidRPr="00232CA9">
        <w:rPr>
          <w:rFonts w:hint="cs"/>
          <w:bCs w:val="0"/>
          <w:sz w:val="24"/>
          <w:szCs w:val="24"/>
          <w:cs/>
          <w:lang w:bidi="sa-IN"/>
        </w:rPr>
        <w:t xml:space="preserve"> </w:t>
      </w:r>
      <w:r w:rsidR="004605FC" w:rsidRPr="00232CA9">
        <w:rPr>
          <w:bCs w:val="0"/>
          <w:sz w:val="24"/>
          <w:szCs w:val="24"/>
          <w:cs/>
        </w:rPr>
        <w:t xml:space="preserve">इह खलु पाईणं वा पडीणं वा उदीणं वा दाहिणं वा संतेगइया मणुस्सा भवंति </w:t>
      </w:r>
      <w:r w:rsidR="004605FC" w:rsidRPr="00232CA9">
        <w:rPr>
          <w:rFonts w:hint="cs"/>
          <w:bCs w:val="0"/>
          <w:sz w:val="24"/>
          <w:szCs w:val="24"/>
          <w:cs/>
        </w:rPr>
        <w:t>तहेव</w:t>
      </w:r>
      <w:r w:rsidR="004605FC" w:rsidRPr="00232CA9">
        <w:rPr>
          <w:bCs w:val="0"/>
          <w:sz w:val="24"/>
          <w:szCs w:val="24"/>
          <w:cs/>
        </w:rPr>
        <w:t xml:space="preserve"> </w:t>
      </w:r>
      <w:r w:rsidR="004605FC" w:rsidRPr="00232CA9">
        <w:rPr>
          <w:rFonts w:hint="cs"/>
          <w:bCs w:val="0"/>
          <w:sz w:val="24"/>
          <w:szCs w:val="24"/>
          <w:cs/>
          <w:lang w:bidi="sa-IN"/>
        </w:rPr>
        <w:t xml:space="preserve">जाव </w:t>
      </w:r>
      <w:r w:rsidR="004605FC" w:rsidRPr="00232CA9">
        <w:rPr>
          <w:bCs w:val="0"/>
          <w:sz w:val="24"/>
          <w:szCs w:val="24"/>
          <w:cs/>
        </w:rPr>
        <w:t>से</w:t>
      </w:r>
      <w:r w:rsidR="004605FC" w:rsidRPr="00232CA9">
        <w:rPr>
          <w:rFonts w:hint="cs"/>
          <w:bCs w:val="0"/>
          <w:sz w:val="24"/>
          <w:szCs w:val="24"/>
          <w:cs/>
        </w:rPr>
        <w:t>ना</w:t>
      </w:r>
      <w:r w:rsidR="004605FC" w:rsidRPr="00232CA9">
        <w:rPr>
          <w:bCs w:val="0"/>
          <w:sz w:val="24"/>
          <w:szCs w:val="24"/>
          <w:cs/>
        </w:rPr>
        <w:t>वइपुत्ता</w:t>
      </w:r>
      <w:r w:rsidR="004605FC" w:rsidRPr="00232CA9">
        <w:rPr>
          <w:rFonts w:hint="cs"/>
          <w:bCs w:val="0"/>
          <w:sz w:val="24"/>
          <w:szCs w:val="24"/>
          <w:cs/>
          <w:lang w:bidi="sa-IN"/>
        </w:rPr>
        <w:t>,</w:t>
      </w:r>
      <w:r w:rsidR="004605FC" w:rsidRPr="00232CA9">
        <w:rPr>
          <w:bCs w:val="0"/>
          <w:sz w:val="24"/>
          <w:szCs w:val="24"/>
          <w:cs/>
        </w:rPr>
        <w:t xml:space="preserve"> तेसिं च णं एगइए सड्ढी भवति</w:t>
      </w:r>
      <w:r w:rsidR="004605FC" w:rsidRPr="00232CA9">
        <w:rPr>
          <w:rFonts w:hint="cs"/>
          <w:bCs w:val="0"/>
          <w:sz w:val="24"/>
          <w:szCs w:val="24"/>
          <w:cs/>
          <w:lang w:bidi="sa-IN"/>
        </w:rPr>
        <w:t>,</w:t>
      </w:r>
      <w:r w:rsidR="004605FC" w:rsidRPr="00232CA9">
        <w:rPr>
          <w:bCs w:val="0"/>
          <w:sz w:val="24"/>
          <w:szCs w:val="24"/>
          <w:cs/>
        </w:rPr>
        <w:t xml:space="preserve"> कामं तं समणा वा माहणा वा संपहारि</w:t>
      </w:r>
      <w:r w:rsidR="004605FC" w:rsidRPr="00232CA9">
        <w:rPr>
          <w:rFonts w:hint="cs"/>
          <w:bCs w:val="0"/>
          <w:sz w:val="24"/>
          <w:szCs w:val="24"/>
          <w:cs/>
          <w:lang w:bidi="sa-IN"/>
        </w:rPr>
        <w:t>ंसु</w:t>
      </w:r>
      <w:r w:rsidR="004605FC" w:rsidRPr="00232CA9">
        <w:rPr>
          <w:bCs w:val="0"/>
          <w:sz w:val="24"/>
          <w:szCs w:val="24"/>
          <w:cs/>
        </w:rPr>
        <w:t xml:space="preserve"> गमणाए </w:t>
      </w:r>
      <w:r w:rsidR="004605FC" w:rsidRPr="00232CA9">
        <w:rPr>
          <w:rFonts w:hint="cs"/>
          <w:bCs w:val="0"/>
          <w:sz w:val="24"/>
          <w:szCs w:val="24"/>
          <w:cs/>
        </w:rPr>
        <w:t xml:space="preserve">जाव </w:t>
      </w:r>
      <w:r w:rsidR="004605FC" w:rsidRPr="00232CA9">
        <w:rPr>
          <w:rFonts w:hint="cs"/>
          <w:bCs w:val="0"/>
          <w:sz w:val="24"/>
          <w:szCs w:val="24"/>
          <w:cs/>
          <w:lang w:bidi="sa-IN"/>
        </w:rPr>
        <w:t xml:space="preserve">मए </w:t>
      </w:r>
      <w:r w:rsidR="004605FC" w:rsidRPr="00232CA9">
        <w:rPr>
          <w:bCs w:val="0"/>
          <w:sz w:val="24"/>
          <w:szCs w:val="24"/>
          <w:cs/>
        </w:rPr>
        <w:t xml:space="preserve">एस धम्मे सुयक्खाते सुपण्णत्ते भवति </w:t>
      </w:r>
      <w:r w:rsidR="004605FC"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इह खलु दुवे पुरिसा भवंति-</w:t>
      </w:r>
      <w:r w:rsidRPr="00232CA9">
        <w:rPr>
          <w:rFonts w:hint="cs"/>
          <w:bCs w:val="0"/>
          <w:sz w:val="24"/>
          <w:szCs w:val="24"/>
          <w:cs/>
          <w:lang w:bidi="sa-IN"/>
        </w:rPr>
        <w:t xml:space="preserve"> </w:t>
      </w:r>
      <w:r w:rsidRPr="00232CA9">
        <w:rPr>
          <w:bCs w:val="0"/>
          <w:sz w:val="24"/>
          <w:szCs w:val="24"/>
          <w:cs/>
        </w:rPr>
        <w:t>एगे पुरिसे किरियमाइक्खइ एगे पुरिसे नोकिरिय माइक्खइ</w:t>
      </w:r>
      <w:r w:rsidRPr="00232CA9">
        <w:rPr>
          <w:rFonts w:hint="cs"/>
          <w:bCs w:val="0"/>
          <w:sz w:val="24"/>
          <w:szCs w:val="24"/>
          <w:cs/>
        </w:rPr>
        <w:t>,</w:t>
      </w:r>
      <w:r w:rsidRPr="00232CA9">
        <w:rPr>
          <w:bCs w:val="0"/>
          <w:sz w:val="24"/>
          <w:szCs w:val="24"/>
          <w:cs/>
        </w:rPr>
        <w:t xml:space="preserve"> जे य पुरिसे किरियमाइक्खइ जे य पुरिसे नोकिरि</w:t>
      </w:r>
      <w:r w:rsidRPr="00232CA9">
        <w:rPr>
          <w:rFonts w:hint="cs"/>
          <w:bCs w:val="0"/>
          <w:sz w:val="24"/>
          <w:szCs w:val="24"/>
          <w:cs/>
          <w:lang w:bidi="sa-IN"/>
        </w:rPr>
        <w:t>य</w:t>
      </w:r>
      <w:r w:rsidRPr="00232CA9">
        <w:rPr>
          <w:bCs w:val="0"/>
          <w:sz w:val="24"/>
          <w:szCs w:val="24"/>
          <w:cs/>
        </w:rPr>
        <w:t>माइक्खइ दो वि ते पुरिसा तुल्ला एगट्ठा कार</w:t>
      </w:r>
      <w:r w:rsidRPr="00232CA9">
        <w:rPr>
          <w:rFonts w:hint="cs"/>
          <w:bCs w:val="0"/>
          <w:sz w:val="24"/>
          <w:szCs w:val="24"/>
          <w:cs/>
          <w:lang w:bidi="sa-IN"/>
        </w:rPr>
        <w:t>ण</w:t>
      </w:r>
      <w:r w:rsidRPr="00232CA9">
        <w:rPr>
          <w:bCs w:val="0"/>
          <w:sz w:val="24"/>
          <w:szCs w:val="24"/>
          <w:cs/>
        </w:rPr>
        <w:t>माव</w:t>
      </w:r>
      <w:r w:rsidRPr="00232CA9">
        <w:rPr>
          <w:rFonts w:hint="cs"/>
          <w:bCs w:val="0"/>
          <w:sz w:val="24"/>
          <w:szCs w:val="24"/>
          <w:cs/>
          <w:lang w:bidi="sa-IN"/>
        </w:rPr>
        <w:t>न्ना</w:t>
      </w:r>
      <w:r w:rsidR="00636AB1">
        <w:rPr>
          <w:rFonts w:hint="cs"/>
          <w:bCs w:val="0"/>
          <w:sz w:val="24"/>
          <w:szCs w:val="24"/>
          <w:cs/>
        </w:rPr>
        <w:t>,.</w:t>
      </w:r>
      <w:r w:rsidRPr="00232CA9">
        <w:rPr>
          <w:bCs w:val="0"/>
          <w:sz w:val="24"/>
          <w:szCs w:val="24"/>
          <w:cs/>
        </w:rPr>
        <w:t xml:space="preserve">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बाले पुण एवं विप्पडिवेदे</w:t>
      </w:r>
      <w:r w:rsidRPr="00232CA9">
        <w:rPr>
          <w:rFonts w:hint="cs"/>
          <w:bCs w:val="0"/>
          <w:sz w:val="24"/>
          <w:szCs w:val="24"/>
          <w:cs/>
          <w:lang w:bidi="sa-IN"/>
        </w:rPr>
        <w:t>ं</w:t>
      </w:r>
      <w:r w:rsidRPr="00232CA9">
        <w:rPr>
          <w:bCs w:val="0"/>
          <w:sz w:val="24"/>
          <w:szCs w:val="24"/>
          <w:cs/>
        </w:rPr>
        <w:t>ति कारणमाव</w:t>
      </w:r>
      <w:r w:rsidRPr="00232CA9">
        <w:rPr>
          <w:rFonts w:hint="cs"/>
          <w:bCs w:val="0"/>
          <w:sz w:val="24"/>
          <w:szCs w:val="24"/>
          <w:cs/>
          <w:lang w:bidi="sa-IN"/>
        </w:rPr>
        <w:t>ण्णे</w:t>
      </w:r>
      <w:r w:rsidRPr="00232CA9">
        <w:rPr>
          <w:bCs w:val="0"/>
          <w:sz w:val="24"/>
          <w:szCs w:val="24"/>
          <w:cs/>
        </w:rPr>
        <w:t xml:space="preserve"> अहमंसि दुक्खामि वा सोयामि वा जूरामि वा तिप्पामि वा पीडामि वा परितप्पामि वा अहमेय</w:t>
      </w:r>
      <w:r w:rsidRPr="00232CA9">
        <w:rPr>
          <w:rFonts w:hint="cs"/>
          <w:bCs w:val="0"/>
          <w:sz w:val="24"/>
          <w:szCs w:val="24"/>
          <w:cs/>
        </w:rPr>
        <w:t>मका</w:t>
      </w:r>
      <w:r w:rsidRPr="00232CA9">
        <w:rPr>
          <w:bCs w:val="0"/>
          <w:sz w:val="24"/>
          <w:szCs w:val="24"/>
          <w:cs/>
        </w:rPr>
        <w:t>सि परो वा जं दुक्खइ वा सोयइ वा जूरइ वा ति</w:t>
      </w:r>
      <w:r w:rsidRPr="00232CA9">
        <w:rPr>
          <w:rFonts w:hint="cs"/>
          <w:bCs w:val="0"/>
          <w:sz w:val="24"/>
          <w:szCs w:val="24"/>
          <w:cs/>
          <w:lang w:bidi="sa-IN"/>
        </w:rPr>
        <w:t>प्प</w:t>
      </w:r>
      <w:r w:rsidRPr="00232CA9">
        <w:rPr>
          <w:bCs w:val="0"/>
          <w:sz w:val="24"/>
          <w:szCs w:val="24"/>
          <w:cs/>
        </w:rPr>
        <w:t>इ वा पीडइ वा परितप्पइ वा परो ए</w:t>
      </w:r>
      <w:r w:rsidRPr="00232CA9">
        <w:rPr>
          <w:rFonts w:hint="cs"/>
          <w:bCs w:val="0"/>
          <w:sz w:val="24"/>
          <w:szCs w:val="24"/>
          <w:cs/>
        </w:rPr>
        <w:t>व</w:t>
      </w:r>
      <w:r w:rsidRPr="00232CA9">
        <w:rPr>
          <w:bCs w:val="0"/>
          <w:sz w:val="24"/>
          <w:szCs w:val="24"/>
          <w:cs/>
        </w:rPr>
        <w:t>मकासि</w:t>
      </w:r>
      <w:r w:rsidRPr="00232CA9">
        <w:rPr>
          <w:rFonts w:hint="cs"/>
          <w:bCs w:val="0"/>
          <w:sz w:val="24"/>
          <w:szCs w:val="24"/>
          <w:cs/>
          <w:lang w:bidi="sa-IN"/>
        </w:rPr>
        <w:t>,</w:t>
      </w:r>
      <w:r w:rsidRPr="00232CA9">
        <w:rPr>
          <w:bCs w:val="0"/>
          <w:sz w:val="24"/>
          <w:szCs w:val="24"/>
          <w:cs/>
        </w:rPr>
        <w:t xml:space="preserve"> एवं से बाले सकारणं वा परकारणं वा एवं विप्पडिवेदे</w:t>
      </w:r>
      <w:r w:rsidRPr="00232CA9">
        <w:rPr>
          <w:rFonts w:hint="cs"/>
          <w:bCs w:val="0"/>
          <w:sz w:val="24"/>
          <w:szCs w:val="24"/>
          <w:cs/>
          <w:lang w:bidi="sa-IN"/>
        </w:rPr>
        <w:t>ं</w:t>
      </w:r>
      <w:r w:rsidRPr="00232CA9">
        <w:rPr>
          <w:bCs w:val="0"/>
          <w:sz w:val="24"/>
          <w:szCs w:val="24"/>
          <w:cs/>
        </w:rPr>
        <w:t>ति कारणमाव</w:t>
      </w:r>
      <w:r w:rsidRPr="00232CA9">
        <w:rPr>
          <w:rFonts w:hint="cs"/>
          <w:bCs w:val="0"/>
          <w:sz w:val="24"/>
          <w:szCs w:val="24"/>
          <w:cs/>
          <w:lang w:bidi="sa-IN"/>
        </w:rPr>
        <w:t>न्ने</w:t>
      </w:r>
      <w:r w:rsidRPr="00232CA9">
        <w:rPr>
          <w:rFonts w:hint="cs"/>
          <w:bCs w:val="0"/>
          <w:sz w:val="24"/>
          <w:szCs w:val="24"/>
          <w:cs/>
        </w:rPr>
        <w:t>,...</w:t>
      </w:r>
    </w:p>
    <w:p w:rsidR="00636AB1" w:rsidRPr="00232CA9" w:rsidRDefault="004605FC" w:rsidP="00636AB1">
      <w:pPr>
        <w:pStyle w:val="H4Hindi"/>
        <w:tabs>
          <w:tab w:val="left" w:pos="2250"/>
        </w:tabs>
        <w:spacing w:before="0" w:after="0"/>
        <w:jc w:val="both"/>
        <w:rPr>
          <w:bCs w:val="0"/>
          <w:sz w:val="24"/>
          <w:szCs w:val="24"/>
        </w:rPr>
      </w:pPr>
      <w:r w:rsidRPr="00232CA9">
        <w:rPr>
          <w:bCs w:val="0"/>
          <w:sz w:val="24"/>
          <w:szCs w:val="24"/>
          <w:cs/>
        </w:rPr>
        <w:t>मेहावी पु</w:t>
      </w:r>
      <w:r w:rsidRPr="00232CA9">
        <w:rPr>
          <w:rFonts w:hint="cs"/>
          <w:bCs w:val="0"/>
          <w:sz w:val="24"/>
          <w:szCs w:val="24"/>
          <w:cs/>
          <w:lang w:bidi="sa-IN"/>
        </w:rPr>
        <w:t>न</w:t>
      </w:r>
      <w:r w:rsidRPr="00232CA9">
        <w:rPr>
          <w:bCs w:val="0"/>
          <w:sz w:val="24"/>
          <w:szCs w:val="24"/>
          <w:cs/>
        </w:rPr>
        <w:t xml:space="preserve"> एवं विप्पडिवेदे</w:t>
      </w:r>
      <w:r w:rsidRPr="00232CA9">
        <w:rPr>
          <w:rFonts w:hint="cs"/>
          <w:bCs w:val="0"/>
          <w:sz w:val="24"/>
          <w:szCs w:val="24"/>
          <w:cs/>
          <w:lang w:bidi="sa-IN"/>
        </w:rPr>
        <w:t>ं</w:t>
      </w:r>
      <w:r w:rsidRPr="00232CA9">
        <w:rPr>
          <w:bCs w:val="0"/>
          <w:sz w:val="24"/>
          <w:szCs w:val="24"/>
          <w:cs/>
        </w:rPr>
        <w:t>ति कारणमाव</w:t>
      </w:r>
      <w:r w:rsidRPr="00232CA9">
        <w:rPr>
          <w:rFonts w:hint="cs"/>
          <w:bCs w:val="0"/>
          <w:sz w:val="24"/>
          <w:szCs w:val="24"/>
          <w:cs/>
          <w:lang w:bidi="sa-IN"/>
        </w:rPr>
        <w:t>न्ने</w:t>
      </w:r>
      <w:r w:rsidRPr="00232CA9">
        <w:rPr>
          <w:bCs w:val="0"/>
          <w:sz w:val="24"/>
          <w:szCs w:val="24"/>
          <w:cs/>
        </w:rPr>
        <w:t xml:space="preserve"> अहमंसि दुक्खामि वा सोयामि वा जूरामि वा तिप्पामि वा पीडामि वा परितप्पामि वा नो अहं ए</w:t>
      </w:r>
      <w:r w:rsidRPr="00232CA9">
        <w:rPr>
          <w:rFonts w:hint="cs"/>
          <w:bCs w:val="0"/>
          <w:sz w:val="24"/>
          <w:szCs w:val="24"/>
          <w:cs/>
          <w:lang w:bidi="sa-IN"/>
        </w:rPr>
        <w:t>व</w:t>
      </w:r>
      <w:r w:rsidRPr="00232CA9">
        <w:rPr>
          <w:bCs w:val="0"/>
          <w:sz w:val="24"/>
          <w:szCs w:val="24"/>
          <w:cs/>
        </w:rPr>
        <w:t>मकासि</w:t>
      </w:r>
      <w:r w:rsidRPr="00232CA9">
        <w:rPr>
          <w:rFonts w:hint="cs"/>
          <w:bCs w:val="0"/>
          <w:sz w:val="24"/>
          <w:szCs w:val="24"/>
          <w:cs/>
          <w:lang w:bidi="sa-IN"/>
        </w:rPr>
        <w:t>,</w:t>
      </w:r>
      <w:r w:rsidRPr="00232CA9">
        <w:rPr>
          <w:bCs w:val="0"/>
          <w:sz w:val="24"/>
          <w:szCs w:val="24"/>
          <w:cs/>
        </w:rPr>
        <w:t xml:space="preserve"> परो वा जं दुक्खइ वा </w:t>
      </w:r>
      <w:r w:rsidRPr="00232CA9">
        <w:rPr>
          <w:rFonts w:hint="cs"/>
          <w:bCs w:val="0"/>
          <w:sz w:val="24"/>
          <w:szCs w:val="24"/>
          <w:cs/>
        </w:rPr>
        <w:t>जाव</w:t>
      </w:r>
      <w:r w:rsidRPr="00232CA9">
        <w:rPr>
          <w:bCs w:val="0"/>
          <w:sz w:val="24"/>
          <w:szCs w:val="24"/>
          <w:cs/>
        </w:rPr>
        <w:t xml:space="preserve"> परितप्पइ वा नो परो ए</w:t>
      </w:r>
      <w:r w:rsidRPr="00232CA9">
        <w:rPr>
          <w:rFonts w:hint="cs"/>
          <w:bCs w:val="0"/>
          <w:sz w:val="24"/>
          <w:szCs w:val="24"/>
          <w:cs/>
        </w:rPr>
        <w:t>व</w:t>
      </w:r>
      <w:r w:rsidRPr="00232CA9">
        <w:rPr>
          <w:bCs w:val="0"/>
          <w:sz w:val="24"/>
          <w:szCs w:val="24"/>
          <w:cs/>
        </w:rPr>
        <w:t>मकासि</w:t>
      </w:r>
      <w:r w:rsidRPr="00232CA9">
        <w:rPr>
          <w:rFonts w:hint="cs"/>
          <w:bCs w:val="0"/>
          <w:sz w:val="24"/>
          <w:szCs w:val="24"/>
          <w:cs/>
        </w:rPr>
        <w:t>,</w:t>
      </w:r>
      <w:r w:rsidRPr="00232CA9">
        <w:rPr>
          <w:bCs w:val="0"/>
          <w:sz w:val="24"/>
          <w:szCs w:val="24"/>
          <w:cs/>
        </w:rPr>
        <w:t xml:space="preserve"> एवं से मेहावी सकारणं वा परकारणं वा एवं विप्पडिवेदेंति कारणमाव</w:t>
      </w:r>
      <w:r w:rsidRPr="00232CA9">
        <w:rPr>
          <w:rFonts w:hint="cs"/>
          <w:bCs w:val="0"/>
          <w:sz w:val="24"/>
          <w:szCs w:val="24"/>
          <w:cs/>
          <w:lang w:bidi="sa-IN"/>
        </w:rPr>
        <w:t>न्ने</w:t>
      </w:r>
      <w:r w:rsidRPr="00232CA9">
        <w:rPr>
          <w:rFonts w:hint="cs"/>
          <w:bCs w:val="0"/>
          <w:sz w:val="24"/>
          <w:szCs w:val="24"/>
          <w:cs/>
        </w:rPr>
        <w:t>,</w:t>
      </w:r>
      <w:r w:rsidRPr="00232CA9">
        <w:rPr>
          <w:bCs w:val="0"/>
          <w:sz w:val="24"/>
          <w:szCs w:val="24"/>
          <w:cs/>
        </w:rPr>
        <w:t xml:space="preserve"> से बेमि-</w:t>
      </w:r>
      <w:r w:rsidRPr="00232CA9">
        <w:rPr>
          <w:rFonts w:hint="cs"/>
          <w:bCs w:val="0"/>
          <w:sz w:val="24"/>
          <w:szCs w:val="24"/>
          <w:cs/>
          <w:lang w:bidi="sa-IN"/>
        </w:rPr>
        <w:t xml:space="preserve"> </w:t>
      </w:r>
      <w:r w:rsidRPr="00232CA9">
        <w:rPr>
          <w:bCs w:val="0"/>
          <w:sz w:val="24"/>
          <w:szCs w:val="24"/>
          <w:cs/>
        </w:rPr>
        <w:t>पाईणं वा पडीणं वा उदीणं वा दाहिणं वा जे तसथावरा पाणा ते एवं संघायमागच्छंति ते एवं विप्परियायमावज्जंति ते एवं विवेगमागच्छंति ते एवं विहाणमागच्छंति ते एवं संगइयंति उवेहाए</w:t>
      </w:r>
      <w:r w:rsidRPr="00232CA9">
        <w:rPr>
          <w:rFonts w:hint="cs"/>
          <w:bCs w:val="0"/>
          <w:sz w:val="24"/>
          <w:szCs w:val="24"/>
          <w:cs/>
        </w:rPr>
        <w:t>,</w:t>
      </w:r>
      <w:r w:rsidRPr="00232CA9">
        <w:rPr>
          <w:bCs w:val="0"/>
          <w:sz w:val="24"/>
          <w:szCs w:val="24"/>
          <w:cs/>
        </w:rPr>
        <w:t xml:space="preserve"> ते नो ए</w:t>
      </w:r>
      <w:r w:rsidRPr="00232CA9">
        <w:rPr>
          <w:rFonts w:hint="cs"/>
          <w:bCs w:val="0"/>
          <w:sz w:val="24"/>
          <w:szCs w:val="24"/>
          <w:cs/>
          <w:lang w:bidi="sa-IN"/>
        </w:rPr>
        <w:t>वं</w:t>
      </w:r>
      <w:r w:rsidRPr="00232CA9">
        <w:rPr>
          <w:bCs w:val="0"/>
          <w:sz w:val="24"/>
          <w:szCs w:val="24"/>
          <w:cs/>
        </w:rPr>
        <w:t xml:space="preserve"> विप्पडिवेदेंति</w:t>
      </w:r>
      <w:r w:rsidRPr="00232CA9">
        <w:rPr>
          <w:rFonts w:hint="cs"/>
          <w:bCs w:val="0"/>
          <w:sz w:val="24"/>
          <w:szCs w:val="24"/>
          <w:cs/>
          <w:lang w:bidi="sa-IN"/>
        </w:rPr>
        <w:t>,</w:t>
      </w:r>
      <w:r w:rsidRPr="00232CA9">
        <w:rPr>
          <w:bCs w:val="0"/>
          <w:sz w:val="24"/>
          <w:szCs w:val="24"/>
          <w:cs/>
        </w:rPr>
        <w:t xml:space="preserve"> तं जहा-</w:t>
      </w:r>
      <w:r w:rsidR="00636AB1">
        <w:rPr>
          <w:rFonts w:hint="cs"/>
          <w:bCs w:val="0"/>
          <w:sz w:val="24"/>
          <w:szCs w:val="24"/>
          <w:cs/>
        </w:rPr>
        <w:t xml:space="preserve"> </w:t>
      </w:r>
      <w:r w:rsidRPr="00232CA9">
        <w:rPr>
          <w:bCs w:val="0"/>
          <w:sz w:val="24"/>
          <w:szCs w:val="24"/>
          <w:cs/>
        </w:rPr>
        <w:t xml:space="preserve">किरिया इ वा </w:t>
      </w:r>
      <w:r w:rsidRPr="00232CA9">
        <w:rPr>
          <w:rFonts w:hint="cs"/>
          <w:bCs w:val="0"/>
          <w:sz w:val="24"/>
          <w:szCs w:val="24"/>
          <w:cs/>
          <w:lang w:bidi="sa-IN"/>
        </w:rPr>
        <w:t xml:space="preserve">जाव </w:t>
      </w:r>
      <w:r w:rsidRPr="00232CA9">
        <w:rPr>
          <w:bCs w:val="0"/>
          <w:sz w:val="24"/>
          <w:szCs w:val="24"/>
          <w:cs/>
        </w:rPr>
        <w:t>अ</w:t>
      </w:r>
      <w:r w:rsidRPr="00232CA9">
        <w:rPr>
          <w:rFonts w:hint="cs"/>
          <w:bCs w:val="0"/>
          <w:sz w:val="24"/>
          <w:szCs w:val="24"/>
          <w:cs/>
          <w:lang w:bidi="sa-IN"/>
        </w:rPr>
        <w:t>नि</w:t>
      </w:r>
      <w:r w:rsidRPr="00232CA9">
        <w:rPr>
          <w:bCs w:val="0"/>
          <w:sz w:val="24"/>
          <w:szCs w:val="24"/>
          <w:cs/>
        </w:rPr>
        <w:t>रए इ वा</w:t>
      </w:r>
      <w:r w:rsidRPr="00232CA9">
        <w:rPr>
          <w:rFonts w:hint="cs"/>
          <w:bCs w:val="0"/>
          <w:sz w:val="24"/>
          <w:szCs w:val="24"/>
          <w:cs/>
        </w:rPr>
        <w:t>,</w:t>
      </w:r>
      <w:r w:rsidRPr="00232CA9">
        <w:rPr>
          <w:bCs w:val="0"/>
          <w:sz w:val="24"/>
          <w:szCs w:val="24"/>
          <w:cs/>
        </w:rPr>
        <w:t xml:space="preserve"> एवं ते विरूवरूवेहिं कम्मसमारंभेहिं विरूवरू</w:t>
      </w:r>
      <w:r w:rsidR="00636AB1" w:rsidRPr="00232CA9">
        <w:rPr>
          <w:bCs w:val="0"/>
          <w:sz w:val="24"/>
          <w:szCs w:val="24"/>
          <w:cs/>
        </w:rPr>
        <w:t>वाइं कामभोगाइं समारंभंति भोयणाए</w:t>
      </w:r>
      <w:r w:rsidR="00636AB1" w:rsidRPr="00232CA9">
        <w:rPr>
          <w:rFonts w:hint="cs"/>
          <w:bCs w:val="0"/>
          <w:sz w:val="24"/>
          <w:szCs w:val="24"/>
          <w:cs/>
        </w:rPr>
        <w:t>,...</w:t>
      </w:r>
      <w:r w:rsidR="00636AB1" w:rsidRPr="00232CA9">
        <w:rPr>
          <w:bCs w:val="0"/>
          <w:sz w:val="24"/>
          <w:szCs w:val="24"/>
          <w:cs/>
        </w:rPr>
        <w:t xml:space="preserve"> </w:t>
      </w:r>
    </w:p>
    <w:p w:rsidR="00B02766" w:rsidRDefault="00B02766" w:rsidP="00B02766">
      <w:pPr>
        <w:pStyle w:val="H4Hindi"/>
        <w:tabs>
          <w:tab w:val="left" w:pos="2250"/>
        </w:tabs>
        <w:spacing w:before="0" w:after="0"/>
        <w:ind w:firstLine="1440"/>
        <w:jc w:val="both"/>
        <w:rPr>
          <w:bCs w:val="0"/>
          <w:sz w:val="24"/>
          <w:szCs w:val="24"/>
        </w:rPr>
      </w:pPr>
    </w:p>
    <w:p w:rsidR="003D704C" w:rsidRDefault="00636AB1" w:rsidP="003D704C">
      <w:pPr>
        <w:spacing w:after="0" w:line="240" w:lineRule="auto"/>
        <w:ind w:right="1708"/>
        <w:contextualSpacing/>
        <w:rPr>
          <w:rFonts w:cs="Mangal"/>
          <w:sz w:val="24"/>
          <w:szCs w:val="24"/>
        </w:rPr>
      </w:pPr>
      <w:r>
        <w:rPr>
          <w:rFonts w:cs="Mangal" w:hint="cs"/>
          <w:sz w:val="24"/>
          <w:szCs w:val="24"/>
          <w:cs/>
        </w:rPr>
        <w:t>सुयक्खंधो-२, अज्झयणं-१</w:t>
      </w:r>
      <w:r w:rsidR="003D704C">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3D704C" w:rsidTr="00A43EF4">
        <w:trPr>
          <w:trHeight w:val="228"/>
        </w:trPr>
        <w:tc>
          <w:tcPr>
            <w:tcW w:w="10140" w:type="dxa"/>
            <w:tcBorders>
              <w:top w:val="single" w:sz="4" w:space="0" w:color="FF0000"/>
              <w:left w:val="nil"/>
              <w:bottom w:val="nil"/>
              <w:right w:val="nil"/>
            </w:tcBorders>
          </w:tcPr>
          <w:p w:rsidR="003D704C" w:rsidRDefault="003D704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rFonts w:hint="cs"/>
          <w:bCs w:val="0"/>
          <w:sz w:val="24"/>
          <w:szCs w:val="24"/>
          <w:cs/>
          <w:lang w:bidi="sa-IN"/>
        </w:rPr>
        <w:t xml:space="preserve">एवमेव ते </w:t>
      </w:r>
      <w:r w:rsidRPr="00232CA9">
        <w:rPr>
          <w:bCs w:val="0"/>
          <w:sz w:val="24"/>
          <w:szCs w:val="24"/>
          <w:cs/>
        </w:rPr>
        <w:t>अ</w:t>
      </w:r>
      <w:r w:rsidRPr="00232CA9">
        <w:rPr>
          <w:rFonts w:hint="cs"/>
          <w:bCs w:val="0"/>
          <w:sz w:val="24"/>
          <w:szCs w:val="24"/>
          <w:cs/>
          <w:lang w:bidi="sa-IN"/>
        </w:rPr>
        <w:t>ना</w:t>
      </w:r>
      <w:r w:rsidRPr="00232CA9">
        <w:rPr>
          <w:bCs w:val="0"/>
          <w:sz w:val="24"/>
          <w:szCs w:val="24"/>
          <w:cs/>
        </w:rPr>
        <w:t>रिया विप्पडिव</w:t>
      </w:r>
      <w:r w:rsidRPr="00232CA9">
        <w:rPr>
          <w:rFonts w:hint="cs"/>
          <w:bCs w:val="0"/>
          <w:sz w:val="24"/>
          <w:szCs w:val="24"/>
          <w:cs/>
          <w:lang w:bidi="sa-IN"/>
        </w:rPr>
        <w:t>न्ना</w:t>
      </w:r>
      <w:r w:rsidRPr="00232CA9">
        <w:rPr>
          <w:bCs w:val="0"/>
          <w:sz w:val="24"/>
          <w:szCs w:val="24"/>
          <w:cs/>
        </w:rPr>
        <w:t xml:space="preserve"> तं सद्दहमाणा </w:t>
      </w:r>
      <w:r w:rsidRPr="00232CA9">
        <w:rPr>
          <w:rFonts w:hint="cs"/>
          <w:bCs w:val="0"/>
          <w:sz w:val="24"/>
          <w:szCs w:val="24"/>
          <w:cs/>
          <w:lang w:bidi="sa-IN"/>
        </w:rPr>
        <w:t xml:space="preserve">जाव </w:t>
      </w:r>
      <w:r w:rsidRPr="00232CA9">
        <w:rPr>
          <w:bCs w:val="0"/>
          <w:sz w:val="24"/>
          <w:szCs w:val="24"/>
          <w:cs/>
        </w:rPr>
        <w:t>इति ते नो हव्वाए नो पाराए अंतरा कामभोगेसु विसण्णा ।</w:t>
      </w:r>
      <w:r w:rsidRPr="00232CA9">
        <w:rPr>
          <w:rFonts w:hint="cs"/>
          <w:bCs w:val="0"/>
          <w:sz w:val="24"/>
          <w:szCs w:val="24"/>
          <w:cs/>
          <w:lang w:bidi="sa-IN"/>
        </w:rPr>
        <w:t xml:space="preserve"> चउत्थे पुरिसजाए नियइवाइएत्ति आहिए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rFonts w:hint="cs"/>
          <w:bCs w:val="0"/>
          <w:sz w:val="24"/>
          <w:szCs w:val="24"/>
          <w:cs/>
          <w:lang w:bidi="sa-IN"/>
        </w:rPr>
        <w:t>इच्चेते चत्तारि पुरिसजाया नानापन्ना नानाछंदा नानासीला नानादिट्ठी नानारुई नानारंभा नानाअज्झवसाण संजुत्ता पहीणपुव्वसंजोगा आरियं मग्गं असंपत्ता इति ते नो हव्वाए ना पाराए अंतरा कामभोगेसु विसण्णा ।</w:t>
      </w:r>
    </w:p>
    <w:p w:rsidR="004605FC" w:rsidRPr="00232CA9" w:rsidRDefault="00820B4A"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४५</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से बेमि-पाईणं वा पडीणं वा उदीणं वा दाहिणं वा संतेगइया मणुस्सा भवंति</w:t>
      </w:r>
      <w:r w:rsidR="004605FC" w:rsidRPr="00232CA9">
        <w:rPr>
          <w:rFonts w:hint="cs"/>
          <w:bCs w:val="0"/>
          <w:sz w:val="24"/>
          <w:szCs w:val="24"/>
          <w:cs/>
          <w:lang w:bidi="sa-IN"/>
        </w:rPr>
        <w:t>,</w:t>
      </w:r>
      <w:r w:rsidR="004605FC" w:rsidRPr="00232CA9">
        <w:rPr>
          <w:bCs w:val="0"/>
          <w:sz w:val="24"/>
          <w:szCs w:val="24"/>
          <w:cs/>
        </w:rPr>
        <w:t xml:space="preserve"> तं जहा-आरिया वेगे अ</w:t>
      </w:r>
      <w:r w:rsidR="004605FC" w:rsidRPr="00232CA9">
        <w:rPr>
          <w:rFonts w:hint="cs"/>
          <w:bCs w:val="0"/>
          <w:sz w:val="24"/>
          <w:szCs w:val="24"/>
          <w:cs/>
          <w:lang w:bidi="sa-IN"/>
        </w:rPr>
        <w:t>ना</w:t>
      </w:r>
      <w:r w:rsidR="004605FC" w:rsidRPr="00232CA9">
        <w:rPr>
          <w:bCs w:val="0"/>
          <w:sz w:val="24"/>
          <w:szCs w:val="24"/>
          <w:cs/>
        </w:rPr>
        <w:t xml:space="preserve">रिया वेगे उच्चागोया वेगे </w:t>
      </w:r>
      <w:r w:rsidR="004605FC" w:rsidRPr="00232CA9">
        <w:rPr>
          <w:rFonts w:hint="cs"/>
          <w:bCs w:val="0"/>
          <w:sz w:val="24"/>
          <w:szCs w:val="24"/>
          <w:cs/>
          <w:lang w:bidi="sa-IN"/>
        </w:rPr>
        <w:t>नी</w:t>
      </w:r>
      <w:r w:rsidR="004605FC" w:rsidRPr="00232CA9">
        <w:rPr>
          <w:bCs w:val="0"/>
          <w:sz w:val="24"/>
          <w:szCs w:val="24"/>
          <w:cs/>
        </w:rPr>
        <w:t>यागोया वेगे कायमंता वेगे हस्समंता वेग</w:t>
      </w:r>
      <w:r w:rsidR="004605FC" w:rsidRPr="00232CA9">
        <w:rPr>
          <w:rFonts w:hint="cs"/>
          <w:bCs w:val="0"/>
          <w:sz w:val="24"/>
          <w:szCs w:val="24"/>
          <w:cs/>
          <w:lang w:bidi="sa-IN"/>
        </w:rPr>
        <w:t>े</w:t>
      </w:r>
      <w:r w:rsidR="004605FC" w:rsidRPr="00232CA9">
        <w:rPr>
          <w:bCs w:val="0"/>
          <w:sz w:val="24"/>
          <w:szCs w:val="24"/>
          <w:cs/>
        </w:rPr>
        <w:t xml:space="preserve"> सुवण्णा वेगे दुवण्णा वेगे सुरूवा वेगे दुरूवा वेगे</w:t>
      </w:r>
      <w:r w:rsidR="004605FC" w:rsidRPr="00232CA9">
        <w:rPr>
          <w:rFonts w:hint="cs"/>
          <w:bCs w:val="0"/>
          <w:sz w:val="24"/>
          <w:szCs w:val="24"/>
          <w:cs/>
          <w:lang w:bidi="sa-IN"/>
        </w:rPr>
        <w:t>,</w:t>
      </w:r>
      <w:r w:rsidR="004605FC" w:rsidRPr="00232CA9">
        <w:rPr>
          <w:bCs w:val="0"/>
          <w:sz w:val="24"/>
          <w:szCs w:val="24"/>
          <w:cs/>
        </w:rPr>
        <w:t xml:space="preserve"> तेसिं च </w:t>
      </w:r>
      <w:r w:rsidR="004605FC" w:rsidRPr="00232CA9">
        <w:rPr>
          <w:rFonts w:hint="cs"/>
          <w:bCs w:val="0"/>
          <w:sz w:val="24"/>
          <w:szCs w:val="24"/>
          <w:cs/>
          <w:lang w:bidi="sa-IN"/>
        </w:rPr>
        <w:t>णं</w:t>
      </w:r>
      <w:r w:rsidR="004605FC" w:rsidRPr="00232CA9">
        <w:rPr>
          <w:bCs w:val="0"/>
          <w:sz w:val="24"/>
          <w:szCs w:val="24"/>
          <w:cs/>
        </w:rPr>
        <w:t xml:space="preserve"> ज</w:t>
      </w:r>
      <w:r w:rsidR="004605FC" w:rsidRPr="00232CA9">
        <w:rPr>
          <w:rFonts w:hint="cs"/>
          <w:bCs w:val="0"/>
          <w:sz w:val="24"/>
          <w:szCs w:val="24"/>
          <w:cs/>
          <w:lang w:bidi="sa-IN"/>
        </w:rPr>
        <w:t>न</w:t>
      </w:r>
      <w:r w:rsidR="004605FC" w:rsidRPr="00232CA9">
        <w:rPr>
          <w:bCs w:val="0"/>
          <w:sz w:val="24"/>
          <w:szCs w:val="24"/>
          <w:cs/>
        </w:rPr>
        <w:t>जा</w:t>
      </w:r>
      <w:r w:rsidR="004605FC" w:rsidRPr="00232CA9">
        <w:rPr>
          <w:rFonts w:hint="cs"/>
          <w:bCs w:val="0"/>
          <w:sz w:val="24"/>
          <w:szCs w:val="24"/>
          <w:cs/>
          <w:lang w:bidi="sa-IN"/>
        </w:rPr>
        <w:t>न</w:t>
      </w:r>
      <w:r w:rsidR="004605FC" w:rsidRPr="00232CA9">
        <w:rPr>
          <w:bCs w:val="0"/>
          <w:sz w:val="24"/>
          <w:szCs w:val="24"/>
          <w:cs/>
        </w:rPr>
        <w:t>वयाइं परिग्गहियाइं भवंति</w:t>
      </w:r>
      <w:r w:rsidR="004605FC" w:rsidRPr="00232CA9">
        <w:rPr>
          <w:rFonts w:hint="cs"/>
          <w:bCs w:val="0"/>
          <w:sz w:val="24"/>
          <w:szCs w:val="24"/>
          <w:cs/>
          <w:lang w:bidi="sa-IN"/>
        </w:rPr>
        <w:t>,</w:t>
      </w:r>
      <w:r w:rsidR="004605FC" w:rsidRPr="00232CA9">
        <w:rPr>
          <w:bCs w:val="0"/>
          <w:sz w:val="24"/>
          <w:szCs w:val="24"/>
          <w:cs/>
        </w:rPr>
        <w:t xml:space="preserve"> तं जहा-अप्पयरा वा </w:t>
      </w:r>
      <w:r w:rsidR="004605FC" w:rsidRPr="00232CA9">
        <w:rPr>
          <w:rFonts w:hint="cs"/>
          <w:bCs w:val="0"/>
          <w:sz w:val="24"/>
          <w:szCs w:val="24"/>
          <w:cs/>
          <w:lang w:bidi="sa-IN"/>
        </w:rPr>
        <w:t>भु</w:t>
      </w:r>
      <w:r w:rsidR="004605FC" w:rsidRPr="00232CA9">
        <w:rPr>
          <w:bCs w:val="0"/>
          <w:sz w:val="24"/>
          <w:szCs w:val="24"/>
          <w:cs/>
        </w:rPr>
        <w:t>ज्जयरा वा</w:t>
      </w:r>
      <w:r w:rsidR="004605FC" w:rsidRPr="00232CA9">
        <w:rPr>
          <w:rFonts w:hint="cs"/>
          <w:bCs w:val="0"/>
          <w:sz w:val="24"/>
          <w:szCs w:val="24"/>
          <w:cs/>
          <w:lang w:bidi="sa-IN"/>
        </w:rPr>
        <w:t>,</w:t>
      </w:r>
      <w:r w:rsidR="004605FC" w:rsidRPr="00232CA9">
        <w:rPr>
          <w:bCs w:val="0"/>
          <w:sz w:val="24"/>
          <w:szCs w:val="24"/>
          <w:cs/>
        </w:rPr>
        <w:t xml:space="preserve"> तहप्पगारेहिं कुलेहिं आगम्म अभिभूय एगे भिक्खायरियाए समुट्ठिया सतो वा वि एगे नायओ य उवगरणं च विप्पजहाय भिक्खायरियाए समुट्ठिया असतो वा वि एगे नायओ य उवगरणं च विप्पजहाय भिक्खायरियाए समुट्ठिया </w:t>
      </w:r>
      <w:r w:rsidR="004605FC"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 xml:space="preserve">जे ते सतो वा असतो वा नायओ य </w:t>
      </w:r>
      <w:r w:rsidRPr="00232CA9">
        <w:rPr>
          <w:rFonts w:hint="cs"/>
          <w:bCs w:val="0"/>
          <w:sz w:val="24"/>
          <w:szCs w:val="24"/>
          <w:cs/>
          <w:lang w:bidi="sa-IN"/>
        </w:rPr>
        <w:t xml:space="preserve">अनायओ य </w:t>
      </w:r>
      <w:r w:rsidRPr="00232CA9">
        <w:rPr>
          <w:bCs w:val="0"/>
          <w:sz w:val="24"/>
          <w:szCs w:val="24"/>
          <w:cs/>
        </w:rPr>
        <w:t xml:space="preserve">उवगरणं च विप्पजहाय भिक्खायरियाए समुट्ठिया पुव्वमेव तेहिं </w:t>
      </w:r>
      <w:r w:rsidRPr="00232CA9">
        <w:rPr>
          <w:rFonts w:hint="cs"/>
          <w:bCs w:val="0"/>
          <w:sz w:val="24"/>
          <w:szCs w:val="24"/>
          <w:cs/>
          <w:lang w:bidi="sa-IN"/>
        </w:rPr>
        <w:t>ना</w:t>
      </w:r>
      <w:r w:rsidRPr="00232CA9">
        <w:rPr>
          <w:bCs w:val="0"/>
          <w:sz w:val="24"/>
          <w:szCs w:val="24"/>
          <w:cs/>
        </w:rPr>
        <w:t>तं भवति-</w:t>
      </w:r>
      <w:r w:rsidRPr="00232CA9">
        <w:rPr>
          <w:rFonts w:hint="cs"/>
          <w:bCs w:val="0"/>
          <w:sz w:val="24"/>
          <w:szCs w:val="24"/>
          <w:cs/>
          <w:lang w:bidi="sa-IN"/>
        </w:rPr>
        <w:t xml:space="preserve"> तं जहा </w:t>
      </w:r>
      <w:r w:rsidRPr="00232CA9">
        <w:rPr>
          <w:bCs w:val="0"/>
          <w:sz w:val="24"/>
          <w:szCs w:val="24"/>
          <w:cs/>
        </w:rPr>
        <w:t>इह खलु पुरिसे अ</w:t>
      </w:r>
      <w:r w:rsidRPr="00232CA9">
        <w:rPr>
          <w:rFonts w:hint="cs"/>
          <w:bCs w:val="0"/>
          <w:sz w:val="24"/>
          <w:szCs w:val="24"/>
          <w:cs/>
          <w:lang w:bidi="sa-IN"/>
        </w:rPr>
        <w:t>न्न</w:t>
      </w:r>
      <w:r w:rsidRPr="00232CA9">
        <w:rPr>
          <w:bCs w:val="0"/>
          <w:sz w:val="24"/>
          <w:szCs w:val="24"/>
          <w:cs/>
        </w:rPr>
        <w:t>म</w:t>
      </w:r>
      <w:r w:rsidRPr="00232CA9">
        <w:rPr>
          <w:rFonts w:hint="cs"/>
          <w:bCs w:val="0"/>
          <w:sz w:val="24"/>
          <w:szCs w:val="24"/>
          <w:cs/>
          <w:lang w:bidi="sa-IN"/>
        </w:rPr>
        <w:t>न्नं</w:t>
      </w:r>
      <w:r w:rsidRPr="00232CA9">
        <w:rPr>
          <w:bCs w:val="0"/>
          <w:sz w:val="24"/>
          <w:szCs w:val="24"/>
          <w:cs/>
        </w:rPr>
        <w:t xml:space="preserve"> ममट्ठाए एवं विप्पडिवेदे</w:t>
      </w:r>
      <w:r w:rsidRPr="00232CA9">
        <w:rPr>
          <w:rFonts w:hint="cs"/>
          <w:bCs w:val="0"/>
          <w:sz w:val="24"/>
          <w:szCs w:val="24"/>
          <w:cs/>
          <w:lang w:bidi="sa-IN"/>
        </w:rPr>
        <w:t>ं</w:t>
      </w:r>
      <w:r w:rsidRPr="00232CA9">
        <w:rPr>
          <w:bCs w:val="0"/>
          <w:sz w:val="24"/>
          <w:szCs w:val="24"/>
          <w:cs/>
        </w:rPr>
        <w:t>ति</w:t>
      </w:r>
      <w:r w:rsidRPr="00232CA9">
        <w:rPr>
          <w:rFonts w:hint="cs"/>
          <w:bCs w:val="0"/>
          <w:sz w:val="24"/>
          <w:szCs w:val="24"/>
          <w:cs/>
        </w:rPr>
        <w:t>,</w:t>
      </w:r>
      <w:r w:rsidRPr="00232CA9">
        <w:rPr>
          <w:bCs w:val="0"/>
          <w:sz w:val="24"/>
          <w:szCs w:val="24"/>
          <w:cs/>
        </w:rPr>
        <w:t xml:space="preserve"> तं जहा-</w:t>
      </w:r>
      <w:r w:rsidRPr="00232CA9">
        <w:rPr>
          <w:rFonts w:hint="cs"/>
          <w:bCs w:val="0"/>
          <w:sz w:val="24"/>
          <w:szCs w:val="24"/>
          <w:cs/>
        </w:rPr>
        <w:t xml:space="preserve"> </w:t>
      </w:r>
      <w:r w:rsidRPr="00232CA9">
        <w:rPr>
          <w:bCs w:val="0"/>
          <w:sz w:val="24"/>
          <w:szCs w:val="24"/>
          <w:cs/>
        </w:rPr>
        <w:t>खेत्तं मे वत्थू मे हिरण्णं मे सुवण्णं मे ध</w:t>
      </w:r>
      <w:r w:rsidRPr="00232CA9">
        <w:rPr>
          <w:rFonts w:hint="cs"/>
          <w:bCs w:val="0"/>
          <w:sz w:val="24"/>
          <w:szCs w:val="24"/>
          <w:cs/>
          <w:lang w:bidi="sa-IN"/>
        </w:rPr>
        <w:t>नं</w:t>
      </w:r>
      <w:r w:rsidRPr="00232CA9">
        <w:rPr>
          <w:bCs w:val="0"/>
          <w:sz w:val="24"/>
          <w:szCs w:val="24"/>
          <w:cs/>
        </w:rPr>
        <w:t xml:space="preserve"> मे ध</w:t>
      </w:r>
      <w:r w:rsidRPr="00232CA9">
        <w:rPr>
          <w:rFonts w:hint="cs"/>
          <w:bCs w:val="0"/>
          <w:sz w:val="24"/>
          <w:szCs w:val="24"/>
          <w:cs/>
          <w:lang w:bidi="sa-IN"/>
        </w:rPr>
        <w:t>न्नं</w:t>
      </w:r>
      <w:r w:rsidRPr="00232CA9">
        <w:rPr>
          <w:bCs w:val="0"/>
          <w:sz w:val="24"/>
          <w:szCs w:val="24"/>
          <w:cs/>
        </w:rPr>
        <w:t xml:space="preserve"> मे कंसं मे दूसं मे विपुल-ध</w:t>
      </w:r>
      <w:r w:rsidRPr="00232CA9">
        <w:rPr>
          <w:rFonts w:hint="cs"/>
          <w:bCs w:val="0"/>
          <w:sz w:val="24"/>
          <w:szCs w:val="24"/>
          <w:cs/>
          <w:lang w:bidi="sa-IN"/>
        </w:rPr>
        <w:t>न</w:t>
      </w:r>
      <w:r w:rsidRPr="00232CA9">
        <w:rPr>
          <w:bCs w:val="0"/>
          <w:sz w:val="24"/>
          <w:szCs w:val="24"/>
          <w:cs/>
        </w:rPr>
        <w:t>-क</w:t>
      </w:r>
      <w:r w:rsidRPr="00232CA9">
        <w:rPr>
          <w:rFonts w:hint="cs"/>
          <w:bCs w:val="0"/>
          <w:sz w:val="24"/>
          <w:szCs w:val="24"/>
          <w:cs/>
          <w:lang w:bidi="sa-IN"/>
        </w:rPr>
        <w:t>न</w:t>
      </w:r>
      <w:r w:rsidRPr="00232CA9">
        <w:rPr>
          <w:bCs w:val="0"/>
          <w:sz w:val="24"/>
          <w:szCs w:val="24"/>
          <w:cs/>
        </w:rPr>
        <w:t>ग-रयण-मणि-मोत्तिय-संख-सिल-प्पवाल-रत्तरयण-संत-सार-सावतेयं मे सद्दा मे रूवा मे गंधा मे रसा मे फासा मे</w:t>
      </w:r>
      <w:r w:rsidRPr="00232CA9">
        <w:rPr>
          <w:rFonts w:hint="cs"/>
          <w:bCs w:val="0"/>
          <w:sz w:val="24"/>
          <w:szCs w:val="24"/>
          <w:cs/>
          <w:lang w:bidi="sa-IN"/>
        </w:rPr>
        <w:t>,</w:t>
      </w:r>
      <w:r w:rsidRPr="00232CA9">
        <w:rPr>
          <w:bCs w:val="0"/>
          <w:sz w:val="24"/>
          <w:szCs w:val="24"/>
          <w:cs/>
        </w:rPr>
        <w:t xml:space="preserve"> एते खलु मे कामभोगा अहमवि एतेसिं</w:t>
      </w:r>
      <w:r w:rsidRPr="00232CA9">
        <w:rPr>
          <w:rFonts w:hint="cs"/>
          <w:bCs w:val="0"/>
          <w:sz w:val="24"/>
          <w:szCs w:val="24"/>
          <w:cs/>
        </w:rPr>
        <w:t>,</w:t>
      </w:r>
      <w:r w:rsidRPr="00232CA9">
        <w:rPr>
          <w:bCs w:val="0"/>
          <w:sz w:val="24"/>
          <w:szCs w:val="24"/>
          <w:cs/>
        </w:rPr>
        <w:t xml:space="preserve"> </w:t>
      </w:r>
    </w:p>
    <w:p w:rsidR="004605FC" w:rsidRPr="00232CA9" w:rsidRDefault="00EF7C20" w:rsidP="00EF7C20">
      <w:pPr>
        <w:pStyle w:val="H4Hindi"/>
        <w:tabs>
          <w:tab w:val="left" w:pos="2250"/>
        </w:tabs>
        <w:spacing w:before="0" w:after="0"/>
        <w:jc w:val="both"/>
        <w:rPr>
          <w:bCs w:val="0"/>
          <w:sz w:val="24"/>
          <w:szCs w:val="24"/>
          <w:lang w:bidi="sa-IN"/>
        </w:rPr>
      </w:pPr>
      <w:r>
        <w:rPr>
          <w:rFonts w:hint="cs"/>
          <w:bCs w:val="0"/>
          <w:sz w:val="24"/>
          <w:szCs w:val="24"/>
          <w:cs/>
        </w:rPr>
        <w:t xml:space="preserve">            </w:t>
      </w:r>
      <w:r w:rsidR="004605FC" w:rsidRPr="00232CA9">
        <w:rPr>
          <w:bCs w:val="0"/>
          <w:sz w:val="24"/>
          <w:szCs w:val="24"/>
          <w:cs/>
        </w:rPr>
        <w:t>से मेहावी पुव्व</w:t>
      </w:r>
      <w:r w:rsidR="004605FC" w:rsidRPr="00232CA9">
        <w:rPr>
          <w:rFonts w:hint="cs"/>
          <w:bCs w:val="0"/>
          <w:sz w:val="24"/>
          <w:szCs w:val="24"/>
          <w:cs/>
          <w:lang w:bidi="sa-IN"/>
        </w:rPr>
        <w:t>ा</w:t>
      </w:r>
      <w:r w:rsidR="004605FC" w:rsidRPr="00232CA9">
        <w:rPr>
          <w:bCs w:val="0"/>
          <w:sz w:val="24"/>
          <w:szCs w:val="24"/>
          <w:cs/>
        </w:rPr>
        <w:t>मेव अप्प</w:t>
      </w:r>
      <w:r w:rsidR="004605FC" w:rsidRPr="00232CA9">
        <w:rPr>
          <w:rFonts w:hint="cs"/>
          <w:bCs w:val="0"/>
          <w:sz w:val="24"/>
          <w:szCs w:val="24"/>
          <w:cs/>
          <w:lang w:bidi="sa-IN"/>
        </w:rPr>
        <w:t>णो</w:t>
      </w:r>
      <w:r w:rsidR="004605FC" w:rsidRPr="00232CA9">
        <w:rPr>
          <w:bCs w:val="0"/>
          <w:sz w:val="24"/>
          <w:szCs w:val="24"/>
          <w:cs/>
        </w:rPr>
        <w:t xml:space="preserve"> एवं समभिजाणेज्जा</w:t>
      </w:r>
      <w:r w:rsidR="004605FC" w:rsidRPr="00232CA9">
        <w:rPr>
          <w:rFonts w:hint="cs"/>
          <w:bCs w:val="0"/>
          <w:sz w:val="24"/>
          <w:szCs w:val="24"/>
          <w:cs/>
          <w:lang w:bidi="sa-IN"/>
        </w:rPr>
        <w:t xml:space="preserve"> तं जहा </w:t>
      </w:r>
      <w:r w:rsidR="004605FC" w:rsidRPr="00232CA9">
        <w:rPr>
          <w:bCs w:val="0"/>
          <w:sz w:val="24"/>
          <w:szCs w:val="24"/>
          <w:cs/>
        </w:rPr>
        <w:t>इह खलु मम अ</w:t>
      </w:r>
      <w:r w:rsidR="004605FC" w:rsidRPr="00232CA9">
        <w:rPr>
          <w:rFonts w:hint="cs"/>
          <w:bCs w:val="0"/>
          <w:sz w:val="24"/>
          <w:szCs w:val="24"/>
          <w:cs/>
          <w:lang w:bidi="sa-IN"/>
        </w:rPr>
        <w:t>न्न</w:t>
      </w:r>
      <w:r w:rsidR="004605FC" w:rsidRPr="00232CA9">
        <w:rPr>
          <w:bCs w:val="0"/>
          <w:sz w:val="24"/>
          <w:szCs w:val="24"/>
          <w:cs/>
        </w:rPr>
        <w:t>तरे</w:t>
      </w:r>
      <w:r>
        <w:rPr>
          <w:bCs w:val="0"/>
          <w:sz w:val="24"/>
          <w:szCs w:val="24"/>
          <w:cs/>
        </w:rPr>
        <w:t xml:space="preserve"> दुक्खे रोगातंके समुप्पज्जेज्जा</w:t>
      </w:r>
      <w:r w:rsidR="004605FC" w:rsidRPr="00232CA9">
        <w:rPr>
          <w:rFonts w:hint="cs"/>
          <w:bCs w:val="0"/>
          <w:sz w:val="24"/>
          <w:szCs w:val="24"/>
          <w:cs/>
          <w:lang w:bidi="sa-IN"/>
        </w:rPr>
        <w:t xml:space="preserve"> </w:t>
      </w:r>
      <w:r w:rsidR="004605FC" w:rsidRPr="00232CA9">
        <w:rPr>
          <w:bCs w:val="0"/>
          <w:sz w:val="24"/>
          <w:szCs w:val="24"/>
          <w:cs/>
        </w:rPr>
        <w:t>अ</w:t>
      </w:r>
      <w:r w:rsidR="004605FC" w:rsidRPr="00232CA9">
        <w:rPr>
          <w:rFonts w:hint="cs"/>
          <w:bCs w:val="0"/>
          <w:sz w:val="24"/>
          <w:szCs w:val="24"/>
          <w:cs/>
          <w:lang w:bidi="sa-IN"/>
        </w:rPr>
        <w:t>नि</w:t>
      </w:r>
      <w:r w:rsidR="004605FC" w:rsidRPr="00232CA9">
        <w:rPr>
          <w:bCs w:val="0"/>
          <w:sz w:val="24"/>
          <w:szCs w:val="24"/>
          <w:cs/>
        </w:rPr>
        <w:t>ट्ठे अकंते अप्पिए असुभे अमणु</w:t>
      </w:r>
      <w:r w:rsidR="004605FC" w:rsidRPr="00232CA9">
        <w:rPr>
          <w:rFonts w:hint="cs"/>
          <w:bCs w:val="0"/>
          <w:sz w:val="24"/>
          <w:szCs w:val="24"/>
          <w:cs/>
          <w:lang w:bidi="sa-IN"/>
        </w:rPr>
        <w:t>न्ने</w:t>
      </w:r>
      <w:r w:rsidR="004605FC" w:rsidRPr="00232CA9">
        <w:rPr>
          <w:bCs w:val="0"/>
          <w:sz w:val="24"/>
          <w:szCs w:val="24"/>
          <w:cs/>
        </w:rPr>
        <w:t xml:space="preserve"> अ</w:t>
      </w:r>
      <w:r w:rsidR="004605FC" w:rsidRPr="00232CA9">
        <w:rPr>
          <w:rFonts w:hint="cs"/>
          <w:bCs w:val="0"/>
          <w:sz w:val="24"/>
          <w:szCs w:val="24"/>
          <w:cs/>
        </w:rPr>
        <w:t>म</w:t>
      </w:r>
      <w:r w:rsidR="004605FC" w:rsidRPr="00232CA9">
        <w:rPr>
          <w:bCs w:val="0"/>
          <w:sz w:val="24"/>
          <w:szCs w:val="24"/>
          <w:cs/>
        </w:rPr>
        <w:t xml:space="preserve">णामे दुक्खे नो सुहे से हंता भयंतारो </w:t>
      </w:r>
      <w:r w:rsidR="004605FC" w:rsidRPr="00232CA9">
        <w:rPr>
          <w:rFonts w:hint="cs"/>
          <w:bCs w:val="0"/>
          <w:sz w:val="24"/>
          <w:szCs w:val="24"/>
          <w:cs/>
          <w:lang w:bidi="sa-IN"/>
        </w:rPr>
        <w:t xml:space="preserve"> </w:t>
      </w:r>
      <w:r w:rsidR="004605FC" w:rsidRPr="00232CA9">
        <w:rPr>
          <w:bCs w:val="0"/>
          <w:sz w:val="24"/>
          <w:szCs w:val="24"/>
          <w:cs/>
        </w:rPr>
        <w:t>कामभोगा</w:t>
      </w:r>
      <w:r w:rsidR="004605FC" w:rsidRPr="00232CA9">
        <w:rPr>
          <w:rFonts w:hint="cs"/>
          <w:bCs w:val="0"/>
          <w:sz w:val="24"/>
          <w:szCs w:val="24"/>
          <w:cs/>
          <w:lang w:bidi="sa-IN"/>
        </w:rPr>
        <w:t>इं</w:t>
      </w:r>
      <w:r w:rsidR="004605FC" w:rsidRPr="00232CA9">
        <w:rPr>
          <w:bCs w:val="0"/>
          <w:sz w:val="24"/>
          <w:szCs w:val="24"/>
          <w:cs/>
        </w:rPr>
        <w:t xml:space="preserve"> मम अ</w:t>
      </w:r>
      <w:r w:rsidR="004605FC" w:rsidRPr="00232CA9">
        <w:rPr>
          <w:rFonts w:hint="cs"/>
          <w:bCs w:val="0"/>
          <w:sz w:val="24"/>
          <w:szCs w:val="24"/>
          <w:cs/>
          <w:lang w:bidi="sa-IN"/>
        </w:rPr>
        <w:t>न्न</w:t>
      </w:r>
      <w:r w:rsidR="004605FC" w:rsidRPr="00232CA9">
        <w:rPr>
          <w:bCs w:val="0"/>
          <w:sz w:val="24"/>
          <w:szCs w:val="24"/>
          <w:cs/>
        </w:rPr>
        <w:t>तरं दुक्खं रोगायंकं परियाइयह-अ</w:t>
      </w:r>
      <w:r w:rsidR="004605FC" w:rsidRPr="00232CA9">
        <w:rPr>
          <w:rFonts w:hint="cs"/>
          <w:bCs w:val="0"/>
          <w:sz w:val="24"/>
          <w:szCs w:val="24"/>
          <w:cs/>
          <w:lang w:bidi="sa-IN"/>
        </w:rPr>
        <w:t>नि</w:t>
      </w:r>
      <w:r w:rsidR="004605FC" w:rsidRPr="00232CA9">
        <w:rPr>
          <w:bCs w:val="0"/>
          <w:sz w:val="24"/>
          <w:szCs w:val="24"/>
          <w:cs/>
        </w:rPr>
        <w:t>ट्ठं अकंतं अप्पियं असुभं अम</w:t>
      </w:r>
      <w:r w:rsidR="004605FC" w:rsidRPr="00232CA9">
        <w:rPr>
          <w:rFonts w:hint="cs"/>
          <w:bCs w:val="0"/>
          <w:sz w:val="24"/>
          <w:szCs w:val="24"/>
          <w:cs/>
          <w:lang w:bidi="sa-IN"/>
        </w:rPr>
        <w:t>णुन्नं</w:t>
      </w:r>
      <w:r w:rsidR="004605FC" w:rsidRPr="00232CA9">
        <w:rPr>
          <w:bCs w:val="0"/>
          <w:sz w:val="24"/>
          <w:szCs w:val="24"/>
          <w:cs/>
        </w:rPr>
        <w:t xml:space="preserve"> अमणामं दुक्खं नो सुहं</w:t>
      </w:r>
      <w:r w:rsidR="004605FC" w:rsidRPr="00232CA9">
        <w:rPr>
          <w:rFonts w:hint="cs"/>
          <w:bCs w:val="0"/>
          <w:sz w:val="24"/>
          <w:szCs w:val="24"/>
          <w:cs/>
          <w:lang w:bidi="sa-IN"/>
        </w:rPr>
        <w:t>,</w:t>
      </w:r>
      <w:r w:rsidR="004605FC" w:rsidRPr="00232CA9">
        <w:rPr>
          <w:bCs w:val="0"/>
          <w:sz w:val="24"/>
          <w:szCs w:val="24"/>
          <w:cs/>
        </w:rPr>
        <w:t xml:space="preserve"> </w:t>
      </w:r>
      <w:r w:rsidR="004605FC" w:rsidRPr="00232CA9">
        <w:rPr>
          <w:rFonts w:hint="cs"/>
          <w:bCs w:val="0"/>
          <w:sz w:val="24"/>
          <w:szCs w:val="24"/>
          <w:cs/>
          <w:lang w:bidi="sa-IN"/>
        </w:rPr>
        <w:t>ता</w:t>
      </w:r>
      <w:r w:rsidR="004605FC" w:rsidRPr="00232CA9">
        <w:rPr>
          <w:bCs w:val="0"/>
          <w:sz w:val="24"/>
          <w:szCs w:val="24"/>
          <w:cs/>
        </w:rPr>
        <w:t>ऽहं दुक्खामि वा सोयामि वा जूरामि वा तिप्पामि वा पीडामि वा परितप्पामि वा इमाओ मे अ</w:t>
      </w:r>
      <w:r w:rsidR="004605FC" w:rsidRPr="00232CA9">
        <w:rPr>
          <w:rFonts w:hint="cs"/>
          <w:bCs w:val="0"/>
          <w:sz w:val="24"/>
          <w:szCs w:val="24"/>
          <w:cs/>
          <w:lang w:bidi="sa-IN"/>
        </w:rPr>
        <w:t>न्न</w:t>
      </w:r>
      <w:r w:rsidR="004605FC" w:rsidRPr="00232CA9">
        <w:rPr>
          <w:bCs w:val="0"/>
          <w:sz w:val="24"/>
          <w:szCs w:val="24"/>
          <w:cs/>
        </w:rPr>
        <w:t xml:space="preserve">तराओ दुक्खाओ </w:t>
      </w:r>
      <w:r w:rsidR="00636AB1">
        <w:rPr>
          <w:rFonts w:hint="cs"/>
          <w:bCs w:val="0"/>
          <w:sz w:val="24"/>
          <w:szCs w:val="24"/>
          <w:cs/>
        </w:rPr>
        <w:t>रोगातंकाओ पडिमोयह अनिट्ठाओ</w:t>
      </w:r>
      <w:r>
        <w:rPr>
          <w:rFonts w:hint="cs"/>
          <w:bCs w:val="0"/>
          <w:sz w:val="24"/>
          <w:szCs w:val="24"/>
          <w:cs/>
        </w:rPr>
        <w:t xml:space="preserve"> अकंताओ अप्पियाओ असुभाओ </w:t>
      </w:r>
      <w:r w:rsidR="004605FC" w:rsidRPr="00232CA9">
        <w:rPr>
          <w:bCs w:val="0"/>
          <w:sz w:val="24"/>
          <w:szCs w:val="24"/>
          <w:cs/>
        </w:rPr>
        <w:t>अमणु</w:t>
      </w:r>
      <w:r w:rsidR="004605FC" w:rsidRPr="00232CA9">
        <w:rPr>
          <w:rFonts w:hint="cs"/>
          <w:bCs w:val="0"/>
          <w:sz w:val="24"/>
          <w:szCs w:val="24"/>
          <w:cs/>
          <w:lang w:bidi="sa-IN"/>
        </w:rPr>
        <w:t>न्ना</w:t>
      </w:r>
      <w:r w:rsidR="004605FC" w:rsidRPr="00232CA9">
        <w:rPr>
          <w:bCs w:val="0"/>
          <w:sz w:val="24"/>
          <w:szCs w:val="24"/>
          <w:cs/>
        </w:rPr>
        <w:t>ओ अमणामाओ दुक्खाओ नो सुहाओ</w:t>
      </w:r>
      <w:r w:rsidR="004605FC" w:rsidRPr="00232CA9">
        <w:rPr>
          <w:rFonts w:hint="cs"/>
          <w:bCs w:val="0"/>
          <w:sz w:val="24"/>
          <w:szCs w:val="24"/>
          <w:cs/>
          <w:lang w:bidi="sa-IN"/>
        </w:rPr>
        <w:t>,</w:t>
      </w:r>
      <w:r w:rsidR="004605FC" w:rsidRPr="00232CA9">
        <w:rPr>
          <w:bCs w:val="0"/>
          <w:sz w:val="24"/>
          <w:szCs w:val="24"/>
          <w:cs/>
        </w:rPr>
        <w:t xml:space="preserve"> एव</w:t>
      </w:r>
      <w:r w:rsidR="004605FC" w:rsidRPr="00232CA9">
        <w:rPr>
          <w:rFonts w:hint="cs"/>
          <w:bCs w:val="0"/>
          <w:sz w:val="24"/>
          <w:szCs w:val="24"/>
          <w:cs/>
          <w:lang w:bidi="sa-IN"/>
        </w:rPr>
        <w:t>ा</w:t>
      </w:r>
      <w:r w:rsidR="004605FC" w:rsidRPr="00232CA9">
        <w:rPr>
          <w:bCs w:val="0"/>
          <w:sz w:val="24"/>
          <w:szCs w:val="24"/>
          <w:cs/>
        </w:rPr>
        <w:t>मेव नो लद्धपुव्वं भवति</w:t>
      </w:r>
      <w:r>
        <w:rPr>
          <w:rFonts w:hint="cs"/>
          <w:bCs w:val="0"/>
          <w:sz w:val="24"/>
          <w:szCs w:val="24"/>
          <w:cs/>
        </w:rPr>
        <w:t>,</w:t>
      </w:r>
      <w:r w:rsidR="004605FC" w:rsidRPr="00232CA9">
        <w:rPr>
          <w:bCs w:val="0"/>
          <w:sz w:val="24"/>
          <w:szCs w:val="24"/>
          <w:cs/>
        </w:rPr>
        <w:t>इह खलु कामभोगा नो ताणाए वा नो सरणाए वा</w:t>
      </w:r>
      <w:r w:rsidR="004605FC" w:rsidRPr="00232CA9">
        <w:rPr>
          <w:rFonts w:hint="cs"/>
          <w:bCs w:val="0"/>
          <w:sz w:val="24"/>
          <w:szCs w:val="24"/>
          <w:cs/>
          <w:lang w:bidi="sa-IN"/>
        </w:rPr>
        <w:t>,</w:t>
      </w:r>
      <w:r w:rsidR="004605FC" w:rsidRPr="00232CA9">
        <w:rPr>
          <w:bCs w:val="0"/>
          <w:sz w:val="24"/>
          <w:szCs w:val="24"/>
          <w:cs/>
        </w:rPr>
        <w:t xml:space="preserve"> पुरिसे वा एगया पुव्विं कामभोगे विप्पजहइ</w:t>
      </w:r>
      <w:r w:rsidR="004605FC" w:rsidRPr="00232CA9">
        <w:rPr>
          <w:rFonts w:hint="cs"/>
          <w:bCs w:val="0"/>
          <w:sz w:val="24"/>
          <w:szCs w:val="24"/>
          <w:cs/>
          <w:lang w:bidi="sa-IN"/>
        </w:rPr>
        <w:t>,</w:t>
      </w:r>
      <w:r w:rsidR="004605FC" w:rsidRPr="00232CA9">
        <w:rPr>
          <w:bCs w:val="0"/>
          <w:sz w:val="24"/>
          <w:szCs w:val="24"/>
          <w:cs/>
        </w:rPr>
        <w:t xml:space="preserve"> कामभोगा वा एगया पुव्विं पुरिसं विप्पजहंति</w:t>
      </w:r>
      <w:r>
        <w:rPr>
          <w:rFonts w:hint="cs"/>
          <w:bCs w:val="0"/>
          <w:sz w:val="24"/>
          <w:szCs w:val="24"/>
          <w:cs/>
        </w:rPr>
        <w:t xml:space="preserve"> </w:t>
      </w:r>
      <w:r w:rsidR="004605FC" w:rsidRPr="00232CA9">
        <w:rPr>
          <w:bCs w:val="0"/>
          <w:sz w:val="24"/>
          <w:szCs w:val="24"/>
          <w:cs/>
        </w:rPr>
        <w:t>अन्ने खलु कामभोगा अन्नो अहमंसि से किमंग पुण वयं अ</w:t>
      </w:r>
      <w:r w:rsidR="004605FC" w:rsidRPr="00232CA9">
        <w:rPr>
          <w:rFonts w:hint="cs"/>
          <w:bCs w:val="0"/>
          <w:sz w:val="24"/>
          <w:szCs w:val="24"/>
          <w:cs/>
          <w:lang w:bidi="sa-IN"/>
        </w:rPr>
        <w:t>न्न</w:t>
      </w:r>
      <w:r w:rsidR="004605FC" w:rsidRPr="00232CA9">
        <w:rPr>
          <w:bCs w:val="0"/>
          <w:sz w:val="24"/>
          <w:szCs w:val="24"/>
          <w:cs/>
        </w:rPr>
        <w:t>म</w:t>
      </w:r>
      <w:r w:rsidR="004605FC" w:rsidRPr="00232CA9">
        <w:rPr>
          <w:rFonts w:hint="cs"/>
          <w:bCs w:val="0"/>
          <w:sz w:val="24"/>
          <w:szCs w:val="24"/>
          <w:cs/>
          <w:lang w:bidi="sa-IN"/>
        </w:rPr>
        <w:t>न्ने</w:t>
      </w:r>
      <w:r w:rsidR="004605FC" w:rsidRPr="00232CA9">
        <w:rPr>
          <w:bCs w:val="0"/>
          <w:sz w:val="24"/>
          <w:szCs w:val="24"/>
          <w:cs/>
        </w:rPr>
        <w:t>हिं कामभोगेहिं मुच्छामो</w:t>
      </w:r>
      <w:r>
        <w:rPr>
          <w:rFonts w:hint="cs"/>
          <w:bCs w:val="0"/>
          <w:sz w:val="24"/>
          <w:szCs w:val="24"/>
          <w:cs/>
        </w:rPr>
        <w:t>,</w:t>
      </w:r>
      <w:r w:rsidR="004605FC" w:rsidRPr="00232CA9">
        <w:rPr>
          <w:bCs w:val="0"/>
          <w:sz w:val="24"/>
          <w:szCs w:val="24"/>
          <w:cs/>
        </w:rPr>
        <w:t xml:space="preserve"> </w:t>
      </w:r>
      <w:r w:rsidR="004605FC" w:rsidRPr="00232CA9">
        <w:rPr>
          <w:bCs w:val="0"/>
          <w:sz w:val="24"/>
          <w:szCs w:val="24"/>
        </w:rPr>
        <w:t xml:space="preserve"> </w:t>
      </w:r>
      <w:r w:rsidR="004605FC" w:rsidRPr="00232CA9">
        <w:rPr>
          <w:bCs w:val="0"/>
          <w:sz w:val="24"/>
          <w:szCs w:val="24"/>
          <w:cs/>
        </w:rPr>
        <w:t xml:space="preserve">इति संखाए णं वयं </w:t>
      </w:r>
      <w:r w:rsidR="004605FC" w:rsidRPr="00232CA9">
        <w:rPr>
          <w:rFonts w:hint="cs"/>
          <w:bCs w:val="0"/>
          <w:sz w:val="24"/>
          <w:szCs w:val="24"/>
          <w:cs/>
        </w:rPr>
        <w:t xml:space="preserve">च </w:t>
      </w:r>
      <w:r w:rsidR="004605FC" w:rsidRPr="00232CA9">
        <w:rPr>
          <w:bCs w:val="0"/>
          <w:sz w:val="24"/>
          <w:szCs w:val="24"/>
          <w:cs/>
        </w:rPr>
        <w:t>कामभोग</w:t>
      </w:r>
      <w:r w:rsidR="004605FC" w:rsidRPr="00232CA9">
        <w:rPr>
          <w:rFonts w:hint="cs"/>
          <w:bCs w:val="0"/>
          <w:sz w:val="24"/>
          <w:szCs w:val="24"/>
          <w:cs/>
        </w:rPr>
        <w:t>ेहि</w:t>
      </w:r>
      <w:r w:rsidR="004605FC" w:rsidRPr="00232CA9">
        <w:rPr>
          <w:bCs w:val="0"/>
          <w:sz w:val="24"/>
          <w:szCs w:val="24"/>
          <w:cs/>
        </w:rPr>
        <w:t xml:space="preserve"> विप्पजहिस्सामो</w:t>
      </w:r>
      <w:r w:rsidR="004605FC" w:rsidRPr="00232CA9">
        <w:rPr>
          <w:rFonts w:hint="cs"/>
          <w:bCs w:val="0"/>
          <w:sz w:val="24"/>
          <w:szCs w:val="24"/>
          <w:cs/>
          <w:lang w:bidi="sa-IN"/>
        </w:rPr>
        <w:t>,</w:t>
      </w:r>
      <w:r w:rsidR="004605FC" w:rsidRPr="00232CA9">
        <w:rPr>
          <w:bCs w:val="0"/>
          <w:sz w:val="24"/>
          <w:szCs w:val="24"/>
          <w:cs/>
        </w:rPr>
        <w:t xml:space="preserve"> से मेहावी जाणेज्जा-</w:t>
      </w:r>
      <w:r w:rsidR="004605FC" w:rsidRPr="00232CA9">
        <w:rPr>
          <w:rFonts w:hint="cs"/>
          <w:bCs w:val="0"/>
          <w:sz w:val="24"/>
          <w:szCs w:val="24"/>
          <w:cs/>
        </w:rPr>
        <w:t xml:space="preserve"> </w:t>
      </w:r>
      <w:r w:rsidR="004605FC" w:rsidRPr="00232CA9">
        <w:rPr>
          <w:rFonts w:hint="cs"/>
          <w:bCs w:val="0"/>
          <w:sz w:val="24"/>
          <w:szCs w:val="24"/>
          <w:cs/>
          <w:lang w:bidi="sa-IN"/>
        </w:rPr>
        <w:t>ब</w:t>
      </w:r>
      <w:r w:rsidR="004605FC" w:rsidRPr="00232CA9">
        <w:rPr>
          <w:bCs w:val="0"/>
          <w:sz w:val="24"/>
          <w:szCs w:val="24"/>
          <w:cs/>
        </w:rPr>
        <w:t>हिरगमेयं</w:t>
      </w:r>
      <w:r w:rsidR="004605FC" w:rsidRPr="00232CA9">
        <w:rPr>
          <w:rFonts w:hint="cs"/>
          <w:bCs w:val="0"/>
          <w:sz w:val="24"/>
          <w:szCs w:val="24"/>
          <w:cs/>
          <w:lang w:bidi="sa-IN"/>
        </w:rPr>
        <w:t>,</w:t>
      </w:r>
      <w:r w:rsidR="004605FC" w:rsidRPr="00232CA9">
        <w:rPr>
          <w:bCs w:val="0"/>
          <w:sz w:val="24"/>
          <w:szCs w:val="24"/>
          <w:cs/>
        </w:rPr>
        <w:t xml:space="preserve"> इणमेव उव</w:t>
      </w:r>
      <w:r w:rsidR="004605FC" w:rsidRPr="00232CA9">
        <w:rPr>
          <w:rFonts w:hint="cs"/>
          <w:bCs w:val="0"/>
          <w:sz w:val="24"/>
          <w:szCs w:val="24"/>
          <w:cs/>
          <w:lang w:bidi="sa-IN"/>
        </w:rPr>
        <w:t>नी</w:t>
      </w:r>
      <w:r w:rsidR="004605FC" w:rsidRPr="00232CA9">
        <w:rPr>
          <w:bCs w:val="0"/>
          <w:sz w:val="24"/>
          <w:szCs w:val="24"/>
          <w:cs/>
        </w:rPr>
        <w:t>यतर</w:t>
      </w:r>
      <w:r w:rsidR="004605FC" w:rsidRPr="00232CA9">
        <w:rPr>
          <w:rFonts w:hint="cs"/>
          <w:bCs w:val="0"/>
          <w:sz w:val="24"/>
          <w:szCs w:val="24"/>
          <w:cs/>
        </w:rPr>
        <w:t>ा</w:t>
      </w:r>
      <w:r w:rsidR="004605FC" w:rsidRPr="00232CA9">
        <w:rPr>
          <w:bCs w:val="0"/>
          <w:sz w:val="24"/>
          <w:szCs w:val="24"/>
          <w:cs/>
        </w:rPr>
        <w:t>गं</w:t>
      </w:r>
      <w:r w:rsidR="004605FC" w:rsidRPr="00232CA9">
        <w:rPr>
          <w:rFonts w:hint="cs"/>
          <w:bCs w:val="0"/>
          <w:sz w:val="24"/>
          <w:szCs w:val="24"/>
          <w:cs/>
        </w:rPr>
        <w:t>,</w:t>
      </w:r>
      <w:r w:rsidR="004605FC" w:rsidRPr="00232CA9">
        <w:rPr>
          <w:bCs w:val="0"/>
          <w:sz w:val="24"/>
          <w:szCs w:val="24"/>
          <w:cs/>
        </w:rPr>
        <w:t xml:space="preserve"> तं जहा-</w:t>
      </w:r>
    </w:p>
    <w:p w:rsidR="00EF7C20" w:rsidRDefault="004605FC" w:rsidP="00254CAD">
      <w:pPr>
        <w:pStyle w:val="H4Hindi"/>
        <w:tabs>
          <w:tab w:val="left" w:pos="2250"/>
        </w:tabs>
        <w:spacing w:before="0" w:after="0"/>
        <w:ind w:right="88" w:firstLine="1440"/>
        <w:jc w:val="both"/>
        <w:rPr>
          <w:rFonts w:hint="cs"/>
          <w:bCs w:val="0"/>
          <w:sz w:val="24"/>
          <w:szCs w:val="24"/>
        </w:rPr>
      </w:pPr>
      <w:r w:rsidRPr="00232CA9">
        <w:rPr>
          <w:bCs w:val="0"/>
          <w:sz w:val="24"/>
          <w:szCs w:val="24"/>
          <w:cs/>
        </w:rPr>
        <w:t>मा</w:t>
      </w:r>
      <w:r w:rsidRPr="00232CA9">
        <w:rPr>
          <w:rFonts w:hint="cs"/>
          <w:bCs w:val="0"/>
          <w:sz w:val="24"/>
          <w:szCs w:val="24"/>
          <w:cs/>
        </w:rPr>
        <w:t>या</w:t>
      </w:r>
      <w:r w:rsidRPr="00232CA9">
        <w:rPr>
          <w:bCs w:val="0"/>
          <w:sz w:val="24"/>
          <w:szCs w:val="24"/>
          <w:cs/>
        </w:rPr>
        <w:t xml:space="preserve"> मे पि</w:t>
      </w:r>
      <w:r w:rsidRPr="00232CA9">
        <w:rPr>
          <w:rFonts w:hint="cs"/>
          <w:bCs w:val="0"/>
          <w:sz w:val="24"/>
          <w:szCs w:val="24"/>
          <w:cs/>
        </w:rPr>
        <w:t>या</w:t>
      </w:r>
      <w:r w:rsidRPr="00232CA9">
        <w:rPr>
          <w:bCs w:val="0"/>
          <w:sz w:val="24"/>
          <w:szCs w:val="24"/>
          <w:cs/>
        </w:rPr>
        <w:t xml:space="preserve"> मे भाया मे </w:t>
      </w:r>
      <w:r w:rsidRPr="00232CA9">
        <w:rPr>
          <w:rFonts w:hint="cs"/>
          <w:bCs w:val="0"/>
          <w:sz w:val="24"/>
          <w:szCs w:val="24"/>
          <w:cs/>
          <w:lang w:bidi="sa-IN"/>
        </w:rPr>
        <w:t>भ</w:t>
      </w:r>
      <w:r w:rsidRPr="00232CA9">
        <w:rPr>
          <w:bCs w:val="0"/>
          <w:sz w:val="24"/>
          <w:szCs w:val="24"/>
          <w:cs/>
        </w:rPr>
        <w:t>गि</w:t>
      </w:r>
      <w:r w:rsidRPr="00232CA9">
        <w:rPr>
          <w:rFonts w:hint="cs"/>
          <w:bCs w:val="0"/>
          <w:sz w:val="24"/>
          <w:szCs w:val="24"/>
          <w:cs/>
          <w:lang w:bidi="sa-IN"/>
        </w:rPr>
        <w:t>नी</w:t>
      </w:r>
      <w:r w:rsidR="00393103">
        <w:rPr>
          <w:bCs w:val="0"/>
          <w:sz w:val="24"/>
          <w:szCs w:val="24"/>
          <w:cs/>
        </w:rPr>
        <w:t xml:space="preserve"> मे भज्जा मे पुत्ता मे </w:t>
      </w:r>
      <w:r w:rsidR="00393103">
        <w:rPr>
          <w:rFonts w:hint="cs"/>
          <w:bCs w:val="0"/>
          <w:sz w:val="24"/>
          <w:szCs w:val="24"/>
          <w:cs/>
        </w:rPr>
        <w:t>न</w:t>
      </w:r>
      <w:r w:rsidR="00254CAD">
        <w:rPr>
          <w:bCs w:val="0"/>
          <w:sz w:val="24"/>
          <w:szCs w:val="24"/>
          <w:cs/>
        </w:rPr>
        <w:t>त्ता मे धूया मे पेसा मे</w:t>
      </w:r>
      <w:r w:rsidRPr="00232CA9">
        <w:rPr>
          <w:bCs w:val="0"/>
          <w:sz w:val="24"/>
          <w:szCs w:val="24"/>
          <w:cs/>
        </w:rPr>
        <w:t xml:space="preserve"> सु</w:t>
      </w:r>
      <w:r w:rsidRPr="00232CA9">
        <w:rPr>
          <w:rFonts w:hint="cs"/>
          <w:bCs w:val="0"/>
          <w:sz w:val="24"/>
          <w:szCs w:val="24"/>
          <w:cs/>
          <w:lang w:bidi="sa-IN"/>
        </w:rPr>
        <w:t>ण्हा</w:t>
      </w:r>
      <w:r w:rsidRPr="00232CA9">
        <w:rPr>
          <w:bCs w:val="0"/>
          <w:sz w:val="24"/>
          <w:szCs w:val="24"/>
          <w:cs/>
        </w:rPr>
        <w:t xml:space="preserve"> </w:t>
      </w:r>
      <w:r w:rsidR="00254CAD">
        <w:rPr>
          <w:rFonts w:hint="cs"/>
          <w:bCs w:val="0"/>
          <w:sz w:val="24"/>
          <w:szCs w:val="24"/>
          <w:cs/>
        </w:rPr>
        <w:t xml:space="preserve">में </w:t>
      </w:r>
      <w:r w:rsidRPr="00232CA9">
        <w:rPr>
          <w:bCs w:val="0"/>
          <w:sz w:val="24"/>
          <w:szCs w:val="24"/>
          <w:cs/>
        </w:rPr>
        <w:t xml:space="preserve"> </w:t>
      </w:r>
      <w:r w:rsidRPr="00232CA9">
        <w:rPr>
          <w:rFonts w:hint="cs"/>
          <w:bCs w:val="0"/>
          <w:sz w:val="24"/>
          <w:szCs w:val="24"/>
          <w:cs/>
        </w:rPr>
        <w:t>पिया मे सहा मे</w:t>
      </w:r>
      <w:r w:rsidR="00254CAD">
        <w:rPr>
          <w:rFonts w:hint="cs"/>
          <w:bCs w:val="0"/>
          <w:sz w:val="24"/>
          <w:szCs w:val="24"/>
          <w:cs/>
        </w:rPr>
        <w:t xml:space="preserve"> </w:t>
      </w:r>
      <w:r w:rsidRPr="00232CA9">
        <w:rPr>
          <w:bCs w:val="0"/>
          <w:sz w:val="24"/>
          <w:szCs w:val="24"/>
          <w:cs/>
        </w:rPr>
        <w:t>सयणसंगंथ</w:t>
      </w:r>
      <w:r w:rsidR="00254CAD">
        <w:rPr>
          <w:rFonts w:hint="cs"/>
          <w:bCs w:val="0"/>
          <w:sz w:val="24"/>
          <w:szCs w:val="24"/>
          <w:cs/>
        </w:rPr>
        <w:t>-</w:t>
      </w:r>
      <w:r w:rsidRPr="00232CA9">
        <w:rPr>
          <w:bCs w:val="0"/>
          <w:sz w:val="24"/>
          <w:szCs w:val="24"/>
          <w:cs/>
        </w:rPr>
        <w:t>संथुया मे</w:t>
      </w:r>
      <w:r w:rsidRPr="00232CA9">
        <w:rPr>
          <w:rFonts w:hint="cs"/>
          <w:bCs w:val="0"/>
          <w:sz w:val="24"/>
          <w:szCs w:val="24"/>
          <w:cs/>
          <w:lang w:bidi="sa-IN"/>
        </w:rPr>
        <w:t>,</w:t>
      </w:r>
      <w:r w:rsidRPr="00232CA9">
        <w:rPr>
          <w:bCs w:val="0"/>
          <w:sz w:val="24"/>
          <w:szCs w:val="24"/>
          <w:cs/>
        </w:rPr>
        <w:t xml:space="preserve"> एते खलु मम नायओ अहमवि एएसिं</w:t>
      </w:r>
      <w:r w:rsidRPr="00232CA9">
        <w:rPr>
          <w:rFonts w:hint="cs"/>
          <w:bCs w:val="0"/>
          <w:sz w:val="24"/>
          <w:szCs w:val="24"/>
          <w:cs/>
          <w:lang w:bidi="sa-IN"/>
        </w:rPr>
        <w:t>, एवं से</w:t>
      </w:r>
      <w:r w:rsidRPr="00232CA9">
        <w:rPr>
          <w:bCs w:val="0"/>
          <w:sz w:val="24"/>
          <w:szCs w:val="24"/>
          <w:cs/>
        </w:rPr>
        <w:t xml:space="preserve"> से मेहावी पुव्व</w:t>
      </w:r>
      <w:r w:rsidRPr="00232CA9">
        <w:rPr>
          <w:rFonts w:hint="cs"/>
          <w:bCs w:val="0"/>
          <w:sz w:val="24"/>
          <w:szCs w:val="24"/>
          <w:cs/>
        </w:rPr>
        <w:t>ा</w:t>
      </w:r>
      <w:r w:rsidRPr="00232CA9">
        <w:rPr>
          <w:bCs w:val="0"/>
          <w:sz w:val="24"/>
          <w:szCs w:val="24"/>
          <w:cs/>
        </w:rPr>
        <w:t>मेव अप्पणा एवं समभिजाणेज्जा-</w:t>
      </w:r>
      <w:r w:rsidRPr="00232CA9">
        <w:rPr>
          <w:rFonts w:hint="cs"/>
          <w:bCs w:val="0"/>
          <w:sz w:val="24"/>
          <w:szCs w:val="24"/>
          <w:cs/>
          <w:lang w:bidi="sa-IN"/>
        </w:rPr>
        <w:t xml:space="preserve"> </w:t>
      </w:r>
      <w:r w:rsidRPr="00232CA9">
        <w:rPr>
          <w:bCs w:val="0"/>
          <w:sz w:val="24"/>
          <w:szCs w:val="24"/>
          <w:cs/>
        </w:rPr>
        <w:t>इह खलु ममं अ</w:t>
      </w:r>
      <w:r w:rsidRPr="00232CA9">
        <w:rPr>
          <w:rFonts w:hint="cs"/>
          <w:bCs w:val="0"/>
          <w:sz w:val="24"/>
          <w:szCs w:val="24"/>
          <w:cs/>
          <w:lang w:bidi="sa-IN"/>
        </w:rPr>
        <w:t>न्न</w:t>
      </w:r>
      <w:r w:rsidRPr="00232CA9">
        <w:rPr>
          <w:bCs w:val="0"/>
          <w:sz w:val="24"/>
          <w:szCs w:val="24"/>
          <w:cs/>
        </w:rPr>
        <w:t>यरे दुक्खे रोगातंके समुप्पज्जेज्जा-</w:t>
      </w:r>
      <w:r w:rsidRPr="00232CA9">
        <w:rPr>
          <w:rFonts w:hint="cs"/>
          <w:bCs w:val="0"/>
          <w:sz w:val="24"/>
          <w:szCs w:val="24"/>
          <w:cs/>
          <w:lang w:bidi="sa-IN"/>
        </w:rPr>
        <w:t xml:space="preserve"> </w:t>
      </w:r>
      <w:r w:rsidRPr="00232CA9">
        <w:rPr>
          <w:bCs w:val="0"/>
          <w:sz w:val="24"/>
          <w:szCs w:val="24"/>
          <w:cs/>
        </w:rPr>
        <w:t>अ</w:t>
      </w:r>
      <w:r w:rsidRPr="00232CA9">
        <w:rPr>
          <w:rFonts w:hint="cs"/>
          <w:bCs w:val="0"/>
          <w:sz w:val="24"/>
          <w:szCs w:val="24"/>
          <w:cs/>
          <w:lang w:bidi="sa-IN"/>
        </w:rPr>
        <w:t>नि</w:t>
      </w:r>
      <w:r w:rsidRPr="00232CA9">
        <w:rPr>
          <w:bCs w:val="0"/>
          <w:sz w:val="24"/>
          <w:szCs w:val="24"/>
          <w:cs/>
        </w:rPr>
        <w:t xml:space="preserve">ट्ठे </w:t>
      </w:r>
      <w:r w:rsidRPr="00232CA9">
        <w:rPr>
          <w:rFonts w:hint="cs"/>
          <w:bCs w:val="0"/>
          <w:sz w:val="24"/>
          <w:szCs w:val="24"/>
          <w:cs/>
          <w:lang w:bidi="sa-IN"/>
        </w:rPr>
        <w:t xml:space="preserve">जाव </w:t>
      </w:r>
      <w:r w:rsidRPr="00232CA9">
        <w:rPr>
          <w:bCs w:val="0"/>
          <w:sz w:val="24"/>
          <w:szCs w:val="24"/>
          <w:cs/>
        </w:rPr>
        <w:t>दुक्खे नो सुहे</w:t>
      </w:r>
      <w:r w:rsidRPr="00232CA9">
        <w:rPr>
          <w:rFonts w:hint="cs"/>
          <w:bCs w:val="0"/>
          <w:sz w:val="24"/>
          <w:szCs w:val="24"/>
          <w:cs/>
          <w:lang w:bidi="sa-IN"/>
        </w:rPr>
        <w:t>,</w:t>
      </w:r>
      <w:r w:rsidRPr="00232CA9">
        <w:rPr>
          <w:bCs w:val="0"/>
          <w:sz w:val="24"/>
          <w:szCs w:val="24"/>
          <w:cs/>
        </w:rPr>
        <w:t xml:space="preserve"> से हंता भयंतारो </w:t>
      </w:r>
      <w:r w:rsidRPr="00232CA9">
        <w:rPr>
          <w:bCs w:val="0"/>
          <w:sz w:val="24"/>
          <w:szCs w:val="24"/>
        </w:rPr>
        <w:t xml:space="preserve">! </w:t>
      </w:r>
      <w:r w:rsidRPr="00232CA9">
        <w:rPr>
          <w:bCs w:val="0"/>
          <w:sz w:val="24"/>
          <w:szCs w:val="24"/>
          <w:cs/>
        </w:rPr>
        <w:t>नायओ इमं मम अ</w:t>
      </w:r>
      <w:r w:rsidRPr="00232CA9">
        <w:rPr>
          <w:rFonts w:hint="cs"/>
          <w:bCs w:val="0"/>
          <w:sz w:val="24"/>
          <w:szCs w:val="24"/>
          <w:cs/>
          <w:lang w:bidi="sa-IN"/>
        </w:rPr>
        <w:t>न्न</w:t>
      </w:r>
      <w:r w:rsidRPr="00232CA9">
        <w:rPr>
          <w:bCs w:val="0"/>
          <w:sz w:val="24"/>
          <w:szCs w:val="24"/>
          <w:cs/>
        </w:rPr>
        <w:t>यरं दुक्खं रोगातंकं परियाइयह</w:t>
      </w:r>
      <w:r w:rsidRPr="00232CA9">
        <w:rPr>
          <w:rFonts w:hint="cs"/>
          <w:bCs w:val="0"/>
          <w:sz w:val="24"/>
          <w:szCs w:val="24"/>
          <w:cs/>
          <w:lang w:bidi="sa-IN"/>
        </w:rPr>
        <w:t>ि</w:t>
      </w:r>
      <w:r w:rsidRPr="00232CA9">
        <w:rPr>
          <w:bCs w:val="0"/>
          <w:sz w:val="24"/>
          <w:szCs w:val="24"/>
          <w:cs/>
        </w:rPr>
        <w:t>-</w:t>
      </w:r>
      <w:r w:rsidRPr="00232CA9">
        <w:rPr>
          <w:rFonts w:hint="cs"/>
          <w:bCs w:val="0"/>
          <w:sz w:val="24"/>
          <w:szCs w:val="24"/>
          <w:cs/>
          <w:lang w:bidi="sa-IN"/>
        </w:rPr>
        <w:t xml:space="preserve"> </w:t>
      </w:r>
      <w:r w:rsidRPr="00232CA9">
        <w:rPr>
          <w:bCs w:val="0"/>
          <w:sz w:val="24"/>
          <w:szCs w:val="24"/>
          <w:cs/>
        </w:rPr>
        <w:t>अ</w:t>
      </w:r>
      <w:r w:rsidRPr="00232CA9">
        <w:rPr>
          <w:rFonts w:hint="cs"/>
          <w:bCs w:val="0"/>
          <w:sz w:val="24"/>
          <w:szCs w:val="24"/>
          <w:cs/>
          <w:lang w:bidi="sa-IN"/>
        </w:rPr>
        <w:t>नि</w:t>
      </w:r>
      <w:r w:rsidRPr="00232CA9">
        <w:rPr>
          <w:bCs w:val="0"/>
          <w:sz w:val="24"/>
          <w:szCs w:val="24"/>
          <w:cs/>
        </w:rPr>
        <w:t xml:space="preserve">ट्ठं </w:t>
      </w:r>
      <w:r w:rsidRPr="00232CA9">
        <w:rPr>
          <w:rFonts w:hint="cs"/>
          <w:bCs w:val="0"/>
          <w:sz w:val="24"/>
          <w:szCs w:val="24"/>
          <w:cs/>
          <w:lang w:bidi="sa-IN"/>
        </w:rPr>
        <w:t xml:space="preserve">जाव </w:t>
      </w:r>
      <w:r w:rsidRPr="00232CA9">
        <w:rPr>
          <w:bCs w:val="0"/>
          <w:sz w:val="24"/>
          <w:szCs w:val="24"/>
          <w:cs/>
        </w:rPr>
        <w:t xml:space="preserve">नो सुहं </w:t>
      </w:r>
      <w:r w:rsidRPr="00232CA9">
        <w:rPr>
          <w:rFonts w:hint="cs"/>
          <w:bCs w:val="0"/>
          <w:sz w:val="24"/>
          <w:szCs w:val="24"/>
          <w:cs/>
          <w:lang w:bidi="sa-IN"/>
        </w:rPr>
        <w:t>ता</w:t>
      </w:r>
      <w:r w:rsidRPr="00232CA9">
        <w:rPr>
          <w:bCs w:val="0"/>
          <w:sz w:val="24"/>
          <w:szCs w:val="24"/>
          <w:cs/>
        </w:rPr>
        <w:t xml:space="preserve">ऽहं दुक्खामि वा सोयामि वा </w:t>
      </w:r>
      <w:r w:rsidRPr="00232CA9">
        <w:rPr>
          <w:rFonts w:hint="cs"/>
          <w:bCs w:val="0"/>
          <w:sz w:val="24"/>
          <w:szCs w:val="24"/>
          <w:cs/>
          <w:lang w:bidi="sa-IN"/>
        </w:rPr>
        <w:t xml:space="preserve">जाव </w:t>
      </w:r>
      <w:r w:rsidRPr="00232CA9">
        <w:rPr>
          <w:bCs w:val="0"/>
          <w:sz w:val="24"/>
          <w:szCs w:val="24"/>
          <w:cs/>
        </w:rPr>
        <w:t xml:space="preserve">परितप्पामि वा </w:t>
      </w:r>
    </w:p>
    <w:p w:rsidR="00F3531E" w:rsidRDefault="004605FC" w:rsidP="00EF7C20">
      <w:pPr>
        <w:pStyle w:val="H4Hindi"/>
        <w:tabs>
          <w:tab w:val="left" w:pos="2250"/>
        </w:tabs>
        <w:spacing w:before="0" w:after="0"/>
        <w:ind w:firstLine="1440"/>
        <w:jc w:val="both"/>
        <w:rPr>
          <w:bCs w:val="0"/>
          <w:sz w:val="24"/>
          <w:szCs w:val="24"/>
          <w:lang w:bidi="sa-IN"/>
        </w:rPr>
      </w:pPr>
      <w:r w:rsidRPr="00232CA9">
        <w:rPr>
          <w:bCs w:val="0"/>
          <w:sz w:val="24"/>
          <w:szCs w:val="24"/>
          <w:cs/>
        </w:rPr>
        <w:t>इमाओ मे अ</w:t>
      </w:r>
      <w:r w:rsidRPr="00232CA9">
        <w:rPr>
          <w:rFonts w:hint="cs"/>
          <w:bCs w:val="0"/>
          <w:sz w:val="24"/>
          <w:szCs w:val="24"/>
          <w:cs/>
          <w:lang w:bidi="sa-IN"/>
        </w:rPr>
        <w:t>न्न</w:t>
      </w:r>
      <w:r w:rsidRPr="00232CA9">
        <w:rPr>
          <w:bCs w:val="0"/>
          <w:sz w:val="24"/>
          <w:szCs w:val="24"/>
          <w:cs/>
        </w:rPr>
        <w:t>तराओ दुक्खाओ रोगातंकाओ परिमो</w:t>
      </w:r>
      <w:r w:rsidRPr="00232CA9">
        <w:rPr>
          <w:rFonts w:hint="cs"/>
          <w:bCs w:val="0"/>
          <w:sz w:val="24"/>
          <w:szCs w:val="24"/>
          <w:cs/>
          <w:lang w:bidi="sa-IN"/>
        </w:rPr>
        <w:t>ए</w:t>
      </w:r>
      <w:r w:rsidRPr="00232CA9">
        <w:rPr>
          <w:bCs w:val="0"/>
          <w:sz w:val="24"/>
          <w:szCs w:val="24"/>
          <w:cs/>
        </w:rPr>
        <w:t>ह अ</w:t>
      </w:r>
      <w:r w:rsidRPr="00232CA9">
        <w:rPr>
          <w:rFonts w:hint="cs"/>
          <w:bCs w:val="0"/>
          <w:sz w:val="24"/>
          <w:szCs w:val="24"/>
          <w:cs/>
          <w:lang w:bidi="sa-IN"/>
        </w:rPr>
        <w:t>नि</w:t>
      </w:r>
      <w:r w:rsidRPr="00232CA9">
        <w:rPr>
          <w:bCs w:val="0"/>
          <w:sz w:val="24"/>
          <w:szCs w:val="24"/>
          <w:cs/>
        </w:rPr>
        <w:t xml:space="preserve">ट्ठाओ </w:t>
      </w:r>
      <w:r w:rsidRPr="00232CA9">
        <w:rPr>
          <w:rFonts w:hint="cs"/>
          <w:bCs w:val="0"/>
          <w:sz w:val="24"/>
          <w:szCs w:val="24"/>
          <w:cs/>
          <w:lang w:bidi="sa-IN"/>
        </w:rPr>
        <w:t>जाव</w:t>
      </w:r>
      <w:r w:rsidRPr="00232CA9">
        <w:rPr>
          <w:bCs w:val="0"/>
          <w:sz w:val="24"/>
          <w:szCs w:val="24"/>
          <w:cs/>
        </w:rPr>
        <w:t xml:space="preserve"> नो सुहाओ</w:t>
      </w:r>
      <w:r w:rsidRPr="00232CA9">
        <w:rPr>
          <w:rFonts w:hint="cs"/>
          <w:bCs w:val="0"/>
          <w:sz w:val="24"/>
          <w:szCs w:val="24"/>
          <w:cs/>
          <w:lang w:bidi="sa-IN"/>
        </w:rPr>
        <w:t>,</w:t>
      </w:r>
      <w:r w:rsidRPr="00232CA9">
        <w:rPr>
          <w:bCs w:val="0"/>
          <w:sz w:val="24"/>
          <w:szCs w:val="24"/>
          <w:cs/>
        </w:rPr>
        <w:t xml:space="preserve"> एवमेवं नो लद्धपुव्वं भवइ</w:t>
      </w:r>
      <w:r w:rsidRPr="00232CA9">
        <w:rPr>
          <w:rFonts w:hint="cs"/>
          <w:bCs w:val="0"/>
          <w:sz w:val="24"/>
          <w:szCs w:val="24"/>
          <w:cs/>
          <w:lang w:bidi="sa-IN"/>
        </w:rPr>
        <w:t>,</w:t>
      </w:r>
      <w:r w:rsidRPr="00232CA9">
        <w:rPr>
          <w:bCs w:val="0"/>
          <w:sz w:val="24"/>
          <w:szCs w:val="24"/>
          <w:cs/>
        </w:rPr>
        <w:t xml:space="preserve"> तेसिं वा वि भयंताराणं मम नाययाणं अ</w:t>
      </w:r>
      <w:r w:rsidRPr="00232CA9">
        <w:rPr>
          <w:rFonts w:hint="cs"/>
          <w:bCs w:val="0"/>
          <w:sz w:val="24"/>
          <w:szCs w:val="24"/>
          <w:cs/>
          <w:lang w:bidi="sa-IN"/>
        </w:rPr>
        <w:t>न्न</w:t>
      </w:r>
      <w:r w:rsidRPr="00232CA9">
        <w:rPr>
          <w:bCs w:val="0"/>
          <w:sz w:val="24"/>
          <w:szCs w:val="24"/>
          <w:cs/>
        </w:rPr>
        <w:t>यरे दुक्खे रोगातंके समुप्पज्जेज्जा अ</w:t>
      </w:r>
      <w:r w:rsidRPr="00232CA9">
        <w:rPr>
          <w:rFonts w:hint="cs"/>
          <w:bCs w:val="0"/>
          <w:sz w:val="24"/>
          <w:szCs w:val="24"/>
          <w:cs/>
          <w:lang w:bidi="sa-IN"/>
        </w:rPr>
        <w:t>नि</w:t>
      </w:r>
      <w:r w:rsidRPr="00232CA9">
        <w:rPr>
          <w:bCs w:val="0"/>
          <w:sz w:val="24"/>
          <w:szCs w:val="24"/>
          <w:cs/>
        </w:rPr>
        <w:t xml:space="preserve">ट्ठे </w:t>
      </w:r>
      <w:r w:rsidRPr="00232CA9">
        <w:rPr>
          <w:rFonts w:hint="cs"/>
          <w:bCs w:val="0"/>
          <w:sz w:val="24"/>
          <w:szCs w:val="24"/>
          <w:cs/>
          <w:lang w:bidi="sa-IN"/>
        </w:rPr>
        <w:t xml:space="preserve">जाव </w:t>
      </w:r>
      <w:r w:rsidRPr="00232CA9">
        <w:rPr>
          <w:bCs w:val="0"/>
          <w:sz w:val="24"/>
          <w:szCs w:val="24"/>
          <w:cs/>
        </w:rPr>
        <w:t>नो सुहे</w:t>
      </w:r>
      <w:r w:rsidRPr="00232CA9">
        <w:rPr>
          <w:rFonts w:hint="cs"/>
          <w:bCs w:val="0"/>
          <w:sz w:val="24"/>
          <w:szCs w:val="24"/>
          <w:cs/>
          <w:lang w:bidi="sa-IN"/>
        </w:rPr>
        <w:t>,</w:t>
      </w:r>
      <w:r w:rsidRPr="00232CA9">
        <w:rPr>
          <w:bCs w:val="0"/>
          <w:sz w:val="24"/>
          <w:szCs w:val="24"/>
          <w:cs/>
        </w:rPr>
        <w:t xml:space="preserve"> से हंता अहमेतेसिं भयंताराणं नाययाणं इमं अ</w:t>
      </w:r>
      <w:r w:rsidRPr="00232CA9">
        <w:rPr>
          <w:rFonts w:hint="cs"/>
          <w:bCs w:val="0"/>
          <w:sz w:val="24"/>
          <w:szCs w:val="24"/>
          <w:cs/>
          <w:lang w:bidi="sa-IN"/>
        </w:rPr>
        <w:t>न्न</w:t>
      </w:r>
      <w:r w:rsidRPr="00232CA9">
        <w:rPr>
          <w:bCs w:val="0"/>
          <w:sz w:val="24"/>
          <w:szCs w:val="24"/>
          <w:cs/>
        </w:rPr>
        <w:t>तरं दुक्खं रोगातंकं परियाइयामि-</w:t>
      </w:r>
      <w:r w:rsidRPr="00232CA9">
        <w:rPr>
          <w:rFonts w:hint="cs"/>
          <w:bCs w:val="0"/>
          <w:sz w:val="24"/>
          <w:szCs w:val="24"/>
          <w:cs/>
          <w:lang w:bidi="sa-IN"/>
        </w:rPr>
        <w:t xml:space="preserve"> </w:t>
      </w:r>
    </w:p>
    <w:p w:rsidR="003D704C" w:rsidRDefault="000A366A" w:rsidP="003D704C">
      <w:pPr>
        <w:spacing w:after="0" w:line="240" w:lineRule="auto"/>
        <w:ind w:right="1708"/>
        <w:contextualSpacing/>
        <w:rPr>
          <w:rFonts w:cs="Mangal"/>
          <w:sz w:val="24"/>
          <w:szCs w:val="24"/>
        </w:rPr>
      </w:pPr>
      <w:r>
        <w:rPr>
          <w:rFonts w:cs="Mangal" w:hint="cs"/>
          <w:sz w:val="24"/>
          <w:szCs w:val="24"/>
          <w:cs/>
        </w:rPr>
        <w:lastRenderedPageBreak/>
        <w:t>सुयक्खंधो-२, अज्झयणं-१</w:t>
      </w:r>
      <w:r w:rsidR="003D704C">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3D704C" w:rsidTr="00A43EF4">
        <w:trPr>
          <w:trHeight w:val="228"/>
        </w:trPr>
        <w:tc>
          <w:tcPr>
            <w:tcW w:w="10140" w:type="dxa"/>
            <w:tcBorders>
              <w:top w:val="single" w:sz="4" w:space="0" w:color="FF0000"/>
              <w:left w:val="nil"/>
              <w:bottom w:val="nil"/>
              <w:right w:val="nil"/>
            </w:tcBorders>
          </w:tcPr>
          <w:p w:rsidR="003D704C" w:rsidRDefault="003D704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F3531E">
      <w:pPr>
        <w:pStyle w:val="H4Hindi"/>
        <w:tabs>
          <w:tab w:val="left" w:pos="2250"/>
        </w:tabs>
        <w:spacing w:before="0" w:after="0"/>
        <w:jc w:val="both"/>
        <w:rPr>
          <w:bCs w:val="0"/>
          <w:sz w:val="24"/>
          <w:szCs w:val="24"/>
        </w:rPr>
      </w:pPr>
      <w:r w:rsidRPr="00232CA9">
        <w:rPr>
          <w:bCs w:val="0"/>
          <w:sz w:val="24"/>
          <w:szCs w:val="24"/>
          <w:cs/>
        </w:rPr>
        <w:t>अ</w:t>
      </w:r>
      <w:r w:rsidRPr="00232CA9">
        <w:rPr>
          <w:rFonts w:hint="cs"/>
          <w:bCs w:val="0"/>
          <w:sz w:val="24"/>
          <w:szCs w:val="24"/>
          <w:cs/>
          <w:lang w:bidi="sa-IN"/>
        </w:rPr>
        <w:t>नि</w:t>
      </w:r>
      <w:r w:rsidRPr="00232CA9">
        <w:rPr>
          <w:bCs w:val="0"/>
          <w:sz w:val="24"/>
          <w:szCs w:val="24"/>
          <w:cs/>
        </w:rPr>
        <w:t xml:space="preserve">ट्ठं </w:t>
      </w:r>
      <w:r w:rsidRPr="00232CA9">
        <w:rPr>
          <w:rFonts w:hint="cs"/>
          <w:bCs w:val="0"/>
          <w:sz w:val="24"/>
          <w:szCs w:val="24"/>
          <w:cs/>
          <w:lang w:bidi="sa-IN"/>
        </w:rPr>
        <w:t xml:space="preserve">जाव </w:t>
      </w:r>
      <w:r w:rsidRPr="00232CA9">
        <w:rPr>
          <w:bCs w:val="0"/>
          <w:sz w:val="24"/>
          <w:szCs w:val="24"/>
          <w:cs/>
        </w:rPr>
        <w:t xml:space="preserve">नो सुहं मा मे दुक्खंतु वा </w:t>
      </w:r>
      <w:r w:rsidRPr="00232CA9">
        <w:rPr>
          <w:rFonts w:hint="cs"/>
          <w:bCs w:val="0"/>
          <w:sz w:val="24"/>
          <w:szCs w:val="24"/>
          <w:cs/>
          <w:lang w:bidi="sa-IN"/>
        </w:rPr>
        <w:t xml:space="preserve">जाव </w:t>
      </w:r>
      <w:r w:rsidRPr="00232CA9">
        <w:rPr>
          <w:bCs w:val="0"/>
          <w:sz w:val="24"/>
          <w:szCs w:val="24"/>
          <w:cs/>
        </w:rPr>
        <w:t>परितप्पंतु वा</w:t>
      </w:r>
      <w:r w:rsidRPr="00232CA9">
        <w:rPr>
          <w:rFonts w:hint="cs"/>
          <w:bCs w:val="0"/>
          <w:sz w:val="24"/>
          <w:szCs w:val="24"/>
          <w:cs/>
          <w:lang w:bidi="sa-IN"/>
        </w:rPr>
        <w:t>,</w:t>
      </w:r>
      <w:r w:rsidRPr="00232CA9">
        <w:rPr>
          <w:bCs w:val="0"/>
          <w:sz w:val="24"/>
          <w:szCs w:val="24"/>
          <w:cs/>
        </w:rPr>
        <w:t xml:space="preserve"> इमाओ </w:t>
      </w:r>
      <w:r w:rsidRPr="00232CA9">
        <w:rPr>
          <w:rFonts w:hint="cs"/>
          <w:bCs w:val="0"/>
          <w:sz w:val="24"/>
          <w:szCs w:val="24"/>
          <w:cs/>
          <w:lang w:bidi="sa-IN"/>
        </w:rPr>
        <w:t>णं</w:t>
      </w:r>
      <w:r w:rsidRPr="00232CA9">
        <w:rPr>
          <w:bCs w:val="0"/>
          <w:sz w:val="24"/>
          <w:szCs w:val="24"/>
          <w:cs/>
        </w:rPr>
        <w:t xml:space="preserve"> अ</w:t>
      </w:r>
      <w:r w:rsidRPr="00232CA9">
        <w:rPr>
          <w:rFonts w:hint="cs"/>
          <w:bCs w:val="0"/>
          <w:sz w:val="24"/>
          <w:szCs w:val="24"/>
          <w:cs/>
          <w:lang w:bidi="sa-IN"/>
        </w:rPr>
        <w:t>न्न</w:t>
      </w:r>
      <w:r w:rsidR="000A366A">
        <w:rPr>
          <w:bCs w:val="0"/>
          <w:sz w:val="24"/>
          <w:szCs w:val="24"/>
          <w:cs/>
        </w:rPr>
        <w:t>यराओ दुक्खाओ रोगातंकाओ परि</w:t>
      </w:r>
      <w:r w:rsidR="000A366A">
        <w:rPr>
          <w:rFonts w:hint="cs"/>
          <w:bCs w:val="0"/>
          <w:sz w:val="24"/>
          <w:szCs w:val="24"/>
          <w:cs/>
        </w:rPr>
        <w:t>भो</w:t>
      </w:r>
      <w:r w:rsidRPr="00232CA9">
        <w:rPr>
          <w:bCs w:val="0"/>
          <w:sz w:val="24"/>
          <w:szCs w:val="24"/>
          <w:cs/>
        </w:rPr>
        <w:t>एमि-</w:t>
      </w:r>
      <w:r w:rsidRPr="00232CA9">
        <w:rPr>
          <w:rFonts w:hint="cs"/>
          <w:bCs w:val="0"/>
          <w:sz w:val="24"/>
          <w:szCs w:val="24"/>
          <w:cs/>
          <w:lang w:bidi="sa-IN"/>
        </w:rPr>
        <w:t xml:space="preserve"> </w:t>
      </w:r>
      <w:r w:rsidRPr="00232CA9">
        <w:rPr>
          <w:bCs w:val="0"/>
          <w:sz w:val="24"/>
          <w:szCs w:val="24"/>
          <w:cs/>
        </w:rPr>
        <w:t>अ</w:t>
      </w:r>
      <w:r w:rsidRPr="00232CA9">
        <w:rPr>
          <w:rFonts w:hint="cs"/>
          <w:bCs w:val="0"/>
          <w:sz w:val="24"/>
          <w:szCs w:val="24"/>
          <w:cs/>
        </w:rPr>
        <w:t>नि</w:t>
      </w:r>
      <w:r w:rsidRPr="00232CA9">
        <w:rPr>
          <w:bCs w:val="0"/>
          <w:sz w:val="24"/>
          <w:szCs w:val="24"/>
          <w:cs/>
        </w:rPr>
        <w:t>ट्ठाओ</w:t>
      </w:r>
      <w:r w:rsidRPr="00232CA9">
        <w:rPr>
          <w:rFonts w:hint="cs"/>
          <w:bCs w:val="0"/>
          <w:sz w:val="24"/>
          <w:szCs w:val="24"/>
          <w:cs/>
        </w:rPr>
        <w:t xml:space="preserve"> जाव</w:t>
      </w:r>
      <w:r w:rsidRPr="00232CA9">
        <w:rPr>
          <w:bCs w:val="0"/>
          <w:sz w:val="24"/>
          <w:szCs w:val="24"/>
          <w:cs/>
        </w:rPr>
        <w:t xml:space="preserve"> नो सुहाओ</w:t>
      </w:r>
      <w:r w:rsidRPr="00232CA9">
        <w:rPr>
          <w:rFonts w:hint="cs"/>
          <w:bCs w:val="0"/>
          <w:sz w:val="24"/>
          <w:szCs w:val="24"/>
          <w:cs/>
          <w:lang w:bidi="sa-IN"/>
        </w:rPr>
        <w:t>,</w:t>
      </w:r>
      <w:r w:rsidRPr="00232CA9">
        <w:rPr>
          <w:bCs w:val="0"/>
          <w:sz w:val="24"/>
          <w:szCs w:val="24"/>
          <w:cs/>
        </w:rPr>
        <w:t xml:space="preserve"> एवमेव नो लद्धपुव्वं भवति</w:t>
      </w:r>
      <w:r w:rsidRPr="00232CA9">
        <w:rPr>
          <w:rFonts w:hint="cs"/>
          <w:bCs w:val="0"/>
          <w:sz w:val="24"/>
          <w:szCs w:val="24"/>
          <w:cs/>
          <w:lang w:bidi="sa-IN"/>
        </w:rPr>
        <w:t>,</w:t>
      </w:r>
      <w:r w:rsidRPr="00232CA9">
        <w:rPr>
          <w:bCs w:val="0"/>
          <w:sz w:val="24"/>
          <w:szCs w:val="24"/>
          <w:cs/>
        </w:rPr>
        <w:t xml:space="preserve"> अ</w:t>
      </w:r>
      <w:r w:rsidRPr="00232CA9">
        <w:rPr>
          <w:rFonts w:hint="cs"/>
          <w:bCs w:val="0"/>
          <w:sz w:val="24"/>
          <w:szCs w:val="24"/>
          <w:cs/>
          <w:lang w:bidi="sa-IN"/>
        </w:rPr>
        <w:t>न्न</w:t>
      </w:r>
      <w:r w:rsidRPr="00232CA9">
        <w:rPr>
          <w:bCs w:val="0"/>
          <w:sz w:val="24"/>
          <w:szCs w:val="24"/>
          <w:cs/>
        </w:rPr>
        <w:t>स्स दुक्खं अ</w:t>
      </w:r>
      <w:r w:rsidRPr="00232CA9">
        <w:rPr>
          <w:rFonts w:hint="cs"/>
          <w:bCs w:val="0"/>
          <w:sz w:val="24"/>
          <w:szCs w:val="24"/>
          <w:cs/>
          <w:lang w:bidi="sa-IN"/>
        </w:rPr>
        <w:t>न्नो</w:t>
      </w:r>
      <w:r w:rsidRPr="00232CA9">
        <w:rPr>
          <w:bCs w:val="0"/>
          <w:sz w:val="24"/>
          <w:szCs w:val="24"/>
          <w:cs/>
        </w:rPr>
        <w:t xml:space="preserve"> नो परियाइयइ अ</w:t>
      </w:r>
      <w:r w:rsidRPr="00232CA9">
        <w:rPr>
          <w:rFonts w:hint="cs"/>
          <w:bCs w:val="0"/>
          <w:sz w:val="24"/>
          <w:szCs w:val="24"/>
          <w:cs/>
          <w:lang w:bidi="sa-IN"/>
        </w:rPr>
        <w:t>न्ने</w:t>
      </w:r>
      <w:r w:rsidRPr="00232CA9">
        <w:rPr>
          <w:bCs w:val="0"/>
          <w:sz w:val="24"/>
          <w:szCs w:val="24"/>
          <w:cs/>
        </w:rPr>
        <w:t>ण क</w:t>
      </w:r>
      <w:r w:rsidRPr="00232CA9">
        <w:rPr>
          <w:rFonts w:hint="cs"/>
          <w:bCs w:val="0"/>
          <w:sz w:val="24"/>
          <w:szCs w:val="24"/>
          <w:cs/>
        </w:rPr>
        <w:t>डं</w:t>
      </w:r>
      <w:r w:rsidRPr="00232CA9">
        <w:rPr>
          <w:bCs w:val="0"/>
          <w:sz w:val="24"/>
          <w:szCs w:val="24"/>
          <w:cs/>
        </w:rPr>
        <w:t xml:space="preserve"> अ</w:t>
      </w:r>
      <w:r w:rsidRPr="00232CA9">
        <w:rPr>
          <w:rFonts w:hint="cs"/>
          <w:bCs w:val="0"/>
          <w:sz w:val="24"/>
          <w:szCs w:val="24"/>
          <w:cs/>
          <w:lang w:bidi="sa-IN"/>
        </w:rPr>
        <w:t>न्नो</w:t>
      </w:r>
      <w:r w:rsidRPr="00232CA9">
        <w:rPr>
          <w:bCs w:val="0"/>
          <w:sz w:val="24"/>
          <w:szCs w:val="24"/>
          <w:cs/>
        </w:rPr>
        <w:t xml:space="preserve"> नो पडिसंवेदेइ पत्तेयं जायइ पत्तेयं मरइ पत्तेयं चयइ पत्तेयं उव्वज्जइ पत्तेयं झंजा पत्तेयं सण्णा पत्तेयं म</w:t>
      </w:r>
      <w:r w:rsidRPr="00232CA9">
        <w:rPr>
          <w:rFonts w:hint="cs"/>
          <w:bCs w:val="0"/>
          <w:sz w:val="24"/>
          <w:szCs w:val="24"/>
          <w:cs/>
          <w:lang w:bidi="sa-IN"/>
        </w:rPr>
        <w:t>न्ना</w:t>
      </w:r>
      <w:r w:rsidRPr="00232CA9">
        <w:rPr>
          <w:bCs w:val="0"/>
          <w:sz w:val="24"/>
          <w:szCs w:val="24"/>
          <w:cs/>
        </w:rPr>
        <w:t xml:space="preserve"> पत्तेयं विण्णू पत्तेयं वेदणा</w:t>
      </w:r>
      <w:r w:rsidRPr="00232CA9">
        <w:rPr>
          <w:rFonts w:hint="cs"/>
          <w:bCs w:val="0"/>
          <w:sz w:val="24"/>
          <w:szCs w:val="24"/>
          <w:cs/>
        </w:rPr>
        <w:t>,...</w:t>
      </w:r>
      <w:r w:rsidRPr="00232CA9">
        <w:rPr>
          <w:bCs w:val="0"/>
          <w:sz w:val="24"/>
          <w:szCs w:val="24"/>
          <w:cs/>
        </w:rPr>
        <w:t xml:space="preserve">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इति खलु नातिसंजोगा नो ताणाए वा नो सरणाए वा</w:t>
      </w:r>
      <w:r w:rsidRPr="00232CA9">
        <w:rPr>
          <w:rFonts w:hint="cs"/>
          <w:bCs w:val="0"/>
          <w:sz w:val="24"/>
          <w:szCs w:val="24"/>
          <w:cs/>
        </w:rPr>
        <w:t>,</w:t>
      </w:r>
      <w:r w:rsidRPr="00232CA9">
        <w:rPr>
          <w:bCs w:val="0"/>
          <w:sz w:val="24"/>
          <w:szCs w:val="24"/>
          <w:cs/>
        </w:rPr>
        <w:t xml:space="preserve"> पु</w:t>
      </w:r>
      <w:r w:rsidRPr="00232CA9">
        <w:rPr>
          <w:rFonts w:hint="cs"/>
          <w:bCs w:val="0"/>
          <w:sz w:val="24"/>
          <w:szCs w:val="24"/>
          <w:cs/>
          <w:lang w:bidi="sa-IN"/>
        </w:rPr>
        <w:t>रिसे</w:t>
      </w:r>
      <w:r w:rsidRPr="00232CA9">
        <w:rPr>
          <w:bCs w:val="0"/>
          <w:sz w:val="24"/>
          <w:szCs w:val="24"/>
          <w:cs/>
        </w:rPr>
        <w:t xml:space="preserve"> वा एगया पुव्विं नाइसंजोगे विप्पजहइ</w:t>
      </w:r>
      <w:r w:rsidRPr="00232CA9">
        <w:rPr>
          <w:rFonts w:hint="cs"/>
          <w:bCs w:val="0"/>
          <w:sz w:val="24"/>
          <w:szCs w:val="24"/>
          <w:cs/>
          <w:lang w:bidi="sa-IN"/>
        </w:rPr>
        <w:t>,</w:t>
      </w:r>
      <w:r w:rsidRPr="00232CA9">
        <w:rPr>
          <w:bCs w:val="0"/>
          <w:sz w:val="24"/>
          <w:szCs w:val="24"/>
          <w:cs/>
        </w:rPr>
        <w:t xml:space="preserve"> नाइसंजोगा वा एगया पुव्विं पुरिसं विप्पजहंति</w:t>
      </w:r>
      <w:r w:rsidRPr="00232CA9">
        <w:rPr>
          <w:rFonts w:hint="cs"/>
          <w:bCs w:val="0"/>
          <w:sz w:val="24"/>
          <w:szCs w:val="24"/>
          <w:cs/>
        </w:rPr>
        <w:t>,</w:t>
      </w:r>
      <w:r w:rsidRPr="00232CA9">
        <w:rPr>
          <w:bCs w:val="0"/>
          <w:sz w:val="24"/>
          <w:szCs w:val="24"/>
          <w:cs/>
        </w:rPr>
        <w:t xml:space="preserve"> अ</w:t>
      </w:r>
      <w:r w:rsidRPr="00232CA9">
        <w:rPr>
          <w:rFonts w:hint="cs"/>
          <w:bCs w:val="0"/>
          <w:sz w:val="24"/>
          <w:szCs w:val="24"/>
          <w:cs/>
          <w:lang w:bidi="sa-IN"/>
        </w:rPr>
        <w:t>न्ने</w:t>
      </w:r>
      <w:r w:rsidRPr="00232CA9">
        <w:rPr>
          <w:bCs w:val="0"/>
          <w:sz w:val="24"/>
          <w:szCs w:val="24"/>
          <w:cs/>
        </w:rPr>
        <w:t xml:space="preserve"> खलू नातिसंजोगा अ</w:t>
      </w:r>
      <w:r w:rsidRPr="00232CA9">
        <w:rPr>
          <w:rFonts w:hint="cs"/>
          <w:bCs w:val="0"/>
          <w:sz w:val="24"/>
          <w:szCs w:val="24"/>
          <w:cs/>
          <w:lang w:bidi="sa-IN"/>
        </w:rPr>
        <w:t>न्नो</w:t>
      </w:r>
      <w:r w:rsidRPr="00232CA9">
        <w:rPr>
          <w:bCs w:val="0"/>
          <w:sz w:val="24"/>
          <w:szCs w:val="24"/>
          <w:cs/>
        </w:rPr>
        <w:t xml:space="preserve"> अहमंसि</w:t>
      </w:r>
      <w:r w:rsidRPr="00232CA9">
        <w:rPr>
          <w:rFonts w:hint="cs"/>
          <w:bCs w:val="0"/>
          <w:sz w:val="24"/>
          <w:szCs w:val="24"/>
          <w:cs/>
          <w:lang w:bidi="sa-IN"/>
        </w:rPr>
        <w:t>,</w:t>
      </w:r>
      <w:r w:rsidRPr="00232CA9">
        <w:rPr>
          <w:bCs w:val="0"/>
          <w:sz w:val="24"/>
          <w:szCs w:val="24"/>
          <w:cs/>
        </w:rPr>
        <w:t xml:space="preserve"> से किमंग पुण वयं अ</w:t>
      </w:r>
      <w:r w:rsidRPr="00232CA9">
        <w:rPr>
          <w:rFonts w:hint="cs"/>
          <w:bCs w:val="0"/>
          <w:sz w:val="24"/>
          <w:szCs w:val="24"/>
          <w:cs/>
          <w:lang w:bidi="sa-IN"/>
        </w:rPr>
        <w:t>न्न</w:t>
      </w:r>
      <w:r w:rsidRPr="00232CA9">
        <w:rPr>
          <w:bCs w:val="0"/>
          <w:sz w:val="24"/>
          <w:szCs w:val="24"/>
          <w:cs/>
        </w:rPr>
        <w:t>म</w:t>
      </w:r>
      <w:r w:rsidRPr="00232CA9">
        <w:rPr>
          <w:rFonts w:hint="cs"/>
          <w:bCs w:val="0"/>
          <w:sz w:val="24"/>
          <w:szCs w:val="24"/>
          <w:cs/>
          <w:lang w:bidi="sa-IN"/>
        </w:rPr>
        <w:t>न्ने</w:t>
      </w:r>
      <w:r w:rsidRPr="00232CA9">
        <w:rPr>
          <w:bCs w:val="0"/>
          <w:sz w:val="24"/>
          <w:szCs w:val="24"/>
          <w:cs/>
        </w:rPr>
        <w:t xml:space="preserve">हिं नाइसंजोगेहिं मुच्छामो </w:t>
      </w:r>
      <w:r w:rsidRPr="00232CA9">
        <w:rPr>
          <w:bCs w:val="0"/>
          <w:sz w:val="24"/>
          <w:szCs w:val="24"/>
        </w:rPr>
        <w:t>?</w:t>
      </w:r>
      <w:r w:rsidRPr="00232CA9">
        <w:rPr>
          <w:rFonts w:hint="cs"/>
          <w:bCs w:val="0"/>
          <w:sz w:val="24"/>
          <w:szCs w:val="24"/>
          <w:cs/>
          <w:lang w:bidi="sa-IN"/>
        </w:rPr>
        <w:t>,</w:t>
      </w:r>
      <w:r w:rsidRPr="00232CA9">
        <w:rPr>
          <w:bCs w:val="0"/>
          <w:sz w:val="24"/>
          <w:szCs w:val="24"/>
        </w:rPr>
        <w:t xml:space="preserve"> </w:t>
      </w:r>
      <w:r w:rsidRPr="00232CA9">
        <w:rPr>
          <w:bCs w:val="0"/>
          <w:sz w:val="24"/>
          <w:szCs w:val="24"/>
          <w:cs/>
        </w:rPr>
        <w:t>इति संखाए णं वयं नातिसंजोगे विप्पजहिस्सामो</w:t>
      </w:r>
      <w:r w:rsidRPr="00232CA9">
        <w:rPr>
          <w:rFonts w:hint="cs"/>
          <w:bCs w:val="0"/>
          <w:sz w:val="24"/>
          <w:szCs w:val="24"/>
          <w:cs/>
          <w:lang w:bidi="sa-IN"/>
        </w:rPr>
        <w:t>,</w:t>
      </w:r>
      <w:r w:rsidRPr="00232CA9">
        <w:rPr>
          <w:bCs w:val="0"/>
          <w:sz w:val="24"/>
          <w:szCs w:val="24"/>
          <w:cs/>
        </w:rPr>
        <w:t xml:space="preserve"> से मेहावी जाणेज्जा-</w:t>
      </w:r>
      <w:r w:rsidRPr="00232CA9">
        <w:rPr>
          <w:rFonts w:hint="cs"/>
          <w:bCs w:val="0"/>
          <w:sz w:val="24"/>
          <w:szCs w:val="24"/>
          <w:cs/>
          <w:lang w:bidi="sa-IN"/>
        </w:rPr>
        <w:t xml:space="preserve"> </w:t>
      </w:r>
      <w:r w:rsidRPr="00232CA9">
        <w:rPr>
          <w:bCs w:val="0"/>
          <w:sz w:val="24"/>
          <w:szCs w:val="24"/>
          <w:cs/>
        </w:rPr>
        <w:t>बाहिर</w:t>
      </w:r>
      <w:r w:rsidRPr="00232CA9">
        <w:rPr>
          <w:rFonts w:hint="cs"/>
          <w:bCs w:val="0"/>
          <w:sz w:val="24"/>
          <w:szCs w:val="24"/>
          <w:cs/>
        </w:rPr>
        <w:t>ं</w:t>
      </w:r>
      <w:r w:rsidRPr="00232CA9">
        <w:rPr>
          <w:bCs w:val="0"/>
          <w:sz w:val="24"/>
          <w:szCs w:val="24"/>
          <w:cs/>
        </w:rPr>
        <w:t>गमेयं</w:t>
      </w:r>
      <w:r w:rsidRPr="00232CA9">
        <w:rPr>
          <w:rFonts w:hint="cs"/>
          <w:bCs w:val="0"/>
          <w:sz w:val="24"/>
          <w:szCs w:val="24"/>
          <w:cs/>
          <w:lang w:bidi="sa-IN"/>
        </w:rPr>
        <w:t>,</w:t>
      </w:r>
      <w:r w:rsidRPr="00232CA9">
        <w:rPr>
          <w:bCs w:val="0"/>
          <w:sz w:val="24"/>
          <w:szCs w:val="24"/>
          <w:cs/>
        </w:rPr>
        <w:t xml:space="preserve"> इणमेव उव</w:t>
      </w:r>
      <w:r w:rsidRPr="00232CA9">
        <w:rPr>
          <w:rFonts w:hint="cs"/>
          <w:bCs w:val="0"/>
          <w:sz w:val="24"/>
          <w:szCs w:val="24"/>
          <w:cs/>
          <w:lang w:bidi="sa-IN"/>
        </w:rPr>
        <w:t>नी</w:t>
      </w:r>
      <w:r w:rsidRPr="00232CA9">
        <w:rPr>
          <w:bCs w:val="0"/>
          <w:sz w:val="24"/>
          <w:szCs w:val="24"/>
          <w:cs/>
        </w:rPr>
        <w:t>यतर</w:t>
      </w:r>
      <w:r w:rsidRPr="00232CA9">
        <w:rPr>
          <w:rFonts w:hint="cs"/>
          <w:bCs w:val="0"/>
          <w:sz w:val="24"/>
          <w:szCs w:val="24"/>
          <w:cs/>
        </w:rPr>
        <w:t>ा</w:t>
      </w:r>
      <w:r w:rsidRPr="00232CA9">
        <w:rPr>
          <w:bCs w:val="0"/>
          <w:sz w:val="24"/>
          <w:szCs w:val="24"/>
          <w:cs/>
        </w:rPr>
        <w:t>गं</w:t>
      </w:r>
      <w:r w:rsidRPr="00232CA9">
        <w:rPr>
          <w:rFonts w:hint="cs"/>
          <w:bCs w:val="0"/>
          <w:sz w:val="24"/>
          <w:szCs w:val="24"/>
          <w:cs/>
          <w:lang w:bidi="sa-IN"/>
        </w:rPr>
        <w:t>,</w:t>
      </w:r>
      <w:r w:rsidRPr="00232CA9">
        <w:rPr>
          <w:bCs w:val="0"/>
          <w:sz w:val="24"/>
          <w:szCs w:val="24"/>
          <w:cs/>
        </w:rPr>
        <w:t xml:space="preserve"> तं जहा-</w:t>
      </w:r>
      <w:r w:rsidRPr="00232CA9">
        <w:rPr>
          <w:rFonts w:hint="cs"/>
          <w:bCs w:val="0"/>
          <w:sz w:val="24"/>
          <w:szCs w:val="24"/>
          <w:cs/>
        </w:rPr>
        <w:t xml:space="preserve"> </w:t>
      </w:r>
      <w:r w:rsidRPr="00232CA9">
        <w:rPr>
          <w:bCs w:val="0"/>
          <w:sz w:val="24"/>
          <w:szCs w:val="24"/>
          <w:cs/>
        </w:rPr>
        <w:t xml:space="preserve">हत्था मे पाया मे बाहा मे ऊरू मे उदरं मे सीसं मे </w:t>
      </w:r>
      <w:r w:rsidRPr="00232CA9">
        <w:rPr>
          <w:rFonts w:hint="cs"/>
          <w:bCs w:val="0"/>
          <w:sz w:val="24"/>
          <w:szCs w:val="24"/>
          <w:cs/>
          <w:lang w:bidi="sa-IN"/>
        </w:rPr>
        <w:t xml:space="preserve">सीलं मे </w:t>
      </w:r>
      <w:r w:rsidRPr="00232CA9">
        <w:rPr>
          <w:bCs w:val="0"/>
          <w:sz w:val="24"/>
          <w:szCs w:val="24"/>
          <w:cs/>
        </w:rPr>
        <w:t>आउं मे बलं मे वण्णो मे तया मे छाया मे सोयं मे चक्खु मे घाण</w:t>
      </w:r>
      <w:r w:rsidRPr="00232CA9">
        <w:rPr>
          <w:rFonts w:hint="cs"/>
          <w:bCs w:val="0"/>
          <w:sz w:val="24"/>
          <w:szCs w:val="24"/>
          <w:cs/>
          <w:lang w:bidi="sa-IN"/>
        </w:rPr>
        <w:t>ं</w:t>
      </w:r>
      <w:r w:rsidRPr="00232CA9">
        <w:rPr>
          <w:bCs w:val="0"/>
          <w:sz w:val="24"/>
          <w:szCs w:val="24"/>
          <w:cs/>
        </w:rPr>
        <w:t xml:space="preserve"> मे जिब्भा मे फासा मे </w:t>
      </w:r>
      <w:r w:rsidRPr="00232CA9">
        <w:rPr>
          <w:rFonts w:hint="cs"/>
          <w:bCs w:val="0"/>
          <w:sz w:val="24"/>
          <w:szCs w:val="24"/>
          <w:cs/>
          <w:lang w:bidi="sa-IN"/>
        </w:rPr>
        <w:t>ममाइज्जइ</w:t>
      </w:r>
      <w:r w:rsidRPr="00232CA9">
        <w:rPr>
          <w:rFonts w:hint="cs"/>
          <w:bCs w:val="0"/>
          <w:sz w:val="24"/>
          <w:szCs w:val="24"/>
          <w:cs/>
        </w:rPr>
        <w:t>,</w:t>
      </w:r>
      <w:r w:rsidRPr="00232CA9">
        <w:rPr>
          <w:bCs w:val="0"/>
          <w:sz w:val="24"/>
          <w:szCs w:val="24"/>
          <w:cs/>
        </w:rPr>
        <w:t xml:space="preserve"> वयाओ परिजूरइ</w:t>
      </w:r>
      <w:r w:rsidRPr="00232CA9">
        <w:rPr>
          <w:rFonts w:hint="cs"/>
          <w:bCs w:val="0"/>
          <w:sz w:val="24"/>
          <w:szCs w:val="24"/>
          <w:cs/>
          <w:lang w:bidi="sa-IN"/>
        </w:rPr>
        <w:t>,</w:t>
      </w:r>
      <w:r w:rsidRPr="00232CA9">
        <w:rPr>
          <w:bCs w:val="0"/>
          <w:sz w:val="24"/>
          <w:szCs w:val="24"/>
          <w:cs/>
        </w:rPr>
        <w:t xml:space="preserve"> तं जहा-</w:t>
      </w:r>
      <w:r w:rsidRPr="00232CA9">
        <w:rPr>
          <w:rFonts w:hint="cs"/>
          <w:bCs w:val="0"/>
          <w:sz w:val="24"/>
          <w:szCs w:val="24"/>
          <w:cs/>
          <w:lang w:bidi="sa-IN"/>
        </w:rPr>
        <w:t xml:space="preserve"> </w:t>
      </w:r>
      <w:r w:rsidRPr="00232CA9">
        <w:rPr>
          <w:bCs w:val="0"/>
          <w:sz w:val="24"/>
          <w:szCs w:val="24"/>
          <w:cs/>
        </w:rPr>
        <w:t>आऊओ बलाओ वण्णाओ तयाओ छायाओ सोयाओ चक्खूओ घाणाओ जिब्भाओ फासाओ सुसंधि</w:t>
      </w:r>
      <w:r w:rsidRPr="00232CA9">
        <w:rPr>
          <w:rFonts w:hint="cs"/>
          <w:bCs w:val="0"/>
          <w:sz w:val="24"/>
          <w:szCs w:val="24"/>
          <w:cs/>
          <w:lang w:bidi="sa-IN"/>
        </w:rPr>
        <w:t>तो</w:t>
      </w:r>
      <w:r w:rsidRPr="00232CA9">
        <w:rPr>
          <w:bCs w:val="0"/>
          <w:sz w:val="24"/>
          <w:szCs w:val="24"/>
          <w:cs/>
        </w:rPr>
        <w:t xml:space="preserve"> संधी विसंधीभवति</w:t>
      </w:r>
      <w:r w:rsidRPr="00232CA9">
        <w:rPr>
          <w:rFonts w:hint="cs"/>
          <w:bCs w:val="0"/>
          <w:sz w:val="24"/>
          <w:szCs w:val="24"/>
          <w:cs/>
          <w:lang w:bidi="sa-IN"/>
        </w:rPr>
        <w:t>,</w:t>
      </w:r>
      <w:r w:rsidRPr="00232CA9">
        <w:rPr>
          <w:bCs w:val="0"/>
          <w:sz w:val="24"/>
          <w:szCs w:val="24"/>
          <w:cs/>
        </w:rPr>
        <w:t xml:space="preserve"> वलि</w:t>
      </w:r>
      <w:r w:rsidRPr="00232CA9">
        <w:rPr>
          <w:rFonts w:hint="cs"/>
          <w:bCs w:val="0"/>
          <w:sz w:val="24"/>
          <w:szCs w:val="24"/>
          <w:cs/>
          <w:lang w:bidi="sa-IN"/>
        </w:rPr>
        <w:t>य</w:t>
      </w:r>
      <w:r w:rsidRPr="00232CA9">
        <w:rPr>
          <w:bCs w:val="0"/>
          <w:sz w:val="24"/>
          <w:szCs w:val="24"/>
          <w:cs/>
        </w:rPr>
        <w:t>तरंगे गाए भवति</w:t>
      </w:r>
      <w:r w:rsidRPr="00232CA9">
        <w:rPr>
          <w:rFonts w:hint="cs"/>
          <w:bCs w:val="0"/>
          <w:sz w:val="24"/>
          <w:szCs w:val="24"/>
          <w:cs/>
          <w:lang w:bidi="sa-IN"/>
        </w:rPr>
        <w:t>,</w:t>
      </w:r>
      <w:r w:rsidRPr="00232CA9">
        <w:rPr>
          <w:bCs w:val="0"/>
          <w:sz w:val="24"/>
          <w:szCs w:val="24"/>
          <w:cs/>
        </w:rPr>
        <w:t xml:space="preserve"> किण्हा केसा पलिया भवंति</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rFonts w:hint="cs"/>
          <w:bCs w:val="0"/>
          <w:sz w:val="24"/>
          <w:szCs w:val="24"/>
          <w:cs/>
          <w:lang w:bidi="sa-IN"/>
        </w:rPr>
        <w:t xml:space="preserve">तं जहा </w:t>
      </w:r>
      <w:r w:rsidRPr="00232CA9">
        <w:rPr>
          <w:bCs w:val="0"/>
          <w:sz w:val="24"/>
          <w:szCs w:val="24"/>
          <w:cs/>
        </w:rPr>
        <w:t>जं पि य इमं सरीरगं उरालं आहारोवचियं एयं पि य मे अ</w:t>
      </w:r>
      <w:r w:rsidRPr="00232CA9">
        <w:rPr>
          <w:rFonts w:hint="cs"/>
          <w:bCs w:val="0"/>
          <w:sz w:val="24"/>
          <w:szCs w:val="24"/>
          <w:cs/>
          <w:lang w:bidi="sa-IN"/>
        </w:rPr>
        <w:t>नु</w:t>
      </w:r>
      <w:r w:rsidRPr="00232CA9">
        <w:rPr>
          <w:bCs w:val="0"/>
          <w:sz w:val="24"/>
          <w:szCs w:val="24"/>
          <w:cs/>
        </w:rPr>
        <w:t>पुव्वेणं विप्पजहियव्वं भविस्सति</w:t>
      </w:r>
      <w:r w:rsidRPr="00232CA9">
        <w:rPr>
          <w:rFonts w:hint="cs"/>
          <w:bCs w:val="0"/>
          <w:sz w:val="24"/>
          <w:szCs w:val="24"/>
          <w:cs/>
          <w:lang w:bidi="sa-IN"/>
        </w:rPr>
        <w:t>,</w:t>
      </w:r>
      <w:r w:rsidRPr="00232CA9">
        <w:rPr>
          <w:bCs w:val="0"/>
          <w:sz w:val="24"/>
          <w:szCs w:val="24"/>
          <w:cs/>
        </w:rPr>
        <w:t xml:space="preserve"> एयं संखाए से भि</w:t>
      </w:r>
      <w:r w:rsidRPr="00232CA9">
        <w:rPr>
          <w:rFonts w:hint="cs"/>
          <w:bCs w:val="0"/>
          <w:sz w:val="24"/>
          <w:szCs w:val="24"/>
          <w:cs/>
          <w:lang w:bidi="sa-IN"/>
        </w:rPr>
        <w:t>क्खू</w:t>
      </w:r>
      <w:r w:rsidRPr="00232CA9">
        <w:rPr>
          <w:bCs w:val="0"/>
          <w:sz w:val="24"/>
          <w:szCs w:val="24"/>
          <w:cs/>
        </w:rPr>
        <w:t xml:space="preserve"> भिक्खायरियाए समुट्ठिए दुहओ लोगं जाणेज्जा</w:t>
      </w:r>
      <w:r w:rsidRPr="00232CA9">
        <w:rPr>
          <w:rFonts w:hint="cs"/>
          <w:bCs w:val="0"/>
          <w:sz w:val="24"/>
          <w:szCs w:val="24"/>
          <w:cs/>
          <w:lang w:bidi="sa-IN"/>
        </w:rPr>
        <w:t>,</w:t>
      </w:r>
      <w:r w:rsidRPr="00232CA9">
        <w:rPr>
          <w:bCs w:val="0"/>
          <w:sz w:val="24"/>
          <w:szCs w:val="24"/>
          <w:cs/>
        </w:rPr>
        <w:t xml:space="preserve"> तं जहा-</w:t>
      </w:r>
      <w:r w:rsidRPr="00232CA9">
        <w:rPr>
          <w:rFonts w:hint="cs"/>
          <w:bCs w:val="0"/>
          <w:sz w:val="24"/>
          <w:szCs w:val="24"/>
          <w:cs/>
        </w:rPr>
        <w:t xml:space="preserve"> </w:t>
      </w:r>
      <w:r w:rsidRPr="00232CA9">
        <w:rPr>
          <w:bCs w:val="0"/>
          <w:sz w:val="24"/>
          <w:szCs w:val="24"/>
          <w:cs/>
        </w:rPr>
        <w:t>जीवा चेव अजीवा चेव तसा चेव थावरा चेव ।</w:t>
      </w:r>
    </w:p>
    <w:p w:rsidR="004605FC" w:rsidRPr="00232CA9" w:rsidRDefault="00F3531E"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४६</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इह खलु गारत्था सारंभा सपरिग्गहा संतेगइया समणा माहणा वि सारंभा सपरिग्गहा</w:t>
      </w:r>
      <w:r w:rsidR="004605FC" w:rsidRPr="00232CA9">
        <w:rPr>
          <w:rFonts w:hint="cs"/>
          <w:bCs w:val="0"/>
          <w:sz w:val="24"/>
          <w:szCs w:val="24"/>
          <w:cs/>
          <w:lang w:bidi="sa-IN"/>
        </w:rPr>
        <w:t xml:space="preserve">, </w:t>
      </w:r>
      <w:r w:rsidR="004605FC" w:rsidRPr="00232CA9">
        <w:rPr>
          <w:bCs w:val="0"/>
          <w:sz w:val="24"/>
          <w:szCs w:val="24"/>
          <w:cs/>
        </w:rPr>
        <w:t>जे इमे तसा थावरा पाणा-</w:t>
      </w:r>
      <w:r w:rsidR="004605FC" w:rsidRPr="00232CA9">
        <w:rPr>
          <w:rFonts w:hint="cs"/>
          <w:bCs w:val="0"/>
          <w:sz w:val="24"/>
          <w:szCs w:val="24"/>
          <w:cs/>
        </w:rPr>
        <w:t xml:space="preserve"> </w:t>
      </w:r>
      <w:r w:rsidR="004605FC" w:rsidRPr="00232CA9">
        <w:rPr>
          <w:bCs w:val="0"/>
          <w:sz w:val="24"/>
          <w:szCs w:val="24"/>
          <w:cs/>
        </w:rPr>
        <w:t>ते सयं समारंभंति अ</w:t>
      </w:r>
      <w:r w:rsidR="004605FC" w:rsidRPr="00232CA9">
        <w:rPr>
          <w:rFonts w:hint="cs"/>
          <w:bCs w:val="0"/>
          <w:sz w:val="24"/>
          <w:szCs w:val="24"/>
          <w:cs/>
          <w:lang w:bidi="sa-IN"/>
        </w:rPr>
        <w:t>न्ने</w:t>
      </w:r>
      <w:r w:rsidR="004605FC" w:rsidRPr="00232CA9">
        <w:rPr>
          <w:bCs w:val="0"/>
          <w:sz w:val="24"/>
          <w:szCs w:val="24"/>
          <w:cs/>
        </w:rPr>
        <w:t>ण वि समारंभावेंति अन्नं पि समारंभंतं सम</w:t>
      </w:r>
      <w:r w:rsidR="004605FC" w:rsidRPr="00232CA9">
        <w:rPr>
          <w:rFonts w:hint="cs"/>
          <w:bCs w:val="0"/>
          <w:sz w:val="24"/>
          <w:szCs w:val="24"/>
          <w:cs/>
          <w:lang w:bidi="sa-IN"/>
        </w:rPr>
        <w:t>नु</w:t>
      </w:r>
      <w:r w:rsidR="004605FC" w:rsidRPr="00232CA9">
        <w:rPr>
          <w:bCs w:val="0"/>
          <w:sz w:val="24"/>
          <w:szCs w:val="24"/>
          <w:cs/>
        </w:rPr>
        <w:t>जाणंति</w:t>
      </w:r>
      <w:r w:rsidR="004605FC"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इह खलु गारत्धा सारंभा सपरिग्गहा</w:t>
      </w:r>
      <w:r w:rsidRPr="00232CA9">
        <w:rPr>
          <w:rFonts w:hint="cs"/>
          <w:bCs w:val="0"/>
          <w:sz w:val="24"/>
          <w:szCs w:val="24"/>
          <w:cs/>
          <w:lang w:bidi="sa-IN"/>
        </w:rPr>
        <w:t>,</w:t>
      </w:r>
      <w:r w:rsidRPr="00232CA9">
        <w:rPr>
          <w:bCs w:val="0"/>
          <w:sz w:val="24"/>
          <w:szCs w:val="24"/>
          <w:cs/>
        </w:rPr>
        <w:t xml:space="preserve"> </w:t>
      </w:r>
      <w:r w:rsidRPr="00232CA9">
        <w:rPr>
          <w:rFonts w:hint="cs"/>
          <w:bCs w:val="0"/>
          <w:sz w:val="24"/>
          <w:szCs w:val="24"/>
          <w:cs/>
        </w:rPr>
        <w:t>जे इमे कामभोगा सचित्ता वा अचित्</w:t>
      </w:r>
      <w:r w:rsidR="000A366A">
        <w:rPr>
          <w:rFonts w:hint="cs"/>
          <w:bCs w:val="0"/>
          <w:sz w:val="24"/>
          <w:szCs w:val="24"/>
          <w:cs/>
        </w:rPr>
        <w:t>ता वा ते सयं परिगिण्हंति अन्नेण</w:t>
      </w:r>
      <w:r w:rsidRPr="00232CA9">
        <w:rPr>
          <w:rFonts w:hint="cs"/>
          <w:bCs w:val="0"/>
          <w:sz w:val="24"/>
          <w:szCs w:val="24"/>
          <w:cs/>
        </w:rPr>
        <w:t xml:space="preserve"> वि परिगिण्हावेति अन्नंपि परिगिण्हंतं समनुजाणंति, इह खलु गारत्था सारंत्ता सपरिग्गहा </w:t>
      </w:r>
      <w:r w:rsidRPr="00232CA9">
        <w:rPr>
          <w:bCs w:val="0"/>
          <w:sz w:val="24"/>
          <w:szCs w:val="24"/>
          <w:cs/>
        </w:rPr>
        <w:t>संतेगइया समणा माहणा वि सारंभा सपरिग्गहा-</w:t>
      </w:r>
      <w:r w:rsidRPr="00232CA9">
        <w:rPr>
          <w:rFonts w:hint="cs"/>
          <w:bCs w:val="0"/>
          <w:sz w:val="24"/>
          <w:szCs w:val="24"/>
          <w:cs/>
          <w:lang w:bidi="sa-IN"/>
        </w:rPr>
        <w:t xml:space="preserve"> </w:t>
      </w:r>
      <w:r w:rsidRPr="00232CA9">
        <w:rPr>
          <w:bCs w:val="0"/>
          <w:sz w:val="24"/>
          <w:szCs w:val="24"/>
          <w:cs/>
        </w:rPr>
        <w:t>अहं खलु अ</w:t>
      </w:r>
      <w:r w:rsidRPr="00232CA9">
        <w:rPr>
          <w:rFonts w:hint="cs"/>
          <w:bCs w:val="0"/>
          <w:sz w:val="24"/>
          <w:szCs w:val="24"/>
          <w:cs/>
          <w:lang w:bidi="sa-IN"/>
        </w:rPr>
        <w:t>ना</w:t>
      </w:r>
      <w:r w:rsidRPr="00232CA9">
        <w:rPr>
          <w:bCs w:val="0"/>
          <w:sz w:val="24"/>
          <w:szCs w:val="24"/>
          <w:cs/>
        </w:rPr>
        <w:t>रंभे अपरिग्गहे</w:t>
      </w:r>
      <w:r w:rsidRPr="00232CA9">
        <w:rPr>
          <w:rFonts w:hint="cs"/>
          <w:bCs w:val="0"/>
          <w:sz w:val="24"/>
          <w:szCs w:val="24"/>
          <w:cs/>
          <w:lang w:bidi="sa-IN"/>
        </w:rPr>
        <w:t>,</w:t>
      </w:r>
      <w:r w:rsidRPr="00232CA9">
        <w:rPr>
          <w:bCs w:val="0"/>
          <w:sz w:val="24"/>
          <w:szCs w:val="24"/>
          <w:cs/>
        </w:rPr>
        <w:t xml:space="preserve"> जे खलु गारत्था सारंभा सपरिग्गहा संतेगइया समणा माहणा वि सारंभा सपरिग्गहा एतेसिं चेव </w:t>
      </w:r>
      <w:r w:rsidRPr="00232CA9">
        <w:rPr>
          <w:rFonts w:hint="cs"/>
          <w:bCs w:val="0"/>
          <w:sz w:val="24"/>
          <w:szCs w:val="24"/>
          <w:cs/>
          <w:lang w:bidi="sa-IN"/>
        </w:rPr>
        <w:t>नि</w:t>
      </w:r>
      <w:r w:rsidRPr="00232CA9">
        <w:rPr>
          <w:bCs w:val="0"/>
          <w:sz w:val="24"/>
          <w:szCs w:val="24"/>
          <w:cs/>
        </w:rPr>
        <w:t>स्साए बंभचेरवासं वसिस्सामो</w:t>
      </w:r>
      <w:r w:rsidRPr="00232CA9">
        <w:rPr>
          <w:rFonts w:hint="cs"/>
          <w:bCs w:val="0"/>
          <w:sz w:val="24"/>
          <w:szCs w:val="24"/>
          <w:cs/>
          <w:lang w:bidi="sa-IN"/>
        </w:rPr>
        <w:t>,</w:t>
      </w:r>
      <w:r w:rsidRPr="00232CA9">
        <w:rPr>
          <w:bCs w:val="0"/>
          <w:sz w:val="24"/>
          <w:szCs w:val="24"/>
          <w:cs/>
        </w:rPr>
        <w:t xml:space="preserve"> कस्स णं तं हेउं </w:t>
      </w:r>
      <w:r w:rsidRPr="00232CA9">
        <w:rPr>
          <w:bCs w:val="0"/>
          <w:sz w:val="24"/>
          <w:szCs w:val="24"/>
        </w:rPr>
        <w:t>?</w:t>
      </w:r>
      <w:r w:rsidRPr="00232CA9">
        <w:rPr>
          <w:rFonts w:hint="cs"/>
          <w:bCs w:val="0"/>
          <w:sz w:val="24"/>
          <w:szCs w:val="24"/>
          <w:cs/>
          <w:lang w:bidi="sa-IN"/>
        </w:rPr>
        <w:t xml:space="preserve"> </w:t>
      </w:r>
      <w:r w:rsidRPr="00232CA9">
        <w:rPr>
          <w:bCs w:val="0"/>
          <w:sz w:val="24"/>
          <w:szCs w:val="24"/>
          <w:cs/>
        </w:rPr>
        <w:t>जहा पुव्वं तहा अवरं जहा अवरं तहा पुव्वं</w:t>
      </w:r>
      <w:r w:rsidRPr="00232CA9">
        <w:rPr>
          <w:rFonts w:hint="cs"/>
          <w:bCs w:val="0"/>
          <w:sz w:val="24"/>
          <w:szCs w:val="24"/>
          <w:cs/>
          <w:lang w:bidi="sa-IN"/>
        </w:rPr>
        <w:t>,</w:t>
      </w:r>
      <w:r w:rsidRPr="00232CA9">
        <w:rPr>
          <w:bCs w:val="0"/>
          <w:sz w:val="24"/>
          <w:szCs w:val="24"/>
          <w:cs/>
        </w:rPr>
        <w:t xml:space="preserve"> अंजू एते अ</w:t>
      </w:r>
      <w:r w:rsidRPr="00232CA9">
        <w:rPr>
          <w:rFonts w:hint="cs"/>
          <w:bCs w:val="0"/>
          <w:sz w:val="24"/>
          <w:szCs w:val="24"/>
          <w:cs/>
          <w:lang w:bidi="sa-IN"/>
        </w:rPr>
        <w:t>न</w:t>
      </w:r>
      <w:r w:rsidRPr="00232CA9">
        <w:rPr>
          <w:bCs w:val="0"/>
          <w:sz w:val="24"/>
          <w:szCs w:val="24"/>
          <w:cs/>
        </w:rPr>
        <w:t>वरया अ</w:t>
      </w:r>
      <w:r w:rsidRPr="00232CA9">
        <w:rPr>
          <w:rFonts w:hint="cs"/>
          <w:bCs w:val="0"/>
          <w:sz w:val="24"/>
          <w:szCs w:val="24"/>
          <w:cs/>
          <w:lang w:bidi="sa-IN"/>
        </w:rPr>
        <w:t>नु</w:t>
      </w:r>
      <w:r w:rsidRPr="00232CA9">
        <w:rPr>
          <w:bCs w:val="0"/>
          <w:sz w:val="24"/>
          <w:szCs w:val="24"/>
          <w:cs/>
        </w:rPr>
        <w:t>वट्ठिया पु</w:t>
      </w:r>
      <w:r w:rsidRPr="00232CA9">
        <w:rPr>
          <w:rFonts w:hint="cs"/>
          <w:bCs w:val="0"/>
          <w:sz w:val="24"/>
          <w:szCs w:val="24"/>
          <w:cs/>
          <w:lang w:bidi="sa-IN"/>
        </w:rPr>
        <w:t>न</w:t>
      </w:r>
      <w:r w:rsidRPr="00232CA9">
        <w:rPr>
          <w:bCs w:val="0"/>
          <w:sz w:val="24"/>
          <w:szCs w:val="24"/>
          <w:cs/>
        </w:rPr>
        <w:t>रवि तारिसगा चेव</w:t>
      </w:r>
      <w:r w:rsidRPr="00232CA9">
        <w:rPr>
          <w:rFonts w:hint="cs"/>
          <w:bCs w:val="0"/>
          <w:sz w:val="24"/>
          <w:szCs w:val="24"/>
          <w:cs/>
        </w:rPr>
        <w:t>,...</w:t>
      </w:r>
    </w:p>
    <w:p w:rsidR="004605FC" w:rsidRPr="00232CA9" w:rsidRDefault="000A366A" w:rsidP="00A128B4">
      <w:pPr>
        <w:pStyle w:val="H4Hindi"/>
        <w:tabs>
          <w:tab w:val="left" w:pos="2250"/>
        </w:tabs>
        <w:spacing w:before="0" w:after="0"/>
        <w:ind w:firstLine="1440"/>
        <w:jc w:val="both"/>
        <w:rPr>
          <w:bCs w:val="0"/>
          <w:sz w:val="24"/>
          <w:szCs w:val="24"/>
        </w:rPr>
      </w:pPr>
      <w:r>
        <w:rPr>
          <w:bCs w:val="0"/>
          <w:sz w:val="24"/>
          <w:szCs w:val="24"/>
          <w:cs/>
        </w:rPr>
        <w:t>जे खलु गारत्था सारंभा सपरिग्ग</w:t>
      </w:r>
      <w:r w:rsidR="004605FC" w:rsidRPr="00232CA9">
        <w:rPr>
          <w:bCs w:val="0"/>
          <w:sz w:val="24"/>
          <w:szCs w:val="24"/>
          <w:cs/>
        </w:rPr>
        <w:t>हा संतेगइया समणा माहणा वि सारंभा सपरिग्गहा दुहओ पावाइं कुव्वंति इति संखाए दोहि वि अंतेहिं अदिस्समाणो इति भिक्खू रीएज्जा</w:t>
      </w:r>
      <w:r w:rsidR="004605FC" w:rsidRPr="00232CA9">
        <w:rPr>
          <w:rFonts w:hint="cs"/>
          <w:bCs w:val="0"/>
          <w:sz w:val="24"/>
          <w:szCs w:val="24"/>
          <w:cs/>
        </w:rPr>
        <w:t>,</w:t>
      </w:r>
      <w:r w:rsidR="004605FC" w:rsidRPr="00232CA9">
        <w:rPr>
          <w:bCs w:val="0"/>
          <w:sz w:val="24"/>
          <w:szCs w:val="24"/>
          <w:cs/>
        </w:rPr>
        <w:t xml:space="preserve"> से बेमि-पाईणं वा पडीमं वा उदीणं वा दाहिणं वा एवं से परिण्णातकम्मे</w:t>
      </w:r>
      <w:r w:rsidR="004605FC" w:rsidRPr="00232CA9">
        <w:rPr>
          <w:rFonts w:hint="cs"/>
          <w:bCs w:val="0"/>
          <w:sz w:val="24"/>
          <w:szCs w:val="24"/>
          <w:cs/>
          <w:lang w:bidi="sa-IN"/>
        </w:rPr>
        <w:t>,</w:t>
      </w:r>
      <w:r w:rsidR="004605FC" w:rsidRPr="00232CA9">
        <w:rPr>
          <w:bCs w:val="0"/>
          <w:sz w:val="24"/>
          <w:szCs w:val="24"/>
          <w:cs/>
        </w:rPr>
        <w:t xml:space="preserve"> एवं से ववेयकम्मे एव</w:t>
      </w:r>
      <w:r w:rsidR="00CA63D8">
        <w:rPr>
          <w:bCs w:val="0"/>
          <w:sz w:val="24"/>
          <w:szCs w:val="24"/>
          <w:cs/>
        </w:rPr>
        <w:t>ं से वियंतकारए भवइ त्ति मक्खायं</w:t>
      </w:r>
      <w:r w:rsidR="00CA63D8">
        <w:rPr>
          <w:rFonts w:hint="cs"/>
          <w:bCs w:val="0"/>
          <w:sz w:val="24"/>
          <w:szCs w:val="24"/>
          <w:cs/>
        </w:rPr>
        <w:t> </w:t>
      </w:r>
      <w:r w:rsidR="004605FC" w:rsidRPr="00232CA9">
        <w:rPr>
          <w:bCs w:val="0"/>
          <w:sz w:val="24"/>
          <w:szCs w:val="24"/>
          <w:cs/>
        </w:rPr>
        <w:t>।</w:t>
      </w:r>
    </w:p>
    <w:p w:rsidR="00E11792" w:rsidRDefault="00820B4A" w:rsidP="00E11792">
      <w:pPr>
        <w:pStyle w:val="H4Hindi"/>
        <w:tabs>
          <w:tab w:val="left" w:pos="2250"/>
        </w:tabs>
        <w:spacing w:before="0" w:after="0"/>
        <w:ind w:firstLine="1440"/>
        <w:jc w:val="distribute"/>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४७</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तत्थ खलु भगवया छज्जीव</w:t>
      </w:r>
      <w:r w:rsidR="004605FC" w:rsidRPr="00232CA9">
        <w:rPr>
          <w:rFonts w:hint="cs"/>
          <w:bCs w:val="0"/>
          <w:sz w:val="24"/>
          <w:szCs w:val="24"/>
          <w:cs/>
          <w:lang w:bidi="sa-IN"/>
        </w:rPr>
        <w:t>नि</w:t>
      </w:r>
      <w:r w:rsidR="004605FC" w:rsidRPr="00232CA9">
        <w:rPr>
          <w:bCs w:val="0"/>
          <w:sz w:val="24"/>
          <w:szCs w:val="24"/>
          <w:cs/>
        </w:rPr>
        <w:t>काया हेऊ पण्णत्ता तं जहा-</w:t>
      </w:r>
      <w:r w:rsidR="004605FC" w:rsidRPr="00232CA9">
        <w:rPr>
          <w:rFonts w:hint="cs"/>
          <w:bCs w:val="0"/>
          <w:sz w:val="24"/>
          <w:szCs w:val="24"/>
          <w:cs/>
          <w:lang w:bidi="sa-IN"/>
        </w:rPr>
        <w:t xml:space="preserve"> </w:t>
      </w:r>
      <w:r w:rsidR="004605FC" w:rsidRPr="00232CA9">
        <w:rPr>
          <w:bCs w:val="0"/>
          <w:sz w:val="24"/>
          <w:szCs w:val="24"/>
          <w:cs/>
        </w:rPr>
        <w:t xml:space="preserve">पुढवीकाए </w:t>
      </w:r>
      <w:r w:rsidR="004605FC" w:rsidRPr="00232CA9">
        <w:rPr>
          <w:rFonts w:hint="cs"/>
          <w:bCs w:val="0"/>
          <w:sz w:val="24"/>
          <w:szCs w:val="24"/>
          <w:cs/>
          <w:lang w:bidi="sa-IN"/>
        </w:rPr>
        <w:t xml:space="preserve">जाव </w:t>
      </w:r>
      <w:r w:rsidR="004605FC" w:rsidRPr="00232CA9">
        <w:rPr>
          <w:bCs w:val="0"/>
          <w:sz w:val="24"/>
          <w:szCs w:val="24"/>
          <w:cs/>
        </w:rPr>
        <w:t>तसकाए</w:t>
      </w:r>
      <w:r w:rsidR="004605FC" w:rsidRPr="00232CA9">
        <w:rPr>
          <w:rFonts w:hint="cs"/>
          <w:bCs w:val="0"/>
          <w:sz w:val="24"/>
          <w:szCs w:val="24"/>
          <w:cs/>
          <w:lang w:bidi="sa-IN"/>
        </w:rPr>
        <w:t>,</w:t>
      </w:r>
      <w:r w:rsidR="004605FC" w:rsidRPr="00232CA9">
        <w:rPr>
          <w:bCs w:val="0"/>
          <w:sz w:val="24"/>
          <w:szCs w:val="24"/>
          <w:cs/>
        </w:rPr>
        <w:t xml:space="preserve"> से जहानामए मम अ</w:t>
      </w:r>
      <w:r w:rsidR="004605FC" w:rsidRPr="00232CA9">
        <w:rPr>
          <w:rFonts w:hint="cs"/>
          <w:bCs w:val="0"/>
          <w:sz w:val="24"/>
          <w:szCs w:val="24"/>
          <w:cs/>
          <w:lang w:bidi="sa-IN"/>
        </w:rPr>
        <w:t>स्सा</w:t>
      </w:r>
      <w:r w:rsidR="004605FC" w:rsidRPr="00232CA9">
        <w:rPr>
          <w:bCs w:val="0"/>
          <w:sz w:val="24"/>
          <w:szCs w:val="24"/>
          <w:cs/>
        </w:rPr>
        <w:t>यं दंडेण वा अट्ठीण वा मुट्ठीण वा लेलु</w:t>
      </w:r>
      <w:r w:rsidR="004605FC" w:rsidRPr="00232CA9">
        <w:rPr>
          <w:rFonts w:hint="cs"/>
          <w:bCs w:val="0"/>
          <w:sz w:val="24"/>
          <w:szCs w:val="24"/>
          <w:cs/>
          <w:lang w:bidi="sa-IN"/>
        </w:rPr>
        <w:t>ण</w:t>
      </w:r>
      <w:r w:rsidR="004605FC" w:rsidRPr="00232CA9">
        <w:rPr>
          <w:bCs w:val="0"/>
          <w:sz w:val="24"/>
          <w:szCs w:val="24"/>
          <w:cs/>
        </w:rPr>
        <w:t xml:space="preserve"> वा कवालेण वा आउ</w:t>
      </w:r>
      <w:r w:rsidR="004605FC" w:rsidRPr="00232CA9">
        <w:rPr>
          <w:rFonts w:hint="cs"/>
          <w:bCs w:val="0"/>
          <w:sz w:val="24"/>
          <w:szCs w:val="24"/>
          <w:cs/>
          <w:lang w:bidi="sa-IN"/>
        </w:rPr>
        <w:t>ट्टिज्ज</w:t>
      </w:r>
      <w:r w:rsidR="004605FC" w:rsidRPr="00232CA9">
        <w:rPr>
          <w:bCs w:val="0"/>
          <w:sz w:val="24"/>
          <w:szCs w:val="24"/>
          <w:cs/>
        </w:rPr>
        <w:t>माणस्स वा हम्ममाणस्स वा तज्जिज्जमाणस्स वा ताडिज्जमाणस्स वा परितावि</w:t>
      </w:r>
      <w:r w:rsidR="004605FC" w:rsidRPr="00232CA9">
        <w:rPr>
          <w:rFonts w:hint="cs"/>
          <w:bCs w:val="0"/>
          <w:sz w:val="24"/>
          <w:szCs w:val="24"/>
          <w:cs/>
          <w:lang w:bidi="sa-IN"/>
        </w:rPr>
        <w:t>ज्ज</w:t>
      </w:r>
      <w:r w:rsidR="004605FC" w:rsidRPr="00232CA9">
        <w:rPr>
          <w:bCs w:val="0"/>
          <w:sz w:val="24"/>
          <w:szCs w:val="24"/>
          <w:cs/>
        </w:rPr>
        <w:t>माणस्स वा किलामिज्जमाणस्स वा उद्दविज्जमाणस्स वा जाव लोमुक्खणणमायमवि हिंसाकारगं दुक्खं भयं पडिसंवेदेमि</w:t>
      </w:r>
      <w:r w:rsidR="004605FC" w:rsidRPr="00232CA9">
        <w:rPr>
          <w:rFonts w:hint="cs"/>
          <w:bCs w:val="0"/>
          <w:sz w:val="24"/>
          <w:szCs w:val="24"/>
          <w:cs/>
          <w:lang w:bidi="sa-IN"/>
        </w:rPr>
        <w:t xml:space="preserve">, </w:t>
      </w:r>
      <w:r w:rsidR="004605FC" w:rsidRPr="00232CA9">
        <w:rPr>
          <w:bCs w:val="0"/>
          <w:sz w:val="24"/>
          <w:szCs w:val="24"/>
          <w:cs/>
        </w:rPr>
        <w:t xml:space="preserve">इच्चेवं जाण सव्वे पाणा सव्वे भूया सव्वे जीवा सव्वे सत्ता दंडेण वा </w:t>
      </w:r>
      <w:r w:rsidR="004605FC" w:rsidRPr="00232CA9">
        <w:rPr>
          <w:rFonts w:hint="cs"/>
          <w:bCs w:val="0"/>
          <w:sz w:val="24"/>
          <w:szCs w:val="24"/>
          <w:cs/>
          <w:lang w:bidi="sa-IN"/>
        </w:rPr>
        <w:t xml:space="preserve">जाव </w:t>
      </w:r>
      <w:r w:rsidR="004605FC" w:rsidRPr="00232CA9">
        <w:rPr>
          <w:bCs w:val="0"/>
          <w:sz w:val="24"/>
          <w:szCs w:val="24"/>
          <w:cs/>
        </w:rPr>
        <w:t>कवालेण वा आउ</w:t>
      </w:r>
      <w:r w:rsidR="004605FC" w:rsidRPr="00232CA9">
        <w:rPr>
          <w:rFonts w:hint="cs"/>
          <w:bCs w:val="0"/>
          <w:sz w:val="24"/>
          <w:szCs w:val="24"/>
          <w:cs/>
          <w:lang w:bidi="sa-IN"/>
        </w:rPr>
        <w:t>ट्टिज्ज</w:t>
      </w:r>
      <w:r w:rsidR="004605FC" w:rsidRPr="00232CA9">
        <w:rPr>
          <w:bCs w:val="0"/>
          <w:sz w:val="24"/>
          <w:szCs w:val="24"/>
          <w:cs/>
        </w:rPr>
        <w:t>माणा वा हम्ममाणा वा तज्जिज्जमाणा वा ताडिज्जमाणा वा परिताविज्जमाणा वा किला</w:t>
      </w:r>
      <w:r w:rsidR="00E11792">
        <w:rPr>
          <w:rFonts w:hint="cs"/>
          <w:bCs w:val="0"/>
          <w:sz w:val="24"/>
          <w:szCs w:val="24"/>
          <w:cs/>
        </w:rPr>
        <w:t>-</w:t>
      </w:r>
    </w:p>
    <w:p w:rsidR="003D704C" w:rsidRDefault="003D704C" w:rsidP="003D704C">
      <w:pPr>
        <w:spacing w:after="0" w:line="240" w:lineRule="auto"/>
        <w:ind w:right="1708"/>
        <w:contextualSpacing/>
        <w:rPr>
          <w:rFonts w:cs="Mangal"/>
          <w:sz w:val="24"/>
          <w:szCs w:val="24"/>
        </w:rPr>
      </w:pPr>
      <w:r>
        <w:rPr>
          <w:rFonts w:cs="Mangal" w:hint="cs"/>
          <w:sz w:val="24"/>
          <w:szCs w:val="24"/>
          <w:cs/>
        </w:rPr>
        <w:lastRenderedPageBreak/>
        <w:t>सुयक्खंधो-२, अज्झयणं-</w:t>
      </w:r>
      <w:r w:rsidR="007B4A48">
        <w:rPr>
          <w:rFonts w:cs="Mangal" w:hint="cs"/>
          <w:sz w:val="24"/>
          <w:szCs w:val="24"/>
          <w:cs/>
        </w:rPr>
        <w:t>१,</w:t>
      </w:r>
      <w:r>
        <w:rPr>
          <w:rFonts w:cs="Mangal" w:hint="cs"/>
          <w:sz w:val="24"/>
          <w:szCs w:val="24"/>
          <w:cs/>
        </w:rPr>
        <w:t xml:space="preserve"> उद्देसो-</w:t>
      </w:r>
    </w:p>
    <w:tbl>
      <w:tblPr>
        <w:tblW w:w="10140" w:type="dxa"/>
        <w:tblInd w:w="93" w:type="dxa"/>
        <w:tblBorders>
          <w:top w:val="single" w:sz="4" w:space="0" w:color="auto"/>
        </w:tblBorders>
        <w:tblLook w:val="04A0"/>
      </w:tblPr>
      <w:tblGrid>
        <w:gridCol w:w="10140"/>
      </w:tblGrid>
      <w:tr w:rsidR="003D704C" w:rsidTr="00A43EF4">
        <w:trPr>
          <w:trHeight w:val="228"/>
        </w:trPr>
        <w:tc>
          <w:tcPr>
            <w:tcW w:w="10140" w:type="dxa"/>
            <w:tcBorders>
              <w:top w:val="single" w:sz="4" w:space="0" w:color="FF0000"/>
              <w:left w:val="nil"/>
              <w:bottom w:val="nil"/>
              <w:right w:val="nil"/>
            </w:tcBorders>
          </w:tcPr>
          <w:p w:rsidR="003D704C" w:rsidRDefault="003D704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E11792">
      <w:pPr>
        <w:pStyle w:val="H4Hindi"/>
        <w:tabs>
          <w:tab w:val="left" w:pos="2250"/>
        </w:tabs>
        <w:spacing w:before="0" w:after="0"/>
        <w:jc w:val="both"/>
        <w:rPr>
          <w:bCs w:val="0"/>
          <w:sz w:val="24"/>
          <w:szCs w:val="24"/>
        </w:rPr>
      </w:pPr>
      <w:r w:rsidRPr="00232CA9">
        <w:rPr>
          <w:bCs w:val="0"/>
          <w:sz w:val="24"/>
          <w:szCs w:val="24"/>
          <w:cs/>
        </w:rPr>
        <w:t>मिज्जमाणा वा उद्दविज्जमाणा वा जाव लोमुक्खणणमायमवि हिंसाकारगं दुक्खं भयं पडिसंवेदेंति</w:t>
      </w:r>
      <w:r w:rsidRPr="00232CA9">
        <w:rPr>
          <w:rFonts w:hint="cs"/>
          <w:bCs w:val="0"/>
          <w:sz w:val="24"/>
          <w:szCs w:val="24"/>
          <w:cs/>
        </w:rPr>
        <w:t>,</w:t>
      </w:r>
      <w:r w:rsidRPr="00232CA9">
        <w:rPr>
          <w:bCs w:val="0"/>
          <w:sz w:val="24"/>
          <w:szCs w:val="24"/>
          <w:cs/>
        </w:rPr>
        <w:t xml:space="preserve">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 xml:space="preserve">एवं नच्चा सव्वे पाणा </w:t>
      </w:r>
      <w:r w:rsidRPr="00232CA9">
        <w:rPr>
          <w:rFonts w:hint="cs"/>
          <w:bCs w:val="0"/>
          <w:sz w:val="24"/>
          <w:szCs w:val="24"/>
          <w:cs/>
          <w:lang w:bidi="sa-IN"/>
        </w:rPr>
        <w:t xml:space="preserve">जाव </w:t>
      </w:r>
      <w:r w:rsidRPr="00232CA9">
        <w:rPr>
          <w:bCs w:val="0"/>
          <w:sz w:val="24"/>
          <w:szCs w:val="24"/>
          <w:cs/>
        </w:rPr>
        <w:t>सव्वे सत्ता न हंतव्वा न अज्जावेयव्वा न परिघेतव्वा न परितावेयव्वा न उद्दवेयव्वा</w:t>
      </w:r>
      <w:r w:rsidRPr="00232CA9">
        <w:rPr>
          <w:rFonts w:hint="cs"/>
          <w:bCs w:val="0"/>
          <w:sz w:val="24"/>
          <w:szCs w:val="24"/>
          <w:cs/>
        </w:rPr>
        <w:t>,</w:t>
      </w:r>
      <w:r w:rsidRPr="00232CA9">
        <w:rPr>
          <w:bCs w:val="0"/>
          <w:sz w:val="24"/>
          <w:szCs w:val="24"/>
          <w:cs/>
        </w:rPr>
        <w:t xml:space="preserve"> </w:t>
      </w:r>
      <w:r w:rsidRPr="00232CA9">
        <w:rPr>
          <w:rFonts w:hint="cs"/>
          <w:bCs w:val="0"/>
          <w:sz w:val="24"/>
          <w:szCs w:val="24"/>
          <w:cs/>
          <w:lang w:bidi="sa-IN"/>
        </w:rPr>
        <w:t xml:space="preserve">से बेमि जे य अतीता जे य पडुप्पन्ना जे य आगामिस्सा अरिहंता भगवंतो सव्वे ते एवमाइक्खंति एवं </w:t>
      </w:r>
      <w:r w:rsidRPr="00232CA9">
        <w:rPr>
          <w:rFonts w:hint="cs"/>
          <w:bCs w:val="0"/>
          <w:sz w:val="24"/>
          <w:szCs w:val="24"/>
          <w:cs/>
        </w:rPr>
        <w:t>भा</w:t>
      </w:r>
      <w:r w:rsidRPr="00232CA9">
        <w:rPr>
          <w:rFonts w:hint="cs"/>
          <w:bCs w:val="0"/>
          <w:sz w:val="24"/>
          <w:szCs w:val="24"/>
          <w:cs/>
          <w:lang w:bidi="sa-IN"/>
        </w:rPr>
        <w:t>संति एवं पन्नवेंति एवं परूवेंति सव्वे पाणा जाव सत्ता न हंतव्वा न अज्जावेयव्वा न परि</w:t>
      </w:r>
      <w:r w:rsidRPr="00232CA9">
        <w:rPr>
          <w:rFonts w:hint="cs"/>
          <w:bCs w:val="0"/>
          <w:sz w:val="24"/>
          <w:szCs w:val="24"/>
          <w:cs/>
        </w:rPr>
        <w:t>धे</w:t>
      </w:r>
      <w:r w:rsidRPr="00232CA9">
        <w:rPr>
          <w:rFonts w:hint="cs"/>
          <w:bCs w:val="0"/>
          <w:sz w:val="24"/>
          <w:szCs w:val="24"/>
          <w:cs/>
          <w:lang w:bidi="sa-IN"/>
        </w:rPr>
        <w:t xml:space="preserve">तव्वा न परितावेयव्वा न उद्दवेयव्वा, </w:t>
      </w:r>
      <w:r w:rsidRPr="00232CA9">
        <w:rPr>
          <w:bCs w:val="0"/>
          <w:sz w:val="24"/>
          <w:szCs w:val="24"/>
          <w:cs/>
        </w:rPr>
        <w:t xml:space="preserve">एस धम्मे धुवे </w:t>
      </w:r>
      <w:r w:rsidRPr="00232CA9">
        <w:rPr>
          <w:rFonts w:hint="cs"/>
          <w:bCs w:val="0"/>
          <w:sz w:val="24"/>
          <w:szCs w:val="24"/>
          <w:cs/>
          <w:lang w:bidi="sa-IN"/>
        </w:rPr>
        <w:t>नि</w:t>
      </w:r>
      <w:r w:rsidRPr="00232CA9">
        <w:rPr>
          <w:bCs w:val="0"/>
          <w:sz w:val="24"/>
          <w:szCs w:val="24"/>
          <w:cs/>
        </w:rPr>
        <w:t>तिए सासए समेच्च लोगं खेयण्णेहिं पवेइए</w:t>
      </w:r>
      <w:r w:rsidRPr="00232CA9">
        <w:rPr>
          <w:rFonts w:hint="cs"/>
          <w:bCs w:val="0"/>
          <w:sz w:val="24"/>
          <w:szCs w:val="24"/>
          <w:cs/>
          <w:lang w:bidi="sa-IN"/>
        </w:rPr>
        <w:t>,</w:t>
      </w:r>
      <w:r w:rsidRPr="00232CA9">
        <w:rPr>
          <w:bCs w:val="0"/>
          <w:sz w:val="24"/>
          <w:szCs w:val="24"/>
          <w:cs/>
        </w:rPr>
        <w:t xml:space="preserve"> एवं से भिक्खू विरए पाणाइवायाओ </w:t>
      </w:r>
      <w:r w:rsidRPr="00232CA9">
        <w:rPr>
          <w:rFonts w:hint="cs"/>
          <w:bCs w:val="0"/>
          <w:sz w:val="24"/>
          <w:szCs w:val="24"/>
          <w:cs/>
          <w:lang w:bidi="sa-IN"/>
        </w:rPr>
        <w:t xml:space="preserve">जाव </w:t>
      </w:r>
      <w:r w:rsidRPr="00232CA9">
        <w:rPr>
          <w:bCs w:val="0"/>
          <w:sz w:val="24"/>
          <w:szCs w:val="24"/>
          <w:cs/>
        </w:rPr>
        <w:t xml:space="preserve">विरए परिग्गहाओ नो दंतपक्खालणेणं दंते पक्खालेज्जा नो अंजणं नो </w:t>
      </w:r>
      <w:r w:rsidRPr="00232CA9">
        <w:rPr>
          <w:rFonts w:hint="cs"/>
          <w:bCs w:val="0"/>
          <w:sz w:val="24"/>
          <w:szCs w:val="24"/>
          <w:cs/>
        </w:rPr>
        <w:t>व</w:t>
      </w:r>
      <w:r w:rsidRPr="00232CA9">
        <w:rPr>
          <w:bCs w:val="0"/>
          <w:sz w:val="24"/>
          <w:szCs w:val="24"/>
          <w:cs/>
        </w:rPr>
        <w:t xml:space="preserve">मणं नो विरेयणं नो घूवणे नो तं परियाविएज्जा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से भिक्खू अकिरिए अलूसए अकोहे अमा</w:t>
      </w:r>
      <w:r w:rsidRPr="00232CA9">
        <w:rPr>
          <w:rFonts w:hint="cs"/>
          <w:bCs w:val="0"/>
          <w:sz w:val="24"/>
          <w:szCs w:val="24"/>
          <w:cs/>
        </w:rPr>
        <w:t>ने</w:t>
      </w:r>
      <w:r w:rsidRPr="00232CA9">
        <w:rPr>
          <w:bCs w:val="0"/>
          <w:sz w:val="24"/>
          <w:szCs w:val="24"/>
          <w:cs/>
        </w:rPr>
        <w:t xml:space="preserve"> अमाए अलोहे उवसंते परिनिव्वुडे नो आसंसं पुरतो करेज्जा-</w:t>
      </w:r>
      <w:r w:rsidRPr="00232CA9">
        <w:rPr>
          <w:rFonts w:hint="cs"/>
          <w:bCs w:val="0"/>
          <w:sz w:val="24"/>
          <w:szCs w:val="24"/>
          <w:cs/>
          <w:lang w:bidi="sa-IN"/>
        </w:rPr>
        <w:t xml:space="preserve"> </w:t>
      </w:r>
      <w:r w:rsidRPr="00232CA9">
        <w:rPr>
          <w:bCs w:val="0"/>
          <w:sz w:val="24"/>
          <w:szCs w:val="24"/>
          <w:cs/>
        </w:rPr>
        <w:t>इमेण मे दिट्ठेण वा सुएण वा मएण वा वि</w:t>
      </w:r>
      <w:r w:rsidRPr="00232CA9">
        <w:rPr>
          <w:rFonts w:hint="cs"/>
          <w:bCs w:val="0"/>
          <w:sz w:val="24"/>
          <w:szCs w:val="24"/>
          <w:cs/>
          <w:lang w:bidi="sa-IN"/>
        </w:rPr>
        <w:t>न्ना</w:t>
      </w:r>
      <w:r w:rsidRPr="00232CA9">
        <w:rPr>
          <w:bCs w:val="0"/>
          <w:sz w:val="24"/>
          <w:szCs w:val="24"/>
          <w:cs/>
        </w:rPr>
        <w:t>एण वा इमेण वा सुचरिय-तव-नियम-बंभचेरवासेण इमेण वा जायामाया</w:t>
      </w:r>
      <w:r w:rsidRPr="00232CA9">
        <w:rPr>
          <w:rFonts w:hint="cs"/>
          <w:bCs w:val="0"/>
          <w:sz w:val="24"/>
          <w:szCs w:val="24"/>
          <w:cs/>
          <w:lang w:bidi="sa-IN"/>
        </w:rPr>
        <w:t>व</w:t>
      </w:r>
      <w:r w:rsidRPr="00232CA9">
        <w:rPr>
          <w:bCs w:val="0"/>
          <w:sz w:val="24"/>
          <w:szCs w:val="24"/>
          <w:cs/>
        </w:rPr>
        <w:t>त्तिएणं धम्मेणं इतो चुते पेच्चा देवे सिया कामभोगाण वसवत्ती सिद्धे वा अदुक्खमसुहे एत्थ वि सिया</w:t>
      </w:r>
      <w:r w:rsidRPr="00232CA9">
        <w:rPr>
          <w:bCs w:val="0"/>
          <w:sz w:val="24"/>
          <w:szCs w:val="24"/>
        </w:rPr>
        <w:t xml:space="preserve">, </w:t>
      </w:r>
      <w:r w:rsidRPr="00232CA9">
        <w:rPr>
          <w:bCs w:val="0"/>
          <w:sz w:val="24"/>
          <w:szCs w:val="24"/>
          <w:cs/>
        </w:rPr>
        <w:t>एत्थ वि नो सिया</w:t>
      </w:r>
      <w:r w:rsidRPr="00232CA9">
        <w:rPr>
          <w:rFonts w:hint="cs"/>
          <w:bCs w:val="0"/>
          <w:sz w:val="24"/>
          <w:szCs w:val="24"/>
          <w:cs/>
        </w:rPr>
        <w:t>,</w:t>
      </w:r>
      <w:r w:rsidRPr="00232CA9">
        <w:rPr>
          <w:bCs w:val="0"/>
          <w:sz w:val="24"/>
          <w:szCs w:val="24"/>
          <w:cs/>
        </w:rPr>
        <w:t xml:space="preserve"> से भिक्खू सद्देहिं अमुच्छिए रूवेहिं अमुच्छिए गंधेहिं अमुच्छिए रसेहिं अमुच्छिए फासेहिं अमुच्छिए विरए-</w:t>
      </w:r>
      <w:r w:rsidRPr="00232CA9">
        <w:rPr>
          <w:rFonts w:hint="cs"/>
          <w:bCs w:val="0"/>
          <w:sz w:val="24"/>
          <w:szCs w:val="24"/>
          <w:cs/>
          <w:lang w:bidi="sa-IN"/>
        </w:rPr>
        <w:t xml:space="preserve"> </w:t>
      </w:r>
      <w:r w:rsidRPr="00232CA9">
        <w:rPr>
          <w:bCs w:val="0"/>
          <w:sz w:val="24"/>
          <w:szCs w:val="24"/>
          <w:cs/>
        </w:rPr>
        <w:t>कोहाओ माणाओ मायाओ लोभाओ पेज्जाओ दोसाओ कलहाओ अब्भक्खाणाओ पेसुण्णाओ परपरि</w:t>
      </w:r>
      <w:r w:rsidRPr="00232CA9">
        <w:rPr>
          <w:rFonts w:hint="cs"/>
          <w:bCs w:val="0"/>
          <w:sz w:val="24"/>
          <w:szCs w:val="24"/>
          <w:cs/>
          <w:lang w:bidi="sa-IN"/>
        </w:rPr>
        <w:t>वा</w:t>
      </w:r>
      <w:r w:rsidRPr="00232CA9">
        <w:rPr>
          <w:bCs w:val="0"/>
          <w:sz w:val="24"/>
          <w:szCs w:val="24"/>
          <w:cs/>
        </w:rPr>
        <w:t>याओ अरइरईओ मायामोसाओ मिच्छादंसणसल्लाओ-</w:t>
      </w:r>
      <w:r w:rsidRPr="00232CA9">
        <w:rPr>
          <w:rFonts w:hint="cs"/>
          <w:bCs w:val="0"/>
          <w:sz w:val="24"/>
          <w:szCs w:val="24"/>
          <w:cs/>
          <w:lang w:bidi="sa-IN"/>
        </w:rPr>
        <w:t xml:space="preserve"> </w:t>
      </w:r>
      <w:r w:rsidRPr="00232CA9">
        <w:rPr>
          <w:bCs w:val="0"/>
          <w:sz w:val="24"/>
          <w:szCs w:val="24"/>
          <w:cs/>
        </w:rPr>
        <w:t>इति से महतो आदा</w:t>
      </w:r>
      <w:r w:rsidRPr="00232CA9">
        <w:rPr>
          <w:rFonts w:hint="cs"/>
          <w:bCs w:val="0"/>
          <w:sz w:val="24"/>
          <w:szCs w:val="24"/>
          <w:cs/>
          <w:lang w:bidi="sa-IN"/>
        </w:rPr>
        <w:t>ना</w:t>
      </w:r>
      <w:r w:rsidRPr="00232CA9">
        <w:rPr>
          <w:bCs w:val="0"/>
          <w:sz w:val="24"/>
          <w:szCs w:val="24"/>
          <w:cs/>
        </w:rPr>
        <w:t>ओ उवसंते उवट्ठिए पडिविरते से भिक्खू-</w:t>
      </w:r>
      <w:r w:rsidRPr="00232CA9">
        <w:rPr>
          <w:rFonts w:hint="cs"/>
          <w:bCs w:val="0"/>
          <w:sz w:val="24"/>
          <w:szCs w:val="24"/>
          <w:cs/>
          <w:lang w:bidi="sa-IN"/>
        </w:rPr>
        <w:t xml:space="preserve">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जे इमे तसथावरा पाणा भवंति-</w:t>
      </w:r>
      <w:r w:rsidRPr="00232CA9">
        <w:rPr>
          <w:rFonts w:hint="cs"/>
          <w:bCs w:val="0"/>
          <w:sz w:val="24"/>
          <w:szCs w:val="24"/>
          <w:cs/>
          <w:lang w:bidi="sa-IN"/>
        </w:rPr>
        <w:t xml:space="preserve"> </w:t>
      </w:r>
      <w:r w:rsidRPr="00232CA9">
        <w:rPr>
          <w:bCs w:val="0"/>
          <w:sz w:val="24"/>
          <w:szCs w:val="24"/>
          <w:cs/>
        </w:rPr>
        <w:t>ते नो सयं समारंभइ नो अ</w:t>
      </w:r>
      <w:r w:rsidRPr="00232CA9">
        <w:rPr>
          <w:rFonts w:hint="cs"/>
          <w:bCs w:val="0"/>
          <w:sz w:val="24"/>
          <w:szCs w:val="24"/>
          <w:cs/>
          <w:lang w:bidi="sa-IN"/>
        </w:rPr>
        <w:t>न्ने</w:t>
      </w:r>
      <w:r w:rsidRPr="00232CA9">
        <w:rPr>
          <w:bCs w:val="0"/>
          <w:sz w:val="24"/>
          <w:szCs w:val="24"/>
          <w:cs/>
        </w:rPr>
        <w:t>हिं समारंभावेइ अन्ने समारंभंते वि न समणुजाणइ-</w:t>
      </w:r>
      <w:r w:rsidRPr="00232CA9">
        <w:rPr>
          <w:rFonts w:hint="cs"/>
          <w:bCs w:val="0"/>
          <w:sz w:val="24"/>
          <w:szCs w:val="24"/>
          <w:cs/>
          <w:lang w:bidi="sa-IN"/>
        </w:rPr>
        <w:t xml:space="preserve"> </w:t>
      </w:r>
      <w:r w:rsidRPr="00232CA9">
        <w:rPr>
          <w:bCs w:val="0"/>
          <w:sz w:val="24"/>
          <w:szCs w:val="24"/>
          <w:cs/>
        </w:rPr>
        <w:t>इति से महतो आदा</w:t>
      </w:r>
      <w:r w:rsidRPr="00232CA9">
        <w:rPr>
          <w:rFonts w:hint="cs"/>
          <w:bCs w:val="0"/>
          <w:sz w:val="24"/>
          <w:szCs w:val="24"/>
          <w:cs/>
          <w:lang w:bidi="sa-IN"/>
        </w:rPr>
        <w:t>ना</w:t>
      </w:r>
      <w:r w:rsidRPr="00232CA9">
        <w:rPr>
          <w:bCs w:val="0"/>
          <w:sz w:val="24"/>
          <w:szCs w:val="24"/>
          <w:cs/>
        </w:rPr>
        <w:t xml:space="preserve">ओ उवसंते उवट्ठिए पडिविरते </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से भिक्खू-</w:t>
      </w:r>
      <w:r w:rsidRPr="00232CA9">
        <w:rPr>
          <w:rFonts w:hint="cs"/>
          <w:bCs w:val="0"/>
          <w:sz w:val="24"/>
          <w:szCs w:val="24"/>
          <w:cs/>
          <w:lang w:bidi="sa-IN"/>
        </w:rPr>
        <w:t xml:space="preserve"> </w:t>
      </w:r>
      <w:r w:rsidRPr="00232CA9">
        <w:rPr>
          <w:bCs w:val="0"/>
          <w:sz w:val="24"/>
          <w:szCs w:val="24"/>
          <w:cs/>
        </w:rPr>
        <w:t>जे इमे कामभोगा सचित्ता वा अचित्ता वा-</w:t>
      </w:r>
      <w:r w:rsidRPr="00232CA9">
        <w:rPr>
          <w:rFonts w:hint="cs"/>
          <w:bCs w:val="0"/>
          <w:sz w:val="24"/>
          <w:szCs w:val="24"/>
          <w:cs/>
        </w:rPr>
        <w:t xml:space="preserve"> </w:t>
      </w:r>
      <w:r w:rsidRPr="00232CA9">
        <w:rPr>
          <w:bCs w:val="0"/>
          <w:sz w:val="24"/>
          <w:szCs w:val="24"/>
          <w:cs/>
        </w:rPr>
        <w:t>ते नो सयं परिगिण्हइ नो अ</w:t>
      </w:r>
      <w:r w:rsidRPr="00232CA9">
        <w:rPr>
          <w:rFonts w:hint="cs"/>
          <w:bCs w:val="0"/>
          <w:sz w:val="24"/>
          <w:szCs w:val="24"/>
          <w:cs/>
          <w:lang w:bidi="sa-IN"/>
        </w:rPr>
        <w:t>न्ने</w:t>
      </w:r>
      <w:r w:rsidRPr="00232CA9">
        <w:rPr>
          <w:bCs w:val="0"/>
          <w:sz w:val="24"/>
          <w:szCs w:val="24"/>
          <w:cs/>
        </w:rPr>
        <w:t>णं परिगिण्हावेइ अन्नं परिगिण्हंतंपि न समणुजाणइ-</w:t>
      </w:r>
      <w:r w:rsidRPr="00232CA9">
        <w:rPr>
          <w:rFonts w:hint="cs"/>
          <w:bCs w:val="0"/>
          <w:sz w:val="24"/>
          <w:szCs w:val="24"/>
          <w:cs/>
          <w:lang w:bidi="sa-IN"/>
        </w:rPr>
        <w:t xml:space="preserve"> </w:t>
      </w:r>
      <w:r w:rsidRPr="00232CA9">
        <w:rPr>
          <w:bCs w:val="0"/>
          <w:sz w:val="24"/>
          <w:szCs w:val="24"/>
          <w:cs/>
        </w:rPr>
        <w:t>इति से महतो आदा</w:t>
      </w:r>
      <w:r w:rsidRPr="00232CA9">
        <w:rPr>
          <w:rFonts w:hint="cs"/>
          <w:bCs w:val="0"/>
          <w:sz w:val="24"/>
          <w:szCs w:val="24"/>
          <w:cs/>
          <w:lang w:bidi="sa-IN"/>
        </w:rPr>
        <w:t>ना</w:t>
      </w:r>
      <w:r w:rsidRPr="00232CA9">
        <w:rPr>
          <w:bCs w:val="0"/>
          <w:sz w:val="24"/>
          <w:szCs w:val="24"/>
          <w:cs/>
        </w:rPr>
        <w:t>ओ उवसंते उवट्ठिए पडिविरते</w:t>
      </w:r>
      <w:r w:rsidRPr="00232CA9">
        <w:rPr>
          <w:rFonts w:hint="cs"/>
          <w:bCs w:val="0"/>
          <w:sz w:val="24"/>
          <w:szCs w:val="24"/>
          <w:cs/>
          <w:lang w:bidi="sa-IN"/>
        </w:rPr>
        <w:t>,</w:t>
      </w:r>
      <w:r w:rsidRPr="00232CA9">
        <w:rPr>
          <w:bCs w:val="0"/>
          <w:sz w:val="24"/>
          <w:szCs w:val="24"/>
          <w:cs/>
        </w:rPr>
        <w:t xml:space="preserve"> से भिक्खु-</w:t>
      </w:r>
      <w:r w:rsidRPr="00232CA9">
        <w:rPr>
          <w:rFonts w:hint="cs"/>
          <w:bCs w:val="0"/>
          <w:sz w:val="24"/>
          <w:szCs w:val="24"/>
          <w:cs/>
          <w:lang w:bidi="sa-IN"/>
        </w:rPr>
        <w:t xml:space="preserve"> </w:t>
      </w:r>
      <w:r w:rsidRPr="00232CA9">
        <w:rPr>
          <w:bCs w:val="0"/>
          <w:sz w:val="24"/>
          <w:szCs w:val="24"/>
          <w:cs/>
        </w:rPr>
        <w:t>जं पि य इमं संपराइयं कम्मं कज्जइ-</w:t>
      </w:r>
      <w:r w:rsidRPr="00232CA9">
        <w:rPr>
          <w:rFonts w:hint="cs"/>
          <w:bCs w:val="0"/>
          <w:sz w:val="24"/>
          <w:szCs w:val="24"/>
          <w:cs/>
          <w:lang w:bidi="sa-IN"/>
        </w:rPr>
        <w:t xml:space="preserve"> </w:t>
      </w:r>
      <w:r w:rsidRPr="00232CA9">
        <w:rPr>
          <w:bCs w:val="0"/>
          <w:sz w:val="24"/>
          <w:szCs w:val="24"/>
          <w:cs/>
        </w:rPr>
        <w:t>नो तं सयं करेइ नो अ</w:t>
      </w:r>
      <w:r w:rsidRPr="00232CA9">
        <w:rPr>
          <w:rFonts w:hint="cs"/>
          <w:bCs w:val="0"/>
          <w:sz w:val="24"/>
          <w:szCs w:val="24"/>
          <w:cs/>
          <w:lang w:bidi="sa-IN"/>
        </w:rPr>
        <w:t>न्ने</w:t>
      </w:r>
      <w:r w:rsidRPr="00232CA9">
        <w:rPr>
          <w:bCs w:val="0"/>
          <w:sz w:val="24"/>
          <w:szCs w:val="24"/>
          <w:cs/>
        </w:rPr>
        <w:t>णं कारवेइ अन्नं पि करेंतं न समणुजाणइ-</w:t>
      </w:r>
      <w:r w:rsidRPr="00232CA9">
        <w:rPr>
          <w:rFonts w:hint="cs"/>
          <w:bCs w:val="0"/>
          <w:sz w:val="24"/>
          <w:szCs w:val="24"/>
          <w:cs/>
          <w:lang w:bidi="sa-IN"/>
        </w:rPr>
        <w:t xml:space="preserve"> </w:t>
      </w:r>
      <w:r w:rsidRPr="00232CA9">
        <w:rPr>
          <w:bCs w:val="0"/>
          <w:sz w:val="24"/>
          <w:szCs w:val="24"/>
          <w:cs/>
        </w:rPr>
        <w:t>इति</w:t>
      </w:r>
      <w:r w:rsidRPr="00232CA9">
        <w:rPr>
          <w:rFonts w:hint="cs"/>
          <w:bCs w:val="0"/>
          <w:sz w:val="24"/>
          <w:szCs w:val="24"/>
          <w:cs/>
          <w:lang w:bidi="sa-IN"/>
        </w:rPr>
        <w:t>,</w:t>
      </w:r>
      <w:r w:rsidRPr="00232CA9">
        <w:rPr>
          <w:bCs w:val="0"/>
          <w:sz w:val="24"/>
          <w:szCs w:val="24"/>
          <w:cs/>
        </w:rPr>
        <w:t xml:space="preserve"> से महतो आदा</w:t>
      </w:r>
      <w:r w:rsidRPr="00232CA9">
        <w:rPr>
          <w:rFonts w:hint="cs"/>
          <w:bCs w:val="0"/>
          <w:sz w:val="24"/>
          <w:szCs w:val="24"/>
          <w:cs/>
          <w:lang w:bidi="sa-IN"/>
        </w:rPr>
        <w:t>ना</w:t>
      </w:r>
      <w:r w:rsidRPr="00232CA9">
        <w:rPr>
          <w:bCs w:val="0"/>
          <w:sz w:val="24"/>
          <w:szCs w:val="24"/>
          <w:cs/>
        </w:rPr>
        <w:t xml:space="preserve">ओ उवसंते उवट्ठिए पडिविरते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से भिक्खू जाणेज्जा-</w:t>
      </w:r>
      <w:r w:rsidRPr="00232CA9">
        <w:rPr>
          <w:rFonts w:hint="cs"/>
          <w:bCs w:val="0"/>
          <w:sz w:val="24"/>
          <w:szCs w:val="24"/>
          <w:cs/>
          <w:lang w:bidi="sa-IN"/>
        </w:rPr>
        <w:t xml:space="preserve"> </w:t>
      </w:r>
      <w:r w:rsidRPr="00232CA9">
        <w:rPr>
          <w:bCs w:val="0"/>
          <w:sz w:val="24"/>
          <w:szCs w:val="24"/>
          <w:cs/>
        </w:rPr>
        <w:t>अस</w:t>
      </w:r>
      <w:r w:rsidRPr="00232CA9">
        <w:rPr>
          <w:rFonts w:hint="cs"/>
          <w:bCs w:val="0"/>
          <w:sz w:val="24"/>
          <w:szCs w:val="24"/>
          <w:cs/>
          <w:lang w:bidi="sa-IN"/>
        </w:rPr>
        <w:t>नं</w:t>
      </w:r>
      <w:r w:rsidRPr="00232CA9">
        <w:rPr>
          <w:bCs w:val="0"/>
          <w:sz w:val="24"/>
          <w:szCs w:val="24"/>
          <w:cs/>
        </w:rPr>
        <w:t xml:space="preserve"> वा पा</w:t>
      </w:r>
      <w:r w:rsidRPr="00232CA9">
        <w:rPr>
          <w:rFonts w:hint="cs"/>
          <w:bCs w:val="0"/>
          <w:sz w:val="24"/>
          <w:szCs w:val="24"/>
          <w:cs/>
          <w:lang w:bidi="sa-IN"/>
        </w:rPr>
        <w:t>नं</w:t>
      </w:r>
      <w:r w:rsidRPr="00232CA9">
        <w:rPr>
          <w:bCs w:val="0"/>
          <w:sz w:val="24"/>
          <w:szCs w:val="24"/>
          <w:cs/>
        </w:rPr>
        <w:t xml:space="preserve"> वा खाइमं वा साइमं वा अस्सिं</w:t>
      </w:r>
      <w:r w:rsidRPr="00232CA9">
        <w:rPr>
          <w:rFonts w:hint="cs"/>
          <w:bCs w:val="0"/>
          <w:sz w:val="24"/>
          <w:szCs w:val="24"/>
          <w:cs/>
          <w:lang w:bidi="sa-IN"/>
        </w:rPr>
        <w:t xml:space="preserve"> </w:t>
      </w:r>
      <w:r w:rsidRPr="00232CA9">
        <w:rPr>
          <w:bCs w:val="0"/>
          <w:sz w:val="24"/>
          <w:szCs w:val="24"/>
          <w:cs/>
        </w:rPr>
        <w:t>पडियाए एगं साहम्मियं समुद्दिस्स पाणाइं भूयाइं जीवाइं सत्ताइं समारब्भ समुद्दिस्स कीयं पामिच्चं अच्छेज्जं अ</w:t>
      </w:r>
      <w:r w:rsidRPr="00232CA9">
        <w:rPr>
          <w:rFonts w:hint="cs"/>
          <w:bCs w:val="0"/>
          <w:sz w:val="24"/>
          <w:szCs w:val="24"/>
          <w:cs/>
          <w:lang w:bidi="sa-IN"/>
        </w:rPr>
        <w:t>नि</w:t>
      </w:r>
      <w:r w:rsidRPr="00232CA9">
        <w:rPr>
          <w:bCs w:val="0"/>
          <w:sz w:val="24"/>
          <w:szCs w:val="24"/>
          <w:cs/>
        </w:rPr>
        <w:t>सट्ठं अभिहडं आहट्टुद्देसियं तं चेतियं सिया</w:t>
      </w:r>
      <w:r w:rsidRPr="00232CA9">
        <w:rPr>
          <w:rFonts w:hint="cs"/>
          <w:bCs w:val="0"/>
          <w:sz w:val="24"/>
          <w:szCs w:val="24"/>
          <w:cs/>
          <w:lang w:bidi="sa-IN"/>
        </w:rPr>
        <w:t>,</w:t>
      </w:r>
      <w:r w:rsidRPr="00232CA9">
        <w:rPr>
          <w:bCs w:val="0"/>
          <w:sz w:val="24"/>
          <w:szCs w:val="24"/>
          <w:cs/>
        </w:rPr>
        <w:t xml:space="preserve"> से भिक्खू अह पुण एव</w:t>
      </w:r>
      <w:r w:rsidRPr="00232CA9">
        <w:rPr>
          <w:rFonts w:hint="cs"/>
          <w:bCs w:val="0"/>
          <w:sz w:val="24"/>
          <w:szCs w:val="24"/>
          <w:cs/>
        </w:rPr>
        <w:t>ं</w:t>
      </w:r>
      <w:r w:rsidRPr="00232CA9">
        <w:rPr>
          <w:bCs w:val="0"/>
          <w:sz w:val="24"/>
          <w:szCs w:val="24"/>
          <w:cs/>
        </w:rPr>
        <w:t xml:space="preserve"> जाणेज्जा-तं विज्जइ तेसिं परक्कमे जस्सट्ठाए चेतियं सिया तं जहा-</w:t>
      </w:r>
      <w:r w:rsidRPr="00232CA9">
        <w:rPr>
          <w:rFonts w:hint="cs"/>
          <w:bCs w:val="0"/>
          <w:sz w:val="24"/>
          <w:szCs w:val="24"/>
          <w:cs/>
          <w:lang w:bidi="sa-IN"/>
        </w:rPr>
        <w:t xml:space="preserve"> </w:t>
      </w:r>
      <w:r w:rsidRPr="00232CA9">
        <w:rPr>
          <w:bCs w:val="0"/>
          <w:sz w:val="24"/>
          <w:szCs w:val="24"/>
          <w:cs/>
        </w:rPr>
        <w:t>अप्पणो पुत्ताणं धूयाणं सुण्हाणं धातीणं नातीणं राईणं दासाणं दासीणं कम्मकराणं कम्मकरीणं आएसाणं पुढो पहेणाए सामासाए पातरासाए स</w:t>
      </w:r>
      <w:r w:rsidRPr="00232CA9">
        <w:rPr>
          <w:rFonts w:hint="cs"/>
          <w:bCs w:val="0"/>
          <w:sz w:val="24"/>
          <w:szCs w:val="24"/>
          <w:cs/>
          <w:lang w:bidi="sa-IN"/>
        </w:rPr>
        <w:t>न्नि</w:t>
      </w:r>
      <w:r w:rsidRPr="00232CA9">
        <w:rPr>
          <w:bCs w:val="0"/>
          <w:sz w:val="24"/>
          <w:szCs w:val="24"/>
          <w:cs/>
        </w:rPr>
        <w:t>हि-स</w:t>
      </w:r>
      <w:r w:rsidRPr="00232CA9">
        <w:rPr>
          <w:rFonts w:hint="cs"/>
          <w:bCs w:val="0"/>
          <w:sz w:val="24"/>
          <w:szCs w:val="24"/>
          <w:cs/>
          <w:lang w:bidi="sa-IN"/>
        </w:rPr>
        <w:t>न्नि</w:t>
      </w:r>
      <w:r w:rsidRPr="00232CA9">
        <w:rPr>
          <w:bCs w:val="0"/>
          <w:sz w:val="24"/>
          <w:szCs w:val="24"/>
          <w:cs/>
        </w:rPr>
        <w:t>च</w:t>
      </w:r>
      <w:r w:rsidRPr="00232CA9">
        <w:rPr>
          <w:rFonts w:hint="cs"/>
          <w:bCs w:val="0"/>
          <w:sz w:val="24"/>
          <w:szCs w:val="24"/>
          <w:cs/>
        </w:rPr>
        <w:t>ए</w:t>
      </w:r>
      <w:r w:rsidRPr="00232CA9">
        <w:rPr>
          <w:bCs w:val="0"/>
          <w:sz w:val="24"/>
          <w:szCs w:val="24"/>
          <w:cs/>
        </w:rPr>
        <w:t xml:space="preserve"> कज्जति इह एएसिं मा</w:t>
      </w:r>
      <w:r w:rsidRPr="00232CA9">
        <w:rPr>
          <w:rFonts w:hint="cs"/>
          <w:bCs w:val="0"/>
          <w:sz w:val="24"/>
          <w:szCs w:val="24"/>
          <w:cs/>
        </w:rPr>
        <w:t>न</w:t>
      </w:r>
      <w:r w:rsidRPr="00232CA9">
        <w:rPr>
          <w:bCs w:val="0"/>
          <w:sz w:val="24"/>
          <w:szCs w:val="24"/>
          <w:cs/>
        </w:rPr>
        <w:t>वाणं भोयणाए तं नो सयं भुंजइ नो अ</w:t>
      </w:r>
      <w:r w:rsidRPr="00232CA9">
        <w:rPr>
          <w:rFonts w:hint="cs"/>
          <w:bCs w:val="0"/>
          <w:sz w:val="24"/>
          <w:szCs w:val="24"/>
          <w:cs/>
        </w:rPr>
        <w:t>न्ने</w:t>
      </w:r>
      <w:r w:rsidRPr="00232CA9">
        <w:rPr>
          <w:bCs w:val="0"/>
          <w:sz w:val="24"/>
          <w:szCs w:val="24"/>
          <w:cs/>
        </w:rPr>
        <w:t>णं भुंजावेइ अन्नं पि भुजंतं न समणुजाणइ-</w:t>
      </w:r>
      <w:r w:rsidRPr="00232CA9">
        <w:rPr>
          <w:rFonts w:hint="cs"/>
          <w:bCs w:val="0"/>
          <w:sz w:val="24"/>
          <w:szCs w:val="24"/>
          <w:cs/>
        </w:rPr>
        <w:t xml:space="preserve"> </w:t>
      </w:r>
      <w:r w:rsidRPr="00232CA9">
        <w:rPr>
          <w:bCs w:val="0"/>
          <w:sz w:val="24"/>
          <w:szCs w:val="24"/>
          <w:cs/>
        </w:rPr>
        <w:t>इति से महतो आदा</w:t>
      </w:r>
      <w:r w:rsidRPr="00232CA9">
        <w:rPr>
          <w:rFonts w:hint="cs"/>
          <w:bCs w:val="0"/>
          <w:sz w:val="24"/>
          <w:szCs w:val="24"/>
          <w:cs/>
        </w:rPr>
        <w:t>ना</w:t>
      </w:r>
      <w:r w:rsidR="007B4A48">
        <w:rPr>
          <w:bCs w:val="0"/>
          <w:sz w:val="24"/>
          <w:szCs w:val="24"/>
          <w:cs/>
        </w:rPr>
        <w:t>ओ उवसंते उवट्ठिए पडि</w:t>
      </w:r>
      <w:r w:rsidRPr="00232CA9">
        <w:rPr>
          <w:bCs w:val="0"/>
          <w:sz w:val="24"/>
          <w:szCs w:val="24"/>
          <w:cs/>
        </w:rPr>
        <w:t xml:space="preserve">विरते </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तत्थ भिक्खू परकड</w:t>
      </w:r>
      <w:r w:rsidRPr="00232CA9">
        <w:rPr>
          <w:rFonts w:hint="cs"/>
          <w:bCs w:val="0"/>
          <w:sz w:val="24"/>
          <w:szCs w:val="24"/>
          <w:cs/>
          <w:lang w:bidi="sa-IN"/>
        </w:rPr>
        <w:t>ं</w:t>
      </w:r>
      <w:r w:rsidRPr="00232CA9">
        <w:rPr>
          <w:bCs w:val="0"/>
          <w:sz w:val="24"/>
          <w:szCs w:val="24"/>
          <w:cs/>
        </w:rPr>
        <w:t>-पर</w:t>
      </w:r>
      <w:r w:rsidRPr="00232CA9">
        <w:rPr>
          <w:rFonts w:hint="cs"/>
          <w:bCs w:val="0"/>
          <w:sz w:val="24"/>
          <w:szCs w:val="24"/>
          <w:cs/>
          <w:lang w:bidi="sa-IN"/>
        </w:rPr>
        <w:t>नि</w:t>
      </w:r>
      <w:r w:rsidRPr="00232CA9">
        <w:rPr>
          <w:bCs w:val="0"/>
          <w:sz w:val="24"/>
          <w:szCs w:val="24"/>
          <w:cs/>
        </w:rPr>
        <w:t>ट्ठितं उग्गमुप्पाय</w:t>
      </w:r>
      <w:r w:rsidRPr="00232CA9">
        <w:rPr>
          <w:rFonts w:hint="cs"/>
          <w:bCs w:val="0"/>
          <w:sz w:val="24"/>
          <w:szCs w:val="24"/>
          <w:cs/>
          <w:lang w:bidi="sa-IN"/>
        </w:rPr>
        <w:t>ने</w:t>
      </w:r>
      <w:r w:rsidRPr="00232CA9">
        <w:rPr>
          <w:bCs w:val="0"/>
          <w:sz w:val="24"/>
          <w:szCs w:val="24"/>
          <w:cs/>
        </w:rPr>
        <w:t>सणासुद्धं सत्थातीतं सत्थपरिणामितं अवि</w:t>
      </w:r>
      <w:r w:rsidRPr="00232CA9">
        <w:rPr>
          <w:rFonts w:hint="cs"/>
          <w:bCs w:val="0"/>
          <w:sz w:val="24"/>
          <w:szCs w:val="24"/>
          <w:cs/>
        </w:rPr>
        <w:t>हिं</w:t>
      </w:r>
      <w:r w:rsidRPr="00232CA9">
        <w:rPr>
          <w:bCs w:val="0"/>
          <w:sz w:val="24"/>
          <w:szCs w:val="24"/>
          <w:cs/>
        </w:rPr>
        <w:t>सिंतं एसितं वेसितं सामुदा</w:t>
      </w:r>
      <w:r w:rsidRPr="00232CA9">
        <w:rPr>
          <w:rFonts w:hint="cs"/>
          <w:bCs w:val="0"/>
          <w:sz w:val="24"/>
          <w:szCs w:val="24"/>
          <w:cs/>
          <w:lang w:bidi="sa-IN"/>
        </w:rPr>
        <w:t>नि</w:t>
      </w:r>
      <w:r w:rsidRPr="00232CA9">
        <w:rPr>
          <w:bCs w:val="0"/>
          <w:sz w:val="24"/>
          <w:szCs w:val="24"/>
          <w:cs/>
        </w:rPr>
        <w:t>यं प</w:t>
      </w:r>
      <w:r w:rsidRPr="00232CA9">
        <w:rPr>
          <w:rFonts w:hint="cs"/>
          <w:bCs w:val="0"/>
          <w:sz w:val="24"/>
          <w:szCs w:val="24"/>
          <w:cs/>
          <w:lang w:bidi="sa-IN"/>
        </w:rPr>
        <w:t>त्त</w:t>
      </w:r>
      <w:r w:rsidRPr="00232CA9">
        <w:rPr>
          <w:bCs w:val="0"/>
          <w:sz w:val="24"/>
          <w:szCs w:val="24"/>
          <w:cs/>
        </w:rPr>
        <w:t>मसणं कारणट्ठा पमाणजुत्तं अक्खोवंजण-वणलेवणभूयं संजमजायामाया</w:t>
      </w:r>
      <w:r w:rsidRPr="00232CA9">
        <w:rPr>
          <w:rFonts w:hint="cs"/>
          <w:bCs w:val="0"/>
          <w:sz w:val="24"/>
          <w:szCs w:val="24"/>
          <w:cs/>
          <w:lang w:bidi="sa-IN"/>
        </w:rPr>
        <w:t>व</w:t>
      </w:r>
      <w:r w:rsidRPr="00232CA9">
        <w:rPr>
          <w:bCs w:val="0"/>
          <w:sz w:val="24"/>
          <w:szCs w:val="24"/>
          <w:cs/>
        </w:rPr>
        <w:t>त्तियं बिलमिव प</w:t>
      </w:r>
      <w:r w:rsidRPr="00232CA9">
        <w:rPr>
          <w:rFonts w:hint="cs"/>
          <w:bCs w:val="0"/>
          <w:sz w:val="24"/>
          <w:szCs w:val="24"/>
          <w:cs/>
          <w:lang w:bidi="sa-IN"/>
        </w:rPr>
        <w:t>न्न</w:t>
      </w:r>
      <w:r w:rsidRPr="00232CA9">
        <w:rPr>
          <w:bCs w:val="0"/>
          <w:sz w:val="24"/>
          <w:szCs w:val="24"/>
          <w:cs/>
        </w:rPr>
        <w:t>गभूतेणं अप्पाणेणं आहारं आहारेज्जा-</w:t>
      </w:r>
      <w:r w:rsidRPr="00232CA9">
        <w:rPr>
          <w:rFonts w:hint="cs"/>
          <w:bCs w:val="0"/>
          <w:sz w:val="24"/>
          <w:szCs w:val="24"/>
          <w:cs/>
          <w:lang w:bidi="sa-IN"/>
        </w:rPr>
        <w:t xml:space="preserve"> </w:t>
      </w:r>
      <w:r w:rsidRPr="00232CA9">
        <w:rPr>
          <w:bCs w:val="0"/>
          <w:sz w:val="24"/>
          <w:szCs w:val="24"/>
          <w:cs/>
        </w:rPr>
        <w:t>अन्नं अन्नकाले पा</w:t>
      </w:r>
      <w:r w:rsidRPr="00232CA9">
        <w:rPr>
          <w:rFonts w:hint="cs"/>
          <w:bCs w:val="0"/>
          <w:sz w:val="24"/>
          <w:szCs w:val="24"/>
          <w:cs/>
          <w:lang w:bidi="sa-IN"/>
        </w:rPr>
        <w:t>नं</w:t>
      </w:r>
      <w:r w:rsidRPr="00232CA9">
        <w:rPr>
          <w:bCs w:val="0"/>
          <w:sz w:val="24"/>
          <w:szCs w:val="24"/>
          <w:cs/>
        </w:rPr>
        <w:t xml:space="preserve"> पा</w:t>
      </w:r>
      <w:r w:rsidRPr="00232CA9">
        <w:rPr>
          <w:rFonts w:hint="cs"/>
          <w:bCs w:val="0"/>
          <w:sz w:val="24"/>
          <w:szCs w:val="24"/>
          <w:cs/>
          <w:lang w:bidi="sa-IN"/>
        </w:rPr>
        <w:t>न</w:t>
      </w:r>
      <w:r w:rsidRPr="00232CA9">
        <w:rPr>
          <w:bCs w:val="0"/>
          <w:sz w:val="24"/>
          <w:szCs w:val="24"/>
          <w:cs/>
        </w:rPr>
        <w:t>काले वत्थं वत्थकाले लेणं लेणकाले सय</w:t>
      </w:r>
      <w:r w:rsidRPr="00232CA9">
        <w:rPr>
          <w:rFonts w:hint="cs"/>
          <w:bCs w:val="0"/>
          <w:sz w:val="24"/>
          <w:szCs w:val="24"/>
          <w:cs/>
          <w:lang w:bidi="sa-IN"/>
        </w:rPr>
        <w:t>नं</w:t>
      </w:r>
      <w:r w:rsidRPr="00232CA9">
        <w:rPr>
          <w:bCs w:val="0"/>
          <w:sz w:val="24"/>
          <w:szCs w:val="24"/>
          <w:cs/>
        </w:rPr>
        <w:t xml:space="preserve"> सय</w:t>
      </w:r>
      <w:r w:rsidRPr="00232CA9">
        <w:rPr>
          <w:rFonts w:hint="cs"/>
          <w:bCs w:val="0"/>
          <w:sz w:val="24"/>
          <w:szCs w:val="24"/>
          <w:cs/>
          <w:lang w:bidi="sa-IN"/>
        </w:rPr>
        <w:t>न</w:t>
      </w:r>
      <w:r w:rsidRPr="00232CA9">
        <w:rPr>
          <w:bCs w:val="0"/>
          <w:sz w:val="24"/>
          <w:szCs w:val="24"/>
          <w:cs/>
        </w:rPr>
        <w:t>काले</w:t>
      </w:r>
      <w:r w:rsidRPr="00232CA9">
        <w:rPr>
          <w:rFonts w:hint="cs"/>
          <w:bCs w:val="0"/>
          <w:sz w:val="24"/>
          <w:szCs w:val="24"/>
          <w:cs/>
        </w:rPr>
        <w:t>,</w:t>
      </w:r>
    </w:p>
    <w:p w:rsidR="00DF1D56" w:rsidRDefault="004605FC" w:rsidP="00DF1D56">
      <w:pPr>
        <w:pStyle w:val="H4Hindi"/>
        <w:tabs>
          <w:tab w:val="left" w:pos="2250"/>
        </w:tabs>
        <w:spacing w:before="0" w:after="0"/>
        <w:ind w:firstLine="1440"/>
        <w:jc w:val="distribute"/>
        <w:rPr>
          <w:bCs w:val="0"/>
          <w:sz w:val="24"/>
          <w:szCs w:val="24"/>
        </w:rPr>
      </w:pPr>
      <w:r w:rsidRPr="00232CA9">
        <w:rPr>
          <w:bCs w:val="0"/>
          <w:sz w:val="24"/>
          <w:szCs w:val="24"/>
          <w:cs/>
        </w:rPr>
        <w:t>से भिक्खू मायण्णे अ</w:t>
      </w:r>
      <w:r w:rsidRPr="00232CA9">
        <w:rPr>
          <w:rFonts w:hint="cs"/>
          <w:bCs w:val="0"/>
          <w:sz w:val="24"/>
          <w:szCs w:val="24"/>
          <w:cs/>
          <w:lang w:bidi="sa-IN"/>
        </w:rPr>
        <w:t>न्न</w:t>
      </w:r>
      <w:r w:rsidRPr="00232CA9">
        <w:rPr>
          <w:bCs w:val="0"/>
          <w:sz w:val="24"/>
          <w:szCs w:val="24"/>
          <w:cs/>
        </w:rPr>
        <w:t xml:space="preserve">यरिं </w:t>
      </w:r>
      <w:r w:rsidRPr="00232CA9">
        <w:rPr>
          <w:rFonts w:hint="cs"/>
          <w:bCs w:val="0"/>
          <w:sz w:val="24"/>
          <w:szCs w:val="24"/>
          <w:cs/>
          <w:lang w:bidi="sa-IN"/>
        </w:rPr>
        <w:t>दि</w:t>
      </w:r>
      <w:r w:rsidRPr="00232CA9">
        <w:rPr>
          <w:bCs w:val="0"/>
          <w:sz w:val="24"/>
          <w:szCs w:val="24"/>
          <w:cs/>
        </w:rPr>
        <w:t>सं वा अ</w:t>
      </w:r>
      <w:r w:rsidRPr="00232CA9">
        <w:rPr>
          <w:rFonts w:hint="cs"/>
          <w:bCs w:val="0"/>
          <w:sz w:val="24"/>
          <w:szCs w:val="24"/>
          <w:cs/>
          <w:lang w:bidi="sa-IN"/>
        </w:rPr>
        <w:t>नु</w:t>
      </w:r>
      <w:r w:rsidRPr="00232CA9">
        <w:rPr>
          <w:bCs w:val="0"/>
          <w:sz w:val="24"/>
          <w:szCs w:val="24"/>
          <w:cs/>
        </w:rPr>
        <w:t>दिसं वा पडिवण्णे धम्मं आइक्खे विभए किट्टे उवट्ठिएसु वा अ</w:t>
      </w:r>
      <w:r w:rsidRPr="00232CA9">
        <w:rPr>
          <w:rFonts w:hint="cs"/>
          <w:bCs w:val="0"/>
          <w:sz w:val="24"/>
          <w:szCs w:val="24"/>
          <w:cs/>
          <w:lang w:bidi="sa-IN"/>
        </w:rPr>
        <w:t>नु</w:t>
      </w:r>
      <w:r w:rsidRPr="00232CA9">
        <w:rPr>
          <w:bCs w:val="0"/>
          <w:sz w:val="24"/>
          <w:szCs w:val="24"/>
          <w:cs/>
        </w:rPr>
        <w:t>वट्ठिएसु वा सुस्सूसमाणेसु पवेदए-</w:t>
      </w:r>
      <w:r w:rsidRPr="00232CA9">
        <w:rPr>
          <w:rFonts w:hint="cs"/>
          <w:bCs w:val="0"/>
          <w:sz w:val="24"/>
          <w:szCs w:val="24"/>
          <w:cs/>
          <w:lang w:bidi="sa-IN"/>
        </w:rPr>
        <w:t xml:space="preserve"> </w:t>
      </w:r>
      <w:r w:rsidRPr="00232CA9">
        <w:rPr>
          <w:bCs w:val="0"/>
          <w:sz w:val="24"/>
          <w:szCs w:val="24"/>
          <w:cs/>
        </w:rPr>
        <w:t>संतिं विरतिं उवसमं निव्वाणं सोयवियं अज्जवियं मद्दवियं लाघवियं अ</w:t>
      </w:r>
      <w:r w:rsidRPr="00232CA9">
        <w:rPr>
          <w:rFonts w:hint="cs"/>
          <w:bCs w:val="0"/>
          <w:sz w:val="24"/>
          <w:szCs w:val="24"/>
          <w:cs/>
          <w:lang w:bidi="sa-IN"/>
        </w:rPr>
        <w:t>न</w:t>
      </w:r>
      <w:r w:rsidRPr="00232CA9">
        <w:rPr>
          <w:bCs w:val="0"/>
          <w:sz w:val="24"/>
          <w:szCs w:val="24"/>
          <w:cs/>
        </w:rPr>
        <w:t>तिवातियं सव्वेसिं पाणा</w:t>
      </w:r>
      <w:r w:rsidRPr="00232CA9">
        <w:rPr>
          <w:rFonts w:hint="cs"/>
          <w:bCs w:val="0"/>
          <w:sz w:val="24"/>
          <w:szCs w:val="24"/>
          <w:cs/>
          <w:lang w:bidi="sa-IN"/>
        </w:rPr>
        <w:t>णं</w:t>
      </w:r>
      <w:r w:rsidRPr="00232CA9">
        <w:rPr>
          <w:bCs w:val="0"/>
          <w:sz w:val="24"/>
          <w:szCs w:val="24"/>
          <w:cs/>
        </w:rPr>
        <w:t xml:space="preserve"> सव्वेसिं भूयाणं सव्वेसिं जीवाणं सव्वेसिं सत्ताणं अ</w:t>
      </w:r>
      <w:r w:rsidRPr="00232CA9">
        <w:rPr>
          <w:rFonts w:hint="cs"/>
          <w:bCs w:val="0"/>
          <w:sz w:val="24"/>
          <w:szCs w:val="24"/>
          <w:cs/>
          <w:lang w:bidi="sa-IN"/>
        </w:rPr>
        <w:t>नु</w:t>
      </w:r>
      <w:r w:rsidRPr="00232CA9">
        <w:rPr>
          <w:bCs w:val="0"/>
          <w:sz w:val="24"/>
          <w:szCs w:val="24"/>
          <w:cs/>
        </w:rPr>
        <w:t xml:space="preserve">वीइ </w:t>
      </w:r>
    </w:p>
    <w:p w:rsidR="001936AC" w:rsidRDefault="00FF130D" w:rsidP="001936AC">
      <w:pPr>
        <w:spacing w:after="0" w:line="240" w:lineRule="auto"/>
        <w:ind w:right="1708"/>
        <w:contextualSpacing/>
        <w:rPr>
          <w:rFonts w:cs="Mangal"/>
          <w:sz w:val="24"/>
          <w:szCs w:val="24"/>
        </w:rPr>
      </w:pPr>
      <w:r>
        <w:rPr>
          <w:rFonts w:cs="Mangal" w:hint="cs"/>
          <w:sz w:val="24"/>
          <w:szCs w:val="24"/>
          <w:cs/>
        </w:rPr>
        <w:lastRenderedPageBreak/>
        <w:t>सुयक्खंधो-२, अज्झयणं-१</w:t>
      </w:r>
      <w:r w:rsidR="001936AC">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1936AC" w:rsidTr="00A43EF4">
        <w:trPr>
          <w:trHeight w:val="228"/>
        </w:trPr>
        <w:tc>
          <w:tcPr>
            <w:tcW w:w="10140" w:type="dxa"/>
            <w:tcBorders>
              <w:top w:val="single" w:sz="4" w:space="0" w:color="FF0000"/>
              <w:left w:val="nil"/>
              <w:bottom w:val="nil"/>
              <w:right w:val="nil"/>
            </w:tcBorders>
          </w:tcPr>
          <w:p w:rsidR="001936AC" w:rsidRDefault="001936A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DF1D56">
      <w:pPr>
        <w:pStyle w:val="H4Hindi"/>
        <w:tabs>
          <w:tab w:val="left" w:pos="2250"/>
        </w:tabs>
        <w:spacing w:before="0" w:after="0"/>
        <w:jc w:val="both"/>
        <w:rPr>
          <w:bCs w:val="0"/>
          <w:sz w:val="24"/>
          <w:szCs w:val="24"/>
          <w:lang w:bidi="sa-IN"/>
        </w:rPr>
      </w:pPr>
      <w:r w:rsidRPr="00232CA9">
        <w:rPr>
          <w:bCs w:val="0"/>
          <w:sz w:val="24"/>
          <w:szCs w:val="24"/>
          <w:cs/>
        </w:rPr>
        <w:t xml:space="preserve">किट्टए धम्मं </w:t>
      </w:r>
      <w:r w:rsidRPr="00232CA9">
        <w:rPr>
          <w:rFonts w:hint="cs"/>
          <w:bCs w:val="0"/>
          <w:sz w:val="24"/>
          <w:szCs w:val="24"/>
          <w:cs/>
          <w:lang w:bidi="sa-IN"/>
        </w:rPr>
        <w:t xml:space="preserve">। </w:t>
      </w:r>
      <w:r w:rsidRPr="00232CA9">
        <w:rPr>
          <w:bCs w:val="0"/>
          <w:sz w:val="24"/>
          <w:szCs w:val="24"/>
          <w:cs/>
        </w:rPr>
        <w:t>से भिक्खू धम्मं किट्टेमाणे नो अ</w:t>
      </w:r>
      <w:r w:rsidRPr="00232CA9">
        <w:rPr>
          <w:rFonts w:hint="cs"/>
          <w:bCs w:val="0"/>
          <w:sz w:val="24"/>
          <w:szCs w:val="24"/>
          <w:cs/>
          <w:lang w:bidi="sa-IN"/>
        </w:rPr>
        <w:t>न्न</w:t>
      </w:r>
      <w:r w:rsidRPr="00232CA9">
        <w:rPr>
          <w:bCs w:val="0"/>
          <w:sz w:val="24"/>
          <w:szCs w:val="24"/>
          <w:cs/>
        </w:rPr>
        <w:t>स्स हेउं धम्ममाइक्खेज्जा</w:t>
      </w:r>
      <w:r w:rsidRPr="00232CA9">
        <w:rPr>
          <w:rFonts w:hint="cs"/>
          <w:bCs w:val="0"/>
          <w:sz w:val="24"/>
          <w:szCs w:val="24"/>
          <w:cs/>
          <w:lang w:bidi="sa-IN"/>
        </w:rPr>
        <w:t>,</w:t>
      </w:r>
      <w:r w:rsidRPr="00232CA9">
        <w:rPr>
          <w:bCs w:val="0"/>
          <w:sz w:val="24"/>
          <w:szCs w:val="24"/>
          <w:cs/>
        </w:rPr>
        <w:t xml:space="preserve"> नो पा</w:t>
      </w:r>
      <w:r w:rsidRPr="00232CA9">
        <w:rPr>
          <w:rFonts w:hint="cs"/>
          <w:bCs w:val="0"/>
          <w:sz w:val="24"/>
          <w:szCs w:val="24"/>
          <w:cs/>
          <w:lang w:bidi="sa-IN"/>
        </w:rPr>
        <w:t>न</w:t>
      </w:r>
      <w:r w:rsidRPr="00232CA9">
        <w:rPr>
          <w:bCs w:val="0"/>
          <w:sz w:val="24"/>
          <w:szCs w:val="24"/>
          <w:cs/>
        </w:rPr>
        <w:t xml:space="preserve">स्स हेउं धम्ममाइक्खेज्जा </w:t>
      </w:r>
      <w:r w:rsidRPr="00232CA9">
        <w:rPr>
          <w:rFonts w:hint="cs"/>
          <w:bCs w:val="0"/>
          <w:sz w:val="24"/>
          <w:szCs w:val="24"/>
          <w:cs/>
          <w:lang w:bidi="sa-IN"/>
        </w:rPr>
        <w:t xml:space="preserve">नो वत्थस्स हेउं धम्मं आइक्खेज्जा, नो लेणस्स हेउं धम्मं आइक्खेज्जा, </w:t>
      </w:r>
      <w:r w:rsidRPr="00232CA9">
        <w:rPr>
          <w:bCs w:val="0"/>
          <w:sz w:val="24"/>
          <w:szCs w:val="24"/>
          <w:cs/>
        </w:rPr>
        <w:t>नो सयणस्स हेउं धम्ममाइक्खेज्जा नो अ</w:t>
      </w:r>
      <w:r w:rsidRPr="00232CA9">
        <w:rPr>
          <w:rFonts w:hint="cs"/>
          <w:bCs w:val="0"/>
          <w:sz w:val="24"/>
          <w:szCs w:val="24"/>
          <w:cs/>
          <w:lang w:bidi="sa-IN"/>
        </w:rPr>
        <w:t>न्ने</w:t>
      </w:r>
      <w:r w:rsidRPr="00232CA9">
        <w:rPr>
          <w:bCs w:val="0"/>
          <w:sz w:val="24"/>
          <w:szCs w:val="24"/>
          <w:cs/>
        </w:rPr>
        <w:t>सिं विरूवरूवाणं कामभोगाणं हेउं धम्ममाइक्खेज्जा</w:t>
      </w:r>
      <w:r w:rsidRPr="00232CA9">
        <w:rPr>
          <w:rFonts w:hint="cs"/>
          <w:bCs w:val="0"/>
          <w:sz w:val="24"/>
          <w:szCs w:val="24"/>
          <w:cs/>
          <w:lang w:bidi="sa-IN"/>
        </w:rPr>
        <w:t>,</w:t>
      </w:r>
      <w:r w:rsidRPr="00232CA9">
        <w:rPr>
          <w:bCs w:val="0"/>
          <w:sz w:val="24"/>
          <w:szCs w:val="24"/>
          <w:cs/>
        </w:rPr>
        <w:t xml:space="preserve"> अगिलाए धम्ममाइक्खेज्जा </w:t>
      </w:r>
      <w:r w:rsidRPr="00232CA9">
        <w:rPr>
          <w:rFonts w:hint="cs"/>
          <w:bCs w:val="0"/>
          <w:sz w:val="24"/>
          <w:szCs w:val="24"/>
          <w:cs/>
          <w:lang w:bidi="sa-IN"/>
        </w:rPr>
        <w:t>नन्न</w:t>
      </w:r>
      <w:r w:rsidRPr="00232CA9">
        <w:rPr>
          <w:bCs w:val="0"/>
          <w:sz w:val="24"/>
          <w:szCs w:val="24"/>
          <w:cs/>
        </w:rPr>
        <w:t>त्थ कम्म</w:t>
      </w:r>
      <w:r w:rsidRPr="00232CA9">
        <w:rPr>
          <w:rFonts w:hint="cs"/>
          <w:bCs w:val="0"/>
          <w:sz w:val="24"/>
          <w:szCs w:val="24"/>
          <w:cs/>
          <w:lang w:bidi="sa-IN"/>
        </w:rPr>
        <w:t>नि</w:t>
      </w:r>
      <w:r w:rsidRPr="00232CA9">
        <w:rPr>
          <w:bCs w:val="0"/>
          <w:sz w:val="24"/>
          <w:szCs w:val="24"/>
          <w:cs/>
        </w:rPr>
        <w:t xml:space="preserve">ज्जरट्ठयाए धम्ममाइक्खेज्जा </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इह खलु तस्स भिक्खुस्स अंतिए धम्मं सोच्चा निसम्म सम्मं उट्ठाणेणं उट्ठाय वीरा अस्सिं धम्मे समुट्ठिया</w:t>
      </w:r>
      <w:r w:rsidRPr="00232CA9">
        <w:rPr>
          <w:rFonts w:hint="cs"/>
          <w:bCs w:val="0"/>
          <w:sz w:val="24"/>
          <w:szCs w:val="24"/>
          <w:cs/>
        </w:rPr>
        <w:t>,</w:t>
      </w:r>
      <w:r w:rsidRPr="00232CA9">
        <w:rPr>
          <w:bCs w:val="0"/>
          <w:sz w:val="24"/>
          <w:szCs w:val="24"/>
          <w:cs/>
        </w:rPr>
        <w:t xml:space="preserve"> जे तस्स भिक्खुस्स अंतिए धम्मं सोच्चा निसम्म सम्मं उट्ठाणेणं उट्ठाय वीरा अस्सिं धम्मे समुट्ठिया ते एवं सव्वोवगता ते एवं सव्वोवरता ते एवं सव्वोवसंता ते एवं सव्वत्ताए परि</w:t>
      </w:r>
      <w:r w:rsidRPr="00232CA9">
        <w:rPr>
          <w:rFonts w:hint="cs"/>
          <w:bCs w:val="0"/>
          <w:sz w:val="24"/>
          <w:szCs w:val="24"/>
          <w:cs/>
          <w:lang w:bidi="sa-IN"/>
        </w:rPr>
        <w:t>नि</w:t>
      </w:r>
      <w:r w:rsidRPr="00232CA9">
        <w:rPr>
          <w:bCs w:val="0"/>
          <w:sz w:val="24"/>
          <w:szCs w:val="24"/>
          <w:cs/>
        </w:rPr>
        <w:t>व्वुड</w:t>
      </w:r>
      <w:r w:rsidRPr="00232CA9">
        <w:rPr>
          <w:rFonts w:hint="cs"/>
          <w:bCs w:val="0"/>
          <w:sz w:val="24"/>
          <w:szCs w:val="24"/>
          <w:cs/>
          <w:lang w:bidi="sa-IN"/>
        </w:rPr>
        <w:t>,</w:t>
      </w:r>
      <w:r w:rsidRPr="00232CA9">
        <w:rPr>
          <w:bCs w:val="0"/>
          <w:sz w:val="24"/>
          <w:szCs w:val="24"/>
          <w:cs/>
        </w:rPr>
        <w:t xml:space="preserve"> त्ति बेमि </w:t>
      </w:r>
      <w:r w:rsidRPr="00232CA9">
        <w:rPr>
          <w:rFonts w:hint="cs"/>
          <w:bCs w:val="0"/>
          <w:sz w:val="24"/>
          <w:szCs w:val="24"/>
          <w:cs/>
          <w:lang w:bidi="sa-IN"/>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एवं से भिक्खू धम्मट्ठी धम्मविऊ नियागपडिवण्णे से जहेय</w:t>
      </w:r>
      <w:r w:rsidRPr="00232CA9">
        <w:rPr>
          <w:rFonts w:hint="cs"/>
          <w:bCs w:val="0"/>
          <w:sz w:val="24"/>
          <w:szCs w:val="24"/>
          <w:cs/>
          <w:lang w:bidi="sa-IN"/>
        </w:rPr>
        <w:t>ं</w:t>
      </w:r>
      <w:r w:rsidRPr="00232CA9">
        <w:rPr>
          <w:bCs w:val="0"/>
          <w:sz w:val="24"/>
          <w:szCs w:val="24"/>
          <w:cs/>
        </w:rPr>
        <w:t xml:space="preserve"> बुइयं अदुवा पत्ते पउमवरपोंडरीयं अदुवा अपत्ते पउमवरपोंडरीयं</w:t>
      </w:r>
      <w:r w:rsidRPr="00232CA9">
        <w:rPr>
          <w:rFonts w:hint="cs"/>
          <w:bCs w:val="0"/>
          <w:sz w:val="24"/>
          <w:szCs w:val="24"/>
          <w:cs/>
        </w:rPr>
        <w:t>,</w:t>
      </w:r>
      <w:r w:rsidRPr="00232CA9">
        <w:rPr>
          <w:bCs w:val="0"/>
          <w:sz w:val="24"/>
          <w:szCs w:val="24"/>
          <w:cs/>
        </w:rPr>
        <w:t xml:space="preserve"> एवं से भिक्खू परिण्णायकम्मे परिण्णायसंगे परिण्णायगेहवासे उवसंते समिए सहिए सया जए</w:t>
      </w:r>
      <w:r w:rsidRPr="00232CA9">
        <w:rPr>
          <w:rFonts w:hint="cs"/>
          <w:bCs w:val="0"/>
          <w:sz w:val="24"/>
          <w:szCs w:val="24"/>
          <w:cs/>
          <w:lang w:bidi="sa-IN"/>
        </w:rPr>
        <w:t>,</w:t>
      </w:r>
      <w:r w:rsidRPr="00232CA9">
        <w:rPr>
          <w:bCs w:val="0"/>
          <w:sz w:val="24"/>
          <w:szCs w:val="24"/>
          <w:cs/>
        </w:rPr>
        <w:t xml:space="preserve"> से एय</w:t>
      </w:r>
      <w:r w:rsidRPr="00232CA9">
        <w:rPr>
          <w:rFonts w:hint="cs"/>
          <w:bCs w:val="0"/>
          <w:sz w:val="24"/>
          <w:szCs w:val="24"/>
          <w:cs/>
          <w:lang w:bidi="sa-IN"/>
        </w:rPr>
        <w:t>ं</w:t>
      </w:r>
      <w:r w:rsidRPr="00232CA9">
        <w:rPr>
          <w:bCs w:val="0"/>
          <w:sz w:val="24"/>
          <w:szCs w:val="24"/>
          <w:cs/>
        </w:rPr>
        <w:t>-</w:t>
      </w:r>
      <w:r w:rsidRPr="00232CA9">
        <w:rPr>
          <w:rFonts w:hint="cs"/>
          <w:bCs w:val="0"/>
          <w:sz w:val="24"/>
          <w:szCs w:val="24"/>
          <w:cs/>
          <w:lang w:bidi="sa-IN"/>
        </w:rPr>
        <w:t xml:space="preserve"> </w:t>
      </w:r>
      <w:r w:rsidRPr="00232CA9">
        <w:rPr>
          <w:bCs w:val="0"/>
          <w:sz w:val="24"/>
          <w:szCs w:val="24"/>
          <w:cs/>
        </w:rPr>
        <w:t>वयणिज्जे तं जहा-</w:t>
      </w:r>
      <w:r w:rsidRPr="00232CA9">
        <w:rPr>
          <w:rFonts w:hint="cs"/>
          <w:bCs w:val="0"/>
          <w:sz w:val="24"/>
          <w:szCs w:val="24"/>
          <w:cs/>
          <w:lang w:bidi="sa-IN"/>
        </w:rPr>
        <w:t xml:space="preserve"> </w:t>
      </w:r>
      <w:r w:rsidRPr="00232CA9">
        <w:rPr>
          <w:bCs w:val="0"/>
          <w:sz w:val="24"/>
          <w:szCs w:val="24"/>
          <w:cs/>
        </w:rPr>
        <w:t xml:space="preserve">समणे ति वा माहणे ति वा खंते ति वा दंते ति वा गुत्ते ति वा मुत्ते ति वा </w:t>
      </w:r>
      <w:r w:rsidRPr="00232CA9">
        <w:rPr>
          <w:rFonts w:hint="cs"/>
          <w:bCs w:val="0"/>
          <w:sz w:val="24"/>
          <w:szCs w:val="24"/>
          <w:cs/>
        </w:rPr>
        <w:t>उ</w:t>
      </w:r>
      <w:r w:rsidRPr="00232CA9">
        <w:rPr>
          <w:bCs w:val="0"/>
          <w:sz w:val="24"/>
          <w:szCs w:val="24"/>
          <w:cs/>
        </w:rPr>
        <w:t>सी ति वा मु</w:t>
      </w:r>
      <w:r w:rsidR="00FF130D">
        <w:rPr>
          <w:rFonts w:hint="cs"/>
          <w:bCs w:val="0"/>
          <w:sz w:val="24"/>
          <w:szCs w:val="24"/>
          <w:cs/>
        </w:rPr>
        <w:t>नी</w:t>
      </w:r>
      <w:r w:rsidRPr="00232CA9">
        <w:rPr>
          <w:bCs w:val="0"/>
          <w:sz w:val="24"/>
          <w:szCs w:val="24"/>
          <w:cs/>
        </w:rPr>
        <w:t xml:space="preserve"> ति वा कती ति वा विदू ति वा भिक्खू ति वा लूहे ति वा तीरट्ठी ति वा चरणकरणपारविउ </w:t>
      </w:r>
      <w:r w:rsidRPr="00232CA9">
        <w:rPr>
          <w:rFonts w:hint="cs"/>
          <w:bCs w:val="0"/>
          <w:sz w:val="24"/>
          <w:szCs w:val="24"/>
          <w:cs/>
          <w:lang w:bidi="sa-IN"/>
        </w:rPr>
        <w:t>।</w:t>
      </w:r>
      <w:r w:rsidRPr="00232CA9">
        <w:rPr>
          <w:bCs w:val="0"/>
          <w:sz w:val="24"/>
          <w:szCs w:val="24"/>
          <w:cs/>
        </w:rPr>
        <w:t xml:space="preserve"> त्ति बेमि ।</w:t>
      </w:r>
    </w:p>
    <w:p w:rsidR="004605FC" w:rsidRPr="00FF130D" w:rsidRDefault="004605FC" w:rsidP="00A128B4">
      <w:pPr>
        <w:tabs>
          <w:tab w:val="left" w:pos="2250"/>
        </w:tabs>
        <w:spacing w:after="0" w:line="240" w:lineRule="auto"/>
        <w:ind w:firstLine="1440"/>
        <w:jc w:val="both"/>
        <w:rPr>
          <w:bCs/>
          <w:color w:val="0BA51A"/>
          <w:sz w:val="24"/>
          <w:szCs w:val="24"/>
        </w:rPr>
      </w:pPr>
      <w:r w:rsidRPr="00FF130D">
        <w:rPr>
          <w:rFonts w:cs="Mangal" w:hint="cs"/>
          <w:bCs/>
          <w:color w:val="0BA51A"/>
          <w:sz w:val="24"/>
          <w:szCs w:val="24"/>
          <w:cs/>
        </w:rPr>
        <w:t>मुनि</w:t>
      </w:r>
      <w:r w:rsidRPr="00FF130D">
        <w:rPr>
          <w:rFonts w:hint="cs"/>
          <w:bCs/>
          <w:color w:val="0BA51A"/>
          <w:sz w:val="24"/>
          <w:szCs w:val="24"/>
          <w:cs/>
        </w:rPr>
        <w:t xml:space="preserve"> </w:t>
      </w:r>
      <w:r w:rsidRPr="00FF130D">
        <w:rPr>
          <w:rFonts w:cs="Mangal" w:hint="cs"/>
          <w:bCs/>
          <w:color w:val="0BA51A"/>
          <w:sz w:val="24"/>
          <w:szCs w:val="24"/>
          <w:cs/>
        </w:rPr>
        <w:t>दीपरत्नसागरेण</w:t>
      </w:r>
      <w:r w:rsidRPr="00FF130D">
        <w:rPr>
          <w:rFonts w:hint="cs"/>
          <w:bCs/>
          <w:color w:val="0BA51A"/>
          <w:sz w:val="24"/>
          <w:szCs w:val="24"/>
          <w:cs/>
        </w:rPr>
        <w:t xml:space="preserve"> </w:t>
      </w:r>
      <w:r w:rsidRPr="00FF130D">
        <w:rPr>
          <w:rFonts w:cs="Mangal" w:hint="cs"/>
          <w:bCs/>
          <w:color w:val="0BA51A"/>
          <w:sz w:val="24"/>
          <w:szCs w:val="24"/>
          <w:cs/>
        </w:rPr>
        <w:t>संशोधितः</w:t>
      </w:r>
      <w:r w:rsidRPr="00FF130D">
        <w:rPr>
          <w:rFonts w:cs="Shruti" w:hint="cs"/>
          <w:bCs/>
          <w:color w:val="0BA51A"/>
          <w:sz w:val="24"/>
          <w:szCs w:val="24"/>
          <w:cs/>
        </w:rPr>
        <w:t xml:space="preserve"> </w:t>
      </w:r>
      <w:r w:rsidRPr="00FF130D">
        <w:rPr>
          <w:rFonts w:cs="Mangal" w:hint="cs"/>
          <w:bCs/>
          <w:color w:val="0BA51A"/>
          <w:sz w:val="24"/>
          <w:szCs w:val="24"/>
          <w:cs/>
        </w:rPr>
        <w:t>सम्पादितश्च</w:t>
      </w:r>
      <w:r w:rsidRPr="00FF130D">
        <w:rPr>
          <w:rFonts w:cs="Shruti" w:hint="cs"/>
          <w:bCs/>
          <w:color w:val="0BA51A"/>
          <w:sz w:val="24"/>
          <w:szCs w:val="24"/>
          <w:cs/>
        </w:rPr>
        <w:t xml:space="preserve"> </w:t>
      </w:r>
      <w:r w:rsidRPr="00FF130D">
        <w:rPr>
          <w:bCs/>
          <w:color w:val="0BA51A"/>
          <w:sz w:val="24"/>
          <w:szCs w:val="24"/>
        </w:rPr>
        <w:t>“</w:t>
      </w:r>
      <w:r w:rsidRPr="00FF130D">
        <w:rPr>
          <w:rFonts w:cs="Mangal" w:hint="cs"/>
          <w:bCs/>
          <w:color w:val="0BA51A"/>
          <w:sz w:val="24"/>
          <w:szCs w:val="24"/>
          <w:cs/>
        </w:rPr>
        <w:t>पढमं</w:t>
      </w:r>
      <w:r w:rsidRPr="00FF130D">
        <w:rPr>
          <w:rFonts w:cs="Shruti" w:hint="cs"/>
          <w:bCs/>
          <w:color w:val="0BA51A"/>
          <w:sz w:val="24"/>
          <w:szCs w:val="24"/>
          <w:cs/>
        </w:rPr>
        <w:t xml:space="preserve"> </w:t>
      </w:r>
      <w:r w:rsidRPr="00FF130D">
        <w:rPr>
          <w:rFonts w:cs="Mangal" w:hint="cs"/>
          <w:bCs/>
          <w:color w:val="0BA51A"/>
          <w:sz w:val="24"/>
          <w:szCs w:val="24"/>
          <w:cs/>
        </w:rPr>
        <w:t>अज्झयणं</w:t>
      </w:r>
      <w:r w:rsidRPr="00FF130D">
        <w:rPr>
          <w:rFonts w:cs="Shruti" w:hint="cs"/>
          <w:bCs/>
          <w:color w:val="0BA51A"/>
          <w:sz w:val="24"/>
          <w:szCs w:val="24"/>
          <w:cs/>
        </w:rPr>
        <w:t xml:space="preserve"> </w:t>
      </w:r>
      <w:r w:rsidRPr="00FF130D">
        <w:rPr>
          <w:rFonts w:cs="Mangal" w:hint="cs"/>
          <w:bCs/>
          <w:color w:val="0BA51A"/>
          <w:sz w:val="24"/>
          <w:szCs w:val="24"/>
          <w:cs/>
        </w:rPr>
        <w:t>समत्तं</w:t>
      </w:r>
      <w:r w:rsidRPr="00FF130D">
        <w:rPr>
          <w:bCs/>
          <w:color w:val="0BA51A"/>
          <w:sz w:val="24"/>
          <w:szCs w:val="24"/>
        </w:rPr>
        <w:t>”</w:t>
      </w:r>
    </w:p>
    <w:p w:rsidR="004605FC" w:rsidRPr="001936AC" w:rsidRDefault="00A128B4" w:rsidP="00A128B4">
      <w:pPr>
        <w:pStyle w:val="H2Hindi"/>
        <w:tabs>
          <w:tab w:val="left" w:pos="2250"/>
        </w:tabs>
        <w:rPr>
          <w:b w:val="0"/>
          <w:sz w:val="32"/>
          <w:szCs w:val="32"/>
        </w:rPr>
      </w:pPr>
      <w:bookmarkStart w:id="37" w:name="_Toc318398189"/>
      <w:r w:rsidRPr="001936AC">
        <w:rPr>
          <w:rFonts w:hint="cs"/>
          <w:b w:val="0"/>
          <w:sz w:val="32"/>
          <w:szCs w:val="32"/>
          <w:cs/>
        </w:rPr>
        <w:t xml:space="preserve">० </w:t>
      </w:r>
      <w:r w:rsidR="004605FC" w:rsidRPr="001936AC">
        <w:rPr>
          <w:b w:val="0"/>
          <w:sz w:val="32"/>
          <w:szCs w:val="32"/>
          <w:cs/>
        </w:rPr>
        <w:t>बीअं अज्झयणं-</w:t>
      </w:r>
      <w:r w:rsidR="004605FC" w:rsidRPr="001936AC">
        <w:rPr>
          <w:rFonts w:hint="cs"/>
          <w:b w:val="0"/>
          <w:sz w:val="32"/>
          <w:szCs w:val="32"/>
          <w:cs/>
        </w:rPr>
        <w:t xml:space="preserve"> </w:t>
      </w:r>
      <w:r w:rsidR="004605FC" w:rsidRPr="001936AC">
        <w:rPr>
          <w:b w:val="0"/>
          <w:sz w:val="32"/>
          <w:szCs w:val="32"/>
          <w:cs/>
        </w:rPr>
        <w:t>किरियाठाणे</w:t>
      </w:r>
      <w:bookmarkEnd w:id="37"/>
      <w:r w:rsidRPr="001936AC">
        <w:rPr>
          <w:rFonts w:hint="cs"/>
          <w:b w:val="0"/>
          <w:sz w:val="32"/>
          <w:szCs w:val="32"/>
          <w:cs/>
        </w:rPr>
        <w:t xml:space="preserve"> ०</w:t>
      </w:r>
    </w:p>
    <w:p w:rsidR="004605FC" w:rsidRPr="00232CA9" w:rsidRDefault="00820B4A"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४८</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सुयं मे आउसं तेणं भगवया एवमख्यायं-</w:t>
      </w:r>
      <w:r w:rsidR="004605FC" w:rsidRPr="00232CA9">
        <w:rPr>
          <w:rFonts w:hint="cs"/>
          <w:bCs w:val="0"/>
          <w:sz w:val="24"/>
          <w:szCs w:val="24"/>
          <w:cs/>
          <w:lang w:bidi="sa-IN"/>
        </w:rPr>
        <w:t xml:space="preserve"> </w:t>
      </w:r>
      <w:r w:rsidR="004605FC" w:rsidRPr="00232CA9">
        <w:rPr>
          <w:bCs w:val="0"/>
          <w:sz w:val="24"/>
          <w:szCs w:val="24"/>
          <w:cs/>
        </w:rPr>
        <w:t xml:space="preserve">इह खलु किरियाठाणे </w:t>
      </w:r>
      <w:r w:rsidR="004605FC" w:rsidRPr="00232CA9">
        <w:rPr>
          <w:rFonts w:hint="cs"/>
          <w:bCs w:val="0"/>
          <w:sz w:val="24"/>
          <w:szCs w:val="24"/>
          <w:cs/>
          <w:lang w:bidi="sa-IN"/>
        </w:rPr>
        <w:t>ना</w:t>
      </w:r>
      <w:r w:rsidR="004605FC" w:rsidRPr="00232CA9">
        <w:rPr>
          <w:bCs w:val="0"/>
          <w:sz w:val="24"/>
          <w:szCs w:val="24"/>
          <w:cs/>
        </w:rPr>
        <w:t>मज्झयणे प</w:t>
      </w:r>
      <w:r w:rsidR="004605FC" w:rsidRPr="00232CA9">
        <w:rPr>
          <w:rFonts w:hint="cs"/>
          <w:bCs w:val="0"/>
          <w:sz w:val="24"/>
          <w:szCs w:val="24"/>
          <w:cs/>
          <w:lang w:bidi="sa-IN"/>
        </w:rPr>
        <w:t>न्न</w:t>
      </w:r>
      <w:r w:rsidR="004605FC" w:rsidRPr="00232CA9">
        <w:rPr>
          <w:bCs w:val="0"/>
          <w:sz w:val="24"/>
          <w:szCs w:val="24"/>
          <w:cs/>
        </w:rPr>
        <w:t>त्ते</w:t>
      </w:r>
      <w:r w:rsidR="004605FC" w:rsidRPr="00232CA9">
        <w:rPr>
          <w:rFonts w:hint="cs"/>
          <w:bCs w:val="0"/>
          <w:sz w:val="24"/>
          <w:szCs w:val="24"/>
          <w:cs/>
        </w:rPr>
        <w:t>,</w:t>
      </w:r>
      <w:r w:rsidR="004605FC" w:rsidRPr="00232CA9">
        <w:rPr>
          <w:bCs w:val="0"/>
          <w:sz w:val="24"/>
          <w:szCs w:val="24"/>
          <w:cs/>
        </w:rPr>
        <w:t xml:space="preserve"> तस्स </w:t>
      </w:r>
      <w:r w:rsidR="004605FC" w:rsidRPr="00232CA9">
        <w:rPr>
          <w:rFonts w:hint="cs"/>
          <w:bCs w:val="0"/>
          <w:sz w:val="24"/>
          <w:szCs w:val="24"/>
          <w:cs/>
          <w:lang w:bidi="sa-IN"/>
        </w:rPr>
        <w:t>णं</w:t>
      </w:r>
      <w:r w:rsidR="004605FC" w:rsidRPr="00232CA9">
        <w:rPr>
          <w:bCs w:val="0"/>
          <w:sz w:val="24"/>
          <w:szCs w:val="24"/>
          <w:cs/>
        </w:rPr>
        <w:t xml:space="preserve"> अयम</w:t>
      </w:r>
      <w:r w:rsidR="004605FC" w:rsidRPr="00232CA9">
        <w:rPr>
          <w:rFonts w:hint="cs"/>
          <w:bCs w:val="0"/>
          <w:sz w:val="24"/>
          <w:szCs w:val="24"/>
          <w:cs/>
          <w:lang w:bidi="sa-IN"/>
        </w:rPr>
        <w:t>ट्ठे,</w:t>
      </w:r>
      <w:r w:rsidR="004605FC" w:rsidRPr="00232CA9">
        <w:rPr>
          <w:bCs w:val="0"/>
          <w:sz w:val="24"/>
          <w:szCs w:val="24"/>
          <w:cs/>
        </w:rPr>
        <w:t xml:space="preserve"> इह खलु संजूहेणं दुवे ठाणा एवमाहिज्जंति</w:t>
      </w:r>
      <w:r w:rsidR="004605FC" w:rsidRPr="00232CA9">
        <w:rPr>
          <w:rFonts w:hint="cs"/>
          <w:bCs w:val="0"/>
          <w:sz w:val="24"/>
          <w:szCs w:val="24"/>
          <w:cs/>
        </w:rPr>
        <w:t>,</w:t>
      </w:r>
      <w:r w:rsidR="004605FC" w:rsidRPr="00232CA9">
        <w:rPr>
          <w:bCs w:val="0"/>
          <w:sz w:val="24"/>
          <w:szCs w:val="24"/>
          <w:cs/>
        </w:rPr>
        <w:t xml:space="preserve"> तं जहा-</w:t>
      </w:r>
      <w:r w:rsidR="004605FC" w:rsidRPr="00232CA9">
        <w:rPr>
          <w:rFonts w:hint="cs"/>
          <w:bCs w:val="0"/>
          <w:sz w:val="24"/>
          <w:szCs w:val="24"/>
          <w:cs/>
          <w:lang w:bidi="sa-IN"/>
        </w:rPr>
        <w:t xml:space="preserve"> </w:t>
      </w:r>
      <w:r w:rsidR="004605FC" w:rsidRPr="00232CA9">
        <w:rPr>
          <w:bCs w:val="0"/>
          <w:sz w:val="24"/>
          <w:szCs w:val="24"/>
          <w:cs/>
        </w:rPr>
        <w:t>धम्मे चेव अधम्मे चेव</w:t>
      </w:r>
      <w:r w:rsidR="004605FC" w:rsidRPr="00232CA9">
        <w:rPr>
          <w:rFonts w:hint="cs"/>
          <w:bCs w:val="0"/>
          <w:sz w:val="24"/>
          <w:szCs w:val="24"/>
          <w:cs/>
          <w:lang w:bidi="sa-IN"/>
        </w:rPr>
        <w:t>,</w:t>
      </w:r>
      <w:r w:rsidR="004605FC" w:rsidRPr="00232CA9">
        <w:rPr>
          <w:bCs w:val="0"/>
          <w:sz w:val="24"/>
          <w:szCs w:val="24"/>
          <w:cs/>
        </w:rPr>
        <w:t xml:space="preserve"> उवसंते चेव अ</w:t>
      </w:r>
      <w:r w:rsidR="004605FC" w:rsidRPr="00232CA9">
        <w:rPr>
          <w:rFonts w:hint="cs"/>
          <w:bCs w:val="0"/>
          <w:sz w:val="24"/>
          <w:szCs w:val="24"/>
          <w:cs/>
          <w:lang w:bidi="sa-IN"/>
        </w:rPr>
        <w:t>नुव</w:t>
      </w:r>
      <w:r w:rsidR="004605FC" w:rsidRPr="00232CA9">
        <w:rPr>
          <w:bCs w:val="0"/>
          <w:sz w:val="24"/>
          <w:szCs w:val="24"/>
          <w:cs/>
        </w:rPr>
        <w:t xml:space="preserve">संते चेव </w:t>
      </w:r>
      <w:r w:rsidR="004605FC"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तत्थ णं जे से पढमठाणस्स अधम्मपक्खस्स विभं</w:t>
      </w:r>
      <w:r w:rsidRPr="00232CA9">
        <w:rPr>
          <w:rFonts w:hint="cs"/>
          <w:bCs w:val="0"/>
          <w:sz w:val="24"/>
          <w:szCs w:val="24"/>
          <w:cs/>
          <w:lang w:bidi="sa-IN"/>
        </w:rPr>
        <w:t>गे</w:t>
      </w:r>
      <w:r w:rsidRPr="00232CA9">
        <w:rPr>
          <w:bCs w:val="0"/>
          <w:sz w:val="24"/>
          <w:szCs w:val="24"/>
          <w:cs/>
        </w:rPr>
        <w:t xml:space="preserve"> तस्स णं अयम</w:t>
      </w:r>
      <w:r w:rsidRPr="00232CA9">
        <w:rPr>
          <w:rFonts w:hint="cs"/>
          <w:bCs w:val="0"/>
          <w:sz w:val="24"/>
          <w:szCs w:val="24"/>
          <w:cs/>
          <w:lang w:bidi="sa-IN"/>
        </w:rPr>
        <w:t>ट्ठे पन्नत्ते,</w:t>
      </w:r>
      <w:r w:rsidRPr="00232CA9">
        <w:rPr>
          <w:bCs w:val="0"/>
          <w:sz w:val="24"/>
          <w:szCs w:val="24"/>
          <w:cs/>
        </w:rPr>
        <w:t xml:space="preserve"> इह खलु पाईणं वा पडीणं वा उदीणं वा दाहिणं वा संतेगइया मणुस्सा भवंति</w:t>
      </w:r>
      <w:r w:rsidRPr="00232CA9">
        <w:rPr>
          <w:rFonts w:hint="cs"/>
          <w:bCs w:val="0"/>
          <w:sz w:val="24"/>
          <w:szCs w:val="24"/>
          <w:cs/>
        </w:rPr>
        <w:t>,</w:t>
      </w:r>
      <w:r w:rsidRPr="00232CA9">
        <w:rPr>
          <w:bCs w:val="0"/>
          <w:sz w:val="24"/>
          <w:szCs w:val="24"/>
          <w:cs/>
        </w:rPr>
        <w:t xml:space="preserve"> तं जहा आरिया वेगे अ</w:t>
      </w:r>
      <w:r w:rsidRPr="00232CA9">
        <w:rPr>
          <w:rFonts w:hint="cs"/>
          <w:bCs w:val="0"/>
          <w:sz w:val="24"/>
          <w:szCs w:val="24"/>
          <w:cs/>
          <w:lang w:bidi="sa-IN"/>
        </w:rPr>
        <w:t>ना</w:t>
      </w:r>
      <w:r w:rsidRPr="00232CA9">
        <w:rPr>
          <w:bCs w:val="0"/>
          <w:sz w:val="24"/>
          <w:szCs w:val="24"/>
          <w:cs/>
        </w:rPr>
        <w:t xml:space="preserve">रिया वेगे उच्चागोया वेगे नीयागोया वेगे कायमंता वेगे </w:t>
      </w:r>
      <w:r w:rsidRPr="00232CA9">
        <w:rPr>
          <w:rFonts w:hint="cs"/>
          <w:bCs w:val="0"/>
          <w:sz w:val="24"/>
          <w:szCs w:val="24"/>
          <w:cs/>
          <w:lang w:bidi="sa-IN"/>
        </w:rPr>
        <w:t>ह्र</w:t>
      </w:r>
      <w:r w:rsidRPr="00232CA9">
        <w:rPr>
          <w:bCs w:val="0"/>
          <w:sz w:val="24"/>
          <w:szCs w:val="24"/>
          <w:cs/>
        </w:rPr>
        <w:t>स्समंता वेगे सुवण्णा वेगे दुवण्णा वेगे सुरूवा वेगे दुरूवा वेगे</w:t>
      </w:r>
      <w:r w:rsidRPr="00232CA9">
        <w:rPr>
          <w:rFonts w:hint="cs"/>
          <w:bCs w:val="0"/>
          <w:sz w:val="24"/>
          <w:szCs w:val="24"/>
          <w:cs/>
          <w:lang w:bidi="sa-IN"/>
        </w:rPr>
        <w:t>,</w:t>
      </w:r>
      <w:r w:rsidRPr="00232CA9">
        <w:rPr>
          <w:bCs w:val="0"/>
          <w:sz w:val="24"/>
          <w:szCs w:val="24"/>
          <w:cs/>
        </w:rPr>
        <w:t xml:space="preserve"> तेसिं च णं इमं </w:t>
      </w:r>
      <w:r w:rsidRPr="00232CA9">
        <w:rPr>
          <w:rFonts w:hint="cs"/>
          <w:bCs w:val="0"/>
          <w:sz w:val="24"/>
          <w:szCs w:val="24"/>
          <w:cs/>
          <w:lang w:bidi="sa-IN"/>
        </w:rPr>
        <w:t>ए</w:t>
      </w:r>
      <w:r w:rsidRPr="00232CA9">
        <w:rPr>
          <w:bCs w:val="0"/>
          <w:sz w:val="24"/>
          <w:szCs w:val="24"/>
          <w:cs/>
        </w:rPr>
        <w:t>यारूवं दंडसमादा</w:t>
      </w:r>
      <w:r w:rsidRPr="00232CA9">
        <w:rPr>
          <w:rFonts w:hint="cs"/>
          <w:bCs w:val="0"/>
          <w:sz w:val="24"/>
          <w:szCs w:val="24"/>
          <w:cs/>
          <w:lang w:bidi="sa-IN"/>
        </w:rPr>
        <w:t>नं</w:t>
      </w:r>
      <w:r w:rsidRPr="00232CA9">
        <w:rPr>
          <w:bCs w:val="0"/>
          <w:sz w:val="24"/>
          <w:szCs w:val="24"/>
          <w:cs/>
        </w:rPr>
        <w:t xml:space="preserve"> संपेहाए</w:t>
      </w:r>
      <w:r w:rsidRPr="00232CA9">
        <w:rPr>
          <w:rFonts w:hint="cs"/>
          <w:bCs w:val="0"/>
          <w:sz w:val="24"/>
          <w:szCs w:val="24"/>
          <w:cs/>
          <w:lang w:bidi="sa-IN"/>
        </w:rPr>
        <w:t>,</w:t>
      </w:r>
      <w:r w:rsidRPr="00232CA9">
        <w:rPr>
          <w:bCs w:val="0"/>
          <w:sz w:val="24"/>
          <w:szCs w:val="24"/>
          <w:cs/>
        </w:rPr>
        <w:t xml:space="preserve"> तं जहा-</w:t>
      </w:r>
      <w:r w:rsidRPr="00232CA9">
        <w:rPr>
          <w:rFonts w:hint="cs"/>
          <w:bCs w:val="0"/>
          <w:sz w:val="24"/>
          <w:szCs w:val="24"/>
          <w:cs/>
          <w:lang w:bidi="sa-IN"/>
        </w:rPr>
        <w:t xml:space="preserve"> </w:t>
      </w:r>
      <w:r w:rsidRPr="00232CA9">
        <w:rPr>
          <w:rFonts w:hint="cs"/>
          <w:bCs w:val="0"/>
          <w:sz w:val="24"/>
          <w:szCs w:val="24"/>
          <w:cs/>
        </w:rPr>
        <w:t>ने</w:t>
      </w:r>
      <w:r w:rsidRPr="00232CA9">
        <w:rPr>
          <w:bCs w:val="0"/>
          <w:sz w:val="24"/>
          <w:szCs w:val="24"/>
          <w:cs/>
        </w:rPr>
        <w:t xml:space="preserve">रइएसु </w:t>
      </w:r>
      <w:r w:rsidRPr="00232CA9">
        <w:rPr>
          <w:rFonts w:hint="cs"/>
          <w:bCs w:val="0"/>
          <w:sz w:val="24"/>
          <w:szCs w:val="24"/>
          <w:cs/>
          <w:lang w:bidi="sa-IN"/>
        </w:rPr>
        <w:t xml:space="preserve">वा </w:t>
      </w:r>
      <w:r w:rsidRPr="00232CA9">
        <w:rPr>
          <w:bCs w:val="0"/>
          <w:sz w:val="24"/>
          <w:szCs w:val="24"/>
          <w:cs/>
        </w:rPr>
        <w:t xml:space="preserve">तिरिक्खजोणिएसु </w:t>
      </w:r>
      <w:r w:rsidRPr="00232CA9">
        <w:rPr>
          <w:rFonts w:hint="cs"/>
          <w:bCs w:val="0"/>
          <w:sz w:val="24"/>
          <w:szCs w:val="24"/>
          <w:cs/>
          <w:lang w:bidi="sa-IN"/>
        </w:rPr>
        <w:t xml:space="preserve">वा </w:t>
      </w:r>
      <w:r w:rsidRPr="00232CA9">
        <w:rPr>
          <w:bCs w:val="0"/>
          <w:sz w:val="24"/>
          <w:szCs w:val="24"/>
          <w:cs/>
        </w:rPr>
        <w:t xml:space="preserve">माणुसेसु </w:t>
      </w:r>
      <w:r w:rsidRPr="00232CA9">
        <w:rPr>
          <w:rFonts w:hint="cs"/>
          <w:bCs w:val="0"/>
          <w:sz w:val="24"/>
          <w:szCs w:val="24"/>
          <w:cs/>
          <w:lang w:bidi="sa-IN"/>
        </w:rPr>
        <w:t xml:space="preserve">वा </w:t>
      </w:r>
      <w:r w:rsidRPr="00232CA9">
        <w:rPr>
          <w:bCs w:val="0"/>
          <w:sz w:val="24"/>
          <w:szCs w:val="24"/>
          <w:cs/>
        </w:rPr>
        <w:t xml:space="preserve">देवेसु </w:t>
      </w:r>
      <w:r w:rsidRPr="00232CA9">
        <w:rPr>
          <w:rFonts w:hint="cs"/>
          <w:bCs w:val="0"/>
          <w:sz w:val="24"/>
          <w:szCs w:val="24"/>
          <w:cs/>
          <w:lang w:bidi="sa-IN"/>
        </w:rPr>
        <w:t xml:space="preserve">वा, </w:t>
      </w:r>
      <w:r w:rsidRPr="00232CA9">
        <w:rPr>
          <w:bCs w:val="0"/>
          <w:sz w:val="24"/>
          <w:szCs w:val="24"/>
          <w:cs/>
        </w:rPr>
        <w:t>जे याव</w:t>
      </w:r>
      <w:r w:rsidRPr="00232CA9">
        <w:rPr>
          <w:rFonts w:hint="cs"/>
          <w:bCs w:val="0"/>
          <w:sz w:val="24"/>
          <w:szCs w:val="24"/>
          <w:cs/>
        </w:rPr>
        <w:t>न्ने</w:t>
      </w:r>
      <w:r w:rsidRPr="00232CA9">
        <w:rPr>
          <w:bCs w:val="0"/>
          <w:sz w:val="24"/>
          <w:szCs w:val="24"/>
          <w:cs/>
        </w:rPr>
        <w:t xml:space="preserve"> तहप्पगारा पाणा विण्णू वेयणं वेयंति</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 xml:space="preserve">तेसिं पि य </w:t>
      </w:r>
      <w:r w:rsidRPr="00232CA9">
        <w:rPr>
          <w:rFonts w:hint="cs"/>
          <w:bCs w:val="0"/>
          <w:sz w:val="24"/>
          <w:szCs w:val="24"/>
          <w:cs/>
          <w:lang w:bidi="sa-IN"/>
        </w:rPr>
        <w:t>णं</w:t>
      </w:r>
      <w:r w:rsidRPr="00232CA9">
        <w:rPr>
          <w:bCs w:val="0"/>
          <w:sz w:val="24"/>
          <w:szCs w:val="24"/>
          <w:cs/>
        </w:rPr>
        <w:t xml:space="preserve"> इमाइं तेरस किरियाठाणाइं भवंतीतिमक्खायं</w:t>
      </w:r>
      <w:r w:rsidRPr="00232CA9">
        <w:rPr>
          <w:rFonts w:hint="cs"/>
          <w:bCs w:val="0"/>
          <w:sz w:val="24"/>
          <w:szCs w:val="24"/>
          <w:cs/>
          <w:lang w:bidi="sa-IN"/>
        </w:rPr>
        <w:t>,</w:t>
      </w:r>
      <w:r w:rsidRPr="00232CA9">
        <w:rPr>
          <w:bCs w:val="0"/>
          <w:sz w:val="24"/>
          <w:szCs w:val="24"/>
          <w:cs/>
        </w:rPr>
        <w:t xml:space="preserve"> तं जहा-</w:t>
      </w:r>
      <w:r w:rsidRPr="00232CA9">
        <w:rPr>
          <w:rFonts w:hint="cs"/>
          <w:bCs w:val="0"/>
          <w:sz w:val="24"/>
          <w:szCs w:val="24"/>
          <w:cs/>
        </w:rPr>
        <w:t xml:space="preserve"> </w:t>
      </w:r>
      <w:r w:rsidRPr="00232CA9">
        <w:rPr>
          <w:bCs w:val="0"/>
          <w:sz w:val="24"/>
          <w:szCs w:val="24"/>
          <w:cs/>
        </w:rPr>
        <w:t>अट्ठादंडे अ</w:t>
      </w:r>
      <w:r w:rsidRPr="00232CA9">
        <w:rPr>
          <w:rFonts w:hint="cs"/>
          <w:bCs w:val="0"/>
          <w:sz w:val="24"/>
          <w:szCs w:val="24"/>
          <w:cs/>
          <w:lang w:bidi="sa-IN"/>
        </w:rPr>
        <w:t>न</w:t>
      </w:r>
      <w:r w:rsidRPr="00232CA9">
        <w:rPr>
          <w:bCs w:val="0"/>
          <w:sz w:val="24"/>
          <w:szCs w:val="24"/>
          <w:cs/>
        </w:rPr>
        <w:t>ट्ठादंडे हिसादंडे अक</w:t>
      </w:r>
      <w:r w:rsidRPr="00232CA9">
        <w:rPr>
          <w:rFonts w:hint="cs"/>
          <w:bCs w:val="0"/>
          <w:sz w:val="24"/>
          <w:szCs w:val="24"/>
          <w:cs/>
          <w:lang w:bidi="sa-IN"/>
        </w:rPr>
        <w:t>म्हा</w:t>
      </w:r>
      <w:r w:rsidRPr="00232CA9">
        <w:rPr>
          <w:bCs w:val="0"/>
          <w:sz w:val="24"/>
          <w:szCs w:val="24"/>
          <w:cs/>
        </w:rPr>
        <w:t>दंडे दिट्ठिविपरियासियादंडे मोसवत्तिए अदिन्नादा</w:t>
      </w:r>
      <w:r w:rsidRPr="00232CA9">
        <w:rPr>
          <w:rFonts w:hint="cs"/>
          <w:bCs w:val="0"/>
          <w:sz w:val="24"/>
          <w:szCs w:val="24"/>
          <w:cs/>
          <w:lang w:bidi="sa-IN"/>
        </w:rPr>
        <w:t>न</w:t>
      </w:r>
      <w:r w:rsidRPr="00232CA9">
        <w:rPr>
          <w:bCs w:val="0"/>
          <w:sz w:val="24"/>
          <w:szCs w:val="24"/>
          <w:cs/>
        </w:rPr>
        <w:t>वत्तिए अज्झत्थिए मा</w:t>
      </w:r>
      <w:r w:rsidRPr="00232CA9">
        <w:rPr>
          <w:rFonts w:hint="cs"/>
          <w:bCs w:val="0"/>
          <w:sz w:val="24"/>
          <w:szCs w:val="24"/>
          <w:cs/>
          <w:lang w:bidi="sa-IN"/>
        </w:rPr>
        <w:t>न</w:t>
      </w:r>
      <w:r w:rsidRPr="00232CA9">
        <w:rPr>
          <w:bCs w:val="0"/>
          <w:sz w:val="24"/>
          <w:szCs w:val="24"/>
          <w:cs/>
        </w:rPr>
        <w:t>वत्त</w:t>
      </w:r>
      <w:r w:rsidRPr="00232CA9">
        <w:rPr>
          <w:rFonts w:hint="cs"/>
          <w:bCs w:val="0"/>
          <w:sz w:val="24"/>
          <w:szCs w:val="24"/>
          <w:cs/>
          <w:lang w:bidi="sa-IN"/>
        </w:rPr>
        <w:t>ि</w:t>
      </w:r>
      <w:r w:rsidRPr="00232CA9">
        <w:rPr>
          <w:bCs w:val="0"/>
          <w:sz w:val="24"/>
          <w:szCs w:val="24"/>
          <w:cs/>
        </w:rPr>
        <w:t>ए मित्तदोसवत्तिए मायावत्तिए लोभवत्तिए इरियावहिए ।</w:t>
      </w:r>
    </w:p>
    <w:p w:rsidR="004605FC" w:rsidRPr="00232CA9" w:rsidRDefault="00820B4A"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४९</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पढमे दंडसमादाणे अट्ठादंडवत्तिए त्ति आहिज्ज</w:t>
      </w:r>
      <w:r w:rsidR="004605FC" w:rsidRPr="00232CA9">
        <w:rPr>
          <w:rFonts w:hint="cs"/>
          <w:bCs w:val="0"/>
          <w:sz w:val="24"/>
          <w:szCs w:val="24"/>
          <w:cs/>
          <w:lang w:bidi="sa-IN"/>
        </w:rPr>
        <w:t>इ,</w:t>
      </w:r>
      <w:r w:rsidR="004605FC" w:rsidRPr="00232CA9">
        <w:rPr>
          <w:bCs w:val="0"/>
          <w:sz w:val="24"/>
          <w:szCs w:val="24"/>
          <w:cs/>
        </w:rPr>
        <w:t xml:space="preserve"> से जहा</w:t>
      </w:r>
      <w:r w:rsidR="004605FC" w:rsidRPr="00232CA9">
        <w:rPr>
          <w:rFonts w:hint="cs"/>
          <w:bCs w:val="0"/>
          <w:sz w:val="24"/>
          <w:szCs w:val="24"/>
          <w:cs/>
          <w:lang w:bidi="sa-IN"/>
        </w:rPr>
        <w:t>ना</w:t>
      </w:r>
      <w:r w:rsidR="004605FC" w:rsidRPr="00232CA9">
        <w:rPr>
          <w:bCs w:val="0"/>
          <w:sz w:val="24"/>
          <w:szCs w:val="24"/>
          <w:cs/>
        </w:rPr>
        <w:t xml:space="preserve">मए केइ पुरिसे आयहेउं वा नाइहेउं वा अगारहेउं वा परिवारहेउं वा मित्तहेउं वा नागहेउं वा भूयहेउं वा </w:t>
      </w:r>
      <w:r w:rsidR="004605FC" w:rsidRPr="00232CA9">
        <w:rPr>
          <w:rFonts w:hint="cs"/>
          <w:bCs w:val="0"/>
          <w:sz w:val="24"/>
          <w:szCs w:val="24"/>
          <w:cs/>
          <w:lang w:bidi="sa-IN"/>
        </w:rPr>
        <w:t>ज</w:t>
      </w:r>
      <w:r w:rsidR="004605FC" w:rsidRPr="00232CA9">
        <w:rPr>
          <w:bCs w:val="0"/>
          <w:sz w:val="24"/>
          <w:szCs w:val="24"/>
          <w:cs/>
        </w:rPr>
        <w:t>क्खहेउं वा तं दंडं तसथावरेहिं पाणेहिं सयमेव निसिरति अ</w:t>
      </w:r>
      <w:r w:rsidR="004605FC" w:rsidRPr="00232CA9">
        <w:rPr>
          <w:rFonts w:hint="cs"/>
          <w:bCs w:val="0"/>
          <w:sz w:val="24"/>
          <w:szCs w:val="24"/>
          <w:cs/>
          <w:lang w:bidi="sa-IN"/>
        </w:rPr>
        <w:t>न्ने</w:t>
      </w:r>
      <w:r w:rsidR="004605FC" w:rsidRPr="00232CA9">
        <w:rPr>
          <w:bCs w:val="0"/>
          <w:sz w:val="24"/>
          <w:szCs w:val="24"/>
          <w:cs/>
        </w:rPr>
        <w:t>ण वि निसिरावेति अन्नं पि निसिरंत</w:t>
      </w:r>
      <w:r w:rsidR="004605FC" w:rsidRPr="00232CA9">
        <w:rPr>
          <w:rFonts w:hint="cs"/>
          <w:bCs w:val="0"/>
          <w:sz w:val="24"/>
          <w:szCs w:val="24"/>
          <w:cs/>
        </w:rPr>
        <w:t>ं</w:t>
      </w:r>
      <w:r w:rsidR="004605FC" w:rsidRPr="00232CA9">
        <w:rPr>
          <w:bCs w:val="0"/>
          <w:sz w:val="24"/>
          <w:szCs w:val="24"/>
          <w:cs/>
        </w:rPr>
        <w:t xml:space="preserve"> सम</w:t>
      </w:r>
      <w:r w:rsidR="004605FC" w:rsidRPr="00232CA9">
        <w:rPr>
          <w:rFonts w:hint="cs"/>
          <w:bCs w:val="0"/>
          <w:sz w:val="24"/>
          <w:szCs w:val="24"/>
          <w:cs/>
          <w:lang w:bidi="sa-IN"/>
        </w:rPr>
        <w:t>नु</w:t>
      </w:r>
      <w:r w:rsidR="004605FC" w:rsidRPr="00232CA9">
        <w:rPr>
          <w:bCs w:val="0"/>
          <w:sz w:val="24"/>
          <w:szCs w:val="24"/>
          <w:cs/>
        </w:rPr>
        <w:t>जाणति</w:t>
      </w:r>
      <w:r w:rsidR="004605FC" w:rsidRPr="00232CA9">
        <w:rPr>
          <w:rFonts w:hint="cs"/>
          <w:bCs w:val="0"/>
          <w:sz w:val="24"/>
          <w:szCs w:val="24"/>
          <w:cs/>
        </w:rPr>
        <w:t>,</w:t>
      </w:r>
      <w:r w:rsidR="004605FC" w:rsidRPr="00232CA9">
        <w:rPr>
          <w:bCs w:val="0"/>
          <w:sz w:val="24"/>
          <w:szCs w:val="24"/>
          <w:cs/>
        </w:rPr>
        <w:t xml:space="preserve"> एवं खलु तस्स तप्पत्तियं सावज्जं ति आहिज्जइ</w:t>
      </w:r>
      <w:r w:rsidR="004605FC" w:rsidRPr="00232CA9">
        <w:rPr>
          <w:rFonts w:hint="cs"/>
          <w:bCs w:val="0"/>
          <w:sz w:val="24"/>
          <w:szCs w:val="24"/>
          <w:cs/>
          <w:lang w:bidi="sa-IN"/>
        </w:rPr>
        <w:t>,</w:t>
      </w:r>
      <w:r w:rsidR="004605FC" w:rsidRPr="00232CA9">
        <w:rPr>
          <w:bCs w:val="0"/>
          <w:sz w:val="24"/>
          <w:szCs w:val="24"/>
          <w:cs/>
        </w:rPr>
        <w:t xml:space="preserve"> पढमे दंडसमादा</w:t>
      </w:r>
      <w:r w:rsidR="004605FC" w:rsidRPr="00232CA9">
        <w:rPr>
          <w:rFonts w:hint="cs"/>
          <w:bCs w:val="0"/>
          <w:sz w:val="24"/>
          <w:szCs w:val="24"/>
          <w:cs/>
        </w:rPr>
        <w:t>ने</w:t>
      </w:r>
      <w:r w:rsidR="004605FC" w:rsidRPr="00232CA9">
        <w:rPr>
          <w:bCs w:val="0"/>
          <w:sz w:val="24"/>
          <w:szCs w:val="24"/>
          <w:cs/>
        </w:rPr>
        <w:t xml:space="preserve"> अट्ठ</w:t>
      </w:r>
      <w:r w:rsidR="004605FC" w:rsidRPr="00232CA9">
        <w:rPr>
          <w:rFonts w:hint="cs"/>
          <w:bCs w:val="0"/>
          <w:sz w:val="24"/>
          <w:szCs w:val="24"/>
          <w:cs/>
        </w:rPr>
        <w:t>ा</w:t>
      </w:r>
      <w:r w:rsidR="004605FC" w:rsidRPr="00232CA9">
        <w:rPr>
          <w:bCs w:val="0"/>
          <w:sz w:val="24"/>
          <w:szCs w:val="24"/>
          <w:cs/>
        </w:rPr>
        <w:t>दंडवत्तिए त्ति आहिए ।</w:t>
      </w:r>
    </w:p>
    <w:p w:rsidR="00DF1D56" w:rsidRDefault="00820B4A" w:rsidP="00DF1D56">
      <w:pPr>
        <w:pStyle w:val="H4Hindi"/>
        <w:tabs>
          <w:tab w:val="left" w:pos="2250"/>
        </w:tabs>
        <w:spacing w:before="0" w:after="0"/>
        <w:ind w:firstLine="1440"/>
        <w:jc w:val="distribute"/>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५०</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दोच्चे दंडसमादा</w:t>
      </w:r>
      <w:r w:rsidR="004605FC" w:rsidRPr="00232CA9">
        <w:rPr>
          <w:rFonts w:hint="cs"/>
          <w:bCs w:val="0"/>
          <w:sz w:val="24"/>
          <w:szCs w:val="24"/>
          <w:cs/>
          <w:lang w:bidi="sa-IN"/>
        </w:rPr>
        <w:t>ने</w:t>
      </w:r>
      <w:r w:rsidR="004605FC" w:rsidRPr="00232CA9">
        <w:rPr>
          <w:bCs w:val="0"/>
          <w:sz w:val="24"/>
          <w:szCs w:val="24"/>
          <w:cs/>
        </w:rPr>
        <w:t xml:space="preserve"> अ</w:t>
      </w:r>
      <w:r w:rsidR="004605FC" w:rsidRPr="00232CA9">
        <w:rPr>
          <w:rFonts w:hint="cs"/>
          <w:bCs w:val="0"/>
          <w:sz w:val="24"/>
          <w:szCs w:val="24"/>
          <w:cs/>
          <w:lang w:bidi="sa-IN"/>
        </w:rPr>
        <w:t>न</w:t>
      </w:r>
      <w:r w:rsidR="004605FC" w:rsidRPr="00232CA9">
        <w:rPr>
          <w:bCs w:val="0"/>
          <w:sz w:val="24"/>
          <w:szCs w:val="24"/>
          <w:cs/>
        </w:rPr>
        <w:t>ट्ठादंडवत्तिए त्ति आहिज्जइ</w:t>
      </w:r>
      <w:r w:rsidR="00FF130D">
        <w:rPr>
          <w:rFonts w:hint="cs"/>
          <w:bCs w:val="0"/>
          <w:sz w:val="24"/>
          <w:szCs w:val="24"/>
          <w:cs/>
        </w:rPr>
        <w:t>,</w:t>
      </w:r>
      <w:r w:rsidR="004605FC" w:rsidRPr="00232CA9">
        <w:rPr>
          <w:bCs w:val="0"/>
          <w:sz w:val="24"/>
          <w:szCs w:val="24"/>
          <w:cs/>
        </w:rPr>
        <w:t xml:space="preserve"> से जहा</w:t>
      </w:r>
      <w:r w:rsidR="004605FC" w:rsidRPr="00232CA9">
        <w:rPr>
          <w:rFonts w:hint="cs"/>
          <w:bCs w:val="0"/>
          <w:sz w:val="24"/>
          <w:szCs w:val="24"/>
          <w:cs/>
          <w:lang w:bidi="sa-IN"/>
        </w:rPr>
        <w:t>ना</w:t>
      </w:r>
      <w:r w:rsidR="004605FC" w:rsidRPr="00232CA9">
        <w:rPr>
          <w:bCs w:val="0"/>
          <w:sz w:val="24"/>
          <w:szCs w:val="24"/>
          <w:cs/>
        </w:rPr>
        <w:t>मए केइ पुरिसे जे इमे तसा पाणा भवंति ते नो अच्चाए नो अजि</w:t>
      </w:r>
      <w:r w:rsidR="004605FC" w:rsidRPr="00232CA9">
        <w:rPr>
          <w:rFonts w:hint="cs"/>
          <w:bCs w:val="0"/>
          <w:sz w:val="24"/>
          <w:szCs w:val="24"/>
          <w:cs/>
          <w:lang w:bidi="sa-IN"/>
        </w:rPr>
        <w:t>ना</w:t>
      </w:r>
      <w:r w:rsidR="004605FC" w:rsidRPr="00232CA9">
        <w:rPr>
          <w:bCs w:val="0"/>
          <w:sz w:val="24"/>
          <w:szCs w:val="24"/>
          <w:cs/>
        </w:rPr>
        <w:t xml:space="preserve">ए नो मंसाए नो सोणियाए नो हिययाए नो पित्ताए नो वसाए नो पिच्छाए नो पुच्छाए नो बालाए नो सिंगाए नो विसाणाए नो दंताए नो दाढाए नो </w:t>
      </w:r>
      <w:r w:rsidR="004605FC" w:rsidRPr="00232CA9">
        <w:rPr>
          <w:rFonts w:hint="cs"/>
          <w:bCs w:val="0"/>
          <w:sz w:val="24"/>
          <w:szCs w:val="24"/>
          <w:cs/>
        </w:rPr>
        <w:t>ण्हाए.</w:t>
      </w:r>
      <w:r w:rsidR="004605FC" w:rsidRPr="00232CA9">
        <w:rPr>
          <w:bCs w:val="0"/>
          <w:sz w:val="24"/>
          <w:szCs w:val="24"/>
          <w:cs/>
        </w:rPr>
        <w:t xml:space="preserve"> नो </w:t>
      </w:r>
    </w:p>
    <w:p w:rsidR="001936AC" w:rsidRDefault="001936AC" w:rsidP="001936AC">
      <w:pPr>
        <w:spacing w:after="0" w:line="240" w:lineRule="auto"/>
        <w:ind w:right="1708"/>
        <w:contextualSpacing/>
        <w:rPr>
          <w:rFonts w:cs="Mangal"/>
          <w:sz w:val="24"/>
          <w:szCs w:val="24"/>
        </w:rPr>
      </w:pPr>
      <w:r>
        <w:rPr>
          <w:rFonts w:cs="Mangal" w:hint="cs"/>
          <w:sz w:val="24"/>
          <w:szCs w:val="24"/>
          <w:cs/>
        </w:rPr>
        <w:lastRenderedPageBreak/>
        <w:t>सुयक्खंधो-२, अज्झयणं-२, उद्देसो-</w:t>
      </w:r>
    </w:p>
    <w:tbl>
      <w:tblPr>
        <w:tblW w:w="10140" w:type="dxa"/>
        <w:tblInd w:w="93" w:type="dxa"/>
        <w:tblBorders>
          <w:top w:val="single" w:sz="4" w:space="0" w:color="auto"/>
        </w:tblBorders>
        <w:tblLook w:val="04A0"/>
      </w:tblPr>
      <w:tblGrid>
        <w:gridCol w:w="10140"/>
      </w:tblGrid>
      <w:tr w:rsidR="001936AC" w:rsidTr="00A43EF4">
        <w:trPr>
          <w:trHeight w:val="228"/>
        </w:trPr>
        <w:tc>
          <w:tcPr>
            <w:tcW w:w="10140" w:type="dxa"/>
            <w:tcBorders>
              <w:top w:val="single" w:sz="4" w:space="0" w:color="FF0000"/>
              <w:left w:val="nil"/>
              <w:bottom w:val="nil"/>
              <w:right w:val="nil"/>
            </w:tcBorders>
          </w:tcPr>
          <w:p w:rsidR="001936AC" w:rsidRDefault="001936A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DF1D56">
      <w:pPr>
        <w:pStyle w:val="H4Hindi"/>
        <w:tabs>
          <w:tab w:val="left" w:pos="2250"/>
        </w:tabs>
        <w:spacing w:before="0" w:after="0"/>
        <w:jc w:val="both"/>
        <w:rPr>
          <w:bCs w:val="0"/>
          <w:sz w:val="24"/>
          <w:szCs w:val="24"/>
          <w:lang w:bidi="sa-IN"/>
        </w:rPr>
      </w:pPr>
      <w:r w:rsidRPr="00232CA9">
        <w:rPr>
          <w:bCs w:val="0"/>
          <w:sz w:val="24"/>
          <w:szCs w:val="24"/>
          <w:cs/>
        </w:rPr>
        <w:t>ण्हारुणिए नो अट्ठीए नो अट्ठिमिंजाए नो हिंसिसु मे त्ति नो हिंसंति मे त्ति नो हिंसिस्संति मे त्ति नो पुत्तपो</w:t>
      </w:r>
      <w:r w:rsidRPr="00232CA9">
        <w:rPr>
          <w:rFonts w:hint="cs"/>
          <w:bCs w:val="0"/>
          <w:sz w:val="24"/>
          <w:szCs w:val="24"/>
          <w:cs/>
          <w:lang w:bidi="sa-IN"/>
        </w:rPr>
        <w:t>सणया</w:t>
      </w:r>
      <w:r w:rsidRPr="00232CA9">
        <w:rPr>
          <w:bCs w:val="0"/>
          <w:sz w:val="24"/>
          <w:szCs w:val="24"/>
          <w:cs/>
        </w:rPr>
        <w:t>ए नो पसुपोस</w:t>
      </w:r>
      <w:r w:rsidRPr="00232CA9">
        <w:rPr>
          <w:rFonts w:hint="cs"/>
          <w:bCs w:val="0"/>
          <w:sz w:val="24"/>
          <w:szCs w:val="24"/>
          <w:cs/>
          <w:lang w:bidi="sa-IN"/>
        </w:rPr>
        <w:t>णया</w:t>
      </w:r>
      <w:r w:rsidRPr="00232CA9">
        <w:rPr>
          <w:bCs w:val="0"/>
          <w:sz w:val="24"/>
          <w:szCs w:val="24"/>
          <w:cs/>
        </w:rPr>
        <w:t>ए नो अगारपरिवूहणयाए नो समणमाहणवत्तणाहेउं नो तस्स सरीरगस्स किंचि विपरियाइत्ता भवति</w:t>
      </w:r>
      <w:r w:rsidRPr="00232CA9">
        <w:rPr>
          <w:rFonts w:hint="cs"/>
          <w:bCs w:val="0"/>
          <w:sz w:val="24"/>
          <w:szCs w:val="24"/>
          <w:cs/>
          <w:lang w:bidi="sa-IN"/>
        </w:rPr>
        <w:t>,</w:t>
      </w:r>
      <w:r w:rsidRPr="00232CA9">
        <w:rPr>
          <w:bCs w:val="0"/>
          <w:sz w:val="24"/>
          <w:szCs w:val="24"/>
          <w:cs/>
        </w:rPr>
        <w:t xml:space="preserve"> से हंता छेत्ता भेत्ता लुंपइत्ता विलुंपइत्ता </w:t>
      </w:r>
      <w:r w:rsidRPr="00232CA9">
        <w:rPr>
          <w:rFonts w:hint="cs"/>
          <w:bCs w:val="0"/>
          <w:sz w:val="24"/>
          <w:szCs w:val="24"/>
          <w:cs/>
        </w:rPr>
        <w:t>उद्द</w:t>
      </w:r>
      <w:r w:rsidRPr="00232CA9">
        <w:rPr>
          <w:bCs w:val="0"/>
          <w:sz w:val="24"/>
          <w:szCs w:val="24"/>
          <w:cs/>
        </w:rPr>
        <w:t>वइत्ता उज्झिउं बाले वेरस्स आभागी भवति-</w:t>
      </w:r>
      <w:r w:rsidRPr="00232CA9">
        <w:rPr>
          <w:rFonts w:hint="cs"/>
          <w:bCs w:val="0"/>
          <w:sz w:val="24"/>
          <w:szCs w:val="24"/>
          <w:cs/>
        </w:rPr>
        <w:t xml:space="preserve"> </w:t>
      </w:r>
      <w:r w:rsidRPr="00232CA9">
        <w:rPr>
          <w:bCs w:val="0"/>
          <w:sz w:val="24"/>
          <w:szCs w:val="24"/>
          <w:cs/>
        </w:rPr>
        <w:t>अ</w:t>
      </w:r>
      <w:r w:rsidRPr="00232CA9">
        <w:rPr>
          <w:rFonts w:hint="cs"/>
          <w:bCs w:val="0"/>
          <w:sz w:val="24"/>
          <w:szCs w:val="24"/>
          <w:cs/>
          <w:lang w:bidi="sa-IN"/>
        </w:rPr>
        <w:t>न</w:t>
      </w:r>
      <w:r w:rsidRPr="00232CA9">
        <w:rPr>
          <w:bCs w:val="0"/>
          <w:sz w:val="24"/>
          <w:szCs w:val="24"/>
          <w:cs/>
        </w:rPr>
        <w:t xml:space="preserve">ट्ठादंडे </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से जहा</w:t>
      </w:r>
      <w:r w:rsidRPr="00232CA9">
        <w:rPr>
          <w:rFonts w:hint="cs"/>
          <w:bCs w:val="0"/>
          <w:sz w:val="24"/>
          <w:szCs w:val="24"/>
          <w:cs/>
          <w:lang w:bidi="sa-IN"/>
        </w:rPr>
        <w:t>ना</w:t>
      </w:r>
      <w:r w:rsidRPr="00232CA9">
        <w:rPr>
          <w:bCs w:val="0"/>
          <w:sz w:val="24"/>
          <w:szCs w:val="24"/>
          <w:cs/>
        </w:rPr>
        <w:t>मए केइ पुरिसे जे इमे थावरा पाणा भवंति</w:t>
      </w:r>
      <w:r w:rsidRPr="00232CA9">
        <w:rPr>
          <w:rFonts w:hint="cs"/>
          <w:bCs w:val="0"/>
          <w:sz w:val="24"/>
          <w:szCs w:val="24"/>
          <w:cs/>
          <w:lang w:bidi="sa-IN"/>
        </w:rPr>
        <w:t>,</w:t>
      </w:r>
      <w:r w:rsidRPr="00232CA9">
        <w:rPr>
          <w:bCs w:val="0"/>
          <w:sz w:val="24"/>
          <w:szCs w:val="24"/>
          <w:cs/>
        </w:rPr>
        <w:t xml:space="preserve"> तं जहा-इक्कडा इ वा क</w:t>
      </w:r>
      <w:r w:rsidRPr="00232CA9">
        <w:rPr>
          <w:rFonts w:hint="cs"/>
          <w:bCs w:val="0"/>
          <w:sz w:val="24"/>
          <w:szCs w:val="24"/>
          <w:cs/>
        </w:rPr>
        <w:t>ढि</w:t>
      </w:r>
      <w:r w:rsidRPr="00232CA9">
        <w:rPr>
          <w:rFonts w:hint="cs"/>
          <w:bCs w:val="0"/>
          <w:sz w:val="24"/>
          <w:szCs w:val="24"/>
          <w:cs/>
          <w:lang w:bidi="sa-IN"/>
        </w:rPr>
        <w:t>णा</w:t>
      </w:r>
      <w:r w:rsidRPr="00232CA9">
        <w:rPr>
          <w:bCs w:val="0"/>
          <w:sz w:val="24"/>
          <w:szCs w:val="24"/>
          <w:cs/>
        </w:rPr>
        <w:t xml:space="preserve"> इ वा जंतुगा इ वा परगा इ वा मो</w:t>
      </w:r>
      <w:r w:rsidRPr="00232CA9">
        <w:rPr>
          <w:rFonts w:hint="cs"/>
          <w:bCs w:val="0"/>
          <w:sz w:val="24"/>
          <w:szCs w:val="24"/>
          <w:cs/>
          <w:lang w:bidi="sa-IN"/>
        </w:rPr>
        <w:t>क्खा</w:t>
      </w:r>
      <w:r w:rsidRPr="00232CA9">
        <w:rPr>
          <w:bCs w:val="0"/>
          <w:sz w:val="24"/>
          <w:szCs w:val="24"/>
          <w:cs/>
        </w:rPr>
        <w:t xml:space="preserve"> इ वा तणा इ वा कुसा इ वा कुच्छगा इ वा पव्वगा इ वा पलाला इ वा ते नो पुत्तपोसणाए नो पसुपोसणाए नो अगारपरिवूहणयाए नो समणमाहण</w:t>
      </w:r>
      <w:r w:rsidRPr="00232CA9">
        <w:rPr>
          <w:rFonts w:hint="cs"/>
          <w:bCs w:val="0"/>
          <w:sz w:val="24"/>
          <w:szCs w:val="24"/>
          <w:cs/>
        </w:rPr>
        <w:t>पोसणयाए</w:t>
      </w:r>
      <w:r w:rsidRPr="00232CA9">
        <w:rPr>
          <w:bCs w:val="0"/>
          <w:sz w:val="24"/>
          <w:szCs w:val="24"/>
          <w:cs/>
        </w:rPr>
        <w:t xml:space="preserve"> नो तस्स सरीरगस्स किंचि विपरियाइत्ता भव</w:t>
      </w:r>
      <w:r w:rsidRPr="00232CA9">
        <w:rPr>
          <w:rFonts w:hint="cs"/>
          <w:bCs w:val="0"/>
          <w:sz w:val="24"/>
          <w:szCs w:val="24"/>
          <w:cs/>
        </w:rPr>
        <w:t>ं</w:t>
      </w:r>
      <w:r w:rsidRPr="00232CA9">
        <w:rPr>
          <w:bCs w:val="0"/>
          <w:sz w:val="24"/>
          <w:szCs w:val="24"/>
          <w:cs/>
        </w:rPr>
        <w:t>ति</w:t>
      </w:r>
      <w:r w:rsidRPr="00232CA9">
        <w:rPr>
          <w:rFonts w:hint="cs"/>
          <w:bCs w:val="0"/>
          <w:sz w:val="24"/>
          <w:szCs w:val="24"/>
          <w:cs/>
          <w:lang w:bidi="sa-IN"/>
        </w:rPr>
        <w:t>,</w:t>
      </w:r>
      <w:r w:rsidRPr="00232CA9">
        <w:rPr>
          <w:bCs w:val="0"/>
          <w:sz w:val="24"/>
          <w:szCs w:val="24"/>
          <w:cs/>
        </w:rPr>
        <w:t xml:space="preserve"> से हंता छेत्ता भेत्ता लुंपइत्ता विलुंपइत्ता </w:t>
      </w:r>
      <w:r w:rsidRPr="00232CA9">
        <w:rPr>
          <w:rFonts w:hint="cs"/>
          <w:bCs w:val="0"/>
          <w:sz w:val="24"/>
          <w:szCs w:val="24"/>
          <w:cs/>
        </w:rPr>
        <w:t>उद्द</w:t>
      </w:r>
      <w:r w:rsidRPr="00232CA9">
        <w:rPr>
          <w:bCs w:val="0"/>
          <w:sz w:val="24"/>
          <w:szCs w:val="24"/>
          <w:cs/>
        </w:rPr>
        <w:t>वइत्ता उज्झिउं बाले वेरस्स आभागी भवइ-</w:t>
      </w:r>
      <w:r w:rsidRPr="00232CA9">
        <w:rPr>
          <w:rFonts w:hint="cs"/>
          <w:bCs w:val="0"/>
          <w:sz w:val="24"/>
          <w:szCs w:val="24"/>
          <w:cs/>
        </w:rPr>
        <w:t xml:space="preserve"> </w:t>
      </w:r>
      <w:r w:rsidRPr="00232CA9">
        <w:rPr>
          <w:bCs w:val="0"/>
          <w:sz w:val="24"/>
          <w:szCs w:val="24"/>
          <w:cs/>
        </w:rPr>
        <w:t>अ</w:t>
      </w:r>
      <w:r w:rsidRPr="00232CA9">
        <w:rPr>
          <w:rFonts w:hint="cs"/>
          <w:bCs w:val="0"/>
          <w:sz w:val="24"/>
          <w:szCs w:val="24"/>
          <w:cs/>
          <w:lang w:bidi="sa-IN"/>
        </w:rPr>
        <w:t>न</w:t>
      </w:r>
      <w:r w:rsidRPr="00232CA9">
        <w:rPr>
          <w:bCs w:val="0"/>
          <w:sz w:val="24"/>
          <w:szCs w:val="24"/>
          <w:cs/>
        </w:rPr>
        <w:t xml:space="preserve">ट्ठादंडे </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 xml:space="preserve">से जहानामए केइ पुरिसे कच्छंसि वा दहंसि वा उदगंसि वा दवियंसि वा </w:t>
      </w:r>
      <w:r w:rsidRPr="00232CA9">
        <w:rPr>
          <w:rFonts w:hint="cs"/>
          <w:bCs w:val="0"/>
          <w:sz w:val="24"/>
          <w:szCs w:val="24"/>
          <w:cs/>
          <w:lang w:bidi="sa-IN"/>
        </w:rPr>
        <w:t>वलयंसि वा</w:t>
      </w:r>
      <w:r w:rsidRPr="00232CA9">
        <w:rPr>
          <w:rFonts w:hint="cs"/>
          <w:bCs w:val="0"/>
          <w:sz w:val="24"/>
          <w:szCs w:val="24"/>
          <w:cs/>
        </w:rPr>
        <w:t xml:space="preserve"> </w:t>
      </w:r>
      <w:r w:rsidRPr="00232CA9">
        <w:rPr>
          <w:bCs w:val="0"/>
          <w:sz w:val="24"/>
          <w:szCs w:val="24"/>
          <w:cs/>
        </w:rPr>
        <w:t>नूमंसि वा गहणंसि वा गहणविदुग्गंसि वा व</w:t>
      </w:r>
      <w:r w:rsidRPr="00232CA9">
        <w:rPr>
          <w:rFonts w:hint="cs"/>
          <w:bCs w:val="0"/>
          <w:sz w:val="24"/>
          <w:szCs w:val="24"/>
          <w:cs/>
          <w:lang w:bidi="sa-IN"/>
        </w:rPr>
        <w:t>नं</w:t>
      </w:r>
      <w:r w:rsidRPr="00232CA9">
        <w:rPr>
          <w:bCs w:val="0"/>
          <w:sz w:val="24"/>
          <w:szCs w:val="24"/>
          <w:cs/>
        </w:rPr>
        <w:t>सि वा व</w:t>
      </w:r>
      <w:r w:rsidRPr="00232CA9">
        <w:rPr>
          <w:rFonts w:hint="cs"/>
          <w:bCs w:val="0"/>
          <w:sz w:val="24"/>
          <w:szCs w:val="24"/>
          <w:cs/>
          <w:lang w:bidi="sa-IN"/>
        </w:rPr>
        <w:t>न</w:t>
      </w:r>
      <w:r w:rsidRPr="00232CA9">
        <w:rPr>
          <w:bCs w:val="0"/>
          <w:sz w:val="24"/>
          <w:szCs w:val="24"/>
          <w:cs/>
        </w:rPr>
        <w:t xml:space="preserve">विदुग्गंसि वा </w:t>
      </w:r>
      <w:r w:rsidRPr="00232CA9">
        <w:rPr>
          <w:rFonts w:hint="cs"/>
          <w:bCs w:val="0"/>
          <w:sz w:val="24"/>
          <w:szCs w:val="24"/>
          <w:cs/>
          <w:lang w:bidi="sa-IN"/>
        </w:rPr>
        <w:t>प</w:t>
      </w:r>
      <w:r w:rsidRPr="00232CA9">
        <w:rPr>
          <w:bCs w:val="0"/>
          <w:sz w:val="24"/>
          <w:szCs w:val="24"/>
          <w:cs/>
        </w:rPr>
        <w:t>व्वयंसि वा पव्वयविदुग्गंसि वा तणाइं ऊसविय-</w:t>
      </w:r>
      <w:r w:rsidRPr="00232CA9">
        <w:rPr>
          <w:rFonts w:hint="cs"/>
          <w:bCs w:val="0"/>
          <w:sz w:val="24"/>
          <w:szCs w:val="24"/>
          <w:cs/>
          <w:lang w:bidi="sa-IN"/>
        </w:rPr>
        <w:t xml:space="preserve"> </w:t>
      </w:r>
      <w:r w:rsidRPr="00232CA9">
        <w:rPr>
          <w:bCs w:val="0"/>
          <w:sz w:val="24"/>
          <w:szCs w:val="24"/>
          <w:cs/>
        </w:rPr>
        <w:t>ऊसविय सयमेव अग</w:t>
      </w:r>
      <w:r w:rsidRPr="00232CA9">
        <w:rPr>
          <w:rFonts w:hint="cs"/>
          <w:bCs w:val="0"/>
          <w:sz w:val="24"/>
          <w:szCs w:val="24"/>
          <w:cs/>
          <w:lang w:bidi="sa-IN"/>
        </w:rPr>
        <w:t>नि</w:t>
      </w:r>
      <w:r w:rsidRPr="00232CA9">
        <w:rPr>
          <w:bCs w:val="0"/>
          <w:sz w:val="24"/>
          <w:szCs w:val="24"/>
          <w:cs/>
        </w:rPr>
        <w:t>कायं निसिरति अ</w:t>
      </w:r>
      <w:r w:rsidRPr="00232CA9">
        <w:rPr>
          <w:rFonts w:hint="cs"/>
          <w:bCs w:val="0"/>
          <w:sz w:val="24"/>
          <w:szCs w:val="24"/>
          <w:cs/>
          <w:lang w:bidi="sa-IN"/>
        </w:rPr>
        <w:t>न्ने</w:t>
      </w:r>
      <w:r w:rsidRPr="00232CA9">
        <w:rPr>
          <w:bCs w:val="0"/>
          <w:sz w:val="24"/>
          <w:szCs w:val="24"/>
          <w:cs/>
        </w:rPr>
        <w:t>ण वि अग</w:t>
      </w:r>
      <w:r w:rsidRPr="00232CA9">
        <w:rPr>
          <w:rFonts w:hint="cs"/>
          <w:bCs w:val="0"/>
          <w:sz w:val="24"/>
          <w:szCs w:val="24"/>
          <w:cs/>
          <w:lang w:bidi="sa-IN"/>
        </w:rPr>
        <w:t>नि</w:t>
      </w:r>
      <w:r w:rsidRPr="00232CA9">
        <w:rPr>
          <w:bCs w:val="0"/>
          <w:sz w:val="24"/>
          <w:szCs w:val="24"/>
          <w:cs/>
        </w:rPr>
        <w:t>कायं निसिरावेति अन्नं पि अग</w:t>
      </w:r>
      <w:r w:rsidRPr="00232CA9">
        <w:rPr>
          <w:rFonts w:hint="cs"/>
          <w:bCs w:val="0"/>
          <w:sz w:val="24"/>
          <w:szCs w:val="24"/>
          <w:cs/>
          <w:lang w:bidi="sa-IN"/>
        </w:rPr>
        <w:t>नि</w:t>
      </w:r>
      <w:r w:rsidRPr="00232CA9">
        <w:rPr>
          <w:bCs w:val="0"/>
          <w:sz w:val="24"/>
          <w:szCs w:val="24"/>
          <w:cs/>
        </w:rPr>
        <w:t>कायं निसिरंतं सम</w:t>
      </w:r>
      <w:r w:rsidRPr="00232CA9">
        <w:rPr>
          <w:rFonts w:hint="cs"/>
          <w:bCs w:val="0"/>
          <w:sz w:val="24"/>
          <w:szCs w:val="24"/>
          <w:cs/>
          <w:lang w:bidi="sa-IN"/>
        </w:rPr>
        <w:t>नु</w:t>
      </w:r>
      <w:r w:rsidRPr="00232CA9">
        <w:rPr>
          <w:bCs w:val="0"/>
          <w:sz w:val="24"/>
          <w:szCs w:val="24"/>
          <w:cs/>
        </w:rPr>
        <w:t>जाणति-</w:t>
      </w:r>
      <w:r w:rsidRPr="00232CA9">
        <w:rPr>
          <w:rFonts w:hint="cs"/>
          <w:bCs w:val="0"/>
          <w:sz w:val="24"/>
          <w:szCs w:val="24"/>
          <w:cs/>
          <w:lang w:bidi="sa-IN"/>
        </w:rPr>
        <w:t xml:space="preserve"> </w:t>
      </w:r>
      <w:r w:rsidRPr="00232CA9">
        <w:rPr>
          <w:bCs w:val="0"/>
          <w:sz w:val="24"/>
          <w:szCs w:val="24"/>
          <w:cs/>
        </w:rPr>
        <w:t>अ</w:t>
      </w:r>
      <w:r w:rsidRPr="00232CA9">
        <w:rPr>
          <w:rFonts w:hint="cs"/>
          <w:bCs w:val="0"/>
          <w:sz w:val="24"/>
          <w:szCs w:val="24"/>
          <w:cs/>
        </w:rPr>
        <w:t>न</w:t>
      </w:r>
      <w:r w:rsidRPr="00232CA9">
        <w:rPr>
          <w:bCs w:val="0"/>
          <w:sz w:val="24"/>
          <w:szCs w:val="24"/>
          <w:cs/>
        </w:rPr>
        <w:t>ट्ठादंडे</w:t>
      </w:r>
      <w:r w:rsidRPr="00232CA9">
        <w:rPr>
          <w:rFonts w:hint="cs"/>
          <w:bCs w:val="0"/>
          <w:sz w:val="24"/>
          <w:szCs w:val="24"/>
          <w:cs/>
        </w:rPr>
        <w:t>,</w:t>
      </w:r>
      <w:r w:rsidRPr="00232CA9">
        <w:rPr>
          <w:bCs w:val="0"/>
          <w:sz w:val="24"/>
          <w:szCs w:val="24"/>
          <w:cs/>
        </w:rPr>
        <w:t xml:space="preserve"> एवं खलु तस्स तप्पत्तियं सावज्ज</w:t>
      </w:r>
      <w:r w:rsidRPr="00232CA9">
        <w:rPr>
          <w:rFonts w:hint="cs"/>
          <w:bCs w:val="0"/>
          <w:sz w:val="24"/>
          <w:szCs w:val="24"/>
          <w:cs/>
        </w:rPr>
        <w:t>ंति</w:t>
      </w:r>
      <w:r w:rsidRPr="00232CA9">
        <w:rPr>
          <w:bCs w:val="0"/>
          <w:sz w:val="24"/>
          <w:szCs w:val="24"/>
          <w:cs/>
        </w:rPr>
        <w:t xml:space="preserve"> आहिज्जइ</w:t>
      </w:r>
      <w:r w:rsidRPr="00232CA9">
        <w:rPr>
          <w:rFonts w:hint="cs"/>
          <w:bCs w:val="0"/>
          <w:sz w:val="24"/>
          <w:szCs w:val="24"/>
          <w:cs/>
        </w:rPr>
        <w:t>,</w:t>
      </w:r>
      <w:r w:rsidRPr="00232CA9">
        <w:rPr>
          <w:bCs w:val="0"/>
          <w:sz w:val="24"/>
          <w:szCs w:val="24"/>
          <w:cs/>
        </w:rPr>
        <w:t xml:space="preserve"> दोच्चे दंडसमादा</w:t>
      </w:r>
      <w:r w:rsidRPr="00232CA9">
        <w:rPr>
          <w:rFonts w:hint="cs"/>
          <w:bCs w:val="0"/>
          <w:sz w:val="24"/>
          <w:szCs w:val="24"/>
          <w:cs/>
          <w:lang w:bidi="sa-IN"/>
        </w:rPr>
        <w:t>ने</w:t>
      </w:r>
      <w:r w:rsidRPr="00232CA9">
        <w:rPr>
          <w:bCs w:val="0"/>
          <w:sz w:val="24"/>
          <w:szCs w:val="24"/>
          <w:cs/>
        </w:rPr>
        <w:t xml:space="preserve"> अ</w:t>
      </w:r>
      <w:r w:rsidRPr="00232CA9">
        <w:rPr>
          <w:rFonts w:hint="cs"/>
          <w:bCs w:val="0"/>
          <w:sz w:val="24"/>
          <w:szCs w:val="24"/>
          <w:cs/>
          <w:lang w:bidi="sa-IN"/>
        </w:rPr>
        <w:t>न</w:t>
      </w:r>
      <w:r w:rsidRPr="00232CA9">
        <w:rPr>
          <w:bCs w:val="0"/>
          <w:sz w:val="24"/>
          <w:szCs w:val="24"/>
          <w:cs/>
        </w:rPr>
        <w:t>ट्ठादंडवत्तिए त्ति आ</w:t>
      </w:r>
      <w:r w:rsidRPr="00232CA9">
        <w:rPr>
          <w:rFonts w:hint="cs"/>
          <w:bCs w:val="0"/>
          <w:sz w:val="24"/>
          <w:szCs w:val="24"/>
          <w:cs/>
          <w:lang w:bidi="sa-IN"/>
        </w:rPr>
        <w:t>हि</w:t>
      </w:r>
      <w:r w:rsidRPr="00232CA9">
        <w:rPr>
          <w:bCs w:val="0"/>
          <w:sz w:val="24"/>
          <w:szCs w:val="24"/>
          <w:cs/>
        </w:rPr>
        <w:t>ए ।</w:t>
      </w:r>
    </w:p>
    <w:p w:rsidR="004605FC" w:rsidRPr="00232CA9" w:rsidRDefault="00820B4A"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५१</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तच्चे दंडसमादा</w:t>
      </w:r>
      <w:r w:rsidR="004605FC" w:rsidRPr="00232CA9">
        <w:rPr>
          <w:rFonts w:hint="cs"/>
          <w:bCs w:val="0"/>
          <w:sz w:val="24"/>
          <w:szCs w:val="24"/>
          <w:cs/>
          <w:lang w:bidi="sa-IN"/>
        </w:rPr>
        <w:t>ने</w:t>
      </w:r>
      <w:r w:rsidR="004605FC" w:rsidRPr="00232CA9">
        <w:rPr>
          <w:bCs w:val="0"/>
          <w:sz w:val="24"/>
          <w:szCs w:val="24"/>
          <w:cs/>
        </w:rPr>
        <w:t xml:space="preserve"> हिंसादंडवत्तिए त्ति आहिज्जइ</w:t>
      </w:r>
      <w:r w:rsidR="004605FC" w:rsidRPr="00232CA9">
        <w:rPr>
          <w:rFonts w:hint="cs"/>
          <w:bCs w:val="0"/>
          <w:sz w:val="24"/>
          <w:szCs w:val="24"/>
          <w:cs/>
          <w:lang w:bidi="sa-IN"/>
        </w:rPr>
        <w:t>,</w:t>
      </w:r>
      <w:r w:rsidR="004605FC" w:rsidRPr="00232CA9">
        <w:rPr>
          <w:bCs w:val="0"/>
          <w:sz w:val="24"/>
          <w:szCs w:val="24"/>
          <w:cs/>
        </w:rPr>
        <w:t xml:space="preserve"> से जहानामए केइ पुरिसे ममं वा ममि</w:t>
      </w:r>
      <w:r w:rsidR="004605FC" w:rsidRPr="00232CA9">
        <w:rPr>
          <w:rFonts w:hint="cs"/>
          <w:bCs w:val="0"/>
          <w:sz w:val="24"/>
          <w:szCs w:val="24"/>
          <w:cs/>
          <w:lang w:bidi="sa-IN"/>
        </w:rPr>
        <w:t>ं</w:t>
      </w:r>
      <w:r w:rsidR="004605FC" w:rsidRPr="00232CA9">
        <w:rPr>
          <w:bCs w:val="0"/>
          <w:sz w:val="24"/>
          <w:szCs w:val="24"/>
          <w:cs/>
        </w:rPr>
        <w:t xml:space="preserve"> वा अन्नं वा अन्नि</w:t>
      </w:r>
      <w:r w:rsidR="004605FC" w:rsidRPr="00232CA9">
        <w:rPr>
          <w:rFonts w:hint="cs"/>
          <w:bCs w:val="0"/>
          <w:sz w:val="24"/>
          <w:szCs w:val="24"/>
          <w:cs/>
          <w:lang w:bidi="sa-IN"/>
        </w:rPr>
        <w:t>ं</w:t>
      </w:r>
      <w:r w:rsidR="004605FC" w:rsidRPr="00232CA9">
        <w:rPr>
          <w:bCs w:val="0"/>
          <w:sz w:val="24"/>
          <w:szCs w:val="24"/>
          <w:cs/>
        </w:rPr>
        <w:t xml:space="preserve"> वा हिंसिसु वा हिंसंति वा हिंसिस्संति वा तं दंडं तसथावरेहिं पाणेहिं सयमेव निसिरइ अ</w:t>
      </w:r>
      <w:r w:rsidR="004605FC" w:rsidRPr="00232CA9">
        <w:rPr>
          <w:rFonts w:hint="cs"/>
          <w:bCs w:val="0"/>
          <w:sz w:val="24"/>
          <w:szCs w:val="24"/>
          <w:cs/>
          <w:lang w:bidi="sa-IN"/>
        </w:rPr>
        <w:t>न्ने</w:t>
      </w:r>
      <w:r w:rsidR="004605FC" w:rsidRPr="00232CA9">
        <w:rPr>
          <w:bCs w:val="0"/>
          <w:sz w:val="24"/>
          <w:szCs w:val="24"/>
          <w:cs/>
        </w:rPr>
        <w:t>ण वि निसिरावेइ अ</w:t>
      </w:r>
      <w:r w:rsidR="004605FC" w:rsidRPr="00232CA9">
        <w:rPr>
          <w:rFonts w:hint="cs"/>
          <w:bCs w:val="0"/>
          <w:sz w:val="24"/>
          <w:szCs w:val="24"/>
          <w:cs/>
          <w:lang w:bidi="sa-IN"/>
        </w:rPr>
        <w:t>न्नं</w:t>
      </w:r>
      <w:r w:rsidR="004605FC" w:rsidRPr="00232CA9">
        <w:rPr>
          <w:bCs w:val="0"/>
          <w:sz w:val="24"/>
          <w:szCs w:val="24"/>
          <w:cs/>
        </w:rPr>
        <w:t xml:space="preserve"> पि निस</w:t>
      </w:r>
      <w:r w:rsidR="004605FC" w:rsidRPr="00232CA9">
        <w:rPr>
          <w:rFonts w:hint="cs"/>
          <w:bCs w:val="0"/>
          <w:sz w:val="24"/>
          <w:szCs w:val="24"/>
          <w:cs/>
        </w:rPr>
        <w:t>ि</w:t>
      </w:r>
      <w:r w:rsidR="004605FC" w:rsidRPr="00232CA9">
        <w:rPr>
          <w:bCs w:val="0"/>
          <w:sz w:val="24"/>
          <w:szCs w:val="24"/>
          <w:cs/>
        </w:rPr>
        <w:t>रंतं समणुजाणइ</w:t>
      </w:r>
      <w:r w:rsidR="004605FC" w:rsidRPr="00232CA9">
        <w:rPr>
          <w:rFonts w:hint="cs"/>
          <w:bCs w:val="0"/>
          <w:sz w:val="24"/>
          <w:szCs w:val="24"/>
          <w:cs/>
          <w:lang w:bidi="sa-IN"/>
        </w:rPr>
        <w:t xml:space="preserve"> </w:t>
      </w:r>
      <w:r w:rsidR="004605FC" w:rsidRPr="00232CA9">
        <w:rPr>
          <w:bCs w:val="0"/>
          <w:sz w:val="24"/>
          <w:szCs w:val="24"/>
          <w:cs/>
        </w:rPr>
        <w:t>हिंसादंडे</w:t>
      </w:r>
      <w:r w:rsidR="004605FC" w:rsidRPr="00232CA9">
        <w:rPr>
          <w:rFonts w:hint="cs"/>
          <w:bCs w:val="0"/>
          <w:sz w:val="24"/>
          <w:szCs w:val="24"/>
          <w:cs/>
          <w:lang w:bidi="sa-IN"/>
        </w:rPr>
        <w:t>,</w:t>
      </w:r>
      <w:r w:rsidR="004605FC" w:rsidRPr="00232CA9">
        <w:rPr>
          <w:bCs w:val="0"/>
          <w:sz w:val="24"/>
          <w:szCs w:val="24"/>
          <w:cs/>
        </w:rPr>
        <w:t xml:space="preserve"> एवं खलु तस्स तप्पत्तियं सावज्जं ति आहज्जइ</w:t>
      </w:r>
      <w:r w:rsidR="004605FC" w:rsidRPr="00232CA9">
        <w:rPr>
          <w:rFonts w:hint="cs"/>
          <w:bCs w:val="0"/>
          <w:sz w:val="24"/>
          <w:szCs w:val="24"/>
          <w:cs/>
          <w:lang w:bidi="sa-IN"/>
        </w:rPr>
        <w:t>,</w:t>
      </w:r>
      <w:r w:rsidR="004605FC" w:rsidRPr="00232CA9">
        <w:rPr>
          <w:bCs w:val="0"/>
          <w:sz w:val="24"/>
          <w:szCs w:val="24"/>
          <w:cs/>
        </w:rPr>
        <w:t xml:space="preserve"> तच्चे दंडसमादाणे हिंसादंडवत्तिए त्ति आहिए ।</w:t>
      </w:r>
    </w:p>
    <w:p w:rsidR="004605FC" w:rsidRPr="00232CA9" w:rsidRDefault="00820B4A"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५२</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चउत्थे दंडसमादा</w:t>
      </w:r>
      <w:r w:rsidR="004605FC" w:rsidRPr="00232CA9">
        <w:rPr>
          <w:rFonts w:hint="cs"/>
          <w:bCs w:val="0"/>
          <w:sz w:val="24"/>
          <w:szCs w:val="24"/>
          <w:cs/>
          <w:lang w:bidi="sa-IN"/>
        </w:rPr>
        <w:t>ने</w:t>
      </w:r>
      <w:r w:rsidR="004605FC" w:rsidRPr="00232CA9">
        <w:rPr>
          <w:bCs w:val="0"/>
          <w:sz w:val="24"/>
          <w:szCs w:val="24"/>
          <w:cs/>
        </w:rPr>
        <w:t xml:space="preserve"> अक</w:t>
      </w:r>
      <w:r w:rsidR="004605FC" w:rsidRPr="00232CA9">
        <w:rPr>
          <w:rFonts w:hint="cs"/>
          <w:bCs w:val="0"/>
          <w:sz w:val="24"/>
          <w:szCs w:val="24"/>
          <w:cs/>
          <w:lang w:bidi="sa-IN"/>
        </w:rPr>
        <w:t>म्हा</w:t>
      </w:r>
      <w:r w:rsidR="004605FC" w:rsidRPr="00232CA9">
        <w:rPr>
          <w:bCs w:val="0"/>
          <w:sz w:val="24"/>
          <w:szCs w:val="24"/>
          <w:cs/>
        </w:rPr>
        <w:t>दंडवत्तिए त्ति आहिज्जइ</w:t>
      </w:r>
      <w:r w:rsidR="004605FC" w:rsidRPr="00232CA9">
        <w:rPr>
          <w:rFonts w:hint="cs"/>
          <w:bCs w:val="0"/>
          <w:sz w:val="24"/>
          <w:szCs w:val="24"/>
          <w:cs/>
        </w:rPr>
        <w:t>,</w:t>
      </w:r>
      <w:r w:rsidR="004605FC" w:rsidRPr="00232CA9">
        <w:rPr>
          <w:bCs w:val="0"/>
          <w:sz w:val="24"/>
          <w:szCs w:val="24"/>
          <w:cs/>
        </w:rPr>
        <w:t xml:space="preserve"> से जहानामए केइ पुरिसे कच्छंसि वा</w:t>
      </w:r>
      <w:r w:rsidR="004605FC" w:rsidRPr="00232CA9">
        <w:rPr>
          <w:rFonts w:hint="cs"/>
          <w:bCs w:val="0"/>
          <w:sz w:val="24"/>
          <w:szCs w:val="24"/>
          <w:cs/>
        </w:rPr>
        <w:t xml:space="preserve"> जाव</w:t>
      </w:r>
      <w:r w:rsidR="004605FC" w:rsidRPr="00232CA9">
        <w:rPr>
          <w:bCs w:val="0"/>
          <w:sz w:val="24"/>
          <w:szCs w:val="24"/>
          <w:cs/>
        </w:rPr>
        <w:t xml:space="preserve"> पव्वयविदुग्गंसि वा मियवत्तिए मियसंकप्पे मियपणिहाणे मियवहाए गंता एते मिय त्ति काउं अ</w:t>
      </w:r>
      <w:r w:rsidR="004605FC" w:rsidRPr="00232CA9">
        <w:rPr>
          <w:rFonts w:hint="cs"/>
          <w:bCs w:val="0"/>
          <w:sz w:val="24"/>
          <w:szCs w:val="24"/>
          <w:cs/>
          <w:lang w:bidi="sa-IN"/>
        </w:rPr>
        <w:t>न्न</w:t>
      </w:r>
      <w:r w:rsidR="004605FC" w:rsidRPr="00232CA9">
        <w:rPr>
          <w:bCs w:val="0"/>
          <w:sz w:val="24"/>
          <w:szCs w:val="24"/>
          <w:cs/>
        </w:rPr>
        <w:t>यरस्स मियस्स वहाए उसुं आयामेत्ता णं निसिरेज्जा</w:t>
      </w:r>
      <w:r w:rsidR="004605FC" w:rsidRPr="00232CA9">
        <w:rPr>
          <w:rFonts w:hint="cs"/>
          <w:bCs w:val="0"/>
          <w:sz w:val="24"/>
          <w:szCs w:val="24"/>
          <w:cs/>
          <w:lang w:bidi="sa-IN"/>
        </w:rPr>
        <w:t>,</w:t>
      </w:r>
      <w:r w:rsidR="004605FC" w:rsidRPr="00232CA9">
        <w:rPr>
          <w:bCs w:val="0"/>
          <w:sz w:val="24"/>
          <w:szCs w:val="24"/>
          <w:cs/>
        </w:rPr>
        <w:t xml:space="preserve"> से मियं वहिस्सामि त्ति कट्टु तित्तिरं वा वट्टगं वा चडगं वा लावगं वा कवोयगं वा कविं वा कविजलं वा विंधित्ता भवति-</w:t>
      </w:r>
      <w:r w:rsidR="004605FC" w:rsidRPr="00232CA9">
        <w:rPr>
          <w:rFonts w:hint="cs"/>
          <w:bCs w:val="0"/>
          <w:sz w:val="24"/>
          <w:szCs w:val="24"/>
          <w:cs/>
          <w:lang w:bidi="sa-IN"/>
        </w:rPr>
        <w:t xml:space="preserve"> </w:t>
      </w:r>
      <w:r w:rsidR="004605FC" w:rsidRPr="00232CA9">
        <w:rPr>
          <w:bCs w:val="0"/>
          <w:sz w:val="24"/>
          <w:szCs w:val="24"/>
          <w:cs/>
        </w:rPr>
        <w:t>इ</w:t>
      </w:r>
      <w:r w:rsidR="004605FC" w:rsidRPr="00232CA9">
        <w:rPr>
          <w:rFonts w:hint="cs"/>
          <w:bCs w:val="0"/>
          <w:sz w:val="24"/>
          <w:szCs w:val="24"/>
          <w:cs/>
        </w:rPr>
        <w:t>ह</w:t>
      </w:r>
      <w:r w:rsidR="004605FC" w:rsidRPr="00232CA9">
        <w:rPr>
          <w:bCs w:val="0"/>
          <w:sz w:val="24"/>
          <w:szCs w:val="24"/>
          <w:cs/>
        </w:rPr>
        <w:t xml:space="preserve"> खलु से अन्नस्स अट्ठाए अन्नं फुसइ-</w:t>
      </w:r>
      <w:r w:rsidR="004605FC" w:rsidRPr="00232CA9">
        <w:rPr>
          <w:rFonts w:hint="cs"/>
          <w:bCs w:val="0"/>
          <w:sz w:val="24"/>
          <w:szCs w:val="24"/>
          <w:cs/>
          <w:lang w:bidi="sa-IN"/>
        </w:rPr>
        <w:t xml:space="preserve"> </w:t>
      </w:r>
      <w:r w:rsidR="004605FC" w:rsidRPr="00232CA9">
        <w:rPr>
          <w:bCs w:val="0"/>
          <w:sz w:val="24"/>
          <w:szCs w:val="24"/>
          <w:cs/>
        </w:rPr>
        <w:t xml:space="preserve">अकस्मादंडे </w:t>
      </w:r>
      <w:r w:rsidR="004605FC"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से जहानामए केइ पुरिसे सालीणि वा वीहीणि वा कोद्दवा</w:t>
      </w:r>
      <w:r w:rsidRPr="00232CA9">
        <w:rPr>
          <w:rFonts w:hint="cs"/>
          <w:bCs w:val="0"/>
          <w:sz w:val="24"/>
          <w:szCs w:val="24"/>
          <w:cs/>
          <w:lang w:bidi="sa-IN"/>
        </w:rPr>
        <w:t>णि</w:t>
      </w:r>
      <w:r w:rsidRPr="00232CA9">
        <w:rPr>
          <w:bCs w:val="0"/>
          <w:sz w:val="24"/>
          <w:szCs w:val="24"/>
          <w:cs/>
        </w:rPr>
        <w:t xml:space="preserve"> वा कंगूणि वा परगा</w:t>
      </w:r>
      <w:r w:rsidRPr="00232CA9">
        <w:rPr>
          <w:rFonts w:hint="cs"/>
          <w:bCs w:val="0"/>
          <w:sz w:val="24"/>
          <w:szCs w:val="24"/>
          <w:cs/>
          <w:lang w:bidi="sa-IN"/>
        </w:rPr>
        <w:t>णि</w:t>
      </w:r>
      <w:r w:rsidRPr="00232CA9">
        <w:rPr>
          <w:bCs w:val="0"/>
          <w:sz w:val="24"/>
          <w:szCs w:val="24"/>
          <w:cs/>
        </w:rPr>
        <w:t xml:space="preserve"> वा रालाणि वा निलिज्जमाणे अन्नयरस्स तणस्स वहाए सत्थं निसिरेज्जा</w:t>
      </w:r>
      <w:r w:rsidRPr="00232CA9">
        <w:rPr>
          <w:rFonts w:hint="cs"/>
          <w:bCs w:val="0"/>
          <w:sz w:val="24"/>
          <w:szCs w:val="24"/>
          <w:cs/>
          <w:lang w:bidi="sa-IN"/>
        </w:rPr>
        <w:t>,</w:t>
      </w:r>
      <w:r w:rsidRPr="00232CA9">
        <w:rPr>
          <w:bCs w:val="0"/>
          <w:sz w:val="24"/>
          <w:szCs w:val="24"/>
          <w:cs/>
        </w:rPr>
        <w:t xml:space="preserve"> से सामगं तणगं </w:t>
      </w:r>
      <w:r w:rsidRPr="00232CA9">
        <w:rPr>
          <w:rFonts w:hint="cs"/>
          <w:bCs w:val="0"/>
          <w:sz w:val="24"/>
          <w:szCs w:val="24"/>
          <w:cs/>
          <w:lang w:bidi="sa-IN"/>
        </w:rPr>
        <w:t>कुमुदगं</w:t>
      </w:r>
      <w:r w:rsidRPr="00232CA9">
        <w:rPr>
          <w:bCs w:val="0"/>
          <w:sz w:val="24"/>
          <w:szCs w:val="24"/>
          <w:cs/>
        </w:rPr>
        <w:t xml:space="preserve"> वीहीऊसियं कलेसुयं तणं छिंदिस्सामि त्ति कट्टु सालिं वा वीहिं वा कोद्दवं वा कंगुं वा परगं वा रालयं वा छिदिंत्ता भवति-</w:t>
      </w:r>
      <w:r w:rsidRPr="00232CA9">
        <w:rPr>
          <w:rFonts w:hint="cs"/>
          <w:bCs w:val="0"/>
          <w:sz w:val="24"/>
          <w:szCs w:val="24"/>
          <w:cs/>
        </w:rPr>
        <w:t xml:space="preserve"> </w:t>
      </w:r>
      <w:r w:rsidRPr="00232CA9">
        <w:rPr>
          <w:bCs w:val="0"/>
          <w:sz w:val="24"/>
          <w:szCs w:val="24"/>
          <w:cs/>
        </w:rPr>
        <w:t>इति खलु से अन्नस्स अट्ठाए अन्नं फुसति-</w:t>
      </w:r>
      <w:r w:rsidRPr="00232CA9">
        <w:rPr>
          <w:rFonts w:hint="cs"/>
          <w:bCs w:val="0"/>
          <w:sz w:val="24"/>
          <w:szCs w:val="24"/>
          <w:cs/>
          <w:lang w:bidi="sa-IN"/>
        </w:rPr>
        <w:t xml:space="preserve"> </w:t>
      </w:r>
      <w:r w:rsidRPr="00232CA9">
        <w:rPr>
          <w:bCs w:val="0"/>
          <w:sz w:val="24"/>
          <w:szCs w:val="24"/>
          <w:cs/>
        </w:rPr>
        <w:t>अक</w:t>
      </w:r>
      <w:r w:rsidRPr="00232CA9">
        <w:rPr>
          <w:rFonts w:hint="cs"/>
          <w:bCs w:val="0"/>
          <w:sz w:val="24"/>
          <w:szCs w:val="24"/>
          <w:cs/>
          <w:lang w:bidi="sa-IN"/>
        </w:rPr>
        <w:t>म्हा</w:t>
      </w:r>
      <w:r w:rsidRPr="00232CA9">
        <w:rPr>
          <w:bCs w:val="0"/>
          <w:sz w:val="24"/>
          <w:szCs w:val="24"/>
          <w:cs/>
        </w:rPr>
        <w:t>दंडे</w:t>
      </w:r>
      <w:r w:rsidRPr="00232CA9">
        <w:rPr>
          <w:rFonts w:hint="cs"/>
          <w:bCs w:val="0"/>
          <w:sz w:val="24"/>
          <w:szCs w:val="24"/>
          <w:cs/>
        </w:rPr>
        <w:t>,</w:t>
      </w:r>
      <w:r w:rsidRPr="00232CA9">
        <w:rPr>
          <w:bCs w:val="0"/>
          <w:sz w:val="24"/>
          <w:szCs w:val="24"/>
          <w:cs/>
        </w:rPr>
        <w:t xml:space="preserve"> एवं खलु तस्स तप्पत्तियं सावज्जं ति आहिज्जइ</w:t>
      </w:r>
      <w:r w:rsidRPr="00232CA9">
        <w:rPr>
          <w:rFonts w:hint="cs"/>
          <w:bCs w:val="0"/>
          <w:sz w:val="24"/>
          <w:szCs w:val="24"/>
          <w:cs/>
          <w:lang w:bidi="sa-IN"/>
        </w:rPr>
        <w:t>,</w:t>
      </w:r>
      <w:r w:rsidRPr="00232CA9">
        <w:rPr>
          <w:bCs w:val="0"/>
          <w:sz w:val="24"/>
          <w:szCs w:val="24"/>
          <w:cs/>
        </w:rPr>
        <w:t xml:space="preserve"> चउत्थे दंडसमादा</w:t>
      </w:r>
      <w:r w:rsidRPr="00232CA9">
        <w:rPr>
          <w:rFonts w:hint="cs"/>
          <w:bCs w:val="0"/>
          <w:sz w:val="24"/>
          <w:szCs w:val="24"/>
          <w:cs/>
          <w:lang w:bidi="sa-IN"/>
        </w:rPr>
        <w:t>ने</w:t>
      </w:r>
      <w:r w:rsidRPr="00232CA9">
        <w:rPr>
          <w:bCs w:val="0"/>
          <w:sz w:val="24"/>
          <w:szCs w:val="24"/>
          <w:cs/>
        </w:rPr>
        <w:t xml:space="preserve"> अक</w:t>
      </w:r>
      <w:r w:rsidRPr="00232CA9">
        <w:rPr>
          <w:rFonts w:hint="cs"/>
          <w:bCs w:val="0"/>
          <w:sz w:val="24"/>
          <w:szCs w:val="24"/>
          <w:cs/>
          <w:lang w:bidi="sa-IN"/>
        </w:rPr>
        <w:t>म्हा</w:t>
      </w:r>
      <w:r w:rsidRPr="00232CA9">
        <w:rPr>
          <w:bCs w:val="0"/>
          <w:sz w:val="24"/>
          <w:szCs w:val="24"/>
          <w:cs/>
        </w:rPr>
        <w:t>दंडवत्तिए आहिए ।</w:t>
      </w:r>
    </w:p>
    <w:p w:rsidR="004605FC" w:rsidRPr="00232CA9" w:rsidRDefault="00820B4A"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५३</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पंचमे दंडसमादा</w:t>
      </w:r>
      <w:r w:rsidR="004605FC" w:rsidRPr="00232CA9">
        <w:rPr>
          <w:rFonts w:hint="cs"/>
          <w:bCs w:val="0"/>
          <w:sz w:val="24"/>
          <w:szCs w:val="24"/>
          <w:cs/>
          <w:lang w:bidi="sa-IN"/>
        </w:rPr>
        <w:t>ने</w:t>
      </w:r>
      <w:r w:rsidR="004605FC" w:rsidRPr="00232CA9">
        <w:rPr>
          <w:bCs w:val="0"/>
          <w:sz w:val="24"/>
          <w:szCs w:val="24"/>
          <w:cs/>
        </w:rPr>
        <w:t xml:space="preserve"> दिट्ठिविपरियासियादंडवत्तिए त्ति आहिज्जइ</w:t>
      </w:r>
      <w:r w:rsidR="004605FC" w:rsidRPr="00232CA9">
        <w:rPr>
          <w:rFonts w:hint="cs"/>
          <w:bCs w:val="0"/>
          <w:sz w:val="24"/>
          <w:szCs w:val="24"/>
          <w:cs/>
          <w:lang w:bidi="sa-IN"/>
        </w:rPr>
        <w:t>,</w:t>
      </w:r>
      <w:r w:rsidR="004605FC" w:rsidRPr="00232CA9">
        <w:rPr>
          <w:bCs w:val="0"/>
          <w:sz w:val="24"/>
          <w:szCs w:val="24"/>
          <w:cs/>
        </w:rPr>
        <w:t xml:space="preserve"> से जहानामए केइ पुरिसे माईहिं वा पिईहिं वा भाईहिं वा भगि</w:t>
      </w:r>
      <w:r w:rsidR="004605FC" w:rsidRPr="00232CA9">
        <w:rPr>
          <w:rFonts w:hint="cs"/>
          <w:bCs w:val="0"/>
          <w:sz w:val="24"/>
          <w:szCs w:val="24"/>
          <w:cs/>
          <w:lang w:bidi="sa-IN"/>
        </w:rPr>
        <w:t>नी</w:t>
      </w:r>
      <w:r w:rsidR="004605FC" w:rsidRPr="00232CA9">
        <w:rPr>
          <w:bCs w:val="0"/>
          <w:sz w:val="24"/>
          <w:szCs w:val="24"/>
          <w:cs/>
        </w:rPr>
        <w:t>हिं वा भज्जाहिं वा पुत्तेहिं वा धूयाहिं वा सुण्हाहिं वा सद्धिं संवसमाणे मित्तं अमित्तमिति मन्नमाणे मित्ते हयपुव्वे भवइ</w:t>
      </w:r>
      <w:r w:rsidR="004605FC" w:rsidRPr="00232CA9">
        <w:rPr>
          <w:rFonts w:hint="cs"/>
          <w:bCs w:val="0"/>
          <w:sz w:val="24"/>
          <w:szCs w:val="24"/>
          <w:cs/>
          <w:lang w:bidi="sa-IN"/>
        </w:rPr>
        <w:t xml:space="preserve"> </w:t>
      </w:r>
      <w:r w:rsidR="004605FC" w:rsidRPr="00232CA9">
        <w:rPr>
          <w:bCs w:val="0"/>
          <w:sz w:val="24"/>
          <w:szCs w:val="24"/>
          <w:cs/>
        </w:rPr>
        <w:t>दिट्ठिविपरियासियादंडे</w:t>
      </w:r>
      <w:r w:rsidR="004605FC" w:rsidRPr="00232CA9">
        <w:rPr>
          <w:rFonts w:hint="cs"/>
          <w:bCs w:val="0"/>
          <w:sz w:val="24"/>
          <w:szCs w:val="24"/>
          <w:cs/>
        </w:rPr>
        <w:t>,</w:t>
      </w:r>
    </w:p>
    <w:p w:rsidR="002E5296" w:rsidRDefault="004605FC" w:rsidP="002E5296">
      <w:pPr>
        <w:pStyle w:val="H4Hindi"/>
        <w:tabs>
          <w:tab w:val="left" w:pos="2250"/>
        </w:tabs>
        <w:spacing w:before="0" w:after="0"/>
        <w:ind w:firstLine="1440"/>
        <w:jc w:val="distribute"/>
        <w:rPr>
          <w:bCs w:val="0"/>
          <w:sz w:val="24"/>
          <w:szCs w:val="24"/>
        </w:rPr>
      </w:pPr>
      <w:r w:rsidRPr="00232CA9">
        <w:rPr>
          <w:bCs w:val="0"/>
          <w:sz w:val="24"/>
          <w:szCs w:val="24"/>
          <w:cs/>
        </w:rPr>
        <w:t>से जहानामए केइ पुरिसे गाम</w:t>
      </w:r>
      <w:r w:rsidRPr="00232CA9">
        <w:rPr>
          <w:rFonts w:hint="cs"/>
          <w:bCs w:val="0"/>
          <w:sz w:val="24"/>
          <w:szCs w:val="24"/>
          <w:cs/>
          <w:lang w:bidi="sa-IN"/>
        </w:rPr>
        <w:t>घा</w:t>
      </w:r>
      <w:r w:rsidRPr="00232CA9">
        <w:rPr>
          <w:bCs w:val="0"/>
          <w:sz w:val="24"/>
          <w:szCs w:val="24"/>
          <w:cs/>
        </w:rPr>
        <w:t>यंसि वा नगर</w:t>
      </w:r>
      <w:r w:rsidRPr="00232CA9">
        <w:rPr>
          <w:rFonts w:hint="cs"/>
          <w:bCs w:val="0"/>
          <w:sz w:val="24"/>
          <w:szCs w:val="24"/>
          <w:cs/>
          <w:lang w:bidi="sa-IN"/>
        </w:rPr>
        <w:t>घा</w:t>
      </w:r>
      <w:r w:rsidRPr="00232CA9">
        <w:rPr>
          <w:bCs w:val="0"/>
          <w:sz w:val="24"/>
          <w:szCs w:val="24"/>
          <w:cs/>
        </w:rPr>
        <w:t>यंसि वा खेड</w:t>
      </w:r>
      <w:r w:rsidRPr="00232CA9">
        <w:rPr>
          <w:rFonts w:hint="cs"/>
          <w:bCs w:val="0"/>
          <w:sz w:val="24"/>
          <w:szCs w:val="24"/>
          <w:cs/>
          <w:lang w:bidi="sa-IN"/>
        </w:rPr>
        <w:t>घा</w:t>
      </w:r>
      <w:r w:rsidRPr="00232CA9">
        <w:rPr>
          <w:bCs w:val="0"/>
          <w:sz w:val="24"/>
          <w:szCs w:val="24"/>
          <w:cs/>
        </w:rPr>
        <w:t>यंसि कब्बड</w:t>
      </w:r>
      <w:r w:rsidRPr="00232CA9">
        <w:rPr>
          <w:rFonts w:hint="cs"/>
          <w:bCs w:val="0"/>
          <w:sz w:val="24"/>
          <w:szCs w:val="24"/>
          <w:cs/>
          <w:lang w:bidi="sa-IN"/>
        </w:rPr>
        <w:t>घा</w:t>
      </w:r>
      <w:r w:rsidRPr="00232CA9">
        <w:rPr>
          <w:bCs w:val="0"/>
          <w:sz w:val="24"/>
          <w:szCs w:val="24"/>
          <w:cs/>
        </w:rPr>
        <w:t>यंसि वा दोणमुह</w:t>
      </w:r>
      <w:r w:rsidRPr="00232CA9">
        <w:rPr>
          <w:rFonts w:hint="cs"/>
          <w:bCs w:val="0"/>
          <w:sz w:val="24"/>
          <w:szCs w:val="24"/>
          <w:cs/>
          <w:lang w:bidi="sa-IN"/>
        </w:rPr>
        <w:t>घा</w:t>
      </w:r>
      <w:r w:rsidRPr="00232CA9">
        <w:rPr>
          <w:bCs w:val="0"/>
          <w:sz w:val="24"/>
          <w:szCs w:val="24"/>
          <w:cs/>
        </w:rPr>
        <w:t>यंसि वा पट्टण</w:t>
      </w:r>
      <w:r w:rsidRPr="00232CA9">
        <w:rPr>
          <w:rFonts w:hint="cs"/>
          <w:bCs w:val="0"/>
          <w:sz w:val="24"/>
          <w:szCs w:val="24"/>
          <w:cs/>
          <w:lang w:bidi="sa-IN"/>
        </w:rPr>
        <w:t>घा</w:t>
      </w:r>
      <w:r w:rsidRPr="00232CA9">
        <w:rPr>
          <w:bCs w:val="0"/>
          <w:sz w:val="24"/>
          <w:szCs w:val="24"/>
          <w:cs/>
        </w:rPr>
        <w:t>यंसि वा आसम</w:t>
      </w:r>
      <w:r w:rsidRPr="00232CA9">
        <w:rPr>
          <w:rFonts w:hint="cs"/>
          <w:bCs w:val="0"/>
          <w:sz w:val="24"/>
          <w:szCs w:val="24"/>
          <w:cs/>
          <w:lang w:bidi="sa-IN"/>
        </w:rPr>
        <w:t>घा</w:t>
      </w:r>
      <w:r w:rsidRPr="00232CA9">
        <w:rPr>
          <w:bCs w:val="0"/>
          <w:sz w:val="24"/>
          <w:szCs w:val="24"/>
          <w:cs/>
        </w:rPr>
        <w:t>यंसि वा स</w:t>
      </w:r>
      <w:r w:rsidRPr="00232CA9">
        <w:rPr>
          <w:rFonts w:hint="cs"/>
          <w:bCs w:val="0"/>
          <w:sz w:val="24"/>
          <w:szCs w:val="24"/>
          <w:cs/>
          <w:lang w:bidi="sa-IN"/>
        </w:rPr>
        <w:t>न्नि</w:t>
      </w:r>
      <w:r w:rsidRPr="00232CA9">
        <w:rPr>
          <w:bCs w:val="0"/>
          <w:sz w:val="24"/>
          <w:szCs w:val="24"/>
          <w:cs/>
        </w:rPr>
        <w:t>वेस</w:t>
      </w:r>
      <w:r w:rsidRPr="00232CA9">
        <w:rPr>
          <w:rFonts w:hint="cs"/>
          <w:bCs w:val="0"/>
          <w:sz w:val="24"/>
          <w:szCs w:val="24"/>
          <w:cs/>
          <w:lang w:bidi="sa-IN"/>
        </w:rPr>
        <w:t>घा</w:t>
      </w:r>
      <w:r w:rsidRPr="00232CA9">
        <w:rPr>
          <w:bCs w:val="0"/>
          <w:sz w:val="24"/>
          <w:szCs w:val="24"/>
          <w:cs/>
        </w:rPr>
        <w:t>यंसि वा निगम</w:t>
      </w:r>
      <w:r w:rsidRPr="00232CA9">
        <w:rPr>
          <w:rFonts w:hint="cs"/>
          <w:bCs w:val="0"/>
          <w:sz w:val="24"/>
          <w:szCs w:val="24"/>
          <w:cs/>
          <w:lang w:bidi="sa-IN"/>
        </w:rPr>
        <w:t>घा</w:t>
      </w:r>
      <w:r w:rsidRPr="00232CA9">
        <w:rPr>
          <w:bCs w:val="0"/>
          <w:sz w:val="24"/>
          <w:szCs w:val="24"/>
          <w:cs/>
        </w:rPr>
        <w:t>यंसि वा रायहाणि</w:t>
      </w:r>
      <w:r w:rsidRPr="00232CA9">
        <w:rPr>
          <w:rFonts w:hint="cs"/>
          <w:bCs w:val="0"/>
          <w:sz w:val="24"/>
          <w:szCs w:val="24"/>
          <w:cs/>
          <w:lang w:bidi="sa-IN"/>
        </w:rPr>
        <w:t>घा</w:t>
      </w:r>
      <w:r w:rsidR="00900160">
        <w:rPr>
          <w:rFonts w:hint="cs"/>
          <w:bCs w:val="0"/>
          <w:sz w:val="24"/>
          <w:szCs w:val="24"/>
          <w:cs/>
        </w:rPr>
        <w:t>-</w:t>
      </w:r>
      <w:r w:rsidRPr="00232CA9">
        <w:rPr>
          <w:bCs w:val="0"/>
          <w:sz w:val="24"/>
          <w:szCs w:val="24"/>
          <w:cs/>
        </w:rPr>
        <w:t>यंसि वा अतेणं तेणमिति मन्नमाणे अतेणे हयपुव्वे भवइ-</w:t>
      </w:r>
      <w:r w:rsidRPr="00232CA9">
        <w:rPr>
          <w:rFonts w:hint="cs"/>
          <w:bCs w:val="0"/>
          <w:sz w:val="24"/>
          <w:szCs w:val="24"/>
          <w:cs/>
        </w:rPr>
        <w:t xml:space="preserve"> </w:t>
      </w:r>
      <w:r w:rsidRPr="00232CA9">
        <w:rPr>
          <w:bCs w:val="0"/>
          <w:sz w:val="24"/>
          <w:szCs w:val="24"/>
          <w:cs/>
        </w:rPr>
        <w:t>दिट्ठिविपरियासियादंडे</w:t>
      </w:r>
      <w:r w:rsidRPr="00232CA9">
        <w:rPr>
          <w:rFonts w:hint="cs"/>
          <w:bCs w:val="0"/>
          <w:sz w:val="24"/>
          <w:szCs w:val="24"/>
          <w:cs/>
        </w:rPr>
        <w:t>,</w:t>
      </w:r>
      <w:r w:rsidR="002E5296">
        <w:rPr>
          <w:bCs w:val="0"/>
          <w:sz w:val="24"/>
          <w:szCs w:val="24"/>
          <w:cs/>
        </w:rPr>
        <w:t xml:space="preserve"> एवं खलु तस्स</w:t>
      </w:r>
      <w:r w:rsidRPr="00232CA9">
        <w:rPr>
          <w:bCs w:val="0"/>
          <w:sz w:val="24"/>
          <w:szCs w:val="24"/>
          <w:cs/>
        </w:rPr>
        <w:t>तप्प</w:t>
      </w:r>
      <w:r w:rsidR="002E5296">
        <w:rPr>
          <w:rFonts w:hint="cs"/>
          <w:bCs w:val="0"/>
          <w:sz w:val="24"/>
          <w:szCs w:val="24"/>
          <w:cs/>
        </w:rPr>
        <w:t>-</w:t>
      </w:r>
    </w:p>
    <w:p w:rsidR="001936AC" w:rsidRDefault="001936AC" w:rsidP="001936AC">
      <w:pPr>
        <w:spacing w:after="0" w:line="240" w:lineRule="auto"/>
        <w:ind w:right="1708"/>
        <w:contextualSpacing/>
        <w:rPr>
          <w:rFonts w:cs="Mangal"/>
          <w:sz w:val="24"/>
          <w:szCs w:val="24"/>
        </w:rPr>
      </w:pPr>
      <w:r>
        <w:rPr>
          <w:rFonts w:cs="Mangal" w:hint="cs"/>
          <w:sz w:val="24"/>
          <w:szCs w:val="24"/>
          <w:cs/>
        </w:rPr>
        <w:lastRenderedPageBreak/>
        <w:t>सुयक्खंधो-२, अज्झयणं-२, उद्देसो-</w:t>
      </w:r>
    </w:p>
    <w:tbl>
      <w:tblPr>
        <w:tblW w:w="10140" w:type="dxa"/>
        <w:tblInd w:w="93" w:type="dxa"/>
        <w:tblBorders>
          <w:top w:val="single" w:sz="4" w:space="0" w:color="auto"/>
        </w:tblBorders>
        <w:tblLook w:val="04A0"/>
      </w:tblPr>
      <w:tblGrid>
        <w:gridCol w:w="10140"/>
      </w:tblGrid>
      <w:tr w:rsidR="001936AC" w:rsidTr="00A43EF4">
        <w:trPr>
          <w:trHeight w:val="228"/>
        </w:trPr>
        <w:tc>
          <w:tcPr>
            <w:tcW w:w="10140" w:type="dxa"/>
            <w:tcBorders>
              <w:top w:val="single" w:sz="4" w:space="0" w:color="FF0000"/>
              <w:left w:val="nil"/>
              <w:bottom w:val="nil"/>
              <w:right w:val="nil"/>
            </w:tcBorders>
          </w:tcPr>
          <w:p w:rsidR="001936AC" w:rsidRDefault="001936A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2E5296">
      <w:pPr>
        <w:pStyle w:val="H4Hindi"/>
        <w:tabs>
          <w:tab w:val="left" w:pos="2250"/>
        </w:tabs>
        <w:spacing w:before="0" w:after="0"/>
        <w:jc w:val="both"/>
        <w:rPr>
          <w:bCs w:val="0"/>
          <w:sz w:val="24"/>
          <w:szCs w:val="24"/>
        </w:rPr>
      </w:pPr>
      <w:r w:rsidRPr="00232CA9">
        <w:rPr>
          <w:bCs w:val="0"/>
          <w:sz w:val="24"/>
          <w:szCs w:val="24"/>
          <w:cs/>
        </w:rPr>
        <w:t>त्तियं सावज्जं ति आहिज्जइ</w:t>
      </w:r>
      <w:r w:rsidRPr="00232CA9">
        <w:rPr>
          <w:rFonts w:hint="cs"/>
          <w:bCs w:val="0"/>
          <w:sz w:val="24"/>
          <w:szCs w:val="24"/>
          <w:cs/>
        </w:rPr>
        <w:t>,</w:t>
      </w:r>
      <w:r w:rsidRPr="00232CA9">
        <w:rPr>
          <w:bCs w:val="0"/>
          <w:sz w:val="24"/>
          <w:szCs w:val="24"/>
          <w:cs/>
        </w:rPr>
        <w:t xml:space="preserve"> पंचमे दंडसमादा</w:t>
      </w:r>
      <w:r w:rsidRPr="00232CA9">
        <w:rPr>
          <w:rFonts w:hint="cs"/>
          <w:bCs w:val="0"/>
          <w:sz w:val="24"/>
          <w:szCs w:val="24"/>
          <w:cs/>
        </w:rPr>
        <w:t>ने</w:t>
      </w:r>
      <w:r w:rsidRPr="00232CA9">
        <w:rPr>
          <w:bCs w:val="0"/>
          <w:sz w:val="24"/>
          <w:szCs w:val="24"/>
          <w:cs/>
        </w:rPr>
        <w:t xml:space="preserve"> दिट्ठिविपरियासियादंडवत्तिए त्ति आहिए ।</w:t>
      </w:r>
    </w:p>
    <w:p w:rsidR="004605FC" w:rsidRPr="00232CA9" w:rsidRDefault="00820B4A"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५४</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छट्ठे किरियट्ठाणे मोसवत्तिए त्ति आहिज्जइ</w:t>
      </w:r>
      <w:r w:rsidR="004605FC" w:rsidRPr="00232CA9">
        <w:rPr>
          <w:rFonts w:hint="cs"/>
          <w:bCs w:val="0"/>
          <w:sz w:val="24"/>
          <w:szCs w:val="24"/>
          <w:cs/>
          <w:lang w:bidi="sa-IN"/>
        </w:rPr>
        <w:t>,</w:t>
      </w:r>
      <w:r w:rsidR="004605FC" w:rsidRPr="00232CA9">
        <w:rPr>
          <w:bCs w:val="0"/>
          <w:sz w:val="24"/>
          <w:szCs w:val="24"/>
          <w:cs/>
        </w:rPr>
        <w:t xml:space="preserve"> से जहानामए केइ पुरिसे आयहेउं वा नाइहेउं वा अगारहेउं वा परिवारहेउं सयमेव मुसं वयति अ</w:t>
      </w:r>
      <w:r w:rsidR="004605FC" w:rsidRPr="00232CA9">
        <w:rPr>
          <w:rFonts w:hint="cs"/>
          <w:bCs w:val="0"/>
          <w:sz w:val="24"/>
          <w:szCs w:val="24"/>
          <w:cs/>
          <w:lang w:bidi="sa-IN"/>
        </w:rPr>
        <w:t>न्ने</w:t>
      </w:r>
      <w:r w:rsidR="004605FC" w:rsidRPr="00232CA9">
        <w:rPr>
          <w:bCs w:val="0"/>
          <w:sz w:val="24"/>
          <w:szCs w:val="24"/>
          <w:cs/>
        </w:rPr>
        <w:t xml:space="preserve">ण वि मुसं </w:t>
      </w:r>
      <w:r w:rsidR="004605FC" w:rsidRPr="00232CA9">
        <w:rPr>
          <w:rFonts w:hint="cs"/>
          <w:bCs w:val="0"/>
          <w:sz w:val="24"/>
          <w:szCs w:val="24"/>
          <w:cs/>
          <w:lang w:bidi="sa-IN"/>
        </w:rPr>
        <w:t>वाए</w:t>
      </w:r>
      <w:r w:rsidR="004605FC" w:rsidRPr="00232CA9">
        <w:rPr>
          <w:bCs w:val="0"/>
          <w:sz w:val="24"/>
          <w:szCs w:val="24"/>
          <w:cs/>
        </w:rPr>
        <w:t>इ</w:t>
      </w:r>
      <w:r w:rsidR="004605FC" w:rsidRPr="00232CA9">
        <w:rPr>
          <w:rFonts w:hint="cs"/>
          <w:bCs w:val="0"/>
          <w:sz w:val="24"/>
          <w:szCs w:val="24"/>
          <w:cs/>
          <w:lang w:bidi="sa-IN"/>
        </w:rPr>
        <w:t>,</w:t>
      </w:r>
      <w:r w:rsidR="004605FC" w:rsidRPr="00232CA9">
        <w:rPr>
          <w:bCs w:val="0"/>
          <w:sz w:val="24"/>
          <w:szCs w:val="24"/>
          <w:cs/>
        </w:rPr>
        <w:t xml:space="preserve"> मुसं वयंतं पि अन्नं सम</w:t>
      </w:r>
      <w:r w:rsidR="004605FC" w:rsidRPr="00232CA9">
        <w:rPr>
          <w:rFonts w:hint="cs"/>
          <w:bCs w:val="0"/>
          <w:sz w:val="24"/>
          <w:szCs w:val="24"/>
          <w:cs/>
        </w:rPr>
        <w:t>नु</w:t>
      </w:r>
      <w:r w:rsidR="004605FC" w:rsidRPr="00232CA9">
        <w:rPr>
          <w:bCs w:val="0"/>
          <w:sz w:val="24"/>
          <w:szCs w:val="24"/>
          <w:cs/>
        </w:rPr>
        <w:t>जाणति</w:t>
      </w:r>
      <w:r w:rsidR="004605FC" w:rsidRPr="00232CA9">
        <w:rPr>
          <w:rFonts w:hint="cs"/>
          <w:bCs w:val="0"/>
          <w:sz w:val="24"/>
          <w:szCs w:val="24"/>
          <w:cs/>
          <w:lang w:bidi="sa-IN"/>
        </w:rPr>
        <w:t>,</w:t>
      </w:r>
      <w:r w:rsidR="004605FC" w:rsidRPr="00232CA9">
        <w:rPr>
          <w:bCs w:val="0"/>
          <w:sz w:val="24"/>
          <w:szCs w:val="24"/>
          <w:cs/>
        </w:rPr>
        <w:t xml:space="preserve"> </w:t>
      </w:r>
      <w:r w:rsidR="004605FC" w:rsidRPr="00232CA9">
        <w:rPr>
          <w:rFonts w:hint="cs"/>
          <w:bCs w:val="0"/>
          <w:sz w:val="24"/>
          <w:szCs w:val="24"/>
          <w:cs/>
        </w:rPr>
        <w:t xml:space="preserve">एवं खलु तस्स तप्पत्तियं सावज्जंति आहिज्जइ, </w:t>
      </w:r>
      <w:r w:rsidR="004605FC" w:rsidRPr="00232CA9">
        <w:rPr>
          <w:bCs w:val="0"/>
          <w:sz w:val="24"/>
          <w:szCs w:val="24"/>
          <w:cs/>
        </w:rPr>
        <w:t>छट्ठे किरियट्ठाणे मोसवत्तिए त्ति आहिए ।</w:t>
      </w:r>
    </w:p>
    <w:p w:rsidR="004605FC" w:rsidRPr="00232CA9" w:rsidRDefault="00820B4A"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५५</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सत्तमे किरियट्ठाणे अदिन्नादा</w:t>
      </w:r>
      <w:r w:rsidR="004605FC" w:rsidRPr="00232CA9">
        <w:rPr>
          <w:rFonts w:hint="cs"/>
          <w:bCs w:val="0"/>
          <w:sz w:val="24"/>
          <w:szCs w:val="24"/>
          <w:cs/>
          <w:lang w:bidi="sa-IN"/>
        </w:rPr>
        <w:t>न</w:t>
      </w:r>
      <w:r w:rsidR="004605FC" w:rsidRPr="00232CA9">
        <w:rPr>
          <w:bCs w:val="0"/>
          <w:sz w:val="24"/>
          <w:szCs w:val="24"/>
          <w:cs/>
        </w:rPr>
        <w:t>वत्तिए त्ति आहिज्जइ</w:t>
      </w:r>
      <w:r w:rsidR="004605FC" w:rsidRPr="00232CA9">
        <w:rPr>
          <w:rFonts w:hint="cs"/>
          <w:bCs w:val="0"/>
          <w:sz w:val="24"/>
          <w:szCs w:val="24"/>
          <w:cs/>
        </w:rPr>
        <w:t>,</w:t>
      </w:r>
      <w:r w:rsidR="004605FC" w:rsidRPr="00232CA9">
        <w:rPr>
          <w:bCs w:val="0"/>
          <w:sz w:val="24"/>
          <w:szCs w:val="24"/>
          <w:cs/>
        </w:rPr>
        <w:t xml:space="preserve"> से जहानामए केई पुरिसे आयहेउं वा </w:t>
      </w:r>
      <w:r w:rsidR="004605FC" w:rsidRPr="00232CA9">
        <w:rPr>
          <w:rFonts w:hint="cs"/>
          <w:bCs w:val="0"/>
          <w:sz w:val="24"/>
          <w:szCs w:val="24"/>
          <w:cs/>
          <w:lang w:bidi="sa-IN"/>
        </w:rPr>
        <w:t xml:space="preserve">जाव </w:t>
      </w:r>
      <w:r w:rsidR="004605FC" w:rsidRPr="00232CA9">
        <w:rPr>
          <w:bCs w:val="0"/>
          <w:sz w:val="24"/>
          <w:szCs w:val="24"/>
          <w:cs/>
        </w:rPr>
        <w:t>परिवारहेउं वा सयमेव अदिन्नं आदियति अ</w:t>
      </w:r>
      <w:r w:rsidR="004605FC" w:rsidRPr="00232CA9">
        <w:rPr>
          <w:rFonts w:hint="cs"/>
          <w:bCs w:val="0"/>
          <w:sz w:val="24"/>
          <w:szCs w:val="24"/>
          <w:cs/>
          <w:lang w:bidi="sa-IN"/>
        </w:rPr>
        <w:t>न्ने</w:t>
      </w:r>
      <w:r w:rsidR="004605FC" w:rsidRPr="00232CA9">
        <w:rPr>
          <w:bCs w:val="0"/>
          <w:sz w:val="24"/>
          <w:szCs w:val="24"/>
          <w:cs/>
        </w:rPr>
        <w:t>ण वि अदिन्नं आदियावेति अदिन्नं आदियंतं पि अन्नं</w:t>
      </w:r>
      <w:r w:rsidR="004605FC" w:rsidRPr="00232CA9">
        <w:rPr>
          <w:rFonts w:hint="cs"/>
          <w:bCs w:val="0"/>
          <w:sz w:val="24"/>
          <w:szCs w:val="24"/>
          <w:cs/>
        </w:rPr>
        <w:t xml:space="preserve"> </w:t>
      </w:r>
      <w:r w:rsidR="004605FC" w:rsidRPr="00232CA9">
        <w:rPr>
          <w:bCs w:val="0"/>
          <w:sz w:val="24"/>
          <w:szCs w:val="24"/>
          <w:cs/>
        </w:rPr>
        <w:t>सम</w:t>
      </w:r>
      <w:r w:rsidR="004605FC" w:rsidRPr="00232CA9">
        <w:rPr>
          <w:rFonts w:hint="cs"/>
          <w:bCs w:val="0"/>
          <w:sz w:val="24"/>
          <w:szCs w:val="24"/>
          <w:cs/>
          <w:lang w:bidi="sa-IN"/>
        </w:rPr>
        <w:t>नु</w:t>
      </w:r>
      <w:r w:rsidR="004605FC" w:rsidRPr="00232CA9">
        <w:rPr>
          <w:bCs w:val="0"/>
          <w:sz w:val="24"/>
          <w:szCs w:val="24"/>
          <w:cs/>
        </w:rPr>
        <w:t>जाणइ</w:t>
      </w:r>
      <w:r w:rsidR="004605FC" w:rsidRPr="00232CA9">
        <w:rPr>
          <w:rFonts w:hint="cs"/>
          <w:bCs w:val="0"/>
          <w:sz w:val="24"/>
          <w:szCs w:val="24"/>
          <w:cs/>
          <w:lang w:bidi="sa-IN"/>
        </w:rPr>
        <w:t>,</w:t>
      </w:r>
      <w:r w:rsidR="004605FC" w:rsidRPr="00232CA9">
        <w:rPr>
          <w:bCs w:val="0"/>
          <w:sz w:val="24"/>
          <w:szCs w:val="24"/>
          <w:cs/>
        </w:rPr>
        <w:t xml:space="preserve"> एवं खलु तस्स तप्पत्तियं स</w:t>
      </w:r>
      <w:r w:rsidR="004605FC" w:rsidRPr="00232CA9">
        <w:rPr>
          <w:rFonts w:hint="cs"/>
          <w:bCs w:val="0"/>
          <w:sz w:val="24"/>
          <w:szCs w:val="24"/>
          <w:cs/>
        </w:rPr>
        <w:t>ाव</w:t>
      </w:r>
      <w:r w:rsidR="004605FC" w:rsidRPr="00232CA9">
        <w:rPr>
          <w:bCs w:val="0"/>
          <w:sz w:val="24"/>
          <w:szCs w:val="24"/>
          <w:cs/>
        </w:rPr>
        <w:t>ज्जं ति आहिज्जइ</w:t>
      </w:r>
      <w:r w:rsidR="004605FC" w:rsidRPr="00232CA9">
        <w:rPr>
          <w:rFonts w:hint="cs"/>
          <w:bCs w:val="0"/>
          <w:sz w:val="24"/>
          <w:szCs w:val="24"/>
          <w:cs/>
          <w:lang w:bidi="sa-IN"/>
        </w:rPr>
        <w:t>,</w:t>
      </w:r>
      <w:r w:rsidR="004605FC" w:rsidRPr="00232CA9">
        <w:rPr>
          <w:bCs w:val="0"/>
          <w:sz w:val="24"/>
          <w:szCs w:val="24"/>
          <w:cs/>
        </w:rPr>
        <w:t xml:space="preserve"> सत्तमे किरियट्ठाणे अदिन्नादा</w:t>
      </w:r>
      <w:r w:rsidR="004605FC" w:rsidRPr="00232CA9">
        <w:rPr>
          <w:rFonts w:hint="cs"/>
          <w:bCs w:val="0"/>
          <w:sz w:val="24"/>
          <w:szCs w:val="24"/>
          <w:cs/>
        </w:rPr>
        <w:t>न</w:t>
      </w:r>
      <w:r w:rsidR="004605FC" w:rsidRPr="00232CA9">
        <w:rPr>
          <w:bCs w:val="0"/>
          <w:sz w:val="24"/>
          <w:szCs w:val="24"/>
          <w:cs/>
        </w:rPr>
        <w:t>वत्तिए त्ति आहिए ।</w:t>
      </w:r>
    </w:p>
    <w:p w:rsidR="004605FC" w:rsidRPr="00232CA9" w:rsidRDefault="00820B4A"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५६</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अट्ठमे किरियट्ठाणे अज्झ</w:t>
      </w:r>
      <w:r w:rsidR="004605FC" w:rsidRPr="00232CA9">
        <w:rPr>
          <w:rFonts w:hint="cs"/>
          <w:bCs w:val="0"/>
          <w:sz w:val="24"/>
          <w:szCs w:val="24"/>
          <w:cs/>
          <w:lang w:bidi="sa-IN"/>
        </w:rPr>
        <w:t>त्थवत्ति</w:t>
      </w:r>
      <w:r w:rsidR="004605FC" w:rsidRPr="00232CA9">
        <w:rPr>
          <w:bCs w:val="0"/>
          <w:sz w:val="24"/>
          <w:szCs w:val="24"/>
          <w:cs/>
        </w:rPr>
        <w:t>ए त्ति आहि</w:t>
      </w:r>
      <w:r w:rsidR="004605FC" w:rsidRPr="00232CA9">
        <w:rPr>
          <w:rFonts w:hint="cs"/>
          <w:bCs w:val="0"/>
          <w:sz w:val="24"/>
          <w:szCs w:val="24"/>
          <w:cs/>
          <w:lang w:bidi="sa-IN"/>
        </w:rPr>
        <w:t>ज्ज</w:t>
      </w:r>
      <w:r w:rsidR="004605FC" w:rsidRPr="00232CA9">
        <w:rPr>
          <w:bCs w:val="0"/>
          <w:sz w:val="24"/>
          <w:szCs w:val="24"/>
          <w:cs/>
        </w:rPr>
        <w:t>इ</w:t>
      </w:r>
      <w:r w:rsidR="004605FC" w:rsidRPr="00232CA9">
        <w:rPr>
          <w:rFonts w:hint="cs"/>
          <w:bCs w:val="0"/>
          <w:sz w:val="24"/>
          <w:szCs w:val="24"/>
          <w:cs/>
          <w:lang w:bidi="sa-IN"/>
        </w:rPr>
        <w:t>,</w:t>
      </w:r>
      <w:r w:rsidR="004605FC" w:rsidRPr="00232CA9">
        <w:rPr>
          <w:bCs w:val="0"/>
          <w:sz w:val="24"/>
          <w:szCs w:val="24"/>
          <w:cs/>
        </w:rPr>
        <w:t xml:space="preserve"> से जहानामए केइ पुरिसे-</w:t>
      </w:r>
      <w:r w:rsidR="004605FC" w:rsidRPr="00232CA9">
        <w:rPr>
          <w:rFonts w:hint="cs"/>
          <w:bCs w:val="0"/>
          <w:sz w:val="24"/>
          <w:szCs w:val="24"/>
          <w:cs/>
          <w:lang w:bidi="sa-IN"/>
        </w:rPr>
        <w:t xml:space="preserve"> </w:t>
      </w:r>
      <w:r w:rsidR="004605FC" w:rsidRPr="00232CA9">
        <w:rPr>
          <w:bCs w:val="0"/>
          <w:sz w:val="24"/>
          <w:szCs w:val="24"/>
          <w:cs/>
        </w:rPr>
        <w:t>नत्थि णं केइ किंचि विसंवादेइ-</w:t>
      </w:r>
      <w:r w:rsidR="004605FC" w:rsidRPr="00232CA9">
        <w:rPr>
          <w:rFonts w:hint="cs"/>
          <w:bCs w:val="0"/>
          <w:sz w:val="24"/>
          <w:szCs w:val="24"/>
          <w:cs/>
          <w:lang w:bidi="sa-IN"/>
        </w:rPr>
        <w:t xml:space="preserve"> </w:t>
      </w:r>
      <w:r w:rsidR="004605FC" w:rsidRPr="00232CA9">
        <w:rPr>
          <w:bCs w:val="0"/>
          <w:sz w:val="24"/>
          <w:szCs w:val="24"/>
          <w:cs/>
        </w:rPr>
        <w:t>सयमे</w:t>
      </w:r>
      <w:r w:rsidR="004605FC" w:rsidRPr="00232CA9">
        <w:rPr>
          <w:rFonts w:hint="cs"/>
          <w:bCs w:val="0"/>
          <w:sz w:val="24"/>
          <w:szCs w:val="24"/>
          <w:cs/>
          <w:lang w:bidi="sa-IN"/>
        </w:rPr>
        <w:t>व</w:t>
      </w:r>
      <w:r w:rsidR="004605FC" w:rsidRPr="00232CA9">
        <w:rPr>
          <w:bCs w:val="0"/>
          <w:sz w:val="24"/>
          <w:szCs w:val="24"/>
          <w:cs/>
        </w:rPr>
        <w:t xml:space="preserve"> ही</w:t>
      </w:r>
      <w:r w:rsidR="004605FC" w:rsidRPr="00232CA9">
        <w:rPr>
          <w:rFonts w:hint="cs"/>
          <w:bCs w:val="0"/>
          <w:sz w:val="24"/>
          <w:szCs w:val="24"/>
          <w:cs/>
        </w:rPr>
        <w:t>ने</w:t>
      </w:r>
      <w:r w:rsidR="004605FC" w:rsidRPr="00232CA9">
        <w:rPr>
          <w:bCs w:val="0"/>
          <w:sz w:val="24"/>
          <w:szCs w:val="24"/>
          <w:cs/>
        </w:rPr>
        <w:t xml:space="preserve"> दी</w:t>
      </w:r>
      <w:r w:rsidR="004605FC" w:rsidRPr="00232CA9">
        <w:rPr>
          <w:rFonts w:hint="cs"/>
          <w:bCs w:val="0"/>
          <w:sz w:val="24"/>
          <w:szCs w:val="24"/>
          <w:cs/>
        </w:rPr>
        <w:t>ने</w:t>
      </w:r>
      <w:r w:rsidR="004605FC" w:rsidRPr="00232CA9">
        <w:rPr>
          <w:bCs w:val="0"/>
          <w:sz w:val="24"/>
          <w:szCs w:val="24"/>
          <w:cs/>
        </w:rPr>
        <w:t xml:space="preserve"> दुट्ठे दुम्मणे ओहयम</w:t>
      </w:r>
      <w:r w:rsidR="004605FC" w:rsidRPr="00232CA9">
        <w:rPr>
          <w:rFonts w:hint="cs"/>
          <w:bCs w:val="0"/>
          <w:sz w:val="24"/>
          <w:szCs w:val="24"/>
          <w:cs/>
        </w:rPr>
        <w:t>न</w:t>
      </w:r>
      <w:r w:rsidR="004605FC" w:rsidRPr="00232CA9">
        <w:rPr>
          <w:bCs w:val="0"/>
          <w:sz w:val="24"/>
          <w:szCs w:val="24"/>
          <w:cs/>
        </w:rPr>
        <w:t>-संकप्पे चिंतासोगसागर</w:t>
      </w:r>
      <w:r w:rsidR="000179A1">
        <w:rPr>
          <w:rFonts w:hint="cs"/>
          <w:bCs w:val="0"/>
          <w:sz w:val="24"/>
          <w:szCs w:val="24"/>
          <w:cs/>
        </w:rPr>
        <w:t xml:space="preserve"> </w:t>
      </w:r>
      <w:r w:rsidR="004605FC" w:rsidRPr="00232CA9">
        <w:rPr>
          <w:bCs w:val="0"/>
          <w:sz w:val="24"/>
          <w:szCs w:val="24"/>
          <w:cs/>
        </w:rPr>
        <w:t>संपविट्ठे करतलपल्हत्थुमुहे अट्टज्झाणोवगए भूमिगयदिट्ठिए झियाति</w:t>
      </w:r>
      <w:r w:rsidR="004605FC" w:rsidRPr="00232CA9">
        <w:rPr>
          <w:rFonts w:hint="cs"/>
          <w:bCs w:val="0"/>
          <w:sz w:val="24"/>
          <w:szCs w:val="24"/>
          <w:cs/>
          <w:lang w:bidi="sa-IN"/>
        </w:rPr>
        <w:t>,</w:t>
      </w:r>
      <w:r w:rsidR="004605FC" w:rsidRPr="00232CA9">
        <w:rPr>
          <w:bCs w:val="0"/>
          <w:sz w:val="24"/>
          <w:szCs w:val="24"/>
          <w:cs/>
        </w:rPr>
        <w:t xml:space="preserve"> तस्स णं अज्झत्थिया असंसइया चत्तारि ठाणा एवमाहिज्जंति तं जहा-</w:t>
      </w:r>
      <w:r w:rsidR="004605FC" w:rsidRPr="00232CA9">
        <w:rPr>
          <w:rFonts w:hint="cs"/>
          <w:bCs w:val="0"/>
          <w:sz w:val="24"/>
          <w:szCs w:val="24"/>
          <w:cs/>
          <w:lang w:bidi="sa-IN"/>
        </w:rPr>
        <w:t xml:space="preserve"> </w:t>
      </w:r>
      <w:r w:rsidR="004605FC" w:rsidRPr="00232CA9">
        <w:rPr>
          <w:bCs w:val="0"/>
          <w:sz w:val="24"/>
          <w:szCs w:val="24"/>
          <w:cs/>
        </w:rPr>
        <w:t>कोहे मा</w:t>
      </w:r>
      <w:r w:rsidR="004605FC" w:rsidRPr="00232CA9">
        <w:rPr>
          <w:rFonts w:hint="cs"/>
          <w:bCs w:val="0"/>
          <w:sz w:val="24"/>
          <w:szCs w:val="24"/>
          <w:cs/>
          <w:lang w:bidi="sa-IN"/>
        </w:rPr>
        <w:t>ने</w:t>
      </w:r>
      <w:r w:rsidR="004605FC" w:rsidRPr="00232CA9">
        <w:rPr>
          <w:bCs w:val="0"/>
          <w:sz w:val="24"/>
          <w:szCs w:val="24"/>
          <w:cs/>
        </w:rPr>
        <w:t xml:space="preserve"> माया लोहे</w:t>
      </w:r>
      <w:r w:rsidR="004605FC" w:rsidRPr="00232CA9">
        <w:rPr>
          <w:rFonts w:hint="cs"/>
          <w:bCs w:val="0"/>
          <w:sz w:val="24"/>
          <w:szCs w:val="24"/>
          <w:cs/>
          <w:lang w:bidi="sa-IN"/>
        </w:rPr>
        <w:t>, अज्झत्थमेव कोह</w:t>
      </w:r>
      <w:r w:rsidR="005D0986">
        <w:rPr>
          <w:rFonts w:hint="cs"/>
          <w:bCs w:val="0"/>
          <w:sz w:val="24"/>
          <w:szCs w:val="24"/>
          <w:cs/>
        </w:rPr>
        <w:t>-</w:t>
      </w:r>
      <w:r w:rsidR="004605FC" w:rsidRPr="00232CA9">
        <w:rPr>
          <w:rFonts w:hint="cs"/>
          <w:bCs w:val="0"/>
          <w:sz w:val="24"/>
          <w:szCs w:val="24"/>
          <w:cs/>
          <w:lang w:bidi="sa-IN"/>
        </w:rPr>
        <w:t>मान</w:t>
      </w:r>
      <w:r w:rsidR="005D0986">
        <w:rPr>
          <w:rFonts w:hint="cs"/>
          <w:bCs w:val="0"/>
          <w:sz w:val="24"/>
          <w:szCs w:val="24"/>
          <w:cs/>
        </w:rPr>
        <w:t>-</w:t>
      </w:r>
      <w:r w:rsidR="004605FC" w:rsidRPr="00232CA9">
        <w:rPr>
          <w:rFonts w:hint="cs"/>
          <w:bCs w:val="0"/>
          <w:sz w:val="24"/>
          <w:szCs w:val="24"/>
          <w:cs/>
          <w:lang w:bidi="sa-IN"/>
        </w:rPr>
        <w:t>माया</w:t>
      </w:r>
      <w:r w:rsidR="005D0986">
        <w:rPr>
          <w:rFonts w:hint="cs"/>
          <w:bCs w:val="0"/>
          <w:sz w:val="24"/>
          <w:szCs w:val="24"/>
          <w:cs/>
        </w:rPr>
        <w:t>-</w:t>
      </w:r>
      <w:r w:rsidR="004605FC" w:rsidRPr="00232CA9">
        <w:rPr>
          <w:rFonts w:hint="cs"/>
          <w:bCs w:val="0"/>
          <w:sz w:val="24"/>
          <w:szCs w:val="24"/>
          <w:cs/>
          <w:lang w:bidi="sa-IN"/>
        </w:rPr>
        <w:t xml:space="preserve">लोहे, </w:t>
      </w:r>
      <w:r w:rsidR="004605FC" w:rsidRPr="00232CA9">
        <w:rPr>
          <w:bCs w:val="0"/>
          <w:sz w:val="24"/>
          <w:szCs w:val="24"/>
          <w:cs/>
        </w:rPr>
        <w:t xml:space="preserve"> एवं खलु तस्स तप्पत्तियं सावज्जं ति आहिज्जइ</w:t>
      </w:r>
      <w:r w:rsidR="004605FC" w:rsidRPr="00232CA9">
        <w:rPr>
          <w:rFonts w:hint="cs"/>
          <w:bCs w:val="0"/>
          <w:sz w:val="24"/>
          <w:szCs w:val="24"/>
          <w:cs/>
          <w:lang w:bidi="sa-IN"/>
        </w:rPr>
        <w:t>,</w:t>
      </w:r>
      <w:r w:rsidR="004605FC" w:rsidRPr="00232CA9">
        <w:rPr>
          <w:bCs w:val="0"/>
          <w:sz w:val="24"/>
          <w:szCs w:val="24"/>
          <w:cs/>
        </w:rPr>
        <w:t xml:space="preserve"> अट्ठमे किरियट्ठाणे अज्झ</w:t>
      </w:r>
      <w:r w:rsidR="004605FC" w:rsidRPr="00232CA9">
        <w:rPr>
          <w:rFonts w:hint="cs"/>
          <w:bCs w:val="0"/>
          <w:sz w:val="24"/>
          <w:szCs w:val="24"/>
          <w:cs/>
          <w:lang w:bidi="sa-IN"/>
        </w:rPr>
        <w:t>त्थवत्ति</w:t>
      </w:r>
      <w:r w:rsidR="004605FC" w:rsidRPr="00232CA9">
        <w:rPr>
          <w:bCs w:val="0"/>
          <w:sz w:val="24"/>
          <w:szCs w:val="24"/>
          <w:cs/>
        </w:rPr>
        <w:t>ए त्ति आहिए ।</w:t>
      </w:r>
    </w:p>
    <w:p w:rsidR="005D0986" w:rsidRDefault="00820B4A" w:rsidP="00A128B4">
      <w:pPr>
        <w:pStyle w:val="H4Hindi"/>
        <w:tabs>
          <w:tab w:val="left" w:pos="2250"/>
        </w:tabs>
        <w:spacing w:before="0" w:after="0"/>
        <w:ind w:firstLine="1440"/>
        <w:jc w:val="both"/>
        <w:rPr>
          <w:rFonts w:hint="cs"/>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५७</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नवमे किरियट्ठाणे मा</w:t>
      </w:r>
      <w:r w:rsidR="004605FC" w:rsidRPr="00232CA9">
        <w:rPr>
          <w:rFonts w:hint="cs"/>
          <w:bCs w:val="0"/>
          <w:sz w:val="24"/>
          <w:szCs w:val="24"/>
          <w:cs/>
          <w:lang w:bidi="sa-IN"/>
        </w:rPr>
        <w:t>न</w:t>
      </w:r>
      <w:r w:rsidR="004605FC" w:rsidRPr="00232CA9">
        <w:rPr>
          <w:bCs w:val="0"/>
          <w:sz w:val="24"/>
          <w:szCs w:val="24"/>
          <w:cs/>
        </w:rPr>
        <w:t>वत्तिए त्ति आहिज्जइ-</w:t>
      </w:r>
      <w:r w:rsidR="004605FC" w:rsidRPr="00232CA9">
        <w:rPr>
          <w:rFonts w:hint="cs"/>
          <w:bCs w:val="0"/>
          <w:sz w:val="24"/>
          <w:szCs w:val="24"/>
          <w:cs/>
          <w:lang w:bidi="sa-IN"/>
        </w:rPr>
        <w:t xml:space="preserve"> </w:t>
      </w:r>
      <w:r w:rsidR="004605FC" w:rsidRPr="00232CA9">
        <w:rPr>
          <w:bCs w:val="0"/>
          <w:sz w:val="24"/>
          <w:szCs w:val="24"/>
          <w:cs/>
        </w:rPr>
        <w:t>से जहानामए केइ पुरिसे जाइमदेण वा कुलमदेण वा बलमदेण वा रूवमदेण वा तवमदेण वा सुयमदेण वा लाभमदेण वा इस्सरियमदेण वा पण्णामदेण वा अ</w:t>
      </w:r>
      <w:r w:rsidR="004605FC" w:rsidRPr="00232CA9">
        <w:rPr>
          <w:rFonts w:hint="cs"/>
          <w:bCs w:val="0"/>
          <w:sz w:val="24"/>
          <w:szCs w:val="24"/>
          <w:cs/>
          <w:lang w:bidi="sa-IN"/>
        </w:rPr>
        <w:t>न्न</w:t>
      </w:r>
      <w:r w:rsidR="004605FC" w:rsidRPr="00232CA9">
        <w:rPr>
          <w:bCs w:val="0"/>
          <w:sz w:val="24"/>
          <w:szCs w:val="24"/>
          <w:cs/>
        </w:rPr>
        <w:t>यरेण वा मदट्ठाणेणं मत्ते समाणे परं हीलेति निंदेति खिंसति गरिहति परिभवति अवमन्न</w:t>
      </w:r>
      <w:r w:rsidR="004605FC" w:rsidRPr="00232CA9">
        <w:rPr>
          <w:rFonts w:hint="cs"/>
          <w:bCs w:val="0"/>
          <w:sz w:val="24"/>
          <w:szCs w:val="24"/>
          <w:cs/>
          <w:lang w:bidi="sa-IN"/>
        </w:rPr>
        <w:t>े</w:t>
      </w:r>
      <w:r w:rsidR="004605FC" w:rsidRPr="00232CA9">
        <w:rPr>
          <w:bCs w:val="0"/>
          <w:sz w:val="24"/>
          <w:szCs w:val="24"/>
          <w:cs/>
        </w:rPr>
        <w:t>ति</w:t>
      </w:r>
      <w:r w:rsidR="004605FC" w:rsidRPr="00232CA9">
        <w:rPr>
          <w:rFonts w:hint="cs"/>
          <w:bCs w:val="0"/>
          <w:sz w:val="24"/>
          <w:szCs w:val="24"/>
          <w:cs/>
          <w:lang w:bidi="sa-IN"/>
        </w:rPr>
        <w:t>,</w:t>
      </w:r>
      <w:r w:rsidR="004605FC" w:rsidRPr="00232CA9">
        <w:rPr>
          <w:bCs w:val="0"/>
          <w:sz w:val="24"/>
          <w:szCs w:val="24"/>
          <w:cs/>
        </w:rPr>
        <w:t xml:space="preserve"> इत्तरिए अयं</w:t>
      </w:r>
      <w:r w:rsidR="004605FC" w:rsidRPr="00232CA9">
        <w:rPr>
          <w:rFonts w:hint="cs"/>
          <w:bCs w:val="0"/>
          <w:sz w:val="24"/>
          <w:szCs w:val="24"/>
          <w:cs/>
          <w:lang w:bidi="sa-IN"/>
        </w:rPr>
        <w:t>,</w:t>
      </w:r>
      <w:r w:rsidR="004605FC" w:rsidRPr="00232CA9">
        <w:rPr>
          <w:bCs w:val="0"/>
          <w:sz w:val="24"/>
          <w:szCs w:val="24"/>
          <w:cs/>
        </w:rPr>
        <w:t xml:space="preserve"> अहमंसि पु</w:t>
      </w:r>
      <w:r w:rsidR="004605FC" w:rsidRPr="00232CA9">
        <w:rPr>
          <w:rFonts w:hint="cs"/>
          <w:bCs w:val="0"/>
          <w:sz w:val="24"/>
          <w:szCs w:val="24"/>
          <w:cs/>
        </w:rPr>
        <w:t>ण</w:t>
      </w:r>
      <w:r w:rsidR="004605FC" w:rsidRPr="00232CA9">
        <w:rPr>
          <w:bCs w:val="0"/>
          <w:sz w:val="24"/>
          <w:szCs w:val="24"/>
          <w:cs/>
        </w:rPr>
        <w:t xml:space="preserve"> विसिट्ठजाइ कुल</w:t>
      </w:r>
      <w:r w:rsidR="004605FC" w:rsidRPr="00232CA9">
        <w:rPr>
          <w:rFonts w:hint="cs"/>
          <w:bCs w:val="0"/>
          <w:sz w:val="24"/>
          <w:szCs w:val="24"/>
          <w:cs/>
        </w:rPr>
        <w:t xml:space="preserve"> </w:t>
      </w:r>
      <w:r w:rsidR="004605FC" w:rsidRPr="00232CA9">
        <w:rPr>
          <w:bCs w:val="0"/>
          <w:sz w:val="24"/>
          <w:szCs w:val="24"/>
          <w:cs/>
        </w:rPr>
        <w:t>बलाइ</w:t>
      </w:r>
      <w:r w:rsidR="004605FC" w:rsidRPr="00232CA9">
        <w:rPr>
          <w:rFonts w:hint="cs"/>
          <w:bCs w:val="0"/>
          <w:sz w:val="24"/>
          <w:szCs w:val="24"/>
          <w:cs/>
        </w:rPr>
        <w:t xml:space="preserve"> </w:t>
      </w:r>
      <w:r w:rsidR="004605FC" w:rsidRPr="00232CA9">
        <w:rPr>
          <w:bCs w:val="0"/>
          <w:sz w:val="24"/>
          <w:szCs w:val="24"/>
          <w:cs/>
        </w:rPr>
        <w:t>गुणोववेए-</w:t>
      </w:r>
      <w:r w:rsidR="004605FC" w:rsidRPr="00232CA9">
        <w:rPr>
          <w:rFonts w:hint="cs"/>
          <w:bCs w:val="0"/>
          <w:sz w:val="24"/>
          <w:szCs w:val="24"/>
          <w:cs/>
          <w:lang w:bidi="sa-IN"/>
        </w:rPr>
        <w:t xml:space="preserve">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एवं अप्पाणं समुक्कसे</w:t>
      </w:r>
      <w:r w:rsidRPr="00232CA9">
        <w:rPr>
          <w:rFonts w:hint="cs"/>
          <w:bCs w:val="0"/>
          <w:sz w:val="24"/>
          <w:szCs w:val="24"/>
          <w:cs/>
          <w:lang w:bidi="sa-IN"/>
        </w:rPr>
        <w:t>,</w:t>
      </w:r>
      <w:r w:rsidRPr="00232CA9">
        <w:rPr>
          <w:bCs w:val="0"/>
          <w:sz w:val="24"/>
          <w:szCs w:val="24"/>
          <w:cs/>
        </w:rPr>
        <w:t xml:space="preserve"> देह</w:t>
      </w:r>
      <w:r w:rsidRPr="00232CA9">
        <w:rPr>
          <w:rFonts w:hint="cs"/>
          <w:bCs w:val="0"/>
          <w:sz w:val="24"/>
          <w:szCs w:val="24"/>
          <w:cs/>
        </w:rPr>
        <w:t>च्चु</w:t>
      </w:r>
      <w:r w:rsidRPr="00232CA9">
        <w:rPr>
          <w:bCs w:val="0"/>
          <w:sz w:val="24"/>
          <w:szCs w:val="24"/>
          <w:cs/>
        </w:rPr>
        <w:t xml:space="preserve">ए कम्मबिइए </w:t>
      </w:r>
      <w:r w:rsidRPr="00232CA9">
        <w:rPr>
          <w:rFonts w:hint="cs"/>
          <w:bCs w:val="0"/>
          <w:sz w:val="24"/>
          <w:szCs w:val="24"/>
          <w:cs/>
          <w:lang w:bidi="sa-IN"/>
        </w:rPr>
        <w:t>अ</w:t>
      </w:r>
      <w:r w:rsidRPr="00232CA9">
        <w:rPr>
          <w:bCs w:val="0"/>
          <w:sz w:val="24"/>
          <w:szCs w:val="24"/>
          <w:cs/>
        </w:rPr>
        <w:t>वसे पयाति</w:t>
      </w:r>
      <w:r w:rsidRPr="00232CA9">
        <w:rPr>
          <w:rFonts w:hint="cs"/>
          <w:bCs w:val="0"/>
          <w:sz w:val="24"/>
          <w:szCs w:val="24"/>
          <w:cs/>
          <w:lang w:bidi="sa-IN"/>
        </w:rPr>
        <w:t>,</w:t>
      </w:r>
      <w:r w:rsidRPr="00232CA9">
        <w:rPr>
          <w:bCs w:val="0"/>
          <w:sz w:val="24"/>
          <w:szCs w:val="24"/>
          <w:cs/>
        </w:rPr>
        <w:t xml:space="preserve"> तं जहा-</w:t>
      </w:r>
      <w:r w:rsidRPr="00232CA9">
        <w:rPr>
          <w:rFonts w:hint="cs"/>
          <w:bCs w:val="0"/>
          <w:sz w:val="24"/>
          <w:szCs w:val="24"/>
          <w:cs/>
        </w:rPr>
        <w:t xml:space="preserve"> </w:t>
      </w:r>
      <w:r w:rsidRPr="00232CA9">
        <w:rPr>
          <w:bCs w:val="0"/>
          <w:sz w:val="24"/>
          <w:szCs w:val="24"/>
          <w:cs/>
        </w:rPr>
        <w:t>गब्भाओ गब्भं जम्माओ जम्मं माराओ मारं नरगाओ नरगं चंडे थद्धे चवले माणी यावि भवइ</w:t>
      </w:r>
      <w:r w:rsidRPr="00232CA9">
        <w:rPr>
          <w:rFonts w:hint="cs"/>
          <w:bCs w:val="0"/>
          <w:sz w:val="24"/>
          <w:szCs w:val="24"/>
          <w:cs/>
          <w:lang w:bidi="sa-IN"/>
        </w:rPr>
        <w:t>,</w:t>
      </w:r>
      <w:r w:rsidRPr="00232CA9">
        <w:rPr>
          <w:bCs w:val="0"/>
          <w:sz w:val="24"/>
          <w:szCs w:val="24"/>
          <w:cs/>
        </w:rPr>
        <w:t xml:space="preserve"> एवं खलु तस्स तप्पत्तियं सावज्जं ति आहिज्जइ</w:t>
      </w:r>
      <w:r w:rsidRPr="00232CA9">
        <w:rPr>
          <w:rFonts w:hint="cs"/>
          <w:bCs w:val="0"/>
          <w:sz w:val="24"/>
          <w:szCs w:val="24"/>
          <w:cs/>
          <w:lang w:bidi="sa-IN"/>
        </w:rPr>
        <w:t>,</w:t>
      </w:r>
      <w:r w:rsidRPr="00232CA9">
        <w:rPr>
          <w:bCs w:val="0"/>
          <w:sz w:val="24"/>
          <w:szCs w:val="24"/>
          <w:cs/>
        </w:rPr>
        <w:t xml:space="preserve"> नवमे किरियट्ठाणे मा</w:t>
      </w:r>
      <w:r w:rsidRPr="00232CA9">
        <w:rPr>
          <w:rFonts w:hint="cs"/>
          <w:bCs w:val="0"/>
          <w:sz w:val="24"/>
          <w:szCs w:val="24"/>
          <w:cs/>
          <w:lang w:bidi="sa-IN"/>
        </w:rPr>
        <w:t>न</w:t>
      </w:r>
      <w:r w:rsidRPr="00232CA9">
        <w:rPr>
          <w:bCs w:val="0"/>
          <w:sz w:val="24"/>
          <w:szCs w:val="24"/>
          <w:cs/>
        </w:rPr>
        <w:t>वत्तिए त्ति आहिए ।</w:t>
      </w:r>
    </w:p>
    <w:p w:rsidR="004605FC" w:rsidRPr="00232CA9" w:rsidRDefault="00820B4A"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५८</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दसमे किरियट्ठाणे मित्तदोसवत्तिए त्ति आहिज्जइ-</w:t>
      </w:r>
      <w:r w:rsidR="004605FC" w:rsidRPr="00232CA9">
        <w:rPr>
          <w:rFonts w:hint="cs"/>
          <w:bCs w:val="0"/>
          <w:sz w:val="24"/>
          <w:szCs w:val="24"/>
          <w:cs/>
          <w:lang w:bidi="sa-IN"/>
        </w:rPr>
        <w:t xml:space="preserve"> </w:t>
      </w:r>
      <w:r w:rsidR="004605FC" w:rsidRPr="00232CA9">
        <w:rPr>
          <w:bCs w:val="0"/>
          <w:sz w:val="24"/>
          <w:szCs w:val="24"/>
          <w:cs/>
        </w:rPr>
        <w:t>से जहानामए केइ पुरिसे माईहिं वा पिईहिं वा भाईहिं वा भइ</w:t>
      </w:r>
      <w:r w:rsidR="004605FC" w:rsidRPr="00232CA9">
        <w:rPr>
          <w:rFonts w:hint="cs"/>
          <w:bCs w:val="0"/>
          <w:sz w:val="24"/>
          <w:szCs w:val="24"/>
          <w:cs/>
          <w:lang w:bidi="sa-IN"/>
        </w:rPr>
        <w:t>नी</w:t>
      </w:r>
      <w:r w:rsidR="004605FC" w:rsidRPr="00232CA9">
        <w:rPr>
          <w:bCs w:val="0"/>
          <w:sz w:val="24"/>
          <w:szCs w:val="24"/>
          <w:cs/>
        </w:rPr>
        <w:t xml:space="preserve">हिं वा </w:t>
      </w:r>
      <w:r w:rsidR="004605FC" w:rsidRPr="00232CA9">
        <w:rPr>
          <w:rFonts w:hint="cs"/>
          <w:bCs w:val="0"/>
          <w:sz w:val="24"/>
          <w:szCs w:val="24"/>
          <w:cs/>
          <w:lang w:bidi="sa-IN"/>
        </w:rPr>
        <w:t>भ</w:t>
      </w:r>
      <w:r w:rsidR="004605FC" w:rsidRPr="00232CA9">
        <w:rPr>
          <w:bCs w:val="0"/>
          <w:sz w:val="24"/>
          <w:szCs w:val="24"/>
          <w:cs/>
        </w:rPr>
        <w:t>ज्जाहि वा घूयाहिं वा पुत्तेहिं वा सुण्हाहिं वा सद्धिं संवसमाणे तेसिं अ</w:t>
      </w:r>
      <w:r w:rsidR="004605FC" w:rsidRPr="00232CA9">
        <w:rPr>
          <w:rFonts w:hint="cs"/>
          <w:bCs w:val="0"/>
          <w:sz w:val="24"/>
          <w:szCs w:val="24"/>
          <w:cs/>
          <w:lang w:bidi="sa-IN"/>
        </w:rPr>
        <w:t>न्न</w:t>
      </w:r>
      <w:r w:rsidR="004605FC" w:rsidRPr="00232CA9">
        <w:rPr>
          <w:bCs w:val="0"/>
          <w:sz w:val="24"/>
          <w:szCs w:val="24"/>
          <w:cs/>
        </w:rPr>
        <w:t>यरंसि अहालहुगंसि अवराहंसि सयमेव गरुयं दडं निव्वत्तेतिं</w:t>
      </w:r>
      <w:r w:rsidR="004605FC" w:rsidRPr="00232CA9">
        <w:rPr>
          <w:rFonts w:hint="cs"/>
          <w:bCs w:val="0"/>
          <w:sz w:val="24"/>
          <w:szCs w:val="24"/>
          <w:cs/>
          <w:lang w:bidi="sa-IN"/>
        </w:rPr>
        <w:t>,</w:t>
      </w:r>
      <w:r w:rsidR="004605FC" w:rsidRPr="00232CA9">
        <w:rPr>
          <w:rFonts w:hint="cs"/>
          <w:bCs w:val="0"/>
          <w:sz w:val="24"/>
          <w:szCs w:val="24"/>
          <w:cs/>
        </w:rPr>
        <w:t xml:space="preserve"> </w:t>
      </w:r>
      <w:r w:rsidR="004605FC" w:rsidRPr="00232CA9">
        <w:rPr>
          <w:bCs w:val="0"/>
          <w:sz w:val="24"/>
          <w:szCs w:val="24"/>
          <w:cs/>
        </w:rPr>
        <w:t>तं जहा-</w:t>
      </w:r>
      <w:r w:rsidR="004605FC" w:rsidRPr="00232CA9">
        <w:rPr>
          <w:rFonts w:hint="cs"/>
          <w:bCs w:val="0"/>
          <w:sz w:val="24"/>
          <w:szCs w:val="24"/>
          <w:cs/>
          <w:lang w:bidi="sa-IN"/>
        </w:rPr>
        <w:t xml:space="preserve"> </w:t>
      </w:r>
    </w:p>
    <w:p w:rsidR="004605FC" w:rsidRPr="00232CA9" w:rsidRDefault="004605FC" w:rsidP="00232CA9">
      <w:pPr>
        <w:pStyle w:val="H4Hindi"/>
        <w:tabs>
          <w:tab w:val="left" w:pos="2250"/>
        </w:tabs>
        <w:spacing w:before="0" w:after="0"/>
        <w:ind w:firstLine="1440"/>
        <w:jc w:val="distribute"/>
        <w:rPr>
          <w:bCs w:val="0"/>
          <w:sz w:val="24"/>
          <w:szCs w:val="24"/>
          <w:lang w:bidi="sa-IN"/>
        </w:rPr>
      </w:pPr>
      <w:r w:rsidRPr="00232CA9">
        <w:rPr>
          <w:bCs w:val="0"/>
          <w:sz w:val="24"/>
          <w:szCs w:val="24"/>
          <w:cs/>
        </w:rPr>
        <w:t>सीओदगवियडंसि वा कायं उ</w:t>
      </w:r>
      <w:r w:rsidRPr="00232CA9">
        <w:rPr>
          <w:rFonts w:hint="cs"/>
          <w:bCs w:val="0"/>
          <w:sz w:val="24"/>
          <w:szCs w:val="24"/>
          <w:cs/>
          <w:lang w:bidi="sa-IN"/>
        </w:rPr>
        <w:t>च्छो</w:t>
      </w:r>
      <w:r w:rsidRPr="00232CA9">
        <w:rPr>
          <w:bCs w:val="0"/>
          <w:sz w:val="24"/>
          <w:szCs w:val="24"/>
          <w:cs/>
        </w:rPr>
        <w:t>लेत्ता भवइ</w:t>
      </w:r>
      <w:r w:rsidRPr="00232CA9">
        <w:rPr>
          <w:rFonts w:hint="cs"/>
          <w:bCs w:val="0"/>
          <w:sz w:val="24"/>
          <w:szCs w:val="24"/>
          <w:cs/>
          <w:lang w:bidi="sa-IN"/>
        </w:rPr>
        <w:t>,</w:t>
      </w:r>
      <w:r w:rsidRPr="00232CA9">
        <w:rPr>
          <w:bCs w:val="0"/>
          <w:sz w:val="24"/>
          <w:szCs w:val="24"/>
          <w:cs/>
        </w:rPr>
        <w:t xml:space="preserve"> उसिणोदगवियडेण वा कायं ओसिंचित्ता भवइ</w:t>
      </w:r>
      <w:r w:rsidRPr="00232CA9">
        <w:rPr>
          <w:rFonts w:hint="cs"/>
          <w:bCs w:val="0"/>
          <w:sz w:val="24"/>
          <w:szCs w:val="24"/>
          <w:cs/>
          <w:lang w:bidi="sa-IN"/>
        </w:rPr>
        <w:t>,</w:t>
      </w:r>
      <w:r w:rsidRPr="00232CA9">
        <w:rPr>
          <w:bCs w:val="0"/>
          <w:sz w:val="24"/>
          <w:szCs w:val="24"/>
          <w:cs/>
        </w:rPr>
        <w:t xml:space="preserve"> अग</w:t>
      </w:r>
      <w:r w:rsidRPr="00232CA9">
        <w:rPr>
          <w:rFonts w:hint="cs"/>
          <w:bCs w:val="0"/>
          <w:sz w:val="24"/>
          <w:szCs w:val="24"/>
          <w:cs/>
          <w:lang w:bidi="sa-IN"/>
        </w:rPr>
        <w:t>नि</w:t>
      </w:r>
      <w:r w:rsidRPr="00232CA9">
        <w:rPr>
          <w:bCs w:val="0"/>
          <w:sz w:val="24"/>
          <w:szCs w:val="24"/>
          <w:cs/>
        </w:rPr>
        <w:t>कायेणं कायं उ</w:t>
      </w:r>
      <w:r w:rsidRPr="00232CA9">
        <w:rPr>
          <w:rFonts w:hint="cs"/>
          <w:bCs w:val="0"/>
          <w:sz w:val="24"/>
          <w:szCs w:val="24"/>
          <w:cs/>
          <w:lang w:bidi="sa-IN"/>
        </w:rPr>
        <w:t>वड</w:t>
      </w:r>
      <w:r w:rsidRPr="00232CA9">
        <w:rPr>
          <w:bCs w:val="0"/>
          <w:sz w:val="24"/>
          <w:szCs w:val="24"/>
          <w:cs/>
        </w:rPr>
        <w:t>हित्ता भवइ</w:t>
      </w:r>
      <w:r w:rsidRPr="00232CA9">
        <w:rPr>
          <w:rFonts w:hint="cs"/>
          <w:bCs w:val="0"/>
          <w:sz w:val="24"/>
          <w:szCs w:val="24"/>
          <w:cs/>
          <w:lang w:bidi="sa-IN"/>
        </w:rPr>
        <w:t>,</w:t>
      </w:r>
      <w:r w:rsidRPr="00232CA9">
        <w:rPr>
          <w:bCs w:val="0"/>
          <w:sz w:val="24"/>
          <w:szCs w:val="24"/>
          <w:cs/>
        </w:rPr>
        <w:t xml:space="preserve"> जोत्तेण वा वेत्तेण वा नेत्तेण वा तया</w:t>
      </w:r>
      <w:r w:rsidRPr="00232CA9">
        <w:rPr>
          <w:rFonts w:hint="cs"/>
          <w:bCs w:val="0"/>
          <w:sz w:val="24"/>
          <w:szCs w:val="24"/>
          <w:cs/>
          <w:lang w:bidi="sa-IN"/>
        </w:rPr>
        <w:t>इ</w:t>
      </w:r>
      <w:r w:rsidRPr="00232CA9">
        <w:rPr>
          <w:bCs w:val="0"/>
          <w:sz w:val="24"/>
          <w:szCs w:val="24"/>
          <w:cs/>
        </w:rPr>
        <w:t xml:space="preserve"> वा कसेण वा छियाए वा लयाए वा अ</w:t>
      </w:r>
      <w:r w:rsidRPr="00232CA9">
        <w:rPr>
          <w:rFonts w:hint="cs"/>
          <w:bCs w:val="0"/>
          <w:sz w:val="24"/>
          <w:szCs w:val="24"/>
          <w:cs/>
          <w:lang w:bidi="sa-IN"/>
        </w:rPr>
        <w:t>न्न</w:t>
      </w:r>
      <w:r w:rsidRPr="00232CA9">
        <w:rPr>
          <w:bCs w:val="0"/>
          <w:sz w:val="24"/>
          <w:szCs w:val="24"/>
          <w:cs/>
        </w:rPr>
        <w:t>यरेण वा दवरएण पासाइं उ</w:t>
      </w:r>
      <w:r w:rsidRPr="00232CA9">
        <w:rPr>
          <w:rFonts w:hint="cs"/>
          <w:bCs w:val="0"/>
          <w:sz w:val="24"/>
          <w:szCs w:val="24"/>
          <w:cs/>
          <w:lang w:bidi="sa-IN"/>
        </w:rPr>
        <w:t>द्दा</w:t>
      </w:r>
      <w:r w:rsidRPr="00232CA9">
        <w:rPr>
          <w:bCs w:val="0"/>
          <w:sz w:val="24"/>
          <w:szCs w:val="24"/>
          <w:cs/>
        </w:rPr>
        <w:t>लित्ता भवति</w:t>
      </w:r>
      <w:r w:rsidRPr="00232CA9">
        <w:rPr>
          <w:rFonts w:hint="cs"/>
          <w:bCs w:val="0"/>
          <w:sz w:val="24"/>
          <w:szCs w:val="24"/>
          <w:cs/>
          <w:lang w:bidi="sa-IN"/>
        </w:rPr>
        <w:t>,</w:t>
      </w:r>
      <w:r w:rsidRPr="00232CA9">
        <w:rPr>
          <w:bCs w:val="0"/>
          <w:sz w:val="24"/>
          <w:szCs w:val="24"/>
          <w:cs/>
        </w:rPr>
        <w:t xml:space="preserve"> दंडेण वा अट्ठीण वा मुट्ठीण वा लेलुण वा कवालेण वा कायं आउट्टित्ता भवति</w:t>
      </w:r>
      <w:r w:rsidRPr="00232CA9">
        <w:rPr>
          <w:rFonts w:hint="cs"/>
          <w:bCs w:val="0"/>
          <w:sz w:val="24"/>
          <w:szCs w:val="24"/>
          <w:cs/>
          <w:lang w:bidi="sa-IN"/>
        </w:rPr>
        <w:t>,</w:t>
      </w:r>
      <w:r w:rsidRPr="00232CA9">
        <w:rPr>
          <w:bCs w:val="0"/>
          <w:sz w:val="24"/>
          <w:szCs w:val="24"/>
          <w:cs/>
        </w:rPr>
        <w:t xml:space="preserve"> तहप्पगारे पुरिसजाते संवसमाणे दुम्मणा भवंति</w:t>
      </w:r>
      <w:r w:rsidRPr="00232CA9">
        <w:rPr>
          <w:rFonts w:hint="cs"/>
          <w:bCs w:val="0"/>
          <w:sz w:val="24"/>
          <w:szCs w:val="24"/>
          <w:cs/>
          <w:lang w:bidi="sa-IN"/>
        </w:rPr>
        <w:t>,</w:t>
      </w:r>
      <w:r w:rsidRPr="00232CA9">
        <w:rPr>
          <w:bCs w:val="0"/>
          <w:sz w:val="24"/>
          <w:szCs w:val="24"/>
          <w:cs/>
        </w:rPr>
        <w:t xml:space="preserve"> पवसमाणे सुमणा भवंति</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तहप्पगारे पुरिसजाते दंडपासी दंडगरुए दंडपुरक्खडे अहिते इमंसि लोगंसि अहिते परंसि लोगंसि संजलणे कोहणे पिट्ठिमंसि</w:t>
      </w:r>
      <w:r w:rsidRPr="00232CA9">
        <w:rPr>
          <w:rFonts w:hint="cs"/>
          <w:bCs w:val="0"/>
          <w:sz w:val="24"/>
          <w:szCs w:val="24"/>
          <w:cs/>
        </w:rPr>
        <w:t xml:space="preserve"> </w:t>
      </w:r>
      <w:r w:rsidRPr="00232CA9">
        <w:rPr>
          <w:bCs w:val="0"/>
          <w:sz w:val="24"/>
          <w:szCs w:val="24"/>
          <w:cs/>
        </w:rPr>
        <w:t>यावि भवइ</w:t>
      </w:r>
      <w:r w:rsidRPr="00232CA9">
        <w:rPr>
          <w:rFonts w:hint="cs"/>
          <w:bCs w:val="0"/>
          <w:sz w:val="24"/>
          <w:szCs w:val="24"/>
          <w:cs/>
        </w:rPr>
        <w:t>,</w:t>
      </w:r>
      <w:r w:rsidRPr="00232CA9">
        <w:rPr>
          <w:bCs w:val="0"/>
          <w:sz w:val="24"/>
          <w:szCs w:val="24"/>
          <w:cs/>
        </w:rPr>
        <w:t xml:space="preserve"> एवं खलु तस्स तप्पत्तियं सावज्जं ति आहिज्जति दसमे किरियट्ठाणे मित्तदोसवत्तिए त्ति आहिए ।</w:t>
      </w:r>
    </w:p>
    <w:p w:rsidR="005957F6" w:rsidRDefault="00820B4A"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५९</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एक्कारसमे किरियट्ठाणे मायावत्तिए त्ति आहिज्जइ</w:t>
      </w:r>
      <w:r w:rsidR="004605FC" w:rsidRPr="00232CA9">
        <w:rPr>
          <w:rFonts w:hint="cs"/>
          <w:bCs w:val="0"/>
          <w:sz w:val="24"/>
          <w:szCs w:val="24"/>
          <w:cs/>
        </w:rPr>
        <w:t>,</w:t>
      </w:r>
      <w:r w:rsidR="004605FC" w:rsidRPr="00232CA9">
        <w:rPr>
          <w:rFonts w:hint="cs"/>
          <w:bCs w:val="0"/>
          <w:sz w:val="24"/>
          <w:szCs w:val="24"/>
          <w:cs/>
          <w:lang w:bidi="sa-IN"/>
        </w:rPr>
        <w:t xml:space="preserve"> </w:t>
      </w:r>
      <w:r w:rsidR="004605FC" w:rsidRPr="00232CA9">
        <w:rPr>
          <w:bCs w:val="0"/>
          <w:sz w:val="24"/>
          <w:szCs w:val="24"/>
          <w:cs/>
        </w:rPr>
        <w:t>जे इमे भवंति गूढायारा तमो</w:t>
      </w:r>
      <w:r w:rsidR="004605FC" w:rsidRPr="00232CA9">
        <w:rPr>
          <w:rFonts w:hint="cs"/>
          <w:bCs w:val="0"/>
          <w:sz w:val="24"/>
          <w:szCs w:val="24"/>
          <w:cs/>
          <w:lang w:bidi="sa-IN"/>
        </w:rPr>
        <w:t>क</w:t>
      </w:r>
      <w:r w:rsidR="004605FC" w:rsidRPr="00232CA9">
        <w:rPr>
          <w:bCs w:val="0"/>
          <w:sz w:val="24"/>
          <w:szCs w:val="24"/>
          <w:cs/>
        </w:rPr>
        <w:t xml:space="preserve">सिया उलूगपत्तलहूया पव्वयगुरुया ते </w:t>
      </w:r>
      <w:r w:rsidR="004605FC" w:rsidRPr="00232CA9">
        <w:rPr>
          <w:rFonts w:hint="cs"/>
          <w:bCs w:val="0"/>
          <w:sz w:val="24"/>
          <w:szCs w:val="24"/>
          <w:cs/>
          <w:lang w:bidi="sa-IN"/>
        </w:rPr>
        <w:t>आयरिया</w:t>
      </w:r>
      <w:r w:rsidR="004605FC" w:rsidRPr="00232CA9">
        <w:rPr>
          <w:bCs w:val="0"/>
          <w:sz w:val="24"/>
          <w:szCs w:val="24"/>
          <w:cs/>
        </w:rPr>
        <w:t xml:space="preserve"> वि संता अ</w:t>
      </w:r>
      <w:r w:rsidR="004605FC" w:rsidRPr="00232CA9">
        <w:rPr>
          <w:rFonts w:hint="cs"/>
          <w:bCs w:val="0"/>
          <w:sz w:val="24"/>
          <w:szCs w:val="24"/>
          <w:cs/>
          <w:lang w:bidi="sa-IN"/>
        </w:rPr>
        <w:t>ना</w:t>
      </w:r>
      <w:r w:rsidR="004605FC" w:rsidRPr="00232CA9">
        <w:rPr>
          <w:bCs w:val="0"/>
          <w:sz w:val="24"/>
          <w:szCs w:val="24"/>
          <w:cs/>
        </w:rPr>
        <w:t>रियाओ भासाओ पउंजंति</w:t>
      </w:r>
      <w:r w:rsidR="004605FC" w:rsidRPr="00232CA9">
        <w:rPr>
          <w:rFonts w:hint="cs"/>
          <w:bCs w:val="0"/>
          <w:sz w:val="24"/>
          <w:szCs w:val="24"/>
          <w:cs/>
        </w:rPr>
        <w:t>,</w:t>
      </w:r>
      <w:r w:rsidR="004605FC" w:rsidRPr="00232CA9">
        <w:rPr>
          <w:bCs w:val="0"/>
          <w:sz w:val="24"/>
          <w:szCs w:val="24"/>
          <w:cs/>
        </w:rPr>
        <w:t xml:space="preserve"> अ</w:t>
      </w:r>
      <w:r w:rsidR="004605FC" w:rsidRPr="00232CA9">
        <w:rPr>
          <w:rFonts w:hint="cs"/>
          <w:bCs w:val="0"/>
          <w:sz w:val="24"/>
          <w:szCs w:val="24"/>
          <w:cs/>
          <w:lang w:bidi="sa-IN"/>
        </w:rPr>
        <w:t>न्न</w:t>
      </w:r>
      <w:r w:rsidR="004605FC" w:rsidRPr="00232CA9">
        <w:rPr>
          <w:bCs w:val="0"/>
          <w:sz w:val="24"/>
          <w:szCs w:val="24"/>
          <w:cs/>
        </w:rPr>
        <w:t xml:space="preserve">हा संतं </w:t>
      </w:r>
    </w:p>
    <w:p w:rsidR="00582615" w:rsidRPr="00232CA9" w:rsidRDefault="00582615" w:rsidP="00582615">
      <w:pPr>
        <w:pStyle w:val="H4Hindi"/>
        <w:tabs>
          <w:tab w:val="left" w:pos="2250"/>
        </w:tabs>
        <w:spacing w:before="0" w:after="0"/>
        <w:jc w:val="both"/>
        <w:rPr>
          <w:bCs w:val="0"/>
          <w:sz w:val="24"/>
          <w:szCs w:val="24"/>
          <w:lang w:bidi="sa-IN"/>
        </w:rPr>
      </w:pPr>
      <w:r w:rsidRPr="00232CA9">
        <w:rPr>
          <w:bCs w:val="0"/>
          <w:sz w:val="24"/>
          <w:szCs w:val="24"/>
          <w:cs/>
        </w:rPr>
        <w:t>अप्पाणं अ</w:t>
      </w:r>
      <w:r w:rsidRPr="00232CA9">
        <w:rPr>
          <w:rFonts w:hint="cs"/>
          <w:bCs w:val="0"/>
          <w:sz w:val="24"/>
          <w:szCs w:val="24"/>
          <w:cs/>
          <w:lang w:bidi="sa-IN"/>
        </w:rPr>
        <w:t>न्न</w:t>
      </w:r>
      <w:r w:rsidRPr="00232CA9">
        <w:rPr>
          <w:bCs w:val="0"/>
          <w:sz w:val="24"/>
          <w:szCs w:val="24"/>
          <w:cs/>
        </w:rPr>
        <w:t xml:space="preserve">हा </w:t>
      </w:r>
      <w:r w:rsidRPr="00232CA9">
        <w:rPr>
          <w:rFonts w:hint="cs"/>
          <w:bCs w:val="0"/>
          <w:sz w:val="24"/>
          <w:szCs w:val="24"/>
          <w:cs/>
          <w:lang w:bidi="sa-IN"/>
        </w:rPr>
        <w:t>म</w:t>
      </w:r>
      <w:r w:rsidRPr="00232CA9">
        <w:rPr>
          <w:bCs w:val="0"/>
          <w:sz w:val="24"/>
          <w:szCs w:val="24"/>
          <w:cs/>
        </w:rPr>
        <w:t>न्नंति</w:t>
      </w:r>
      <w:r w:rsidRPr="00232CA9">
        <w:rPr>
          <w:rFonts w:hint="cs"/>
          <w:bCs w:val="0"/>
          <w:sz w:val="24"/>
          <w:szCs w:val="24"/>
          <w:cs/>
          <w:lang w:bidi="sa-IN"/>
        </w:rPr>
        <w:t>,</w:t>
      </w:r>
      <w:r w:rsidRPr="00232CA9">
        <w:rPr>
          <w:bCs w:val="0"/>
          <w:sz w:val="24"/>
          <w:szCs w:val="24"/>
          <w:cs/>
        </w:rPr>
        <w:t xml:space="preserve"> अन्नं पुट्ठा अन्नं वागरेंतिं</w:t>
      </w:r>
      <w:r w:rsidRPr="00232CA9">
        <w:rPr>
          <w:rFonts w:hint="cs"/>
          <w:bCs w:val="0"/>
          <w:sz w:val="24"/>
          <w:szCs w:val="24"/>
          <w:cs/>
          <w:lang w:bidi="sa-IN"/>
        </w:rPr>
        <w:t>,</w:t>
      </w:r>
      <w:r w:rsidRPr="00232CA9">
        <w:rPr>
          <w:bCs w:val="0"/>
          <w:sz w:val="24"/>
          <w:szCs w:val="24"/>
          <w:cs/>
        </w:rPr>
        <w:t xml:space="preserve"> अन्न</w:t>
      </w:r>
      <w:r w:rsidRPr="00232CA9">
        <w:rPr>
          <w:rFonts w:hint="cs"/>
          <w:bCs w:val="0"/>
          <w:sz w:val="24"/>
          <w:szCs w:val="24"/>
          <w:cs/>
        </w:rPr>
        <w:t>ं</w:t>
      </w:r>
      <w:r w:rsidRPr="00232CA9">
        <w:rPr>
          <w:bCs w:val="0"/>
          <w:sz w:val="24"/>
          <w:szCs w:val="24"/>
          <w:cs/>
        </w:rPr>
        <w:t xml:space="preserve"> आइक्खियव्वं अ</w:t>
      </w:r>
      <w:r w:rsidRPr="00232CA9">
        <w:rPr>
          <w:rFonts w:hint="cs"/>
          <w:bCs w:val="0"/>
          <w:sz w:val="24"/>
          <w:szCs w:val="24"/>
          <w:cs/>
          <w:lang w:bidi="sa-IN"/>
        </w:rPr>
        <w:t>न्नं</w:t>
      </w:r>
      <w:r w:rsidRPr="00232CA9">
        <w:rPr>
          <w:bCs w:val="0"/>
          <w:sz w:val="24"/>
          <w:szCs w:val="24"/>
          <w:cs/>
        </w:rPr>
        <w:t xml:space="preserve"> आइक्खंति</w:t>
      </w:r>
      <w:r w:rsidRPr="00232CA9">
        <w:rPr>
          <w:rFonts w:hint="cs"/>
          <w:bCs w:val="0"/>
          <w:sz w:val="24"/>
          <w:szCs w:val="24"/>
          <w:cs/>
        </w:rPr>
        <w:t>,...</w:t>
      </w:r>
    </w:p>
    <w:p w:rsidR="001936AC" w:rsidRDefault="001936AC" w:rsidP="001936AC">
      <w:pPr>
        <w:spacing w:after="0" w:line="240" w:lineRule="auto"/>
        <w:ind w:right="1708"/>
        <w:contextualSpacing/>
        <w:rPr>
          <w:rFonts w:cs="Mangal"/>
          <w:sz w:val="24"/>
          <w:szCs w:val="24"/>
        </w:rPr>
      </w:pPr>
      <w:r>
        <w:rPr>
          <w:rFonts w:cs="Mangal" w:hint="cs"/>
          <w:sz w:val="24"/>
          <w:szCs w:val="24"/>
          <w:cs/>
        </w:rPr>
        <w:lastRenderedPageBreak/>
        <w:t>सुयक्खंधो-२, अज्झयणं-२, उद्देसो-</w:t>
      </w:r>
    </w:p>
    <w:tbl>
      <w:tblPr>
        <w:tblW w:w="10140" w:type="dxa"/>
        <w:tblInd w:w="93" w:type="dxa"/>
        <w:tblBorders>
          <w:top w:val="single" w:sz="4" w:space="0" w:color="auto"/>
        </w:tblBorders>
        <w:tblLook w:val="04A0"/>
      </w:tblPr>
      <w:tblGrid>
        <w:gridCol w:w="10140"/>
      </w:tblGrid>
      <w:tr w:rsidR="001936AC" w:rsidTr="00A43EF4">
        <w:trPr>
          <w:trHeight w:val="228"/>
        </w:trPr>
        <w:tc>
          <w:tcPr>
            <w:tcW w:w="10140" w:type="dxa"/>
            <w:tcBorders>
              <w:top w:val="single" w:sz="4" w:space="0" w:color="FF0000"/>
              <w:left w:val="nil"/>
              <w:bottom w:val="nil"/>
              <w:right w:val="nil"/>
            </w:tcBorders>
          </w:tcPr>
          <w:p w:rsidR="001936AC" w:rsidRDefault="001936A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से जहानामए केइ पुरिसे अंतोसल्ले तं सल्लं नो सयं नीहरति नो अ</w:t>
      </w:r>
      <w:r w:rsidRPr="00232CA9">
        <w:rPr>
          <w:rFonts w:hint="cs"/>
          <w:bCs w:val="0"/>
          <w:sz w:val="24"/>
          <w:szCs w:val="24"/>
          <w:cs/>
          <w:lang w:bidi="sa-IN"/>
        </w:rPr>
        <w:t>न्ने</w:t>
      </w:r>
      <w:r w:rsidRPr="00232CA9">
        <w:rPr>
          <w:bCs w:val="0"/>
          <w:sz w:val="24"/>
          <w:szCs w:val="24"/>
          <w:cs/>
        </w:rPr>
        <w:t>ण नीहरावेति नो पडिविद्धंसेति</w:t>
      </w:r>
      <w:r w:rsidRPr="00232CA9">
        <w:rPr>
          <w:rFonts w:hint="cs"/>
          <w:bCs w:val="0"/>
          <w:sz w:val="24"/>
          <w:szCs w:val="24"/>
          <w:cs/>
          <w:lang w:bidi="sa-IN"/>
        </w:rPr>
        <w:t>,</w:t>
      </w:r>
      <w:r w:rsidRPr="00232CA9">
        <w:rPr>
          <w:bCs w:val="0"/>
          <w:sz w:val="24"/>
          <w:szCs w:val="24"/>
          <w:cs/>
        </w:rPr>
        <w:t xml:space="preserve"> एवमेव नि</w:t>
      </w:r>
      <w:r w:rsidRPr="00232CA9">
        <w:rPr>
          <w:rFonts w:hint="cs"/>
          <w:bCs w:val="0"/>
          <w:sz w:val="24"/>
          <w:szCs w:val="24"/>
          <w:cs/>
          <w:lang w:bidi="sa-IN"/>
        </w:rPr>
        <w:t>ण्ह</w:t>
      </w:r>
      <w:r w:rsidRPr="00232CA9">
        <w:rPr>
          <w:bCs w:val="0"/>
          <w:sz w:val="24"/>
          <w:szCs w:val="24"/>
          <w:cs/>
        </w:rPr>
        <w:t>वेति</w:t>
      </w:r>
      <w:r w:rsidRPr="00232CA9">
        <w:rPr>
          <w:rFonts w:hint="cs"/>
          <w:bCs w:val="0"/>
          <w:sz w:val="24"/>
          <w:szCs w:val="24"/>
          <w:cs/>
          <w:lang w:bidi="sa-IN"/>
        </w:rPr>
        <w:t>,</w:t>
      </w:r>
      <w:r w:rsidRPr="00232CA9">
        <w:rPr>
          <w:bCs w:val="0"/>
          <w:sz w:val="24"/>
          <w:szCs w:val="24"/>
          <w:cs/>
        </w:rPr>
        <w:t xml:space="preserve"> अविउ</w:t>
      </w:r>
      <w:r w:rsidRPr="00232CA9">
        <w:rPr>
          <w:rFonts w:hint="cs"/>
          <w:bCs w:val="0"/>
          <w:sz w:val="24"/>
          <w:szCs w:val="24"/>
          <w:cs/>
          <w:lang w:bidi="sa-IN"/>
        </w:rPr>
        <w:t>ट्ट</w:t>
      </w:r>
      <w:r w:rsidRPr="00232CA9">
        <w:rPr>
          <w:bCs w:val="0"/>
          <w:sz w:val="24"/>
          <w:szCs w:val="24"/>
          <w:cs/>
        </w:rPr>
        <w:t>माणे अंतो-अंतो रि</w:t>
      </w:r>
      <w:r w:rsidRPr="00232CA9">
        <w:rPr>
          <w:rFonts w:hint="cs"/>
          <w:bCs w:val="0"/>
          <w:sz w:val="24"/>
          <w:szCs w:val="24"/>
          <w:cs/>
          <w:lang w:bidi="sa-IN"/>
        </w:rPr>
        <w:t>य</w:t>
      </w:r>
      <w:r w:rsidRPr="00232CA9">
        <w:rPr>
          <w:bCs w:val="0"/>
          <w:sz w:val="24"/>
          <w:szCs w:val="24"/>
          <w:cs/>
        </w:rPr>
        <w:t>ति</w:t>
      </w:r>
      <w:r w:rsidRPr="00232CA9">
        <w:rPr>
          <w:rFonts w:hint="cs"/>
          <w:bCs w:val="0"/>
          <w:sz w:val="24"/>
          <w:szCs w:val="24"/>
          <w:cs/>
          <w:lang w:bidi="sa-IN"/>
        </w:rPr>
        <w:t>,</w:t>
      </w:r>
      <w:r w:rsidRPr="00232CA9">
        <w:rPr>
          <w:bCs w:val="0"/>
          <w:sz w:val="24"/>
          <w:szCs w:val="24"/>
          <w:cs/>
        </w:rPr>
        <w:t xml:space="preserve"> एवमेव माई मायं कट्टु नो आलोएइ नो पडिक्कमेइ नो निंदइ नो गरहइ नो विउट्टइ नो विसोहेइ नो अकरणाए अब्भु</w:t>
      </w:r>
      <w:r w:rsidRPr="00232CA9">
        <w:rPr>
          <w:rFonts w:hint="cs"/>
          <w:bCs w:val="0"/>
          <w:sz w:val="24"/>
          <w:szCs w:val="24"/>
          <w:cs/>
          <w:lang w:bidi="sa-IN"/>
        </w:rPr>
        <w:t>ट्ठे</w:t>
      </w:r>
      <w:r w:rsidRPr="00232CA9">
        <w:rPr>
          <w:bCs w:val="0"/>
          <w:sz w:val="24"/>
          <w:szCs w:val="24"/>
          <w:cs/>
        </w:rPr>
        <w:t>इ नो अहारिहं तवोकम्मं पायच्छित्तं पडिवज्जइ</w:t>
      </w:r>
      <w:r w:rsidRPr="00232CA9">
        <w:rPr>
          <w:rFonts w:hint="cs"/>
          <w:bCs w:val="0"/>
          <w:sz w:val="24"/>
          <w:szCs w:val="24"/>
          <w:cs/>
        </w:rPr>
        <w:t>,</w:t>
      </w:r>
      <w:r w:rsidRPr="00232CA9">
        <w:rPr>
          <w:bCs w:val="0"/>
          <w:sz w:val="24"/>
          <w:szCs w:val="24"/>
          <w:cs/>
        </w:rPr>
        <w:t xml:space="preserve">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 xml:space="preserve">माई अस्सिं लोए पच्चायाति माई परंसि लोए पच्चायाति निंदइ </w:t>
      </w:r>
      <w:r w:rsidRPr="00232CA9">
        <w:rPr>
          <w:rFonts w:hint="cs"/>
          <w:bCs w:val="0"/>
          <w:sz w:val="24"/>
          <w:szCs w:val="24"/>
          <w:cs/>
          <w:lang w:bidi="sa-IN"/>
        </w:rPr>
        <w:t xml:space="preserve">गरहइं </w:t>
      </w:r>
      <w:r w:rsidRPr="00232CA9">
        <w:rPr>
          <w:bCs w:val="0"/>
          <w:sz w:val="24"/>
          <w:szCs w:val="24"/>
          <w:cs/>
        </w:rPr>
        <w:t>पसंसति निच्चरति न नियट्टति निसिरि</w:t>
      </w:r>
      <w:r w:rsidRPr="00232CA9">
        <w:rPr>
          <w:rFonts w:hint="cs"/>
          <w:bCs w:val="0"/>
          <w:sz w:val="24"/>
          <w:szCs w:val="24"/>
          <w:cs/>
          <w:lang w:bidi="sa-IN"/>
        </w:rPr>
        <w:t>यं</w:t>
      </w:r>
      <w:r w:rsidRPr="00232CA9">
        <w:rPr>
          <w:bCs w:val="0"/>
          <w:sz w:val="24"/>
          <w:szCs w:val="24"/>
          <w:cs/>
        </w:rPr>
        <w:t xml:space="preserve"> दंडं छाएइ</w:t>
      </w:r>
      <w:r w:rsidRPr="00232CA9">
        <w:rPr>
          <w:rFonts w:hint="cs"/>
          <w:bCs w:val="0"/>
          <w:sz w:val="24"/>
          <w:szCs w:val="24"/>
          <w:cs/>
          <w:lang w:bidi="sa-IN"/>
        </w:rPr>
        <w:t>,</w:t>
      </w:r>
      <w:r w:rsidRPr="00232CA9">
        <w:rPr>
          <w:bCs w:val="0"/>
          <w:sz w:val="24"/>
          <w:szCs w:val="24"/>
          <w:cs/>
        </w:rPr>
        <w:t xml:space="preserve"> माई असमाहडसुहलेस्से यावि भवइ</w:t>
      </w:r>
      <w:r w:rsidRPr="00232CA9">
        <w:rPr>
          <w:rFonts w:hint="cs"/>
          <w:bCs w:val="0"/>
          <w:sz w:val="24"/>
          <w:szCs w:val="24"/>
          <w:cs/>
          <w:lang w:bidi="sa-IN"/>
        </w:rPr>
        <w:t>,</w:t>
      </w:r>
      <w:r w:rsidRPr="00232CA9">
        <w:rPr>
          <w:bCs w:val="0"/>
          <w:sz w:val="24"/>
          <w:szCs w:val="24"/>
          <w:cs/>
        </w:rPr>
        <w:t xml:space="preserve"> एवं खलु तस्स तप्पत्तियं सावज्जं ति आहिज्जइ</w:t>
      </w:r>
      <w:r w:rsidRPr="00232CA9">
        <w:rPr>
          <w:rFonts w:hint="cs"/>
          <w:bCs w:val="0"/>
          <w:sz w:val="24"/>
          <w:szCs w:val="24"/>
          <w:cs/>
          <w:lang w:bidi="sa-IN"/>
        </w:rPr>
        <w:t>,</w:t>
      </w:r>
      <w:r w:rsidRPr="00232CA9">
        <w:rPr>
          <w:bCs w:val="0"/>
          <w:sz w:val="24"/>
          <w:szCs w:val="24"/>
          <w:cs/>
        </w:rPr>
        <w:t xml:space="preserve"> एक्कारसमे किरियट्ठाणे मायावत्तिए त्ति आहिए ।</w:t>
      </w:r>
    </w:p>
    <w:p w:rsidR="004605FC" w:rsidRPr="00232CA9" w:rsidRDefault="00820B4A"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६०</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बारसमे किरियट्ठाणे लोभवत्तिए त्ति आहिज्जइ-</w:t>
      </w:r>
      <w:r w:rsidR="004605FC" w:rsidRPr="00232CA9">
        <w:rPr>
          <w:rFonts w:hint="cs"/>
          <w:bCs w:val="0"/>
          <w:sz w:val="24"/>
          <w:szCs w:val="24"/>
          <w:cs/>
          <w:lang w:bidi="sa-IN"/>
        </w:rPr>
        <w:t xml:space="preserve"> </w:t>
      </w:r>
      <w:r w:rsidR="004605FC" w:rsidRPr="00232CA9">
        <w:rPr>
          <w:bCs w:val="0"/>
          <w:sz w:val="24"/>
          <w:szCs w:val="24"/>
          <w:cs/>
        </w:rPr>
        <w:t>जे इमे भवंति</w:t>
      </w:r>
      <w:r w:rsidR="004605FC" w:rsidRPr="00232CA9">
        <w:rPr>
          <w:rFonts w:hint="cs"/>
          <w:bCs w:val="0"/>
          <w:sz w:val="24"/>
          <w:szCs w:val="24"/>
          <w:cs/>
          <w:lang w:bidi="sa-IN"/>
        </w:rPr>
        <w:t>, तं जहा</w:t>
      </w:r>
      <w:r w:rsidR="004605FC" w:rsidRPr="00232CA9">
        <w:rPr>
          <w:bCs w:val="0"/>
          <w:sz w:val="24"/>
          <w:szCs w:val="24"/>
          <w:cs/>
        </w:rPr>
        <w:t xml:space="preserve"> आरण्णिया आवसाहिया गामंतिया कण्हुईरहस्सिया </w:t>
      </w:r>
      <w:r w:rsidR="004605FC" w:rsidRPr="00232CA9">
        <w:rPr>
          <w:rFonts w:hint="cs"/>
          <w:bCs w:val="0"/>
          <w:sz w:val="24"/>
          <w:szCs w:val="24"/>
          <w:cs/>
          <w:lang w:bidi="sa-IN"/>
        </w:rPr>
        <w:t xml:space="preserve">नो बहुसंजया </w:t>
      </w:r>
      <w:r w:rsidR="004605FC" w:rsidRPr="00232CA9">
        <w:rPr>
          <w:bCs w:val="0"/>
          <w:sz w:val="24"/>
          <w:szCs w:val="24"/>
          <w:cs/>
        </w:rPr>
        <w:t>नो बहुपडिविरया सव्वपाणभूयजीवसत्तेहिं ते अप्पण</w:t>
      </w:r>
      <w:r w:rsidR="004605FC" w:rsidRPr="00232CA9">
        <w:rPr>
          <w:rFonts w:hint="cs"/>
          <w:bCs w:val="0"/>
          <w:sz w:val="24"/>
          <w:szCs w:val="24"/>
          <w:cs/>
        </w:rPr>
        <w:t>ो</w:t>
      </w:r>
      <w:r w:rsidR="004605FC" w:rsidRPr="00232CA9">
        <w:rPr>
          <w:bCs w:val="0"/>
          <w:sz w:val="24"/>
          <w:szCs w:val="24"/>
          <w:cs/>
        </w:rPr>
        <w:t xml:space="preserve"> सच्चामोसाइं एवं विउंजंति-</w:t>
      </w:r>
      <w:r w:rsidR="004605FC" w:rsidRPr="00232CA9">
        <w:rPr>
          <w:rFonts w:hint="cs"/>
          <w:bCs w:val="0"/>
          <w:sz w:val="24"/>
          <w:szCs w:val="24"/>
          <w:cs/>
          <w:lang w:bidi="sa-IN"/>
        </w:rPr>
        <w:t xml:space="preserve"> </w:t>
      </w:r>
      <w:r w:rsidR="004605FC" w:rsidRPr="00232CA9">
        <w:rPr>
          <w:bCs w:val="0"/>
          <w:sz w:val="24"/>
          <w:szCs w:val="24"/>
          <w:cs/>
        </w:rPr>
        <w:t>अहं न हंतव्वो अन्ने हंतव्वा अहं न अज्जावेयव्वो अन्ने अज्जावेयव्वा अहं न परिघेतव्वो अन्ने परि</w:t>
      </w:r>
      <w:r w:rsidR="004605FC" w:rsidRPr="00232CA9">
        <w:rPr>
          <w:rFonts w:hint="cs"/>
          <w:bCs w:val="0"/>
          <w:sz w:val="24"/>
          <w:szCs w:val="24"/>
          <w:cs/>
          <w:lang w:bidi="sa-IN"/>
        </w:rPr>
        <w:t>घे</w:t>
      </w:r>
      <w:r w:rsidR="004605FC" w:rsidRPr="00232CA9">
        <w:rPr>
          <w:bCs w:val="0"/>
          <w:sz w:val="24"/>
          <w:szCs w:val="24"/>
          <w:cs/>
        </w:rPr>
        <w:t>तव्वा अहं न परितावेयव्वो अन्ने परितावेयव्वा अहं न उद्दवेयव्वो अन्ने उद्दवेयव्वा</w:t>
      </w:r>
      <w:r w:rsidR="004605FC"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एवामेव ते इत्थिकामेहिं मुच्छिया गिद्धा गढिया अज्झोववण्णा जाव वासाइं चउपंचभाइं छद्दसमाइं अप्पयरो वा भुज्जयरो वा भुंजितु भोगभोगाइं कालमासे कालं किच्चा अ</w:t>
      </w:r>
      <w:r w:rsidRPr="00232CA9">
        <w:rPr>
          <w:rFonts w:hint="cs"/>
          <w:bCs w:val="0"/>
          <w:sz w:val="24"/>
          <w:szCs w:val="24"/>
          <w:cs/>
          <w:lang w:bidi="sa-IN"/>
        </w:rPr>
        <w:t>न्न</w:t>
      </w:r>
      <w:r w:rsidRPr="00232CA9">
        <w:rPr>
          <w:bCs w:val="0"/>
          <w:sz w:val="24"/>
          <w:szCs w:val="24"/>
          <w:cs/>
        </w:rPr>
        <w:t>यरेसु आसुरिएसु किब्बिसिएसु ठाणेसु उववत्तारो भवंति</w:t>
      </w:r>
      <w:r w:rsidRPr="00232CA9">
        <w:rPr>
          <w:rFonts w:hint="cs"/>
          <w:bCs w:val="0"/>
          <w:sz w:val="24"/>
          <w:szCs w:val="24"/>
          <w:cs/>
          <w:lang w:bidi="sa-IN"/>
        </w:rPr>
        <w:t>,</w:t>
      </w:r>
      <w:r w:rsidRPr="00232CA9">
        <w:rPr>
          <w:bCs w:val="0"/>
          <w:sz w:val="24"/>
          <w:szCs w:val="24"/>
          <w:cs/>
        </w:rPr>
        <w:t xml:space="preserve"> तओ विप्पमुच्चमाणा भुज्जो एलमूयत्ताए तमूयत्ताए जाइमूयत्ताए पच्चायंति</w:t>
      </w:r>
      <w:r w:rsidRPr="00232CA9">
        <w:rPr>
          <w:rFonts w:hint="cs"/>
          <w:bCs w:val="0"/>
          <w:sz w:val="24"/>
          <w:szCs w:val="24"/>
          <w:cs/>
        </w:rPr>
        <w:t>,...</w:t>
      </w:r>
      <w:r w:rsidRPr="00232CA9">
        <w:rPr>
          <w:bCs w:val="0"/>
          <w:sz w:val="24"/>
          <w:szCs w:val="24"/>
          <w:cs/>
        </w:rPr>
        <w:t xml:space="preserve">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एवं खलु तस्स तप्पत्तियं सावज्जं ति आहि</w:t>
      </w:r>
      <w:r w:rsidRPr="00232CA9">
        <w:rPr>
          <w:rFonts w:hint="cs"/>
          <w:bCs w:val="0"/>
          <w:sz w:val="24"/>
          <w:szCs w:val="24"/>
          <w:cs/>
          <w:lang w:bidi="sa-IN"/>
        </w:rPr>
        <w:t>ज्ज</w:t>
      </w:r>
      <w:r w:rsidRPr="00232CA9">
        <w:rPr>
          <w:bCs w:val="0"/>
          <w:sz w:val="24"/>
          <w:szCs w:val="24"/>
          <w:cs/>
        </w:rPr>
        <w:t>इ</w:t>
      </w:r>
      <w:r w:rsidRPr="00232CA9">
        <w:rPr>
          <w:rFonts w:hint="cs"/>
          <w:bCs w:val="0"/>
          <w:sz w:val="24"/>
          <w:szCs w:val="24"/>
          <w:cs/>
          <w:lang w:bidi="sa-IN"/>
        </w:rPr>
        <w:t>,</w:t>
      </w:r>
      <w:r w:rsidRPr="00232CA9">
        <w:rPr>
          <w:bCs w:val="0"/>
          <w:sz w:val="24"/>
          <w:szCs w:val="24"/>
          <w:cs/>
        </w:rPr>
        <w:t xml:space="preserve"> दुवालसमे किरियट्ठाणे लोभवत्तिए त्ति आहिए </w:t>
      </w:r>
      <w:r w:rsidRPr="00232CA9">
        <w:rPr>
          <w:rFonts w:hint="cs"/>
          <w:bCs w:val="0"/>
          <w:sz w:val="24"/>
          <w:szCs w:val="24"/>
          <w:cs/>
          <w:lang w:bidi="sa-IN"/>
        </w:rPr>
        <w:t xml:space="preserve">। </w:t>
      </w:r>
      <w:r w:rsidRPr="00232CA9">
        <w:rPr>
          <w:bCs w:val="0"/>
          <w:sz w:val="24"/>
          <w:szCs w:val="24"/>
          <w:cs/>
        </w:rPr>
        <w:t>इच्चेताइं दुवालस किरियट्ठाण</w:t>
      </w:r>
      <w:r w:rsidRPr="00232CA9">
        <w:rPr>
          <w:rFonts w:hint="cs"/>
          <w:bCs w:val="0"/>
          <w:sz w:val="24"/>
          <w:szCs w:val="24"/>
          <w:cs/>
          <w:lang w:bidi="sa-IN"/>
        </w:rPr>
        <w:t>ा</w:t>
      </w:r>
      <w:r w:rsidRPr="00232CA9">
        <w:rPr>
          <w:bCs w:val="0"/>
          <w:sz w:val="24"/>
          <w:szCs w:val="24"/>
          <w:cs/>
        </w:rPr>
        <w:t>इं दविएणं समणे</w:t>
      </w:r>
      <w:r w:rsidRPr="00232CA9">
        <w:rPr>
          <w:rFonts w:hint="cs"/>
          <w:bCs w:val="0"/>
          <w:sz w:val="24"/>
          <w:szCs w:val="24"/>
          <w:cs/>
          <w:lang w:bidi="sa-IN"/>
        </w:rPr>
        <w:t>ण</w:t>
      </w:r>
      <w:r w:rsidRPr="00232CA9">
        <w:rPr>
          <w:bCs w:val="0"/>
          <w:sz w:val="24"/>
          <w:szCs w:val="24"/>
          <w:cs/>
        </w:rPr>
        <w:t xml:space="preserve"> वा माहणे</w:t>
      </w:r>
      <w:r w:rsidRPr="00232CA9">
        <w:rPr>
          <w:rFonts w:hint="cs"/>
          <w:bCs w:val="0"/>
          <w:sz w:val="24"/>
          <w:szCs w:val="24"/>
          <w:cs/>
          <w:lang w:bidi="sa-IN"/>
        </w:rPr>
        <w:t>ण</w:t>
      </w:r>
      <w:r w:rsidRPr="00232CA9">
        <w:rPr>
          <w:bCs w:val="0"/>
          <w:sz w:val="24"/>
          <w:szCs w:val="24"/>
          <w:cs/>
        </w:rPr>
        <w:t xml:space="preserve"> वा सम्मं सुपरिजाणियव्वा</w:t>
      </w:r>
      <w:r w:rsidRPr="00232CA9">
        <w:rPr>
          <w:rFonts w:hint="cs"/>
          <w:bCs w:val="0"/>
          <w:sz w:val="24"/>
          <w:szCs w:val="24"/>
          <w:cs/>
        </w:rPr>
        <w:t>इं</w:t>
      </w:r>
      <w:r w:rsidRPr="00232CA9">
        <w:rPr>
          <w:bCs w:val="0"/>
          <w:sz w:val="24"/>
          <w:szCs w:val="24"/>
          <w:cs/>
        </w:rPr>
        <w:t xml:space="preserve"> भवंति ।</w:t>
      </w:r>
    </w:p>
    <w:p w:rsidR="007B6223" w:rsidRDefault="00820B4A" w:rsidP="00A128B4">
      <w:pPr>
        <w:pStyle w:val="H4Hindi"/>
        <w:tabs>
          <w:tab w:val="left" w:pos="2250"/>
        </w:tabs>
        <w:spacing w:before="0" w:after="0"/>
        <w:ind w:firstLine="1440"/>
        <w:jc w:val="both"/>
        <w:rPr>
          <w:rFonts w:hint="cs"/>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६१</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तेरसमे किरियट्ठाणे इरियावहिए त्ति आहिज्जाइ-</w:t>
      </w:r>
      <w:r w:rsidR="004605FC" w:rsidRPr="00232CA9">
        <w:rPr>
          <w:rFonts w:hint="cs"/>
          <w:bCs w:val="0"/>
          <w:sz w:val="24"/>
          <w:szCs w:val="24"/>
          <w:cs/>
          <w:lang w:bidi="sa-IN"/>
        </w:rPr>
        <w:t xml:space="preserve"> </w:t>
      </w:r>
      <w:r w:rsidR="004605FC" w:rsidRPr="00232CA9">
        <w:rPr>
          <w:bCs w:val="0"/>
          <w:sz w:val="24"/>
          <w:szCs w:val="24"/>
          <w:cs/>
        </w:rPr>
        <w:t>इह खलु अत्तत्ताए संवुडस्स अ</w:t>
      </w:r>
      <w:r w:rsidR="004605FC" w:rsidRPr="00232CA9">
        <w:rPr>
          <w:rFonts w:hint="cs"/>
          <w:bCs w:val="0"/>
          <w:sz w:val="24"/>
          <w:szCs w:val="24"/>
          <w:cs/>
        </w:rPr>
        <w:t>न</w:t>
      </w:r>
      <w:r w:rsidR="004605FC" w:rsidRPr="00232CA9">
        <w:rPr>
          <w:bCs w:val="0"/>
          <w:sz w:val="24"/>
          <w:szCs w:val="24"/>
          <w:cs/>
        </w:rPr>
        <w:t>गारस्स इरियासमियस्स भासासमियस्स एसणासमियस्स आयणभंडमत्तनिक्खेणासमियस्स उच्चार-पासवण-खेल-सिंधाण-जल्ल -पारिट्ठावणियासमियस्स म</w:t>
      </w:r>
      <w:r w:rsidR="004605FC" w:rsidRPr="00232CA9">
        <w:rPr>
          <w:rFonts w:hint="cs"/>
          <w:bCs w:val="0"/>
          <w:sz w:val="24"/>
          <w:szCs w:val="24"/>
          <w:cs/>
          <w:lang w:bidi="sa-IN"/>
        </w:rPr>
        <w:t>न</w:t>
      </w:r>
      <w:r w:rsidR="004605FC" w:rsidRPr="00232CA9">
        <w:rPr>
          <w:bCs w:val="0"/>
          <w:sz w:val="24"/>
          <w:szCs w:val="24"/>
          <w:cs/>
        </w:rPr>
        <w:t>समियस्स वइसमियस्स कायसमियस्स म</w:t>
      </w:r>
      <w:r w:rsidR="004605FC" w:rsidRPr="00232CA9">
        <w:rPr>
          <w:rFonts w:hint="cs"/>
          <w:bCs w:val="0"/>
          <w:sz w:val="24"/>
          <w:szCs w:val="24"/>
          <w:cs/>
          <w:lang w:bidi="sa-IN"/>
        </w:rPr>
        <w:t>न</w:t>
      </w:r>
      <w:r w:rsidR="007B6223">
        <w:rPr>
          <w:rFonts w:hint="cs"/>
          <w:bCs w:val="0"/>
          <w:sz w:val="24"/>
          <w:szCs w:val="24"/>
          <w:cs/>
        </w:rPr>
        <w:t xml:space="preserve">- </w:t>
      </w:r>
      <w:r w:rsidR="004605FC" w:rsidRPr="00232CA9">
        <w:rPr>
          <w:bCs w:val="0"/>
          <w:sz w:val="24"/>
          <w:szCs w:val="24"/>
          <w:cs/>
        </w:rPr>
        <w:t xml:space="preserve">गुत्तस्स वइगुत्तस्स कायगुत्तस्स गुत्तिंदियस्स गुतबंभयारिस्स आउत्तं गच्छमाणस्स आउत्तं चिट्ठमाणस्स आउत्तं निसीयमाणस्स आउत्तं तुयट्टमाणस्स आउत्तं भुंजमाणस्स आउत्तं </w:t>
      </w:r>
      <w:r w:rsidR="004605FC" w:rsidRPr="00232CA9">
        <w:rPr>
          <w:rFonts w:hint="cs"/>
          <w:bCs w:val="0"/>
          <w:sz w:val="24"/>
          <w:szCs w:val="24"/>
          <w:cs/>
          <w:lang w:bidi="sa-IN"/>
        </w:rPr>
        <w:t>भा</w:t>
      </w:r>
      <w:r w:rsidR="004605FC" w:rsidRPr="00232CA9">
        <w:rPr>
          <w:bCs w:val="0"/>
          <w:sz w:val="24"/>
          <w:szCs w:val="24"/>
          <w:cs/>
        </w:rPr>
        <w:t>समाणस्स आउत्तं वत्थं पडिग्गहं कंबंलं पायपुंछणं गिण्हमाणस्स वा निक्खिवमाणस्स वा जाव चक्खुपम्ह</w:t>
      </w:r>
      <w:r w:rsidR="004605FC" w:rsidRPr="00232CA9">
        <w:rPr>
          <w:rFonts w:hint="cs"/>
          <w:bCs w:val="0"/>
          <w:sz w:val="24"/>
          <w:szCs w:val="24"/>
          <w:cs/>
          <w:lang w:bidi="sa-IN"/>
        </w:rPr>
        <w:t>नि</w:t>
      </w:r>
      <w:r w:rsidR="004605FC" w:rsidRPr="00232CA9">
        <w:rPr>
          <w:bCs w:val="0"/>
          <w:sz w:val="24"/>
          <w:szCs w:val="24"/>
          <w:cs/>
        </w:rPr>
        <w:t>वायमवि अत्थि विमाया सुहुमा किरिया इरियावहिया नाम क</w:t>
      </w:r>
      <w:r w:rsidR="004605FC" w:rsidRPr="00232CA9">
        <w:rPr>
          <w:rFonts w:hint="cs"/>
          <w:bCs w:val="0"/>
          <w:sz w:val="24"/>
          <w:szCs w:val="24"/>
          <w:cs/>
        </w:rPr>
        <w:t>ज्ज</w:t>
      </w:r>
      <w:r w:rsidR="004605FC" w:rsidRPr="00232CA9">
        <w:rPr>
          <w:bCs w:val="0"/>
          <w:sz w:val="24"/>
          <w:szCs w:val="24"/>
          <w:cs/>
        </w:rPr>
        <w:t>इ-</w:t>
      </w:r>
      <w:r w:rsidR="004605FC" w:rsidRPr="00232CA9">
        <w:rPr>
          <w:rFonts w:hint="cs"/>
          <w:bCs w:val="0"/>
          <w:sz w:val="24"/>
          <w:szCs w:val="24"/>
          <w:cs/>
          <w:lang w:bidi="sa-IN"/>
        </w:rPr>
        <w:t xml:space="preserve">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सा पढमसमए बद्धपुट्ठा बितियसमए वेइया ततियसमए</w:t>
      </w:r>
      <w:r w:rsidRPr="00232CA9">
        <w:rPr>
          <w:bCs w:val="0"/>
          <w:sz w:val="24"/>
          <w:szCs w:val="24"/>
        </w:rPr>
        <w:t xml:space="preserve">, </w:t>
      </w:r>
      <w:r w:rsidRPr="00232CA9">
        <w:rPr>
          <w:bCs w:val="0"/>
          <w:sz w:val="24"/>
          <w:szCs w:val="24"/>
          <w:cs/>
        </w:rPr>
        <w:t>निज्जिण्णा सा बद्धपुट्ठा उदीरिया वेइया निज्जिण्णा सेयकाले अकम्म</w:t>
      </w:r>
      <w:r w:rsidRPr="00232CA9">
        <w:rPr>
          <w:rFonts w:hint="cs"/>
          <w:bCs w:val="0"/>
          <w:sz w:val="24"/>
          <w:szCs w:val="24"/>
          <w:cs/>
        </w:rPr>
        <w:t xml:space="preserve">े </w:t>
      </w:r>
      <w:r w:rsidRPr="00232CA9">
        <w:rPr>
          <w:bCs w:val="0"/>
          <w:sz w:val="24"/>
          <w:szCs w:val="24"/>
          <w:cs/>
        </w:rPr>
        <w:t>याऽवि भवइ</w:t>
      </w:r>
      <w:r w:rsidRPr="00232CA9">
        <w:rPr>
          <w:rFonts w:hint="cs"/>
          <w:bCs w:val="0"/>
          <w:sz w:val="24"/>
          <w:szCs w:val="24"/>
          <w:cs/>
          <w:lang w:bidi="sa-IN"/>
        </w:rPr>
        <w:t>,</w:t>
      </w:r>
      <w:r w:rsidRPr="00232CA9">
        <w:rPr>
          <w:bCs w:val="0"/>
          <w:sz w:val="24"/>
          <w:szCs w:val="24"/>
          <w:cs/>
        </w:rPr>
        <w:t xml:space="preserve"> एवं खलु तस्स तप्पत्तियं</w:t>
      </w:r>
      <w:r w:rsidRPr="00232CA9">
        <w:rPr>
          <w:rFonts w:hint="cs"/>
          <w:bCs w:val="0"/>
          <w:sz w:val="24"/>
          <w:szCs w:val="24"/>
          <w:cs/>
          <w:lang w:bidi="sa-IN"/>
        </w:rPr>
        <w:t xml:space="preserve"> सावज्जंति </w:t>
      </w:r>
      <w:r w:rsidRPr="00232CA9">
        <w:rPr>
          <w:bCs w:val="0"/>
          <w:sz w:val="24"/>
          <w:szCs w:val="24"/>
          <w:cs/>
        </w:rPr>
        <w:t>आहिज्जइ</w:t>
      </w:r>
      <w:r w:rsidRPr="00232CA9">
        <w:rPr>
          <w:rFonts w:hint="cs"/>
          <w:bCs w:val="0"/>
          <w:sz w:val="24"/>
          <w:szCs w:val="24"/>
          <w:cs/>
          <w:lang w:bidi="sa-IN"/>
        </w:rPr>
        <w:t>,</w:t>
      </w:r>
      <w:r w:rsidRPr="00232CA9">
        <w:rPr>
          <w:bCs w:val="0"/>
          <w:sz w:val="24"/>
          <w:szCs w:val="24"/>
          <w:cs/>
        </w:rPr>
        <w:t xml:space="preserve"> तेरसमे किरियट्ठाणे </w:t>
      </w:r>
      <w:r w:rsidRPr="00232CA9">
        <w:rPr>
          <w:rFonts w:hint="cs"/>
          <w:bCs w:val="0"/>
          <w:sz w:val="24"/>
          <w:szCs w:val="24"/>
          <w:cs/>
          <w:lang w:bidi="sa-IN"/>
        </w:rPr>
        <w:t>ई</w:t>
      </w:r>
      <w:r w:rsidRPr="00232CA9">
        <w:rPr>
          <w:bCs w:val="0"/>
          <w:sz w:val="24"/>
          <w:szCs w:val="24"/>
          <w:cs/>
        </w:rPr>
        <w:t>रियावहिए त्ति आहि</w:t>
      </w:r>
      <w:r w:rsidRPr="00232CA9">
        <w:rPr>
          <w:rFonts w:hint="cs"/>
          <w:bCs w:val="0"/>
          <w:sz w:val="24"/>
          <w:szCs w:val="24"/>
          <w:cs/>
          <w:lang w:bidi="sa-IN"/>
        </w:rPr>
        <w:t>ज्जइ</w:t>
      </w:r>
      <w:r w:rsidRPr="00232CA9">
        <w:rPr>
          <w:bCs w:val="0"/>
          <w:sz w:val="24"/>
          <w:szCs w:val="24"/>
          <w:cs/>
        </w:rPr>
        <w:t xml:space="preserve"> </w:t>
      </w:r>
      <w:r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से बेमि-जे य अईया जे य पडुप्प</w:t>
      </w:r>
      <w:r w:rsidRPr="00232CA9">
        <w:rPr>
          <w:rFonts w:hint="cs"/>
          <w:bCs w:val="0"/>
          <w:sz w:val="24"/>
          <w:szCs w:val="24"/>
          <w:cs/>
        </w:rPr>
        <w:t>न्ना</w:t>
      </w:r>
      <w:r w:rsidRPr="00232CA9">
        <w:rPr>
          <w:bCs w:val="0"/>
          <w:sz w:val="24"/>
          <w:szCs w:val="24"/>
          <w:cs/>
        </w:rPr>
        <w:t xml:space="preserve"> जे य आगमेस्सा अरहंता भगवंता सव्वे ते एयाइं चेव तेरस किरियट्ठाणाइं भासिंसु वा भासेंति वा भासिस्संति वा</w:t>
      </w:r>
      <w:r w:rsidRPr="00232CA9">
        <w:rPr>
          <w:rFonts w:hint="cs"/>
          <w:bCs w:val="0"/>
          <w:sz w:val="24"/>
          <w:szCs w:val="24"/>
          <w:cs/>
          <w:lang w:bidi="sa-IN"/>
        </w:rPr>
        <w:t>,</w:t>
      </w:r>
      <w:r w:rsidRPr="00232CA9">
        <w:rPr>
          <w:bCs w:val="0"/>
          <w:sz w:val="24"/>
          <w:szCs w:val="24"/>
          <w:cs/>
        </w:rPr>
        <w:t xml:space="preserve"> प</w:t>
      </w:r>
      <w:r w:rsidRPr="00232CA9">
        <w:rPr>
          <w:rFonts w:hint="cs"/>
          <w:bCs w:val="0"/>
          <w:sz w:val="24"/>
          <w:szCs w:val="24"/>
          <w:cs/>
        </w:rPr>
        <w:t>न्न</w:t>
      </w:r>
      <w:r w:rsidRPr="00232CA9">
        <w:rPr>
          <w:bCs w:val="0"/>
          <w:sz w:val="24"/>
          <w:szCs w:val="24"/>
          <w:cs/>
        </w:rPr>
        <w:t>वेंसु वा प</w:t>
      </w:r>
      <w:r w:rsidRPr="00232CA9">
        <w:rPr>
          <w:rFonts w:hint="cs"/>
          <w:bCs w:val="0"/>
          <w:sz w:val="24"/>
          <w:szCs w:val="24"/>
          <w:cs/>
        </w:rPr>
        <w:t>न्न</w:t>
      </w:r>
      <w:r w:rsidRPr="00232CA9">
        <w:rPr>
          <w:bCs w:val="0"/>
          <w:sz w:val="24"/>
          <w:szCs w:val="24"/>
          <w:cs/>
        </w:rPr>
        <w:t>वेंति वा प</w:t>
      </w:r>
      <w:r w:rsidRPr="00232CA9">
        <w:rPr>
          <w:rFonts w:hint="cs"/>
          <w:bCs w:val="0"/>
          <w:sz w:val="24"/>
          <w:szCs w:val="24"/>
          <w:cs/>
        </w:rPr>
        <w:t>न्न</w:t>
      </w:r>
      <w:r w:rsidRPr="00232CA9">
        <w:rPr>
          <w:bCs w:val="0"/>
          <w:sz w:val="24"/>
          <w:szCs w:val="24"/>
          <w:cs/>
        </w:rPr>
        <w:t>वेस्संति वा</w:t>
      </w:r>
      <w:r w:rsidRPr="00232CA9">
        <w:rPr>
          <w:rFonts w:hint="cs"/>
          <w:bCs w:val="0"/>
          <w:sz w:val="24"/>
          <w:szCs w:val="24"/>
          <w:cs/>
          <w:lang w:bidi="sa-IN"/>
        </w:rPr>
        <w:t>,</w:t>
      </w:r>
      <w:r w:rsidRPr="00232CA9">
        <w:rPr>
          <w:bCs w:val="0"/>
          <w:sz w:val="24"/>
          <w:szCs w:val="24"/>
          <w:cs/>
        </w:rPr>
        <w:t xml:space="preserve"> एवं चेव तेरसमं किरियट्ठाणं सेविंसु वा सेवंति वा सेविस्संति वा ।</w:t>
      </w:r>
    </w:p>
    <w:p w:rsidR="009D0084" w:rsidRDefault="00820B4A"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६२</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अदुत्तरं च णं पुरिस-विजय-विभंगमाइक्खिस्सामि-</w:t>
      </w:r>
      <w:r w:rsidR="004605FC" w:rsidRPr="00232CA9">
        <w:rPr>
          <w:rFonts w:hint="cs"/>
          <w:bCs w:val="0"/>
          <w:sz w:val="24"/>
          <w:szCs w:val="24"/>
          <w:cs/>
          <w:lang w:bidi="sa-IN"/>
        </w:rPr>
        <w:t xml:space="preserve"> </w:t>
      </w:r>
      <w:r w:rsidR="004605FC" w:rsidRPr="00232CA9">
        <w:rPr>
          <w:bCs w:val="0"/>
          <w:sz w:val="24"/>
          <w:szCs w:val="24"/>
          <w:cs/>
        </w:rPr>
        <w:t>इह खलु नानापण्णाणं नानाछंदाणं नानासीलाणं नानादिट्ठीणं नानारुईणं नानारंभाणं नानाज्झवसाणसंज</w:t>
      </w:r>
      <w:r w:rsidR="0009042F">
        <w:rPr>
          <w:bCs w:val="0"/>
          <w:sz w:val="24"/>
          <w:szCs w:val="24"/>
          <w:cs/>
        </w:rPr>
        <w:t>ुत्ताणं नानाविहपावसुयज्झयणं भवइ</w:t>
      </w:r>
      <w:r w:rsidR="0009042F">
        <w:rPr>
          <w:rFonts w:hint="cs"/>
          <w:bCs w:val="0"/>
          <w:sz w:val="24"/>
          <w:szCs w:val="24"/>
          <w:cs/>
        </w:rPr>
        <w:t>,</w:t>
      </w:r>
      <w:r w:rsidR="004605FC" w:rsidRPr="00232CA9">
        <w:rPr>
          <w:bCs w:val="0"/>
          <w:sz w:val="24"/>
          <w:szCs w:val="24"/>
          <w:cs/>
        </w:rPr>
        <w:t xml:space="preserve"> </w:t>
      </w:r>
    </w:p>
    <w:p w:rsidR="007B6223" w:rsidRDefault="007B6223" w:rsidP="001936AC">
      <w:pPr>
        <w:spacing w:after="0" w:line="240" w:lineRule="auto"/>
        <w:ind w:right="1708"/>
        <w:contextualSpacing/>
        <w:rPr>
          <w:rFonts w:cs="Mangal" w:hint="cs"/>
          <w:sz w:val="24"/>
          <w:szCs w:val="24"/>
        </w:rPr>
      </w:pPr>
    </w:p>
    <w:p w:rsidR="001936AC" w:rsidRDefault="001936AC" w:rsidP="001936AC">
      <w:pPr>
        <w:spacing w:after="0" w:line="240" w:lineRule="auto"/>
        <w:ind w:right="1708"/>
        <w:contextualSpacing/>
        <w:rPr>
          <w:rFonts w:cs="Mangal"/>
          <w:sz w:val="24"/>
          <w:szCs w:val="24"/>
        </w:rPr>
      </w:pPr>
      <w:r>
        <w:rPr>
          <w:rFonts w:cs="Mangal" w:hint="cs"/>
          <w:sz w:val="24"/>
          <w:szCs w:val="24"/>
          <w:cs/>
        </w:rPr>
        <w:t>सुयक्खंधो-२, अज्झयणं-२, उद्देसो-</w:t>
      </w:r>
    </w:p>
    <w:tbl>
      <w:tblPr>
        <w:tblW w:w="10140" w:type="dxa"/>
        <w:tblInd w:w="93" w:type="dxa"/>
        <w:tblBorders>
          <w:top w:val="single" w:sz="4" w:space="0" w:color="auto"/>
        </w:tblBorders>
        <w:tblLook w:val="04A0"/>
      </w:tblPr>
      <w:tblGrid>
        <w:gridCol w:w="10140"/>
      </w:tblGrid>
      <w:tr w:rsidR="001936AC" w:rsidTr="00A43EF4">
        <w:trPr>
          <w:trHeight w:val="228"/>
        </w:trPr>
        <w:tc>
          <w:tcPr>
            <w:tcW w:w="10140" w:type="dxa"/>
            <w:tcBorders>
              <w:top w:val="single" w:sz="4" w:space="0" w:color="FF0000"/>
              <w:left w:val="nil"/>
              <w:bottom w:val="nil"/>
              <w:right w:val="nil"/>
            </w:tcBorders>
          </w:tcPr>
          <w:p w:rsidR="001936AC" w:rsidRDefault="001936A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09042F" w:rsidP="0009042F">
      <w:pPr>
        <w:pStyle w:val="H4Hindi"/>
        <w:tabs>
          <w:tab w:val="left" w:pos="2250"/>
        </w:tabs>
        <w:spacing w:before="0" w:after="0"/>
        <w:jc w:val="both"/>
        <w:rPr>
          <w:bCs w:val="0"/>
          <w:sz w:val="24"/>
          <w:szCs w:val="24"/>
          <w:lang w:bidi="sa-IN"/>
        </w:rPr>
      </w:pPr>
      <w:r>
        <w:rPr>
          <w:rFonts w:hint="cs"/>
          <w:bCs w:val="0"/>
          <w:sz w:val="24"/>
          <w:szCs w:val="24"/>
          <w:cs/>
        </w:rPr>
        <w:t xml:space="preserve">            </w:t>
      </w:r>
      <w:r w:rsidRPr="00232CA9">
        <w:rPr>
          <w:bCs w:val="0"/>
          <w:sz w:val="24"/>
          <w:szCs w:val="24"/>
          <w:cs/>
        </w:rPr>
        <w:t xml:space="preserve">तं </w:t>
      </w:r>
      <w:r w:rsidR="004605FC" w:rsidRPr="00232CA9">
        <w:rPr>
          <w:bCs w:val="0"/>
          <w:sz w:val="24"/>
          <w:szCs w:val="24"/>
          <w:cs/>
        </w:rPr>
        <w:t>जहा-</w:t>
      </w:r>
      <w:r w:rsidR="004605FC" w:rsidRPr="00232CA9">
        <w:rPr>
          <w:rFonts w:hint="cs"/>
          <w:bCs w:val="0"/>
          <w:sz w:val="24"/>
          <w:szCs w:val="24"/>
          <w:cs/>
          <w:lang w:bidi="sa-IN"/>
        </w:rPr>
        <w:t xml:space="preserve"> </w:t>
      </w:r>
      <w:r w:rsidR="004605FC" w:rsidRPr="00232CA9">
        <w:rPr>
          <w:bCs w:val="0"/>
          <w:sz w:val="24"/>
          <w:szCs w:val="24"/>
          <w:cs/>
        </w:rPr>
        <w:t>भोमं उप्पायं सुविणं अंतलिक्खं अंगं सरं लक्खणं वंजणं इत्थिलक्खणं पुरिस</w:t>
      </w:r>
      <w:r>
        <w:rPr>
          <w:rFonts w:hint="cs"/>
          <w:bCs w:val="0"/>
          <w:sz w:val="24"/>
          <w:szCs w:val="24"/>
          <w:cs/>
        </w:rPr>
        <w:t xml:space="preserve">- </w:t>
      </w:r>
      <w:r w:rsidR="004605FC" w:rsidRPr="00232CA9">
        <w:rPr>
          <w:bCs w:val="0"/>
          <w:sz w:val="24"/>
          <w:szCs w:val="24"/>
          <w:cs/>
        </w:rPr>
        <w:t>लक्खणं हयलक्खणं गयलक्खणं गोणलक्खणं मेंढलक्खणं कुक्कुडलक्खणं तित्तिरललक्खणं वट्टगलक्खणं लावगलक्खणं चक्कलक्खणं छत्तलक्खणं चम्मलक्खणं दंडलक्खणं असिलक्खणं मणिलक्खणं कागणि</w:t>
      </w:r>
      <w:r>
        <w:rPr>
          <w:rFonts w:hint="cs"/>
          <w:bCs w:val="0"/>
          <w:sz w:val="24"/>
          <w:szCs w:val="24"/>
          <w:cs/>
        </w:rPr>
        <w:t xml:space="preserve">- </w:t>
      </w:r>
      <w:r w:rsidR="004605FC" w:rsidRPr="00232CA9">
        <w:rPr>
          <w:bCs w:val="0"/>
          <w:sz w:val="24"/>
          <w:szCs w:val="24"/>
          <w:cs/>
        </w:rPr>
        <w:t>लक्खणं सुभगाकरं दुब्भगाकरं गब्भकरं मोहणकरं आहव्वणिं पागसासणिं दव्वहोमं खत्तियविज्जं चंदचरियं सूरचरियं सुक्कचरियं बहस्सइचरियं उक्कापायं दिसादाहं मियचक्कं वायसपरिमंडलं पंसुवुट्ठिं केसवुट्ठिं मंसवुट्ठिं रुहिरवुट्ठिं वेयालिं अद्धवेयालिं ओसोवणिं तालु</w:t>
      </w:r>
      <w:r w:rsidR="004605FC" w:rsidRPr="00232CA9">
        <w:rPr>
          <w:rFonts w:hint="cs"/>
          <w:bCs w:val="0"/>
          <w:sz w:val="24"/>
          <w:szCs w:val="24"/>
          <w:cs/>
          <w:lang w:bidi="sa-IN"/>
        </w:rPr>
        <w:t>ग्घा</w:t>
      </w:r>
      <w:r w:rsidR="004605FC" w:rsidRPr="00232CA9">
        <w:rPr>
          <w:bCs w:val="0"/>
          <w:sz w:val="24"/>
          <w:szCs w:val="24"/>
          <w:cs/>
        </w:rPr>
        <w:t>डणिं सोवागि</w:t>
      </w:r>
      <w:r w:rsidR="004605FC" w:rsidRPr="00232CA9">
        <w:rPr>
          <w:rFonts w:hint="cs"/>
          <w:bCs w:val="0"/>
          <w:sz w:val="24"/>
          <w:szCs w:val="24"/>
          <w:cs/>
          <w:lang w:bidi="sa-IN"/>
        </w:rPr>
        <w:t>ं</w:t>
      </w:r>
      <w:r w:rsidR="004605FC" w:rsidRPr="00232CA9">
        <w:rPr>
          <w:bCs w:val="0"/>
          <w:sz w:val="24"/>
          <w:szCs w:val="24"/>
          <w:cs/>
        </w:rPr>
        <w:t xml:space="preserve"> सावरिं दामिलिं कालिंगि गोरिं गंधारिं ओवतणिं उप्पतणिं जंभणिं थंभणि</w:t>
      </w:r>
      <w:r w:rsidR="004605FC" w:rsidRPr="00232CA9">
        <w:rPr>
          <w:rFonts w:hint="cs"/>
          <w:bCs w:val="0"/>
          <w:sz w:val="24"/>
          <w:szCs w:val="24"/>
          <w:cs/>
          <w:lang w:bidi="sa-IN"/>
        </w:rPr>
        <w:t>ं</w:t>
      </w:r>
      <w:r w:rsidR="004605FC" w:rsidRPr="00232CA9">
        <w:rPr>
          <w:bCs w:val="0"/>
          <w:sz w:val="24"/>
          <w:szCs w:val="24"/>
          <w:cs/>
        </w:rPr>
        <w:t xml:space="preserve"> लेसणिं आम</w:t>
      </w:r>
      <w:r w:rsidR="004605FC" w:rsidRPr="00232CA9">
        <w:rPr>
          <w:rFonts w:hint="cs"/>
          <w:bCs w:val="0"/>
          <w:sz w:val="24"/>
          <w:szCs w:val="24"/>
          <w:cs/>
        </w:rPr>
        <w:t>य</w:t>
      </w:r>
      <w:r w:rsidR="004605FC" w:rsidRPr="00232CA9">
        <w:rPr>
          <w:bCs w:val="0"/>
          <w:sz w:val="24"/>
          <w:szCs w:val="24"/>
          <w:cs/>
        </w:rPr>
        <w:t xml:space="preserve">करणिं विसल्लकरणिं पक्कमणिं अंतद्धाणिं </w:t>
      </w:r>
      <w:r w:rsidR="004605FC" w:rsidRPr="00232CA9">
        <w:rPr>
          <w:rFonts w:hint="cs"/>
          <w:bCs w:val="0"/>
          <w:sz w:val="24"/>
          <w:szCs w:val="24"/>
          <w:cs/>
          <w:lang w:bidi="sa-IN"/>
        </w:rPr>
        <w:t>आयमिणीं</w:t>
      </w:r>
      <w:r w:rsidR="004605FC"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एवमाइयाओ विज्जाओ अन्नस्स हेउं पउंजंति पा</w:t>
      </w:r>
      <w:r w:rsidRPr="00232CA9">
        <w:rPr>
          <w:rFonts w:hint="cs"/>
          <w:bCs w:val="0"/>
          <w:sz w:val="24"/>
          <w:szCs w:val="24"/>
          <w:cs/>
          <w:lang w:bidi="sa-IN"/>
        </w:rPr>
        <w:t>न</w:t>
      </w:r>
      <w:r w:rsidRPr="00232CA9">
        <w:rPr>
          <w:bCs w:val="0"/>
          <w:sz w:val="24"/>
          <w:szCs w:val="24"/>
          <w:cs/>
        </w:rPr>
        <w:t>स्स हेउं पउंजंति</w:t>
      </w:r>
      <w:r w:rsidRPr="00232CA9">
        <w:rPr>
          <w:rFonts w:hint="cs"/>
          <w:bCs w:val="0"/>
          <w:sz w:val="24"/>
          <w:szCs w:val="24"/>
          <w:cs/>
          <w:lang w:bidi="sa-IN"/>
        </w:rPr>
        <w:t xml:space="preserve"> </w:t>
      </w:r>
      <w:r w:rsidRPr="00232CA9">
        <w:rPr>
          <w:bCs w:val="0"/>
          <w:sz w:val="24"/>
          <w:szCs w:val="24"/>
          <w:cs/>
        </w:rPr>
        <w:t>वत्थस्स हेउं पउजंति लेणस्स हेउं पउंजंति</w:t>
      </w:r>
      <w:r w:rsidRPr="00232CA9">
        <w:rPr>
          <w:rFonts w:hint="cs"/>
          <w:bCs w:val="0"/>
          <w:sz w:val="24"/>
          <w:szCs w:val="24"/>
          <w:cs/>
          <w:lang w:bidi="sa-IN"/>
        </w:rPr>
        <w:t>,</w:t>
      </w:r>
      <w:r w:rsidRPr="00232CA9">
        <w:rPr>
          <w:bCs w:val="0"/>
          <w:sz w:val="24"/>
          <w:szCs w:val="24"/>
          <w:cs/>
        </w:rPr>
        <w:t xml:space="preserve"> सयणस्स हेउं पउंजंति अ</w:t>
      </w:r>
      <w:r w:rsidRPr="00232CA9">
        <w:rPr>
          <w:rFonts w:hint="cs"/>
          <w:bCs w:val="0"/>
          <w:sz w:val="24"/>
          <w:szCs w:val="24"/>
          <w:cs/>
          <w:lang w:bidi="sa-IN"/>
        </w:rPr>
        <w:t>न्ने</w:t>
      </w:r>
      <w:r w:rsidRPr="00232CA9">
        <w:rPr>
          <w:bCs w:val="0"/>
          <w:sz w:val="24"/>
          <w:szCs w:val="24"/>
          <w:cs/>
        </w:rPr>
        <w:t>सिं वा विरूवरूवाणं कामभोगाण हेउं पउंजंति</w:t>
      </w:r>
      <w:r w:rsidRPr="00232CA9">
        <w:rPr>
          <w:rFonts w:hint="cs"/>
          <w:bCs w:val="0"/>
          <w:sz w:val="24"/>
          <w:szCs w:val="24"/>
          <w:cs/>
          <w:lang w:bidi="sa-IN"/>
        </w:rPr>
        <w:t>,</w:t>
      </w:r>
      <w:r w:rsidRPr="00232CA9">
        <w:rPr>
          <w:bCs w:val="0"/>
          <w:sz w:val="24"/>
          <w:szCs w:val="24"/>
          <w:cs/>
        </w:rPr>
        <w:t xml:space="preserve"> तेरिच्छं ते विज्जं सेवंति</w:t>
      </w:r>
      <w:r w:rsidRPr="00232CA9">
        <w:rPr>
          <w:rFonts w:hint="cs"/>
          <w:bCs w:val="0"/>
          <w:sz w:val="24"/>
          <w:szCs w:val="24"/>
          <w:cs/>
          <w:lang w:bidi="sa-IN"/>
        </w:rPr>
        <w:t>,</w:t>
      </w:r>
      <w:r w:rsidRPr="00232CA9">
        <w:rPr>
          <w:bCs w:val="0"/>
          <w:sz w:val="24"/>
          <w:szCs w:val="24"/>
          <w:cs/>
        </w:rPr>
        <w:t xml:space="preserve"> ते अ</w:t>
      </w:r>
      <w:r w:rsidRPr="00232CA9">
        <w:rPr>
          <w:rFonts w:hint="cs"/>
          <w:bCs w:val="0"/>
          <w:sz w:val="24"/>
          <w:szCs w:val="24"/>
          <w:cs/>
          <w:lang w:bidi="sa-IN"/>
        </w:rPr>
        <w:t>ना</w:t>
      </w:r>
      <w:r w:rsidRPr="00232CA9">
        <w:rPr>
          <w:bCs w:val="0"/>
          <w:sz w:val="24"/>
          <w:szCs w:val="24"/>
          <w:cs/>
        </w:rPr>
        <w:t>रिय</w:t>
      </w:r>
      <w:r w:rsidRPr="00232CA9">
        <w:rPr>
          <w:rFonts w:hint="cs"/>
          <w:bCs w:val="0"/>
          <w:sz w:val="24"/>
          <w:szCs w:val="24"/>
          <w:cs/>
          <w:lang w:bidi="sa-IN"/>
        </w:rPr>
        <w:t>ा</w:t>
      </w:r>
      <w:r w:rsidRPr="00232CA9">
        <w:rPr>
          <w:bCs w:val="0"/>
          <w:sz w:val="24"/>
          <w:szCs w:val="24"/>
          <w:cs/>
        </w:rPr>
        <w:t xml:space="preserve"> विप्पडिव</w:t>
      </w:r>
      <w:r w:rsidRPr="00232CA9">
        <w:rPr>
          <w:rFonts w:hint="cs"/>
          <w:bCs w:val="0"/>
          <w:sz w:val="24"/>
          <w:szCs w:val="24"/>
          <w:cs/>
          <w:lang w:bidi="sa-IN"/>
        </w:rPr>
        <w:t>न्ना</w:t>
      </w:r>
      <w:r w:rsidRPr="00232CA9">
        <w:rPr>
          <w:bCs w:val="0"/>
          <w:sz w:val="24"/>
          <w:szCs w:val="24"/>
          <w:cs/>
        </w:rPr>
        <w:t xml:space="preserve"> कालमासे कालं किच्चा अ</w:t>
      </w:r>
      <w:r w:rsidRPr="00232CA9">
        <w:rPr>
          <w:rFonts w:hint="cs"/>
          <w:bCs w:val="0"/>
          <w:sz w:val="24"/>
          <w:szCs w:val="24"/>
          <w:cs/>
          <w:lang w:bidi="sa-IN"/>
        </w:rPr>
        <w:t>न्न</w:t>
      </w:r>
      <w:r w:rsidRPr="00232CA9">
        <w:rPr>
          <w:bCs w:val="0"/>
          <w:sz w:val="24"/>
          <w:szCs w:val="24"/>
          <w:cs/>
        </w:rPr>
        <w:t>यरेसु आसुरिएसु किब्बिसिएसु ठाणेसु उववत्तारो भवंति</w:t>
      </w:r>
      <w:r w:rsidRPr="00232CA9">
        <w:rPr>
          <w:rFonts w:hint="cs"/>
          <w:bCs w:val="0"/>
          <w:sz w:val="24"/>
          <w:szCs w:val="24"/>
          <w:cs/>
          <w:lang w:bidi="sa-IN"/>
        </w:rPr>
        <w:t>,</w:t>
      </w:r>
      <w:r w:rsidRPr="00232CA9">
        <w:rPr>
          <w:bCs w:val="0"/>
          <w:sz w:val="24"/>
          <w:szCs w:val="24"/>
          <w:cs/>
        </w:rPr>
        <w:t xml:space="preserve"> ततो वि विप्पमुच्चमाणा भुज्जो एलमूयत्ताए तमंधयाए पच्चायंति ।</w:t>
      </w:r>
    </w:p>
    <w:p w:rsidR="004605FC" w:rsidRPr="00232CA9" w:rsidRDefault="00820B4A" w:rsidP="00A128B4">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६३</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से एगइओ आयहेउं वा ना</w:t>
      </w:r>
      <w:r w:rsidR="004605FC" w:rsidRPr="00232CA9">
        <w:rPr>
          <w:rFonts w:hint="cs"/>
          <w:bCs w:val="0"/>
          <w:sz w:val="24"/>
          <w:szCs w:val="24"/>
          <w:cs/>
          <w:lang w:bidi="sa-IN"/>
        </w:rPr>
        <w:t>य</w:t>
      </w:r>
      <w:r w:rsidR="004605FC" w:rsidRPr="00232CA9">
        <w:rPr>
          <w:bCs w:val="0"/>
          <w:sz w:val="24"/>
          <w:szCs w:val="24"/>
          <w:cs/>
        </w:rPr>
        <w:t xml:space="preserve">हेउं वा </w:t>
      </w:r>
      <w:r w:rsidR="004605FC" w:rsidRPr="00232CA9">
        <w:rPr>
          <w:rFonts w:hint="cs"/>
          <w:bCs w:val="0"/>
          <w:sz w:val="24"/>
          <w:szCs w:val="24"/>
          <w:cs/>
          <w:lang w:bidi="sa-IN"/>
        </w:rPr>
        <w:t xml:space="preserve">सयनहेउं वा, </w:t>
      </w:r>
      <w:r w:rsidR="004605FC" w:rsidRPr="00232CA9">
        <w:rPr>
          <w:bCs w:val="0"/>
          <w:sz w:val="24"/>
          <w:szCs w:val="24"/>
          <w:cs/>
        </w:rPr>
        <w:t>अगारहेउं वा परिवारहेउं वा नायगं वा सहवासियं वा निस्साए अदुवा अ</w:t>
      </w:r>
      <w:r w:rsidR="004605FC" w:rsidRPr="00232CA9">
        <w:rPr>
          <w:rFonts w:hint="cs"/>
          <w:bCs w:val="0"/>
          <w:sz w:val="24"/>
          <w:szCs w:val="24"/>
          <w:cs/>
          <w:lang w:bidi="sa-IN"/>
        </w:rPr>
        <w:t>नु</w:t>
      </w:r>
      <w:r w:rsidR="004605FC" w:rsidRPr="00232CA9">
        <w:rPr>
          <w:bCs w:val="0"/>
          <w:sz w:val="24"/>
          <w:szCs w:val="24"/>
          <w:cs/>
        </w:rPr>
        <w:t xml:space="preserve">गामिए अदुवा उवचरए अदुवा </w:t>
      </w:r>
      <w:r w:rsidR="004605FC" w:rsidRPr="00232CA9">
        <w:rPr>
          <w:rFonts w:hint="cs"/>
          <w:bCs w:val="0"/>
          <w:sz w:val="24"/>
          <w:szCs w:val="24"/>
          <w:cs/>
          <w:lang w:bidi="sa-IN"/>
        </w:rPr>
        <w:t>प</w:t>
      </w:r>
      <w:r w:rsidR="004605FC" w:rsidRPr="00232CA9">
        <w:rPr>
          <w:bCs w:val="0"/>
          <w:sz w:val="24"/>
          <w:szCs w:val="24"/>
          <w:cs/>
        </w:rPr>
        <w:t>डिपहिए अदुवा संधिच्छेयए अदुवा गंढिच्छेयए अदुवा ओरब्भिए अदुवा सोयरिए अदुवा वागुरिए अदुवा साउणिए अदुवा मच्छिए अदुवा गोधायए अदुवा गोवालए अदुवा सोवणिए अदुवा सोवणियंतिए</w:t>
      </w:r>
      <w:r w:rsidR="004605FC" w:rsidRPr="00232CA9">
        <w:rPr>
          <w:rFonts w:hint="cs"/>
          <w:bCs w:val="0"/>
          <w:sz w:val="24"/>
          <w:szCs w:val="24"/>
          <w:cs/>
        </w:rPr>
        <w:t>...</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से एगइओ अ</w:t>
      </w:r>
      <w:r w:rsidRPr="00232CA9">
        <w:rPr>
          <w:rFonts w:hint="cs"/>
          <w:bCs w:val="0"/>
          <w:sz w:val="24"/>
          <w:szCs w:val="24"/>
          <w:cs/>
          <w:lang w:bidi="sa-IN"/>
        </w:rPr>
        <w:t>नु</w:t>
      </w:r>
      <w:r w:rsidRPr="00232CA9">
        <w:rPr>
          <w:bCs w:val="0"/>
          <w:sz w:val="24"/>
          <w:szCs w:val="24"/>
          <w:cs/>
        </w:rPr>
        <w:t>गामियभावं पडिसंधाय तमेव हंता छेत्ता भेत्ता लुंपइत्ता विलुंपइत्ता उद्दवइत्ता आहारं आहारेति</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इति से महया पावेहिं कम्मेहिं अत्ताणं उवक्खाइत्ता भवति</w:t>
      </w:r>
      <w:r w:rsidRPr="00232CA9">
        <w:rPr>
          <w:rFonts w:hint="cs"/>
          <w:bCs w:val="0"/>
          <w:sz w:val="24"/>
          <w:szCs w:val="24"/>
          <w:cs/>
          <w:lang w:bidi="sa-IN"/>
        </w:rPr>
        <w:t>,</w:t>
      </w:r>
      <w:r w:rsidRPr="00232CA9">
        <w:rPr>
          <w:bCs w:val="0"/>
          <w:sz w:val="24"/>
          <w:szCs w:val="24"/>
          <w:cs/>
        </w:rPr>
        <w:t xml:space="preserve"> से एगइओ उवचरगभावं पडिसंधाय तमेव उवचरिय</w:t>
      </w:r>
      <w:r w:rsidRPr="00232CA9">
        <w:rPr>
          <w:rFonts w:hint="cs"/>
          <w:bCs w:val="0"/>
          <w:sz w:val="24"/>
          <w:szCs w:val="24"/>
          <w:cs/>
          <w:lang w:bidi="sa-IN"/>
        </w:rPr>
        <w:t>ं</w:t>
      </w:r>
      <w:r w:rsidRPr="00232CA9">
        <w:rPr>
          <w:bCs w:val="0"/>
          <w:sz w:val="24"/>
          <w:szCs w:val="24"/>
          <w:cs/>
        </w:rPr>
        <w:t xml:space="preserve"> हंता छेत्ता भेत्ता लुंपइत्ता विलुंपइत्ता उद्दवइत्ता आहारं आहारेइ</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इति से महया पावेहिं कम्मेहिं अत्ताणे उवक्खाइत्ता भवति</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 xml:space="preserve">से एगइओ पाडिपहियभावं पडिसंधाय तमेव </w:t>
      </w:r>
      <w:r w:rsidRPr="00232CA9">
        <w:rPr>
          <w:rFonts w:hint="cs"/>
          <w:bCs w:val="0"/>
          <w:sz w:val="24"/>
          <w:szCs w:val="24"/>
          <w:cs/>
          <w:lang w:bidi="sa-IN"/>
        </w:rPr>
        <w:t>पा</w:t>
      </w:r>
      <w:r w:rsidRPr="00232CA9">
        <w:rPr>
          <w:bCs w:val="0"/>
          <w:sz w:val="24"/>
          <w:szCs w:val="24"/>
          <w:cs/>
        </w:rPr>
        <w:t>डिपहे ठिच्चा हंता छेत्ता भेत्ता लुंपइत्ता विलुंपइत्ता उद्दवइत्ता आहारं आहारेइ</w:t>
      </w:r>
      <w:r w:rsidRPr="00232CA9">
        <w:rPr>
          <w:rFonts w:hint="cs"/>
          <w:bCs w:val="0"/>
          <w:sz w:val="24"/>
          <w:szCs w:val="24"/>
          <w:cs/>
        </w:rPr>
        <w:t xml:space="preserve">, </w:t>
      </w:r>
      <w:r w:rsidRPr="00232CA9">
        <w:rPr>
          <w:bCs w:val="0"/>
          <w:sz w:val="24"/>
          <w:szCs w:val="24"/>
          <w:cs/>
        </w:rPr>
        <w:t>इति से महया पावेहिं कम्मेहिं अत्ताणं उवक्खाइत्ता भवति</w:t>
      </w:r>
      <w:r w:rsidRPr="00232CA9">
        <w:rPr>
          <w:rFonts w:hint="cs"/>
          <w:bCs w:val="0"/>
          <w:sz w:val="24"/>
          <w:szCs w:val="24"/>
          <w:cs/>
          <w:lang w:bidi="sa-IN"/>
        </w:rPr>
        <w:t>,</w:t>
      </w:r>
      <w:r w:rsidRPr="00232CA9">
        <w:rPr>
          <w:bCs w:val="0"/>
          <w:sz w:val="24"/>
          <w:szCs w:val="24"/>
          <w:cs/>
        </w:rPr>
        <w:t xml:space="preserve"> से एगइओ संधिच्छेदगभावं पडिसंधाय तमेव संधिं छेत्ता भेत्ता </w:t>
      </w:r>
      <w:r w:rsidRPr="00232CA9">
        <w:rPr>
          <w:rFonts w:hint="cs"/>
          <w:bCs w:val="0"/>
          <w:sz w:val="24"/>
          <w:szCs w:val="24"/>
          <w:cs/>
          <w:lang w:bidi="sa-IN"/>
        </w:rPr>
        <w:t>जाव</w:t>
      </w:r>
      <w:r w:rsidRPr="00232CA9">
        <w:rPr>
          <w:bCs w:val="0"/>
          <w:sz w:val="24"/>
          <w:szCs w:val="24"/>
          <w:cs/>
        </w:rPr>
        <w:t xml:space="preserve">-इति से महया पावेहिं कम्मेहिं </w:t>
      </w:r>
      <w:r w:rsidRPr="00232CA9">
        <w:rPr>
          <w:rFonts w:hint="cs"/>
          <w:bCs w:val="0"/>
          <w:sz w:val="24"/>
          <w:szCs w:val="24"/>
          <w:cs/>
          <w:lang w:bidi="sa-IN"/>
        </w:rPr>
        <w:t>अ</w:t>
      </w:r>
      <w:r w:rsidRPr="00232CA9">
        <w:rPr>
          <w:bCs w:val="0"/>
          <w:sz w:val="24"/>
          <w:szCs w:val="24"/>
          <w:cs/>
        </w:rPr>
        <w:t xml:space="preserve">त्ताणं उवक्खाइत्ता भवति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 xml:space="preserve">से एगइओ गंठिच्छेदगभावं पडिसंधाय तमेव गंठिं छेत्ता भेत्ता </w:t>
      </w:r>
      <w:r w:rsidRPr="00232CA9">
        <w:rPr>
          <w:rFonts w:hint="cs"/>
          <w:bCs w:val="0"/>
          <w:sz w:val="24"/>
          <w:szCs w:val="24"/>
          <w:cs/>
          <w:lang w:bidi="sa-IN"/>
        </w:rPr>
        <w:t xml:space="preserve">जाव </w:t>
      </w:r>
      <w:r w:rsidRPr="00232CA9">
        <w:rPr>
          <w:bCs w:val="0"/>
          <w:sz w:val="24"/>
          <w:szCs w:val="24"/>
          <w:cs/>
        </w:rPr>
        <w:t>इति से महया पावेहिं कम्मेहिं अत्ताणं उव</w:t>
      </w:r>
      <w:r w:rsidRPr="00232CA9">
        <w:rPr>
          <w:rFonts w:hint="cs"/>
          <w:bCs w:val="0"/>
          <w:sz w:val="24"/>
          <w:szCs w:val="24"/>
          <w:cs/>
          <w:lang w:bidi="sa-IN"/>
        </w:rPr>
        <w:t>क्खा</w:t>
      </w:r>
      <w:r w:rsidRPr="00232CA9">
        <w:rPr>
          <w:bCs w:val="0"/>
          <w:sz w:val="24"/>
          <w:szCs w:val="24"/>
          <w:cs/>
        </w:rPr>
        <w:t>इत्ता भवति</w:t>
      </w:r>
      <w:r w:rsidRPr="00232CA9">
        <w:rPr>
          <w:rFonts w:hint="cs"/>
          <w:bCs w:val="0"/>
          <w:sz w:val="24"/>
          <w:szCs w:val="24"/>
          <w:cs/>
          <w:lang w:bidi="sa-IN"/>
        </w:rPr>
        <w:t>,</w:t>
      </w:r>
      <w:r w:rsidRPr="00232CA9">
        <w:rPr>
          <w:bCs w:val="0"/>
          <w:sz w:val="24"/>
          <w:szCs w:val="24"/>
          <w:cs/>
        </w:rPr>
        <w:t xml:space="preserve"> से एगइओ ओरब्भियभावं पडिसंधाय उरब्भं वा अन्नतरं वा तसं पाणं </w:t>
      </w:r>
      <w:r w:rsidRPr="00232CA9">
        <w:rPr>
          <w:rFonts w:hint="cs"/>
          <w:bCs w:val="0"/>
          <w:sz w:val="24"/>
          <w:szCs w:val="24"/>
          <w:cs/>
          <w:lang w:bidi="sa-IN"/>
        </w:rPr>
        <w:t xml:space="preserve">हंता जाव </w:t>
      </w:r>
      <w:r w:rsidRPr="00232CA9">
        <w:rPr>
          <w:bCs w:val="0"/>
          <w:sz w:val="24"/>
          <w:szCs w:val="24"/>
          <w:cs/>
        </w:rPr>
        <w:t>अत्ताणं उवक्खाइत्ता भवति</w:t>
      </w:r>
      <w:r w:rsidR="00C744FE">
        <w:rPr>
          <w:rFonts w:hint="cs"/>
          <w:bCs w:val="0"/>
          <w:sz w:val="24"/>
          <w:szCs w:val="24"/>
          <w:cs/>
        </w:rPr>
        <w:t>, एसो अभिलावो सव्वत्थ |</w:t>
      </w:r>
    </w:p>
    <w:p w:rsidR="004605FC" w:rsidRPr="00232CA9" w:rsidRDefault="004605FC" w:rsidP="00A128B4">
      <w:pPr>
        <w:pStyle w:val="H4Hindi"/>
        <w:tabs>
          <w:tab w:val="left" w:pos="2250"/>
        </w:tabs>
        <w:spacing w:before="0" w:after="0"/>
        <w:ind w:firstLine="1440"/>
        <w:jc w:val="both"/>
        <w:rPr>
          <w:bCs w:val="0"/>
          <w:sz w:val="24"/>
          <w:szCs w:val="24"/>
          <w:lang w:bidi="sa-IN"/>
        </w:rPr>
      </w:pPr>
      <w:r w:rsidRPr="00232CA9">
        <w:rPr>
          <w:bCs w:val="0"/>
          <w:sz w:val="24"/>
          <w:szCs w:val="24"/>
          <w:cs/>
        </w:rPr>
        <w:t>से एगइओ सोयरियभावं पडिसंधाय महिसं वा अ</w:t>
      </w:r>
      <w:r w:rsidRPr="00232CA9">
        <w:rPr>
          <w:rFonts w:hint="cs"/>
          <w:bCs w:val="0"/>
          <w:sz w:val="24"/>
          <w:szCs w:val="24"/>
          <w:cs/>
          <w:lang w:bidi="sa-IN"/>
        </w:rPr>
        <w:t>न्न</w:t>
      </w:r>
      <w:r w:rsidRPr="00232CA9">
        <w:rPr>
          <w:bCs w:val="0"/>
          <w:sz w:val="24"/>
          <w:szCs w:val="24"/>
          <w:cs/>
        </w:rPr>
        <w:t xml:space="preserve">यरं वा तसं पाणं </w:t>
      </w:r>
      <w:r w:rsidRPr="00232CA9">
        <w:rPr>
          <w:rFonts w:hint="cs"/>
          <w:bCs w:val="0"/>
          <w:sz w:val="24"/>
          <w:szCs w:val="24"/>
          <w:cs/>
          <w:lang w:bidi="sa-IN"/>
        </w:rPr>
        <w:t>जाव</w:t>
      </w:r>
      <w:r w:rsidRPr="00232CA9">
        <w:rPr>
          <w:bCs w:val="0"/>
          <w:sz w:val="24"/>
          <w:szCs w:val="24"/>
          <w:cs/>
        </w:rPr>
        <w:t xml:space="preserve"> उवक्खाइत्ता भवति</w:t>
      </w:r>
      <w:r w:rsidRPr="00232CA9">
        <w:rPr>
          <w:rFonts w:hint="cs"/>
          <w:bCs w:val="0"/>
          <w:sz w:val="24"/>
          <w:szCs w:val="24"/>
          <w:cs/>
          <w:lang w:bidi="sa-IN"/>
        </w:rPr>
        <w:t>,</w:t>
      </w:r>
      <w:r w:rsidRPr="00232CA9">
        <w:rPr>
          <w:bCs w:val="0"/>
          <w:sz w:val="24"/>
          <w:szCs w:val="24"/>
          <w:cs/>
        </w:rPr>
        <w:t xml:space="preserve"> से एगइओ वागुरियभावं पडिसंधाय मियं वा अ</w:t>
      </w:r>
      <w:r w:rsidRPr="00232CA9">
        <w:rPr>
          <w:rFonts w:hint="cs"/>
          <w:bCs w:val="0"/>
          <w:sz w:val="24"/>
          <w:szCs w:val="24"/>
          <w:cs/>
          <w:lang w:bidi="sa-IN"/>
        </w:rPr>
        <w:t>न्न</w:t>
      </w:r>
      <w:r w:rsidRPr="00232CA9">
        <w:rPr>
          <w:bCs w:val="0"/>
          <w:sz w:val="24"/>
          <w:szCs w:val="24"/>
          <w:cs/>
        </w:rPr>
        <w:t xml:space="preserve">यरं वा तसं पाणं हंता </w:t>
      </w:r>
      <w:r w:rsidRPr="00232CA9">
        <w:rPr>
          <w:rFonts w:hint="cs"/>
          <w:bCs w:val="0"/>
          <w:sz w:val="24"/>
          <w:szCs w:val="24"/>
          <w:cs/>
          <w:lang w:bidi="sa-IN"/>
        </w:rPr>
        <w:t xml:space="preserve">जाव </w:t>
      </w:r>
      <w:r w:rsidRPr="00232CA9">
        <w:rPr>
          <w:bCs w:val="0"/>
          <w:sz w:val="24"/>
          <w:szCs w:val="24"/>
          <w:cs/>
        </w:rPr>
        <w:t>उवक्खाइत्ता भवति</w:t>
      </w:r>
      <w:r w:rsidRPr="00232CA9">
        <w:rPr>
          <w:rFonts w:hint="cs"/>
          <w:bCs w:val="0"/>
          <w:sz w:val="24"/>
          <w:szCs w:val="24"/>
          <w:cs/>
          <w:lang w:bidi="sa-IN"/>
        </w:rPr>
        <w:t>,</w:t>
      </w:r>
      <w:r w:rsidRPr="00232CA9">
        <w:rPr>
          <w:bCs w:val="0"/>
          <w:sz w:val="24"/>
          <w:szCs w:val="24"/>
          <w:cs/>
        </w:rPr>
        <w:t xml:space="preserve"> से एगइओ साउणियभावं पडिसंधाय सउणिं वा अ</w:t>
      </w:r>
      <w:r w:rsidRPr="00232CA9">
        <w:rPr>
          <w:rFonts w:hint="cs"/>
          <w:bCs w:val="0"/>
          <w:sz w:val="24"/>
          <w:szCs w:val="24"/>
          <w:cs/>
          <w:lang w:bidi="sa-IN"/>
        </w:rPr>
        <w:t>न्न</w:t>
      </w:r>
      <w:r w:rsidRPr="00232CA9">
        <w:rPr>
          <w:bCs w:val="0"/>
          <w:sz w:val="24"/>
          <w:szCs w:val="24"/>
          <w:cs/>
        </w:rPr>
        <w:t xml:space="preserve">यरं वा तसं पाणं हंता </w:t>
      </w:r>
      <w:r w:rsidRPr="00232CA9">
        <w:rPr>
          <w:rFonts w:hint="cs"/>
          <w:bCs w:val="0"/>
          <w:sz w:val="24"/>
          <w:szCs w:val="24"/>
          <w:cs/>
          <w:lang w:bidi="sa-IN"/>
        </w:rPr>
        <w:t xml:space="preserve">जाव </w:t>
      </w:r>
      <w:r w:rsidRPr="00232CA9">
        <w:rPr>
          <w:bCs w:val="0"/>
          <w:sz w:val="24"/>
          <w:szCs w:val="24"/>
          <w:cs/>
        </w:rPr>
        <w:t xml:space="preserve">उवक्खाइत्ता भवति </w:t>
      </w:r>
    </w:p>
    <w:p w:rsidR="009D0084" w:rsidRDefault="004605FC" w:rsidP="009D0084">
      <w:pPr>
        <w:pStyle w:val="H4Hindi"/>
        <w:tabs>
          <w:tab w:val="left" w:pos="2250"/>
        </w:tabs>
        <w:spacing w:before="0" w:after="0"/>
        <w:ind w:firstLine="1440"/>
        <w:jc w:val="distribute"/>
        <w:rPr>
          <w:bCs w:val="0"/>
          <w:sz w:val="24"/>
          <w:szCs w:val="24"/>
        </w:rPr>
      </w:pPr>
      <w:r w:rsidRPr="00232CA9">
        <w:rPr>
          <w:bCs w:val="0"/>
          <w:sz w:val="24"/>
          <w:szCs w:val="24"/>
          <w:cs/>
        </w:rPr>
        <w:t>से एगइओ मच्छियभावं पडिसंधाय मच्छं वा अ</w:t>
      </w:r>
      <w:r w:rsidRPr="00232CA9">
        <w:rPr>
          <w:rFonts w:hint="cs"/>
          <w:bCs w:val="0"/>
          <w:sz w:val="24"/>
          <w:szCs w:val="24"/>
          <w:cs/>
          <w:lang w:bidi="sa-IN"/>
        </w:rPr>
        <w:t>न्न</w:t>
      </w:r>
      <w:r w:rsidRPr="00232CA9">
        <w:rPr>
          <w:bCs w:val="0"/>
          <w:sz w:val="24"/>
          <w:szCs w:val="24"/>
          <w:cs/>
        </w:rPr>
        <w:t xml:space="preserve">यरं वा तसं पाणं हंता </w:t>
      </w:r>
      <w:r w:rsidRPr="00232CA9">
        <w:rPr>
          <w:rFonts w:hint="cs"/>
          <w:bCs w:val="0"/>
          <w:sz w:val="24"/>
          <w:szCs w:val="24"/>
          <w:cs/>
          <w:lang w:bidi="sa-IN"/>
        </w:rPr>
        <w:t xml:space="preserve">जाव </w:t>
      </w:r>
      <w:r w:rsidRPr="00232CA9">
        <w:rPr>
          <w:bCs w:val="0"/>
          <w:sz w:val="24"/>
          <w:szCs w:val="24"/>
          <w:cs/>
        </w:rPr>
        <w:t>अत्ताणं उवक्खाइत्ता भवति</w:t>
      </w:r>
      <w:r w:rsidRPr="00232CA9">
        <w:rPr>
          <w:rFonts w:hint="cs"/>
          <w:bCs w:val="0"/>
          <w:sz w:val="24"/>
          <w:szCs w:val="24"/>
          <w:cs/>
        </w:rPr>
        <w:t>,</w:t>
      </w:r>
      <w:r w:rsidRPr="00232CA9">
        <w:rPr>
          <w:bCs w:val="0"/>
          <w:sz w:val="24"/>
          <w:szCs w:val="24"/>
          <w:cs/>
        </w:rPr>
        <w:t xml:space="preserve"> से एगइओ गोघायगभावं पडिसंधाय गोणं वा अ</w:t>
      </w:r>
      <w:r w:rsidRPr="00232CA9">
        <w:rPr>
          <w:rFonts w:hint="cs"/>
          <w:bCs w:val="0"/>
          <w:sz w:val="24"/>
          <w:szCs w:val="24"/>
          <w:cs/>
          <w:lang w:bidi="sa-IN"/>
        </w:rPr>
        <w:t>न्न</w:t>
      </w:r>
      <w:r w:rsidRPr="00232CA9">
        <w:rPr>
          <w:bCs w:val="0"/>
          <w:sz w:val="24"/>
          <w:szCs w:val="24"/>
          <w:cs/>
        </w:rPr>
        <w:t>यरं वा तसं पाणं हंता उवक्खाइत्ता भवति</w:t>
      </w:r>
      <w:r w:rsidRPr="00232CA9">
        <w:rPr>
          <w:rFonts w:hint="cs"/>
          <w:bCs w:val="0"/>
          <w:sz w:val="24"/>
          <w:szCs w:val="24"/>
          <w:cs/>
        </w:rPr>
        <w:t>,</w:t>
      </w:r>
      <w:r w:rsidRPr="00232CA9">
        <w:rPr>
          <w:bCs w:val="0"/>
          <w:sz w:val="24"/>
          <w:szCs w:val="24"/>
          <w:cs/>
        </w:rPr>
        <w:t xml:space="preserve"> </w:t>
      </w:r>
      <w:r w:rsidRPr="00232CA9">
        <w:rPr>
          <w:rFonts w:hint="cs"/>
          <w:bCs w:val="0"/>
          <w:sz w:val="24"/>
          <w:szCs w:val="24"/>
          <w:cs/>
          <w:lang w:bidi="sa-IN"/>
        </w:rPr>
        <w:t>स</w:t>
      </w:r>
      <w:r w:rsidRPr="00232CA9">
        <w:rPr>
          <w:rFonts w:hint="cs"/>
          <w:bCs w:val="0"/>
          <w:sz w:val="24"/>
          <w:szCs w:val="24"/>
          <w:cs/>
        </w:rPr>
        <w:t>े</w:t>
      </w:r>
      <w:r w:rsidRPr="00232CA9">
        <w:rPr>
          <w:rFonts w:hint="cs"/>
          <w:bCs w:val="0"/>
          <w:sz w:val="24"/>
          <w:szCs w:val="24"/>
          <w:cs/>
          <w:lang w:bidi="sa-IN"/>
        </w:rPr>
        <w:t xml:space="preserve"> एगइओ गोवालभावं पडिसंघाय तमेव गोवालं वा परिजविय परिजविय हंता जाव उवक्खाइत्ता </w:t>
      </w:r>
    </w:p>
    <w:p w:rsidR="001936AC" w:rsidRPr="00030892" w:rsidRDefault="001936AC" w:rsidP="00030892">
      <w:pPr>
        <w:pStyle w:val="H4Hindi"/>
        <w:tabs>
          <w:tab w:val="left" w:pos="2250"/>
        </w:tabs>
        <w:spacing w:before="0" w:after="0"/>
        <w:jc w:val="both"/>
        <w:rPr>
          <w:bCs w:val="0"/>
          <w:sz w:val="24"/>
          <w:szCs w:val="24"/>
        </w:rPr>
      </w:pPr>
      <w:r>
        <w:rPr>
          <w:rFonts w:hint="cs"/>
          <w:sz w:val="24"/>
          <w:szCs w:val="24"/>
          <w:cs/>
        </w:rPr>
        <w:lastRenderedPageBreak/>
        <w:t>सुयक्खंधो-२, अज्झयणं-२, उद्देसो-</w:t>
      </w:r>
    </w:p>
    <w:tbl>
      <w:tblPr>
        <w:tblW w:w="10140" w:type="dxa"/>
        <w:tblInd w:w="93" w:type="dxa"/>
        <w:tblBorders>
          <w:top w:val="single" w:sz="4" w:space="0" w:color="auto"/>
        </w:tblBorders>
        <w:tblLook w:val="04A0"/>
      </w:tblPr>
      <w:tblGrid>
        <w:gridCol w:w="10140"/>
      </w:tblGrid>
      <w:tr w:rsidR="001936AC" w:rsidTr="00A43EF4">
        <w:trPr>
          <w:trHeight w:val="228"/>
        </w:trPr>
        <w:tc>
          <w:tcPr>
            <w:tcW w:w="10140" w:type="dxa"/>
            <w:tcBorders>
              <w:top w:val="single" w:sz="4" w:space="0" w:color="FF0000"/>
              <w:left w:val="nil"/>
              <w:bottom w:val="nil"/>
              <w:right w:val="nil"/>
            </w:tcBorders>
          </w:tcPr>
          <w:p w:rsidR="001936AC" w:rsidRDefault="001936AC" w:rsidP="00A43EF4">
            <w:pPr>
              <w:tabs>
                <w:tab w:val="left" w:pos="2520"/>
                <w:tab w:val="left" w:pos="8100"/>
              </w:tabs>
              <w:spacing w:after="0" w:line="240" w:lineRule="auto"/>
              <w:ind w:right="1708" w:firstLine="1800"/>
              <w:contextualSpacing/>
              <w:jc w:val="distribute"/>
              <w:rPr>
                <w:rFonts w:cs="Mangal"/>
                <w:sz w:val="24"/>
                <w:szCs w:val="24"/>
              </w:rPr>
            </w:pPr>
          </w:p>
        </w:tc>
      </w:tr>
    </w:tbl>
    <w:p w:rsidR="00030892" w:rsidRDefault="00030892" w:rsidP="00A128B4">
      <w:pPr>
        <w:pStyle w:val="H4Hindi"/>
        <w:tabs>
          <w:tab w:val="left" w:pos="2250"/>
        </w:tabs>
        <w:spacing w:before="0" w:after="0"/>
        <w:ind w:firstLine="1440"/>
        <w:jc w:val="both"/>
        <w:rPr>
          <w:rFonts w:hint="cs"/>
          <w:bCs w:val="0"/>
          <w:sz w:val="24"/>
          <w:szCs w:val="24"/>
        </w:rPr>
      </w:pPr>
      <w:r w:rsidRPr="00232CA9">
        <w:rPr>
          <w:rFonts w:hint="cs"/>
          <w:bCs w:val="0"/>
          <w:sz w:val="24"/>
          <w:szCs w:val="24"/>
          <w:cs/>
          <w:lang w:bidi="sa-IN"/>
        </w:rPr>
        <w:t xml:space="preserve">भवइ । </w:t>
      </w:r>
    </w:p>
    <w:p w:rsidR="004605FC" w:rsidRPr="00232CA9" w:rsidRDefault="004605FC" w:rsidP="00A128B4">
      <w:pPr>
        <w:pStyle w:val="H4Hindi"/>
        <w:tabs>
          <w:tab w:val="left" w:pos="2250"/>
        </w:tabs>
        <w:spacing w:before="0" w:after="0"/>
        <w:ind w:firstLine="1440"/>
        <w:jc w:val="both"/>
        <w:rPr>
          <w:bCs w:val="0"/>
          <w:sz w:val="24"/>
          <w:szCs w:val="24"/>
        </w:rPr>
      </w:pPr>
      <w:r w:rsidRPr="00232CA9">
        <w:rPr>
          <w:bCs w:val="0"/>
          <w:sz w:val="24"/>
          <w:szCs w:val="24"/>
          <w:cs/>
        </w:rPr>
        <w:t xml:space="preserve">से एगइओ सोवणियभावं पडिसंधाय </w:t>
      </w:r>
      <w:r w:rsidRPr="00232CA9">
        <w:rPr>
          <w:rFonts w:hint="cs"/>
          <w:bCs w:val="0"/>
          <w:sz w:val="24"/>
          <w:szCs w:val="24"/>
          <w:cs/>
          <w:lang w:bidi="sa-IN"/>
        </w:rPr>
        <w:t xml:space="preserve">तमेव सुनगं वा अन्नयरं वा </w:t>
      </w:r>
      <w:r w:rsidRPr="00232CA9">
        <w:rPr>
          <w:rFonts w:hint="cs"/>
          <w:bCs w:val="0"/>
          <w:sz w:val="24"/>
          <w:szCs w:val="24"/>
          <w:cs/>
        </w:rPr>
        <w:t>त</w:t>
      </w:r>
      <w:r w:rsidRPr="00232CA9">
        <w:rPr>
          <w:rFonts w:hint="cs"/>
          <w:bCs w:val="0"/>
          <w:sz w:val="24"/>
          <w:szCs w:val="24"/>
          <w:cs/>
          <w:lang w:bidi="sa-IN"/>
        </w:rPr>
        <w:t xml:space="preserve">सं पाणं हंता जाव उवक्खाइत्ता भवइ, से एगइओ सोवणियंतियभावं पडिसंघाय तमेव </w:t>
      </w:r>
      <w:r w:rsidRPr="00232CA9">
        <w:rPr>
          <w:bCs w:val="0"/>
          <w:sz w:val="24"/>
          <w:szCs w:val="24"/>
          <w:cs/>
        </w:rPr>
        <w:t>मणुस्सं वा अ</w:t>
      </w:r>
      <w:r w:rsidRPr="00232CA9">
        <w:rPr>
          <w:rFonts w:hint="cs"/>
          <w:bCs w:val="0"/>
          <w:sz w:val="24"/>
          <w:szCs w:val="24"/>
          <w:cs/>
          <w:lang w:bidi="sa-IN"/>
        </w:rPr>
        <w:t>न्न</w:t>
      </w:r>
      <w:r w:rsidRPr="00232CA9">
        <w:rPr>
          <w:bCs w:val="0"/>
          <w:sz w:val="24"/>
          <w:szCs w:val="24"/>
          <w:cs/>
        </w:rPr>
        <w:t>यरं वा तसं पाणं हं</w:t>
      </w:r>
      <w:r w:rsidRPr="00232CA9">
        <w:rPr>
          <w:rFonts w:hint="cs"/>
          <w:bCs w:val="0"/>
          <w:sz w:val="24"/>
          <w:szCs w:val="24"/>
          <w:cs/>
          <w:lang w:bidi="sa-IN"/>
        </w:rPr>
        <w:t>त</w:t>
      </w:r>
      <w:r w:rsidRPr="00232CA9">
        <w:rPr>
          <w:rFonts w:hint="cs"/>
          <w:bCs w:val="0"/>
          <w:sz w:val="24"/>
          <w:szCs w:val="24"/>
          <w:cs/>
        </w:rPr>
        <w:t>ा</w:t>
      </w:r>
      <w:r w:rsidRPr="00232CA9">
        <w:rPr>
          <w:bCs w:val="0"/>
          <w:sz w:val="24"/>
          <w:szCs w:val="24"/>
          <w:cs/>
        </w:rPr>
        <w:t xml:space="preserve"> </w:t>
      </w:r>
      <w:r w:rsidRPr="00232CA9">
        <w:rPr>
          <w:rFonts w:hint="cs"/>
          <w:bCs w:val="0"/>
          <w:sz w:val="24"/>
          <w:szCs w:val="24"/>
          <w:cs/>
          <w:lang w:bidi="sa-IN"/>
        </w:rPr>
        <w:t xml:space="preserve">जाव </w:t>
      </w:r>
      <w:r w:rsidRPr="00232CA9">
        <w:rPr>
          <w:bCs w:val="0"/>
          <w:sz w:val="24"/>
          <w:szCs w:val="24"/>
          <w:cs/>
        </w:rPr>
        <w:t>आहारं आहारेइ</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 xml:space="preserve">इति से महया पावेहिं कम्मेहिं </w:t>
      </w:r>
      <w:r w:rsidRPr="00232CA9">
        <w:rPr>
          <w:rFonts w:hint="cs"/>
          <w:bCs w:val="0"/>
          <w:sz w:val="24"/>
          <w:szCs w:val="24"/>
          <w:cs/>
          <w:lang w:bidi="sa-IN"/>
        </w:rPr>
        <w:t>अ</w:t>
      </w:r>
      <w:r w:rsidRPr="00232CA9">
        <w:rPr>
          <w:bCs w:val="0"/>
          <w:sz w:val="24"/>
          <w:szCs w:val="24"/>
          <w:cs/>
        </w:rPr>
        <w:t>त्ताणं उवक्खाइत्ता भवति ।</w:t>
      </w:r>
    </w:p>
    <w:p w:rsidR="004605FC" w:rsidRPr="00232CA9" w:rsidRDefault="00820B4A" w:rsidP="00A128B4">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६४</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से एगइओ परिसामज्झओ उट्ठेता अहमेयं हणामि त्ति कट्टु तित्तिरं वा वट्टगं वा चडगं वा लावगं वा कवोयगं वा कविंजलं वा अ</w:t>
      </w:r>
      <w:r w:rsidR="004605FC" w:rsidRPr="00232CA9">
        <w:rPr>
          <w:rFonts w:hint="cs"/>
          <w:bCs w:val="0"/>
          <w:sz w:val="24"/>
          <w:szCs w:val="24"/>
          <w:cs/>
          <w:lang w:bidi="sa-IN"/>
        </w:rPr>
        <w:t>न्न</w:t>
      </w:r>
      <w:r w:rsidR="004605FC" w:rsidRPr="00232CA9">
        <w:rPr>
          <w:bCs w:val="0"/>
          <w:sz w:val="24"/>
          <w:szCs w:val="24"/>
          <w:cs/>
        </w:rPr>
        <w:t xml:space="preserve">यरं वा तसं पाणं हंता </w:t>
      </w:r>
      <w:r w:rsidR="004605FC" w:rsidRPr="00232CA9">
        <w:rPr>
          <w:rFonts w:hint="cs"/>
          <w:bCs w:val="0"/>
          <w:sz w:val="24"/>
          <w:szCs w:val="24"/>
          <w:cs/>
          <w:lang w:bidi="sa-IN"/>
        </w:rPr>
        <w:t xml:space="preserve">जाव </w:t>
      </w:r>
      <w:r w:rsidR="004605FC" w:rsidRPr="00232CA9">
        <w:rPr>
          <w:bCs w:val="0"/>
          <w:sz w:val="24"/>
          <w:szCs w:val="24"/>
          <w:cs/>
        </w:rPr>
        <w:t xml:space="preserve">उवक्खाइत्ता भवति </w:t>
      </w:r>
      <w:r w:rsidR="004605FC" w:rsidRPr="00232CA9">
        <w:rPr>
          <w:rFonts w:hint="cs"/>
          <w:bCs w:val="0"/>
          <w:sz w:val="24"/>
          <w:szCs w:val="24"/>
          <w:cs/>
          <w:lang w:bidi="sa-IN"/>
        </w:rPr>
        <w:t>।</w:t>
      </w:r>
    </w:p>
    <w:p w:rsidR="004605FC" w:rsidRPr="00232CA9" w:rsidRDefault="00030892" w:rsidP="001A17BE">
      <w:pPr>
        <w:pStyle w:val="H4Hindi"/>
        <w:tabs>
          <w:tab w:val="left" w:pos="2250"/>
        </w:tabs>
        <w:spacing w:before="0" w:after="0"/>
        <w:ind w:firstLine="1440"/>
        <w:jc w:val="both"/>
        <w:rPr>
          <w:bCs w:val="0"/>
          <w:sz w:val="24"/>
          <w:szCs w:val="24"/>
          <w:lang w:bidi="sa-IN"/>
        </w:rPr>
      </w:pPr>
      <w:r>
        <w:rPr>
          <w:bCs w:val="0"/>
          <w:sz w:val="24"/>
          <w:szCs w:val="24"/>
          <w:cs/>
        </w:rPr>
        <w:t>से एगइओ केणइ आदा</w:t>
      </w:r>
      <w:r>
        <w:rPr>
          <w:rFonts w:hint="cs"/>
          <w:bCs w:val="0"/>
          <w:sz w:val="24"/>
          <w:szCs w:val="24"/>
          <w:cs/>
        </w:rPr>
        <w:t>नेनं</w:t>
      </w:r>
      <w:r>
        <w:rPr>
          <w:bCs w:val="0"/>
          <w:sz w:val="24"/>
          <w:szCs w:val="24"/>
          <w:cs/>
        </w:rPr>
        <w:t xml:space="preserve"> विरुद्धे समाणे अदुवा खलदाने</w:t>
      </w:r>
      <w:r>
        <w:rPr>
          <w:rFonts w:hint="cs"/>
          <w:bCs w:val="0"/>
          <w:sz w:val="24"/>
          <w:szCs w:val="24"/>
          <w:cs/>
        </w:rPr>
        <w:t>नं</w:t>
      </w:r>
      <w:r w:rsidR="004605FC" w:rsidRPr="00232CA9">
        <w:rPr>
          <w:bCs w:val="0"/>
          <w:sz w:val="24"/>
          <w:szCs w:val="24"/>
          <w:cs/>
        </w:rPr>
        <w:t xml:space="preserve"> अदुवा सुराथालएणं गाहावईण वा गाहावइपुत्ताण वा सयमेव अग</w:t>
      </w:r>
      <w:r w:rsidR="004605FC" w:rsidRPr="00232CA9">
        <w:rPr>
          <w:rFonts w:hint="cs"/>
          <w:bCs w:val="0"/>
          <w:sz w:val="24"/>
          <w:szCs w:val="24"/>
          <w:cs/>
          <w:lang w:bidi="sa-IN"/>
        </w:rPr>
        <w:t>नि</w:t>
      </w:r>
      <w:r w:rsidR="004605FC" w:rsidRPr="00232CA9">
        <w:rPr>
          <w:bCs w:val="0"/>
          <w:sz w:val="24"/>
          <w:szCs w:val="24"/>
          <w:cs/>
        </w:rPr>
        <w:t>काएणं सस्साइं झामेइ अन्नेण वि अग</w:t>
      </w:r>
      <w:r w:rsidR="004605FC" w:rsidRPr="00232CA9">
        <w:rPr>
          <w:rFonts w:hint="cs"/>
          <w:bCs w:val="0"/>
          <w:sz w:val="24"/>
          <w:szCs w:val="24"/>
          <w:cs/>
          <w:lang w:bidi="sa-IN"/>
        </w:rPr>
        <w:t>नि</w:t>
      </w:r>
      <w:r w:rsidR="004605FC" w:rsidRPr="00232CA9">
        <w:rPr>
          <w:bCs w:val="0"/>
          <w:sz w:val="24"/>
          <w:szCs w:val="24"/>
          <w:cs/>
        </w:rPr>
        <w:t>काएणं सस्साइं झामावेइ अग</w:t>
      </w:r>
      <w:r w:rsidR="004605FC" w:rsidRPr="00232CA9">
        <w:rPr>
          <w:rFonts w:hint="cs"/>
          <w:bCs w:val="0"/>
          <w:sz w:val="24"/>
          <w:szCs w:val="24"/>
          <w:cs/>
          <w:lang w:bidi="sa-IN"/>
        </w:rPr>
        <w:t>नि</w:t>
      </w:r>
      <w:r w:rsidR="004605FC" w:rsidRPr="00232CA9">
        <w:rPr>
          <w:bCs w:val="0"/>
          <w:sz w:val="24"/>
          <w:szCs w:val="24"/>
          <w:cs/>
        </w:rPr>
        <w:t>काएणं सस्साइं झामेंतं पि अ</w:t>
      </w:r>
      <w:r w:rsidR="004605FC" w:rsidRPr="00232CA9">
        <w:rPr>
          <w:rFonts w:hint="cs"/>
          <w:bCs w:val="0"/>
          <w:sz w:val="24"/>
          <w:szCs w:val="24"/>
          <w:cs/>
          <w:lang w:bidi="sa-IN"/>
        </w:rPr>
        <w:t>न्नं</w:t>
      </w:r>
      <w:r w:rsidR="004605FC" w:rsidRPr="00232CA9">
        <w:rPr>
          <w:bCs w:val="0"/>
          <w:sz w:val="24"/>
          <w:szCs w:val="24"/>
          <w:cs/>
        </w:rPr>
        <w:t xml:space="preserve"> समणुजाणइ-इति से महया पावकम्मेहिं अत्ताणं उवक्खाइत्ता </w:t>
      </w:r>
      <w:r w:rsidR="001A17BE">
        <w:rPr>
          <w:bCs w:val="0"/>
          <w:sz w:val="24"/>
          <w:szCs w:val="24"/>
          <w:cs/>
        </w:rPr>
        <w:t>भवति</w:t>
      </w:r>
      <w:r w:rsidR="001A17BE">
        <w:rPr>
          <w:rFonts w:hint="cs"/>
          <w:bCs w:val="0"/>
          <w:sz w:val="24"/>
          <w:szCs w:val="24"/>
          <w:cs/>
        </w:rPr>
        <w:t> </w:t>
      </w:r>
      <w:r w:rsidR="004605FC" w:rsidRPr="00232CA9">
        <w:rPr>
          <w:rFonts w:hint="cs"/>
          <w:bCs w:val="0"/>
          <w:sz w:val="24"/>
          <w:szCs w:val="24"/>
          <w:cs/>
        </w:rPr>
        <w:t>।</w:t>
      </w:r>
    </w:p>
    <w:p w:rsidR="004605FC" w:rsidRPr="00232CA9" w:rsidRDefault="00030892" w:rsidP="001A17BE">
      <w:pPr>
        <w:pStyle w:val="H4Hindi"/>
        <w:tabs>
          <w:tab w:val="left" w:pos="2250"/>
        </w:tabs>
        <w:spacing w:before="0" w:after="0"/>
        <w:ind w:firstLine="1440"/>
        <w:jc w:val="both"/>
        <w:rPr>
          <w:bCs w:val="0"/>
          <w:sz w:val="24"/>
          <w:szCs w:val="24"/>
          <w:lang w:bidi="sa-IN"/>
        </w:rPr>
      </w:pPr>
      <w:r>
        <w:rPr>
          <w:bCs w:val="0"/>
          <w:sz w:val="24"/>
          <w:szCs w:val="24"/>
          <w:cs/>
        </w:rPr>
        <w:t>से एगइओ केणइ आदा</w:t>
      </w:r>
      <w:r w:rsidR="00D35E20">
        <w:rPr>
          <w:rFonts w:hint="cs"/>
          <w:bCs w:val="0"/>
          <w:sz w:val="24"/>
          <w:szCs w:val="24"/>
          <w:cs/>
        </w:rPr>
        <w:t>नेनं</w:t>
      </w:r>
      <w:r w:rsidR="00D35E20">
        <w:rPr>
          <w:bCs w:val="0"/>
          <w:sz w:val="24"/>
          <w:szCs w:val="24"/>
          <w:cs/>
        </w:rPr>
        <w:t xml:space="preserve"> विरुद्धे समाणे अदुवा खलदा</w:t>
      </w:r>
      <w:r w:rsidR="00D35E20">
        <w:rPr>
          <w:rFonts w:hint="cs"/>
          <w:bCs w:val="0"/>
          <w:sz w:val="24"/>
          <w:szCs w:val="24"/>
          <w:cs/>
        </w:rPr>
        <w:t>नेनं</w:t>
      </w:r>
      <w:r w:rsidR="004605FC" w:rsidRPr="00232CA9">
        <w:rPr>
          <w:bCs w:val="0"/>
          <w:sz w:val="24"/>
          <w:szCs w:val="24"/>
          <w:cs/>
        </w:rPr>
        <w:t xml:space="preserve"> अदुवा सुराथालएणं गाहावईणं वा गाहावइपुत्ताण वा उट्टाण वा गोणाण वा घोडगाण वा गद्दभाण वा सयमेव धूराओ कप्पेइ अ</w:t>
      </w:r>
      <w:r w:rsidR="004605FC" w:rsidRPr="00232CA9">
        <w:rPr>
          <w:rFonts w:hint="cs"/>
          <w:bCs w:val="0"/>
          <w:sz w:val="24"/>
          <w:szCs w:val="24"/>
          <w:cs/>
          <w:lang w:bidi="sa-IN"/>
        </w:rPr>
        <w:t>न्ने</w:t>
      </w:r>
      <w:r w:rsidR="004605FC" w:rsidRPr="00232CA9">
        <w:rPr>
          <w:bCs w:val="0"/>
          <w:sz w:val="24"/>
          <w:szCs w:val="24"/>
          <w:cs/>
        </w:rPr>
        <w:t>ण वि कप्पावेइ कप्पंतं वि अन्नं समणुजाणइ</w:t>
      </w:r>
      <w:r w:rsidR="004605FC" w:rsidRPr="00232CA9">
        <w:rPr>
          <w:rFonts w:hint="cs"/>
          <w:bCs w:val="0"/>
          <w:sz w:val="24"/>
          <w:szCs w:val="24"/>
          <w:cs/>
        </w:rPr>
        <w:t>,</w:t>
      </w:r>
      <w:r w:rsidR="004605FC" w:rsidRPr="00232CA9">
        <w:rPr>
          <w:rFonts w:hint="cs"/>
          <w:bCs w:val="0"/>
          <w:sz w:val="24"/>
          <w:szCs w:val="24"/>
          <w:cs/>
          <w:lang w:bidi="sa-IN"/>
        </w:rPr>
        <w:t xml:space="preserve"> </w:t>
      </w:r>
      <w:r w:rsidR="004605FC" w:rsidRPr="00232CA9">
        <w:rPr>
          <w:bCs w:val="0"/>
          <w:sz w:val="24"/>
          <w:szCs w:val="24"/>
          <w:cs/>
        </w:rPr>
        <w:t xml:space="preserve">इति से महया पावकम्मेहिं </w:t>
      </w:r>
      <w:r w:rsidR="004605FC" w:rsidRPr="00232CA9">
        <w:rPr>
          <w:rFonts w:hint="cs"/>
          <w:bCs w:val="0"/>
          <w:sz w:val="24"/>
          <w:szCs w:val="24"/>
          <w:cs/>
          <w:lang w:bidi="sa-IN"/>
        </w:rPr>
        <w:t>अ</w:t>
      </w:r>
      <w:r w:rsidR="004605FC" w:rsidRPr="00232CA9">
        <w:rPr>
          <w:bCs w:val="0"/>
          <w:sz w:val="24"/>
          <w:szCs w:val="24"/>
          <w:cs/>
        </w:rPr>
        <w:t xml:space="preserve">त्ताणं उवक्खाइत्ता भवति </w:t>
      </w:r>
      <w:r w:rsidR="004605FC" w:rsidRPr="00232CA9">
        <w:rPr>
          <w:rFonts w:hint="cs"/>
          <w:bCs w:val="0"/>
          <w:sz w:val="24"/>
          <w:szCs w:val="24"/>
          <w:cs/>
        </w:rPr>
        <w:t>।</w:t>
      </w:r>
    </w:p>
    <w:p w:rsidR="004605FC" w:rsidRPr="00232CA9" w:rsidRDefault="00D35E20" w:rsidP="001A17BE">
      <w:pPr>
        <w:pStyle w:val="H4Hindi"/>
        <w:tabs>
          <w:tab w:val="left" w:pos="2250"/>
        </w:tabs>
        <w:spacing w:before="0" w:after="0"/>
        <w:ind w:firstLine="1440"/>
        <w:jc w:val="both"/>
        <w:rPr>
          <w:bCs w:val="0"/>
          <w:sz w:val="24"/>
          <w:szCs w:val="24"/>
          <w:lang w:bidi="sa-IN"/>
        </w:rPr>
      </w:pPr>
      <w:r>
        <w:rPr>
          <w:bCs w:val="0"/>
          <w:sz w:val="24"/>
          <w:szCs w:val="24"/>
          <w:cs/>
        </w:rPr>
        <w:t xml:space="preserve">से एगइओ केणइ </w:t>
      </w:r>
      <w:r w:rsidRPr="00D35E20">
        <w:rPr>
          <w:bCs w:val="0"/>
          <w:sz w:val="24"/>
          <w:szCs w:val="24"/>
          <w:cs/>
        </w:rPr>
        <w:t xml:space="preserve"> </w:t>
      </w:r>
      <w:r>
        <w:rPr>
          <w:bCs w:val="0"/>
          <w:sz w:val="24"/>
          <w:szCs w:val="24"/>
          <w:cs/>
        </w:rPr>
        <w:t>आदा</w:t>
      </w:r>
      <w:r>
        <w:rPr>
          <w:rFonts w:hint="cs"/>
          <w:bCs w:val="0"/>
          <w:sz w:val="24"/>
          <w:szCs w:val="24"/>
          <w:cs/>
        </w:rPr>
        <w:t>नेनं</w:t>
      </w:r>
      <w:r>
        <w:rPr>
          <w:bCs w:val="0"/>
          <w:sz w:val="24"/>
          <w:szCs w:val="24"/>
          <w:cs/>
        </w:rPr>
        <w:t xml:space="preserve"> विरुद्धे समाणे अदुवा खलदा</w:t>
      </w:r>
      <w:r>
        <w:rPr>
          <w:rFonts w:hint="cs"/>
          <w:bCs w:val="0"/>
          <w:sz w:val="24"/>
          <w:szCs w:val="24"/>
          <w:cs/>
        </w:rPr>
        <w:t>नेनं</w:t>
      </w:r>
      <w:r w:rsidR="004605FC" w:rsidRPr="00232CA9">
        <w:rPr>
          <w:bCs w:val="0"/>
          <w:sz w:val="24"/>
          <w:szCs w:val="24"/>
          <w:cs/>
        </w:rPr>
        <w:t xml:space="preserve"> अदुवा सुराथालएणं गाहावईण वा गाहावइपुत्ताण वा उट्टसालाओ वा गोणसालाओ वा घोडगसालाओ वा </w:t>
      </w:r>
      <w:r w:rsidR="004605FC" w:rsidRPr="00232CA9">
        <w:rPr>
          <w:rFonts w:hint="cs"/>
          <w:bCs w:val="0"/>
          <w:sz w:val="24"/>
          <w:szCs w:val="24"/>
          <w:cs/>
          <w:lang w:bidi="sa-IN"/>
        </w:rPr>
        <w:t>गद्द</w:t>
      </w:r>
      <w:r w:rsidR="004605FC" w:rsidRPr="00232CA9">
        <w:rPr>
          <w:bCs w:val="0"/>
          <w:sz w:val="24"/>
          <w:szCs w:val="24"/>
          <w:cs/>
        </w:rPr>
        <w:t>भसालाओ वा कंटकबोंदियाए पडिपेहित्ता सयमेव अग</w:t>
      </w:r>
      <w:r w:rsidR="004605FC" w:rsidRPr="00232CA9">
        <w:rPr>
          <w:rFonts w:hint="cs"/>
          <w:bCs w:val="0"/>
          <w:sz w:val="24"/>
          <w:szCs w:val="24"/>
          <w:cs/>
          <w:lang w:bidi="sa-IN"/>
        </w:rPr>
        <w:t>नि</w:t>
      </w:r>
      <w:r w:rsidR="004605FC" w:rsidRPr="00232CA9">
        <w:rPr>
          <w:bCs w:val="0"/>
          <w:sz w:val="24"/>
          <w:szCs w:val="24"/>
          <w:cs/>
        </w:rPr>
        <w:t>काएणं झामेइ अ</w:t>
      </w:r>
      <w:r w:rsidR="004605FC" w:rsidRPr="00232CA9">
        <w:rPr>
          <w:rFonts w:hint="cs"/>
          <w:bCs w:val="0"/>
          <w:sz w:val="24"/>
          <w:szCs w:val="24"/>
          <w:cs/>
          <w:lang w:bidi="sa-IN"/>
        </w:rPr>
        <w:t>न्ने</w:t>
      </w:r>
      <w:r w:rsidR="004605FC" w:rsidRPr="00232CA9">
        <w:rPr>
          <w:bCs w:val="0"/>
          <w:sz w:val="24"/>
          <w:szCs w:val="24"/>
          <w:cs/>
        </w:rPr>
        <w:t>ण वि झामावेइ झामंतं पि अन्नं समणुजाणइ</w:t>
      </w:r>
      <w:r w:rsidR="004605FC" w:rsidRPr="00232CA9">
        <w:rPr>
          <w:rFonts w:hint="cs"/>
          <w:bCs w:val="0"/>
          <w:sz w:val="24"/>
          <w:szCs w:val="24"/>
          <w:cs/>
        </w:rPr>
        <w:t>,</w:t>
      </w:r>
      <w:r w:rsidR="004605FC" w:rsidRPr="00232CA9">
        <w:rPr>
          <w:rFonts w:hint="cs"/>
          <w:bCs w:val="0"/>
          <w:sz w:val="24"/>
          <w:szCs w:val="24"/>
          <w:cs/>
          <w:lang w:bidi="sa-IN"/>
        </w:rPr>
        <w:t xml:space="preserve"> </w:t>
      </w:r>
      <w:r w:rsidR="004605FC" w:rsidRPr="00232CA9">
        <w:rPr>
          <w:bCs w:val="0"/>
          <w:sz w:val="24"/>
          <w:szCs w:val="24"/>
          <w:cs/>
        </w:rPr>
        <w:t xml:space="preserve">इति से महया भवति </w:t>
      </w:r>
      <w:r w:rsidR="004605FC" w:rsidRPr="00232CA9">
        <w:rPr>
          <w:rFonts w:hint="cs"/>
          <w:bCs w:val="0"/>
          <w:sz w:val="24"/>
          <w:szCs w:val="24"/>
          <w:cs/>
        </w:rPr>
        <w:t>।</w:t>
      </w:r>
    </w:p>
    <w:p w:rsidR="004605FC" w:rsidRPr="00232CA9" w:rsidRDefault="00D35E20" w:rsidP="001A17BE">
      <w:pPr>
        <w:pStyle w:val="H4Hindi"/>
        <w:tabs>
          <w:tab w:val="left" w:pos="2250"/>
        </w:tabs>
        <w:spacing w:before="0" w:after="0"/>
        <w:ind w:firstLine="1440"/>
        <w:jc w:val="both"/>
        <w:rPr>
          <w:bCs w:val="0"/>
          <w:sz w:val="24"/>
          <w:szCs w:val="24"/>
          <w:lang w:bidi="sa-IN"/>
        </w:rPr>
      </w:pPr>
      <w:r>
        <w:rPr>
          <w:bCs w:val="0"/>
          <w:sz w:val="24"/>
          <w:szCs w:val="24"/>
          <w:cs/>
        </w:rPr>
        <w:t>से एगइओ केणइ आदा</w:t>
      </w:r>
      <w:r>
        <w:rPr>
          <w:rFonts w:hint="cs"/>
          <w:bCs w:val="0"/>
          <w:sz w:val="24"/>
          <w:szCs w:val="24"/>
          <w:cs/>
        </w:rPr>
        <w:t>नेनं</w:t>
      </w:r>
      <w:r>
        <w:rPr>
          <w:bCs w:val="0"/>
          <w:sz w:val="24"/>
          <w:szCs w:val="24"/>
          <w:cs/>
        </w:rPr>
        <w:t xml:space="preserve"> विरुद्धे समाणे अदुवा खलदा</w:t>
      </w:r>
      <w:r>
        <w:rPr>
          <w:rFonts w:hint="cs"/>
          <w:bCs w:val="0"/>
          <w:sz w:val="24"/>
          <w:szCs w:val="24"/>
          <w:cs/>
        </w:rPr>
        <w:t>नेनं</w:t>
      </w:r>
      <w:r w:rsidR="004605FC" w:rsidRPr="00232CA9">
        <w:rPr>
          <w:bCs w:val="0"/>
          <w:sz w:val="24"/>
          <w:szCs w:val="24"/>
          <w:cs/>
        </w:rPr>
        <w:t xml:space="preserve"> अदुवा सुराथालएणं गाहावईण वा गाहावइपुत्ताणं कुंडलं वा मणिं वा मोत्तियं वा सयमेव अवहरइ अ</w:t>
      </w:r>
      <w:r w:rsidR="004605FC" w:rsidRPr="00232CA9">
        <w:rPr>
          <w:rFonts w:hint="cs"/>
          <w:bCs w:val="0"/>
          <w:sz w:val="24"/>
          <w:szCs w:val="24"/>
          <w:cs/>
          <w:lang w:bidi="sa-IN"/>
        </w:rPr>
        <w:t>न्ने</w:t>
      </w:r>
      <w:r w:rsidR="004605FC" w:rsidRPr="00232CA9">
        <w:rPr>
          <w:bCs w:val="0"/>
          <w:sz w:val="24"/>
          <w:szCs w:val="24"/>
          <w:cs/>
        </w:rPr>
        <w:t>ण वि अवहरावेइ अवहरंतं पि अन्नं समणुजाणइ</w:t>
      </w:r>
      <w:r w:rsidR="004605FC" w:rsidRPr="00232CA9">
        <w:rPr>
          <w:rFonts w:hint="cs"/>
          <w:bCs w:val="0"/>
          <w:sz w:val="24"/>
          <w:szCs w:val="24"/>
          <w:cs/>
        </w:rPr>
        <w:t>,</w:t>
      </w:r>
      <w:r w:rsidR="004605FC" w:rsidRPr="00232CA9">
        <w:rPr>
          <w:rFonts w:hint="cs"/>
          <w:bCs w:val="0"/>
          <w:sz w:val="24"/>
          <w:szCs w:val="24"/>
          <w:cs/>
          <w:lang w:bidi="sa-IN"/>
        </w:rPr>
        <w:t xml:space="preserve"> </w:t>
      </w:r>
      <w:r w:rsidR="004605FC" w:rsidRPr="00232CA9">
        <w:rPr>
          <w:bCs w:val="0"/>
          <w:sz w:val="24"/>
          <w:szCs w:val="24"/>
          <w:cs/>
        </w:rPr>
        <w:t xml:space="preserve">इति से महया </w:t>
      </w:r>
      <w:r w:rsidR="004605FC" w:rsidRPr="00232CA9">
        <w:rPr>
          <w:rFonts w:hint="cs"/>
          <w:bCs w:val="0"/>
          <w:sz w:val="24"/>
          <w:szCs w:val="24"/>
          <w:cs/>
          <w:lang w:bidi="sa-IN"/>
        </w:rPr>
        <w:t xml:space="preserve">जाव </w:t>
      </w:r>
      <w:r w:rsidR="004605FC" w:rsidRPr="00232CA9">
        <w:rPr>
          <w:bCs w:val="0"/>
          <w:sz w:val="24"/>
          <w:szCs w:val="24"/>
          <w:cs/>
        </w:rPr>
        <w:t xml:space="preserve">भवति </w:t>
      </w:r>
      <w:r w:rsidR="004605FC"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से एगइओ केणइ वि आदा</w:t>
      </w:r>
      <w:r w:rsidRPr="00232CA9">
        <w:rPr>
          <w:rFonts w:hint="cs"/>
          <w:bCs w:val="0"/>
          <w:sz w:val="24"/>
          <w:szCs w:val="24"/>
          <w:cs/>
          <w:lang w:bidi="sa-IN"/>
        </w:rPr>
        <w:t>नेन</w:t>
      </w:r>
      <w:r w:rsidRPr="00232CA9">
        <w:rPr>
          <w:rFonts w:hint="cs"/>
          <w:bCs w:val="0"/>
          <w:sz w:val="24"/>
          <w:szCs w:val="24"/>
          <w:cs/>
        </w:rPr>
        <w:t>ं</w:t>
      </w:r>
      <w:r w:rsidRPr="00232CA9">
        <w:rPr>
          <w:bCs w:val="0"/>
          <w:sz w:val="24"/>
          <w:szCs w:val="24"/>
          <w:cs/>
        </w:rPr>
        <w:t xml:space="preserve"> विरुद्धे समाणे </w:t>
      </w:r>
      <w:r w:rsidRPr="00232CA9">
        <w:rPr>
          <w:rFonts w:hint="cs"/>
          <w:bCs w:val="0"/>
          <w:sz w:val="24"/>
          <w:szCs w:val="24"/>
          <w:cs/>
          <w:lang w:bidi="sa-IN"/>
        </w:rPr>
        <w:t>अदुवा खलदानेन</w:t>
      </w:r>
      <w:r w:rsidR="00D35E20">
        <w:rPr>
          <w:rFonts w:hint="cs"/>
          <w:bCs w:val="0"/>
          <w:sz w:val="24"/>
          <w:szCs w:val="24"/>
          <w:cs/>
        </w:rPr>
        <w:t>ं</w:t>
      </w:r>
      <w:r w:rsidRPr="00232CA9">
        <w:rPr>
          <w:rFonts w:hint="cs"/>
          <w:bCs w:val="0"/>
          <w:sz w:val="24"/>
          <w:szCs w:val="24"/>
          <w:cs/>
          <w:lang w:bidi="sa-IN"/>
        </w:rPr>
        <w:t xml:space="preserve"> अदुवा सुराथालएणं </w:t>
      </w:r>
      <w:r w:rsidRPr="00232CA9">
        <w:rPr>
          <w:bCs w:val="0"/>
          <w:sz w:val="24"/>
          <w:szCs w:val="24"/>
          <w:cs/>
        </w:rPr>
        <w:t xml:space="preserve">समणाणं वा माहणाणं वा दंडगं वा छत्तगं वा भंडगं वा मत्तगं वा लट्ठिगं वा भिसिगं वा चेलगं वा चिलिमिलिगं वा चम्मगं वा चम्मछेयण्णं वा चम्मकोसियं वा सयमेव अवइरइ </w:t>
      </w:r>
      <w:r w:rsidRPr="00232CA9">
        <w:rPr>
          <w:rFonts w:hint="cs"/>
          <w:bCs w:val="0"/>
          <w:sz w:val="24"/>
          <w:szCs w:val="24"/>
          <w:cs/>
          <w:lang w:bidi="sa-IN"/>
        </w:rPr>
        <w:t xml:space="preserve">जाव </w:t>
      </w:r>
      <w:r w:rsidRPr="00232CA9">
        <w:rPr>
          <w:bCs w:val="0"/>
          <w:sz w:val="24"/>
          <w:szCs w:val="24"/>
          <w:cs/>
        </w:rPr>
        <w:t>समणुजाणइ</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 xml:space="preserve">इति से महया </w:t>
      </w:r>
      <w:r w:rsidRPr="00232CA9">
        <w:rPr>
          <w:rFonts w:hint="cs"/>
          <w:bCs w:val="0"/>
          <w:sz w:val="24"/>
          <w:szCs w:val="24"/>
          <w:cs/>
          <w:lang w:bidi="sa-IN"/>
        </w:rPr>
        <w:t xml:space="preserve">जाव </w:t>
      </w:r>
      <w:r w:rsidRPr="00232CA9">
        <w:rPr>
          <w:bCs w:val="0"/>
          <w:sz w:val="24"/>
          <w:szCs w:val="24"/>
          <w:cs/>
        </w:rPr>
        <w:t xml:space="preserve">उवक्खाइत्ता भवति </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से एगइओ नो वितिगिंछइ</w:t>
      </w:r>
      <w:r w:rsidRPr="00232CA9">
        <w:rPr>
          <w:rFonts w:hint="cs"/>
          <w:bCs w:val="0"/>
          <w:sz w:val="24"/>
          <w:szCs w:val="24"/>
          <w:cs/>
          <w:lang w:bidi="sa-IN"/>
        </w:rPr>
        <w:t>, तं</w:t>
      </w:r>
      <w:r w:rsidRPr="00232CA9">
        <w:rPr>
          <w:rFonts w:hint="cs"/>
          <w:bCs w:val="0"/>
          <w:sz w:val="24"/>
          <w:szCs w:val="24"/>
          <w:cs/>
        </w:rPr>
        <w:t xml:space="preserve"> </w:t>
      </w:r>
      <w:r w:rsidRPr="00232CA9">
        <w:rPr>
          <w:bCs w:val="0"/>
          <w:sz w:val="24"/>
          <w:szCs w:val="24"/>
          <w:cs/>
        </w:rPr>
        <w:t>गाहावईण वा गाहावइपुत्ताण वा सयमेव अग</w:t>
      </w:r>
      <w:r w:rsidRPr="00232CA9">
        <w:rPr>
          <w:rFonts w:hint="cs"/>
          <w:bCs w:val="0"/>
          <w:sz w:val="24"/>
          <w:szCs w:val="24"/>
          <w:cs/>
          <w:lang w:bidi="sa-IN"/>
        </w:rPr>
        <w:t>नि</w:t>
      </w:r>
      <w:r w:rsidRPr="00232CA9">
        <w:rPr>
          <w:bCs w:val="0"/>
          <w:sz w:val="24"/>
          <w:szCs w:val="24"/>
          <w:cs/>
        </w:rPr>
        <w:t xml:space="preserve">काएणं ओसहीओ झामेइ </w:t>
      </w:r>
      <w:r w:rsidRPr="00232CA9">
        <w:rPr>
          <w:rFonts w:hint="cs"/>
          <w:bCs w:val="0"/>
          <w:sz w:val="24"/>
          <w:szCs w:val="24"/>
          <w:cs/>
          <w:lang w:bidi="sa-IN"/>
        </w:rPr>
        <w:t xml:space="preserve">जाव </w:t>
      </w:r>
      <w:r w:rsidRPr="00232CA9">
        <w:rPr>
          <w:bCs w:val="0"/>
          <w:sz w:val="24"/>
          <w:szCs w:val="24"/>
          <w:cs/>
        </w:rPr>
        <w:t>झामेंतं पि अन्नं समणुजाणइ</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 xml:space="preserve">इति से महया </w:t>
      </w:r>
      <w:r w:rsidRPr="00232CA9">
        <w:rPr>
          <w:rFonts w:hint="cs"/>
          <w:bCs w:val="0"/>
          <w:sz w:val="24"/>
          <w:szCs w:val="24"/>
          <w:cs/>
          <w:lang w:bidi="sa-IN"/>
        </w:rPr>
        <w:t xml:space="preserve">जाव </w:t>
      </w:r>
      <w:r w:rsidRPr="00232CA9">
        <w:rPr>
          <w:bCs w:val="0"/>
          <w:sz w:val="24"/>
          <w:szCs w:val="24"/>
          <w:cs/>
        </w:rPr>
        <w:t xml:space="preserve">उवक्खाइत्ता भवति </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से एगइओ नो वितिगिंछइ-</w:t>
      </w:r>
      <w:r w:rsidRPr="00232CA9">
        <w:rPr>
          <w:rFonts w:hint="cs"/>
          <w:bCs w:val="0"/>
          <w:sz w:val="24"/>
          <w:szCs w:val="24"/>
          <w:cs/>
          <w:lang w:bidi="sa-IN"/>
        </w:rPr>
        <w:t xml:space="preserve"> तं जहा </w:t>
      </w:r>
      <w:r w:rsidRPr="00232CA9">
        <w:rPr>
          <w:bCs w:val="0"/>
          <w:sz w:val="24"/>
          <w:szCs w:val="24"/>
          <w:cs/>
        </w:rPr>
        <w:t>गाहावईण वा गाहावइपुत्ताण वा उट्ठाण वा गोणाण वा घोडगाण वा गद्दभाण वा सयमेव घूराओ कप्पेइ अ</w:t>
      </w:r>
      <w:r w:rsidRPr="00232CA9">
        <w:rPr>
          <w:rFonts w:hint="cs"/>
          <w:bCs w:val="0"/>
          <w:sz w:val="24"/>
          <w:szCs w:val="24"/>
          <w:cs/>
          <w:lang w:bidi="sa-IN"/>
        </w:rPr>
        <w:t>न्ने</w:t>
      </w:r>
      <w:r w:rsidRPr="00232CA9">
        <w:rPr>
          <w:bCs w:val="0"/>
          <w:sz w:val="24"/>
          <w:szCs w:val="24"/>
          <w:cs/>
        </w:rPr>
        <w:t>ण वि कप्पावेइ अन्नं पि कप्पंतं समणुजाणई-</w:t>
      </w:r>
      <w:r w:rsidRPr="00232CA9">
        <w:rPr>
          <w:rFonts w:hint="cs"/>
          <w:bCs w:val="0"/>
          <w:sz w:val="24"/>
          <w:szCs w:val="24"/>
          <w:cs/>
          <w:lang w:bidi="sa-IN"/>
        </w:rPr>
        <w:t xml:space="preserve"> </w:t>
      </w:r>
      <w:r w:rsidRPr="00232CA9">
        <w:rPr>
          <w:bCs w:val="0"/>
          <w:sz w:val="24"/>
          <w:szCs w:val="24"/>
          <w:cs/>
        </w:rPr>
        <w:t>इति से महया पावकम्मेहिं अत्ताणं उवक्खाइत्ता भवति</w:t>
      </w:r>
      <w:r w:rsidRPr="00232CA9">
        <w:rPr>
          <w:rFonts w:hint="cs"/>
          <w:bCs w:val="0"/>
          <w:sz w:val="24"/>
          <w:szCs w:val="24"/>
          <w:cs/>
          <w:lang w:bidi="sa-IN"/>
        </w:rPr>
        <w:t>,</w:t>
      </w:r>
      <w:r w:rsidRPr="00232CA9">
        <w:rPr>
          <w:bCs w:val="0"/>
          <w:sz w:val="24"/>
          <w:szCs w:val="24"/>
          <w:cs/>
        </w:rPr>
        <w:t xml:space="preserve"> </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से एगइओ नो वितिगिंछइ-</w:t>
      </w:r>
      <w:r w:rsidRPr="00232CA9">
        <w:rPr>
          <w:rFonts w:hint="cs"/>
          <w:bCs w:val="0"/>
          <w:sz w:val="24"/>
          <w:szCs w:val="24"/>
          <w:cs/>
          <w:lang w:bidi="sa-IN"/>
        </w:rPr>
        <w:t xml:space="preserve"> तं जहा-</w:t>
      </w:r>
      <w:r w:rsidRPr="00232CA9">
        <w:rPr>
          <w:rFonts w:hint="cs"/>
          <w:bCs w:val="0"/>
          <w:sz w:val="24"/>
          <w:szCs w:val="24"/>
          <w:cs/>
        </w:rPr>
        <w:t xml:space="preserve"> </w:t>
      </w:r>
      <w:r w:rsidRPr="00232CA9">
        <w:rPr>
          <w:bCs w:val="0"/>
          <w:sz w:val="24"/>
          <w:szCs w:val="24"/>
          <w:cs/>
        </w:rPr>
        <w:t xml:space="preserve">गाहावईण वा गाहावइपुत्ताण वा </w:t>
      </w:r>
      <w:r w:rsidR="00D35E20">
        <w:rPr>
          <w:rFonts w:hint="cs"/>
          <w:bCs w:val="0"/>
          <w:sz w:val="24"/>
          <w:szCs w:val="24"/>
          <w:cs/>
        </w:rPr>
        <w:t>उ</w:t>
      </w:r>
      <w:r w:rsidRPr="00232CA9">
        <w:rPr>
          <w:bCs w:val="0"/>
          <w:sz w:val="24"/>
          <w:szCs w:val="24"/>
          <w:cs/>
        </w:rPr>
        <w:t xml:space="preserve">ट्टसालाओ वा </w:t>
      </w:r>
      <w:r w:rsidRPr="00232CA9">
        <w:rPr>
          <w:rFonts w:hint="cs"/>
          <w:bCs w:val="0"/>
          <w:sz w:val="24"/>
          <w:szCs w:val="24"/>
          <w:cs/>
          <w:lang w:bidi="sa-IN"/>
        </w:rPr>
        <w:t xml:space="preserve">जाव </w:t>
      </w:r>
      <w:r w:rsidRPr="00232CA9">
        <w:rPr>
          <w:bCs w:val="0"/>
          <w:sz w:val="24"/>
          <w:szCs w:val="24"/>
          <w:cs/>
        </w:rPr>
        <w:t>गद्दभसालाओ वा कंटकबोंदियाए पडिपेहित्ता सयमेव अग</w:t>
      </w:r>
      <w:r w:rsidRPr="00232CA9">
        <w:rPr>
          <w:rFonts w:hint="cs"/>
          <w:bCs w:val="0"/>
          <w:sz w:val="24"/>
          <w:szCs w:val="24"/>
          <w:cs/>
          <w:lang w:bidi="sa-IN"/>
        </w:rPr>
        <w:t>नि</w:t>
      </w:r>
      <w:r w:rsidRPr="00232CA9">
        <w:rPr>
          <w:bCs w:val="0"/>
          <w:sz w:val="24"/>
          <w:szCs w:val="24"/>
          <w:cs/>
        </w:rPr>
        <w:t xml:space="preserve">काएणं झामेइ </w:t>
      </w:r>
      <w:r w:rsidRPr="00232CA9">
        <w:rPr>
          <w:rFonts w:hint="cs"/>
          <w:bCs w:val="0"/>
          <w:sz w:val="24"/>
          <w:szCs w:val="24"/>
          <w:cs/>
          <w:lang w:bidi="sa-IN"/>
        </w:rPr>
        <w:t xml:space="preserve">जाव </w:t>
      </w:r>
      <w:r w:rsidRPr="00232CA9">
        <w:rPr>
          <w:bCs w:val="0"/>
          <w:sz w:val="24"/>
          <w:szCs w:val="24"/>
          <w:cs/>
        </w:rPr>
        <w:t>समणुजाणइ</w:t>
      </w:r>
      <w:r w:rsidRPr="00232CA9">
        <w:rPr>
          <w:rFonts w:hint="cs"/>
          <w:bCs w:val="0"/>
          <w:sz w:val="24"/>
          <w:szCs w:val="24"/>
          <w:cs/>
        </w:rPr>
        <w:t>,</w:t>
      </w:r>
    </w:p>
    <w:p w:rsidR="009D0084" w:rsidRDefault="004605FC" w:rsidP="009D0084">
      <w:pPr>
        <w:pStyle w:val="PlainHindi"/>
        <w:tabs>
          <w:tab w:val="left" w:pos="2250"/>
        </w:tabs>
        <w:spacing w:after="0"/>
        <w:ind w:firstLine="1440"/>
        <w:jc w:val="distribute"/>
        <w:rPr>
          <w:sz w:val="24"/>
          <w:szCs w:val="24"/>
        </w:rPr>
      </w:pPr>
      <w:r w:rsidRPr="00232CA9">
        <w:rPr>
          <w:sz w:val="24"/>
          <w:szCs w:val="24"/>
          <w:cs/>
        </w:rPr>
        <w:t>से एगइओ नो वितिगिंछइ-</w:t>
      </w:r>
      <w:r w:rsidRPr="00232CA9">
        <w:rPr>
          <w:rFonts w:hint="cs"/>
          <w:sz w:val="24"/>
          <w:szCs w:val="24"/>
          <w:cs/>
          <w:lang w:bidi="sa-IN"/>
        </w:rPr>
        <w:t xml:space="preserve"> तं जहा-</w:t>
      </w:r>
      <w:r w:rsidRPr="00232CA9">
        <w:rPr>
          <w:sz w:val="24"/>
          <w:szCs w:val="24"/>
          <w:cs/>
        </w:rPr>
        <w:t xml:space="preserve">गाहावईण वा गाहावइपुत्ताण वा कुंडलं वा मणिं वा मोत्तियं वा सयमेव अवहरइ </w:t>
      </w:r>
      <w:r w:rsidRPr="00232CA9">
        <w:rPr>
          <w:rFonts w:hint="cs"/>
          <w:sz w:val="24"/>
          <w:szCs w:val="24"/>
          <w:cs/>
          <w:lang w:bidi="sa-IN"/>
        </w:rPr>
        <w:t xml:space="preserve">जाव </w:t>
      </w:r>
      <w:r w:rsidRPr="00232CA9">
        <w:rPr>
          <w:sz w:val="24"/>
          <w:szCs w:val="24"/>
          <w:cs/>
        </w:rPr>
        <w:t>समणुजाणइ</w:t>
      </w:r>
      <w:r w:rsidRPr="00232CA9">
        <w:rPr>
          <w:rFonts w:hint="cs"/>
          <w:sz w:val="24"/>
          <w:szCs w:val="24"/>
          <w:cs/>
        </w:rPr>
        <w:t>,</w:t>
      </w:r>
      <w:r w:rsidRPr="00232CA9">
        <w:rPr>
          <w:sz w:val="24"/>
          <w:szCs w:val="24"/>
          <w:cs/>
        </w:rPr>
        <w:t xml:space="preserve"> से एगइओ नो वितिगिंछइ-</w:t>
      </w:r>
      <w:r w:rsidRPr="00232CA9">
        <w:rPr>
          <w:rFonts w:hint="cs"/>
          <w:sz w:val="24"/>
          <w:szCs w:val="24"/>
          <w:cs/>
          <w:lang w:bidi="sa-IN"/>
        </w:rPr>
        <w:t>तं जहा-</w:t>
      </w:r>
      <w:r w:rsidRPr="00232CA9">
        <w:rPr>
          <w:sz w:val="24"/>
          <w:szCs w:val="24"/>
          <w:cs/>
        </w:rPr>
        <w:t xml:space="preserve">समणाण वा माहणाण वा </w:t>
      </w:r>
      <w:r w:rsidRPr="00232CA9">
        <w:rPr>
          <w:rFonts w:hint="cs"/>
          <w:sz w:val="24"/>
          <w:szCs w:val="24"/>
          <w:cs/>
          <w:lang w:bidi="sa-IN"/>
        </w:rPr>
        <w:t xml:space="preserve">छत्तगं वा </w:t>
      </w:r>
      <w:r w:rsidRPr="00232CA9">
        <w:rPr>
          <w:sz w:val="24"/>
          <w:szCs w:val="24"/>
          <w:cs/>
        </w:rPr>
        <w:t xml:space="preserve">दंडगं वा </w:t>
      </w:r>
      <w:r w:rsidRPr="00232CA9">
        <w:rPr>
          <w:rFonts w:hint="cs"/>
          <w:sz w:val="24"/>
          <w:szCs w:val="24"/>
          <w:cs/>
          <w:lang w:bidi="sa-IN"/>
        </w:rPr>
        <w:t xml:space="preserve">जाव </w:t>
      </w:r>
      <w:r w:rsidRPr="00232CA9">
        <w:rPr>
          <w:sz w:val="24"/>
          <w:szCs w:val="24"/>
          <w:cs/>
        </w:rPr>
        <w:t xml:space="preserve">चम्मछेयण्गं वा सयमेव अवहरइ </w:t>
      </w:r>
      <w:r w:rsidRPr="00232CA9">
        <w:rPr>
          <w:rFonts w:hint="cs"/>
          <w:sz w:val="24"/>
          <w:szCs w:val="24"/>
          <w:cs/>
          <w:lang w:bidi="sa-IN"/>
        </w:rPr>
        <w:t xml:space="preserve">जाव </w:t>
      </w:r>
      <w:r w:rsidRPr="00232CA9">
        <w:rPr>
          <w:sz w:val="24"/>
          <w:szCs w:val="24"/>
          <w:cs/>
        </w:rPr>
        <w:t>समणुजाणइ</w:t>
      </w:r>
      <w:r w:rsidRPr="00232CA9">
        <w:rPr>
          <w:rFonts w:hint="cs"/>
          <w:sz w:val="24"/>
          <w:szCs w:val="24"/>
          <w:cs/>
        </w:rPr>
        <w:t>,</w:t>
      </w:r>
      <w:r w:rsidRPr="00232CA9">
        <w:rPr>
          <w:rFonts w:hint="cs"/>
          <w:sz w:val="24"/>
          <w:szCs w:val="24"/>
          <w:cs/>
          <w:lang w:bidi="sa-IN"/>
        </w:rPr>
        <w:t xml:space="preserve"> </w:t>
      </w:r>
      <w:r w:rsidRPr="00232CA9">
        <w:rPr>
          <w:sz w:val="24"/>
          <w:szCs w:val="24"/>
          <w:cs/>
        </w:rPr>
        <w:t xml:space="preserve">इति से महया </w:t>
      </w:r>
      <w:r w:rsidRPr="00232CA9">
        <w:rPr>
          <w:rFonts w:hint="cs"/>
          <w:sz w:val="24"/>
          <w:szCs w:val="24"/>
          <w:cs/>
          <w:lang w:bidi="sa-IN"/>
        </w:rPr>
        <w:t xml:space="preserve">जाव </w:t>
      </w:r>
    </w:p>
    <w:p w:rsidR="001936AC" w:rsidRDefault="001936AC" w:rsidP="001936AC">
      <w:pPr>
        <w:spacing w:after="0" w:line="240" w:lineRule="auto"/>
        <w:ind w:right="1708"/>
        <w:contextualSpacing/>
        <w:rPr>
          <w:rFonts w:cs="Mangal"/>
          <w:sz w:val="24"/>
          <w:szCs w:val="24"/>
        </w:rPr>
      </w:pPr>
      <w:r>
        <w:rPr>
          <w:rFonts w:cs="Mangal" w:hint="cs"/>
          <w:sz w:val="24"/>
          <w:szCs w:val="24"/>
          <w:cs/>
        </w:rPr>
        <w:lastRenderedPageBreak/>
        <w:t>सुयक्खंधो-२, अज्झयणं-२, उद्देसो-</w:t>
      </w:r>
    </w:p>
    <w:tbl>
      <w:tblPr>
        <w:tblW w:w="10140" w:type="dxa"/>
        <w:tblInd w:w="93" w:type="dxa"/>
        <w:tblBorders>
          <w:top w:val="single" w:sz="4" w:space="0" w:color="auto"/>
        </w:tblBorders>
        <w:tblLook w:val="04A0"/>
      </w:tblPr>
      <w:tblGrid>
        <w:gridCol w:w="10140"/>
      </w:tblGrid>
      <w:tr w:rsidR="001936AC" w:rsidTr="00A43EF4">
        <w:trPr>
          <w:trHeight w:val="228"/>
        </w:trPr>
        <w:tc>
          <w:tcPr>
            <w:tcW w:w="10140" w:type="dxa"/>
            <w:tcBorders>
              <w:top w:val="single" w:sz="4" w:space="0" w:color="FF0000"/>
              <w:left w:val="nil"/>
              <w:bottom w:val="nil"/>
              <w:right w:val="nil"/>
            </w:tcBorders>
          </w:tcPr>
          <w:p w:rsidR="001936AC" w:rsidRDefault="001936A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9D0084">
      <w:pPr>
        <w:pStyle w:val="PlainHindi"/>
        <w:tabs>
          <w:tab w:val="left" w:pos="2250"/>
        </w:tabs>
        <w:spacing w:after="0"/>
        <w:jc w:val="both"/>
        <w:rPr>
          <w:sz w:val="24"/>
          <w:szCs w:val="24"/>
        </w:rPr>
      </w:pPr>
      <w:r w:rsidRPr="00232CA9">
        <w:rPr>
          <w:sz w:val="24"/>
          <w:szCs w:val="24"/>
          <w:cs/>
        </w:rPr>
        <w:t xml:space="preserve">उवक्खाइत्ता भवति </w:t>
      </w:r>
      <w:r w:rsidRPr="00232CA9">
        <w:rPr>
          <w:rFonts w:hint="cs"/>
          <w:sz w:val="24"/>
          <w:szCs w:val="24"/>
          <w:cs/>
        </w:rPr>
        <w:t>।</w:t>
      </w:r>
    </w:p>
    <w:p w:rsidR="004605FC" w:rsidRPr="00232CA9" w:rsidRDefault="004605FC" w:rsidP="001A17BE">
      <w:pPr>
        <w:pStyle w:val="PlainHindi"/>
        <w:tabs>
          <w:tab w:val="left" w:pos="2250"/>
        </w:tabs>
        <w:spacing w:after="0"/>
        <w:ind w:firstLine="1440"/>
        <w:jc w:val="both"/>
        <w:rPr>
          <w:sz w:val="24"/>
          <w:szCs w:val="24"/>
          <w:lang w:bidi="sa-IN"/>
        </w:rPr>
      </w:pPr>
      <w:r w:rsidRPr="00232CA9">
        <w:rPr>
          <w:sz w:val="24"/>
          <w:szCs w:val="24"/>
          <w:cs/>
        </w:rPr>
        <w:t>से एगइओ समणं वा माहणं वा दिस्सा ना</w:t>
      </w:r>
      <w:r w:rsidRPr="00232CA9">
        <w:rPr>
          <w:rFonts w:hint="cs"/>
          <w:sz w:val="24"/>
          <w:szCs w:val="24"/>
          <w:cs/>
        </w:rPr>
        <w:t>ना</w:t>
      </w:r>
      <w:r w:rsidRPr="00232CA9">
        <w:rPr>
          <w:sz w:val="24"/>
          <w:szCs w:val="24"/>
          <w:cs/>
        </w:rPr>
        <w:t>विहेहिं पावेहिं कम्मेहिं अत्ताणं उवक्खाइत्ता भवइ</w:t>
      </w:r>
      <w:r w:rsidRPr="00232CA9">
        <w:rPr>
          <w:rFonts w:hint="cs"/>
          <w:sz w:val="24"/>
          <w:szCs w:val="24"/>
          <w:cs/>
          <w:lang w:bidi="sa-IN"/>
        </w:rPr>
        <w:t>,</w:t>
      </w:r>
      <w:r w:rsidRPr="00232CA9">
        <w:rPr>
          <w:sz w:val="24"/>
          <w:szCs w:val="24"/>
          <w:cs/>
        </w:rPr>
        <w:t xml:space="preserve"> अदुवा णं अच्छराए आफालित्ता भवइ</w:t>
      </w:r>
      <w:r w:rsidRPr="00232CA9">
        <w:rPr>
          <w:rFonts w:hint="cs"/>
          <w:sz w:val="24"/>
          <w:szCs w:val="24"/>
          <w:cs/>
          <w:lang w:bidi="sa-IN"/>
        </w:rPr>
        <w:t>,</w:t>
      </w:r>
      <w:r w:rsidRPr="00232CA9">
        <w:rPr>
          <w:sz w:val="24"/>
          <w:szCs w:val="24"/>
          <w:cs/>
        </w:rPr>
        <w:t xml:space="preserve"> अदुवा णं फरुसं वदित्ता भवइ</w:t>
      </w:r>
      <w:r w:rsidRPr="00232CA9">
        <w:rPr>
          <w:rFonts w:hint="cs"/>
          <w:sz w:val="24"/>
          <w:szCs w:val="24"/>
          <w:cs/>
          <w:lang w:bidi="sa-IN"/>
        </w:rPr>
        <w:t>,</w:t>
      </w:r>
      <w:r w:rsidRPr="00232CA9">
        <w:rPr>
          <w:sz w:val="24"/>
          <w:szCs w:val="24"/>
          <w:cs/>
        </w:rPr>
        <w:t xml:space="preserve"> कालेण वि से अ</w:t>
      </w:r>
      <w:r w:rsidRPr="00232CA9">
        <w:rPr>
          <w:rFonts w:hint="cs"/>
          <w:sz w:val="24"/>
          <w:szCs w:val="24"/>
          <w:cs/>
          <w:lang w:bidi="sa-IN"/>
        </w:rPr>
        <w:t>नु</w:t>
      </w:r>
      <w:r w:rsidRPr="00232CA9">
        <w:rPr>
          <w:sz w:val="24"/>
          <w:szCs w:val="24"/>
          <w:cs/>
        </w:rPr>
        <w:t>पविट्ठस्स अस</w:t>
      </w:r>
      <w:r w:rsidRPr="00232CA9">
        <w:rPr>
          <w:rFonts w:hint="cs"/>
          <w:sz w:val="24"/>
          <w:szCs w:val="24"/>
          <w:cs/>
          <w:lang w:bidi="sa-IN"/>
        </w:rPr>
        <w:t>नं</w:t>
      </w:r>
      <w:r w:rsidRPr="00232CA9">
        <w:rPr>
          <w:sz w:val="24"/>
          <w:szCs w:val="24"/>
          <w:cs/>
        </w:rPr>
        <w:t xml:space="preserve"> वा पा</w:t>
      </w:r>
      <w:r w:rsidRPr="00232CA9">
        <w:rPr>
          <w:rFonts w:hint="cs"/>
          <w:sz w:val="24"/>
          <w:szCs w:val="24"/>
          <w:cs/>
          <w:lang w:bidi="sa-IN"/>
        </w:rPr>
        <w:t>नं</w:t>
      </w:r>
      <w:r w:rsidRPr="00232CA9">
        <w:rPr>
          <w:sz w:val="24"/>
          <w:szCs w:val="24"/>
          <w:cs/>
        </w:rPr>
        <w:t xml:space="preserve"> वा खाइमं वा साइमं वा नो दवावेत्ता भवति </w:t>
      </w:r>
      <w:r w:rsidRPr="00232CA9">
        <w:rPr>
          <w:rFonts w:hint="cs"/>
          <w:sz w:val="24"/>
          <w:szCs w:val="24"/>
          <w:cs/>
        </w:rPr>
        <w:t>।</w:t>
      </w:r>
    </w:p>
    <w:p w:rsidR="004605FC" w:rsidRPr="00232CA9" w:rsidRDefault="004605FC" w:rsidP="001A17BE">
      <w:pPr>
        <w:pStyle w:val="PlainHindi"/>
        <w:tabs>
          <w:tab w:val="left" w:pos="2250"/>
        </w:tabs>
        <w:spacing w:after="0"/>
        <w:ind w:firstLine="1440"/>
        <w:jc w:val="both"/>
        <w:rPr>
          <w:sz w:val="24"/>
          <w:szCs w:val="24"/>
        </w:rPr>
      </w:pPr>
      <w:r w:rsidRPr="00232CA9">
        <w:rPr>
          <w:sz w:val="24"/>
          <w:szCs w:val="24"/>
          <w:cs/>
        </w:rPr>
        <w:t>जे इमे भवंति-</w:t>
      </w:r>
      <w:r w:rsidRPr="00232CA9">
        <w:rPr>
          <w:rFonts w:hint="cs"/>
          <w:sz w:val="24"/>
          <w:szCs w:val="24"/>
          <w:cs/>
          <w:lang w:bidi="sa-IN"/>
        </w:rPr>
        <w:t xml:space="preserve"> </w:t>
      </w:r>
      <w:r w:rsidRPr="00232CA9">
        <w:rPr>
          <w:sz w:val="24"/>
          <w:szCs w:val="24"/>
          <w:cs/>
        </w:rPr>
        <w:t xml:space="preserve">वोण्णमंता भारक्कंता अलसगा वसलगा किवणगा समणगा </w:t>
      </w:r>
      <w:r w:rsidRPr="00232CA9">
        <w:rPr>
          <w:rFonts w:hint="cs"/>
          <w:sz w:val="24"/>
          <w:szCs w:val="24"/>
          <w:cs/>
        </w:rPr>
        <w:t xml:space="preserve">पव्वयंति </w:t>
      </w:r>
      <w:r w:rsidRPr="00232CA9">
        <w:rPr>
          <w:sz w:val="24"/>
          <w:szCs w:val="24"/>
          <w:cs/>
        </w:rPr>
        <w:t>ते इणमेव जीवितं धिज्जीवियं संपडिबूहेंति</w:t>
      </w:r>
      <w:r w:rsidRPr="00232CA9">
        <w:rPr>
          <w:rFonts w:hint="cs"/>
          <w:sz w:val="24"/>
          <w:szCs w:val="24"/>
          <w:cs/>
          <w:lang w:bidi="sa-IN"/>
        </w:rPr>
        <w:t>,</w:t>
      </w:r>
      <w:r w:rsidRPr="00232CA9">
        <w:rPr>
          <w:sz w:val="24"/>
          <w:szCs w:val="24"/>
          <w:cs/>
        </w:rPr>
        <w:t xml:space="preserve"> नाइ ते पारलोइयस्स </w:t>
      </w:r>
      <w:r w:rsidRPr="00232CA9">
        <w:rPr>
          <w:rFonts w:hint="cs"/>
          <w:sz w:val="24"/>
          <w:szCs w:val="24"/>
          <w:cs/>
          <w:lang w:bidi="sa-IN"/>
        </w:rPr>
        <w:t xml:space="preserve">अट्ठाए </w:t>
      </w:r>
      <w:r w:rsidRPr="00232CA9">
        <w:rPr>
          <w:sz w:val="24"/>
          <w:szCs w:val="24"/>
          <w:cs/>
        </w:rPr>
        <w:t>किंचि वि सिलिस्संति</w:t>
      </w:r>
      <w:r w:rsidRPr="00232CA9">
        <w:rPr>
          <w:rFonts w:hint="cs"/>
          <w:sz w:val="24"/>
          <w:szCs w:val="24"/>
          <w:cs/>
          <w:lang w:bidi="sa-IN"/>
        </w:rPr>
        <w:t>,</w:t>
      </w:r>
      <w:r w:rsidRPr="00232CA9">
        <w:rPr>
          <w:sz w:val="24"/>
          <w:szCs w:val="24"/>
          <w:cs/>
        </w:rPr>
        <w:t xml:space="preserve"> ते दुक्खंति ते सोयंति ते जूरंति ते तिप्पंति ते पिट्टंति ते परितप्पंति ते दुक्खण-जूरण-सोयण-तिप्पण-पिट्टण-परितप्पण-वह-बंध</w:t>
      </w:r>
      <w:r w:rsidRPr="00232CA9">
        <w:rPr>
          <w:rFonts w:hint="cs"/>
          <w:sz w:val="24"/>
          <w:szCs w:val="24"/>
          <w:cs/>
          <w:lang w:bidi="sa-IN"/>
        </w:rPr>
        <w:t>न</w:t>
      </w:r>
      <w:r w:rsidRPr="00232CA9">
        <w:rPr>
          <w:sz w:val="24"/>
          <w:szCs w:val="24"/>
          <w:cs/>
        </w:rPr>
        <w:t>-परिकिलेसाओ अपडिविरता भवंति</w:t>
      </w:r>
      <w:r w:rsidRPr="00232CA9">
        <w:rPr>
          <w:rFonts w:hint="cs"/>
          <w:sz w:val="24"/>
          <w:szCs w:val="24"/>
          <w:cs/>
          <w:lang w:bidi="sa-IN"/>
        </w:rPr>
        <w:t>,</w:t>
      </w:r>
      <w:r w:rsidRPr="00232CA9">
        <w:rPr>
          <w:sz w:val="24"/>
          <w:szCs w:val="24"/>
          <w:cs/>
        </w:rPr>
        <w:t xml:space="preserve"> ते महता आरंभेण ते महता समारंभेण ते महता आरंभसमारंभेण विरूवरूवेहिं पावकम्म-</w:t>
      </w:r>
      <w:r w:rsidRPr="00232CA9">
        <w:rPr>
          <w:rFonts w:hint="cs"/>
          <w:sz w:val="24"/>
          <w:szCs w:val="24"/>
          <w:cs/>
          <w:lang w:bidi="sa-IN"/>
        </w:rPr>
        <w:t>कि</w:t>
      </w:r>
      <w:r w:rsidRPr="00232CA9">
        <w:rPr>
          <w:sz w:val="24"/>
          <w:szCs w:val="24"/>
          <w:cs/>
        </w:rPr>
        <w:t>च्चेहिं उरालाइं माणुस्सगाइं भोगभोगाइं भुंजित्तारो भवंति</w:t>
      </w:r>
      <w:r w:rsidRPr="00232CA9">
        <w:rPr>
          <w:rFonts w:hint="cs"/>
          <w:sz w:val="24"/>
          <w:szCs w:val="24"/>
          <w:cs/>
          <w:lang w:bidi="sa-IN"/>
        </w:rPr>
        <w:t>,</w:t>
      </w:r>
      <w:r w:rsidRPr="00232CA9">
        <w:rPr>
          <w:rFonts w:hint="cs"/>
          <w:sz w:val="24"/>
          <w:szCs w:val="24"/>
          <w:cs/>
        </w:rPr>
        <w:t xml:space="preserve"> </w:t>
      </w:r>
      <w:r w:rsidR="00066E4B">
        <w:rPr>
          <w:rFonts w:hint="cs"/>
          <w:sz w:val="24"/>
          <w:szCs w:val="24"/>
          <w:cs/>
        </w:rPr>
        <w:t xml:space="preserve">               </w:t>
      </w:r>
    </w:p>
    <w:p w:rsidR="004605FC" w:rsidRPr="00232CA9" w:rsidRDefault="00066E4B" w:rsidP="001A17BE">
      <w:pPr>
        <w:pStyle w:val="PlainHindi"/>
        <w:tabs>
          <w:tab w:val="left" w:pos="2250"/>
        </w:tabs>
        <w:spacing w:after="0"/>
        <w:ind w:firstLine="1440"/>
        <w:jc w:val="both"/>
        <w:rPr>
          <w:sz w:val="24"/>
          <w:szCs w:val="24"/>
          <w:lang w:bidi="sa-IN"/>
        </w:rPr>
      </w:pPr>
      <w:r>
        <w:rPr>
          <w:rFonts w:hint="cs"/>
          <w:sz w:val="24"/>
          <w:szCs w:val="24"/>
          <w:cs/>
        </w:rPr>
        <w:t xml:space="preserve">तं जहा- </w:t>
      </w:r>
      <w:r w:rsidR="004605FC" w:rsidRPr="00232CA9">
        <w:rPr>
          <w:sz w:val="24"/>
          <w:szCs w:val="24"/>
          <w:cs/>
        </w:rPr>
        <w:t>अन्नं अन्नकाले पा</w:t>
      </w:r>
      <w:r w:rsidR="004605FC" w:rsidRPr="00232CA9">
        <w:rPr>
          <w:rFonts w:hint="cs"/>
          <w:sz w:val="24"/>
          <w:szCs w:val="24"/>
          <w:cs/>
          <w:lang w:bidi="sa-IN"/>
        </w:rPr>
        <w:t>नं</w:t>
      </w:r>
      <w:r w:rsidR="004605FC" w:rsidRPr="00232CA9">
        <w:rPr>
          <w:sz w:val="24"/>
          <w:szCs w:val="24"/>
          <w:cs/>
        </w:rPr>
        <w:t xml:space="preserve"> पा</w:t>
      </w:r>
      <w:r w:rsidR="004605FC" w:rsidRPr="00232CA9">
        <w:rPr>
          <w:rFonts w:hint="cs"/>
          <w:sz w:val="24"/>
          <w:szCs w:val="24"/>
          <w:cs/>
          <w:lang w:bidi="sa-IN"/>
        </w:rPr>
        <w:t>न</w:t>
      </w:r>
      <w:r w:rsidR="004605FC" w:rsidRPr="00232CA9">
        <w:rPr>
          <w:sz w:val="24"/>
          <w:szCs w:val="24"/>
          <w:cs/>
        </w:rPr>
        <w:t>काले वत्थं वत्थकाले लेणं लेणकाले सय</w:t>
      </w:r>
      <w:r w:rsidR="004605FC" w:rsidRPr="00232CA9">
        <w:rPr>
          <w:rFonts w:hint="cs"/>
          <w:sz w:val="24"/>
          <w:szCs w:val="24"/>
          <w:cs/>
          <w:lang w:bidi="sa-IN"/>
        </w:rPr>
        <w:t>नं</w:t>
      </w:r>
      <w:r w:rsidR="004605FC" w:rsidRPr="00232CA9">
        <w:rPr>
          <w:sz w:val="24"/>
          <w:szCs w:val="24"/>
          <w:cs/>
        </w:rPr>
        <w:t xml:space="preserve"> सय</w:t>
      </w:r>
      <w:r w:rsidR="004605FC" w:rsidRPr="00232CA9">
        <w:rPr>
          <w:rFonts w:hint="cs"/>
          <w:sz w:val="24"/>
          <w:szCs w:val="24"/>
          <w:cs/>
          <w:lang w:bidi="sa-IN"/>
        </w:rPr>
        <w:t>न</w:t>
      </w:r>
      <w:r w:rsidR="004605FC" w:rsidRPr="00232CA9">
        <w:rPr>
          <w:sz w:val="24"/>
          <w:szCs w:val="24"/>
          <w:cs/>
        </w:rPr>
        <w:t>काले सपुव्वावरं च णं ण्हाए कयबलिकम्मे कय-कोउय-मंगल-पायच्छित्ते सिरसा ण्हाए कंठेमालकडे आविद्ध</w:t>
      </w:r>
      <w:r>
        <w:rPr>
          <w:rFonts w:hint="cs"/>
          <w:sz w:val="24"/>
          <w:szCs w:val="24"/>
          <w:cs/>
        </w:rPr>
        <w:t xml:space="preserve"> </w:t>
      </w:r>
      <w:r w:rsidR="004605FC" w:rsidRPr="00232CA9">
        <w:rPr>
          <w:sz w:val="24"/>
          <w:szCs w:val="24"/>
          <w:cs/>
        </w:rPr>
        <w:t>मणि</w:t>
      </w:r>
      <w:r>
        <w:rPr>
          <w:rFonts w:hint="cs"/>
          <w:sz w:val="24"/>
          <w:szCs w:val="24"/>
          <w:cs/>
        </w:rPr>
        <w:t>-</w:t>
      </w:r>
      <w:r w:rsidR="004605FC" w:rsidRPr="00232CA9">
        <w:rPr>
          <w:sz w:val="24"/>
          <w:szCs w:val="24"/>
          <w:cs/>
        </w:rPr>
        <w:t>सुवण्णे कप्पियमालामउली पडिबद्धसरीरे व</w:t>
      </w:r>
      <w:r w:rsidR="004605FC" w:rsidRPr="00232CA9">
        <w:rPr>
          <w:rFonts w:hint="cs"/>
          <w:sz w:val="24"/>
          <w:szCs w:val="24"/>
          <w:cs/>
          <w:lang w:bidi="sa-IN"/>
        </w:rPr>
        <w:t>ग्घा</w:t>
      </w:r>
      <w:r w:rsidR="004605FC" w:rsidRPr="00232CA9">
        <w:rPr>
          <w:sz w:val="24"/>
          <w:szCs w:val="24"/>
          <w:cs/>
        </w:rPr>
        <w:t>रिय-सोणिसुत्तग</w:t>
      </w:r>
      <w:r w:rsidR="004605FC" w:rsidRPr="00232CA9">
        <w:rPr>
          <w:rFonts w:hint="cs"/>
          <w:sz w:val="24"/>
          <w:szCs w:val="24"/>
          <w:cs/>
        </w:rPr>
        <w:t xml:space="preserve"> </w:t>
      </w:r>
      <w:r w:rsidR="004605FC" w:rsidRPr="00232CA9">
        <w:rPr>
          <w:sz w:val="24"/>
          <w:szCs w:val="24"/>
          <w:cs/>
        </w:rPr>
        <w:t>मल्लदाम</w:t>
      </w:r>
      <w:r>
        <w:rPr>
          <w:rFonts w:hint="cs"/>
          <w:sz w:val="24"/>
          <w:szCs w:val="24"/>
          <w:cs/>
        </w:rPr>
        <w:t>-</w:t>
      </w:r>
      <w:r w:rsidR="004605FC" w:rsidRPr="00232CA9">
        <w:rPr>
          <w:sz w:val="24"/>
          <w:szCs w:val="24"/>
          <w:cs/>
        </w:rPr>
        <w:t>कलावे अह</w:t>
      </w:r>
      <w:r w:rsidR="004605FC" w:rsidRPr="00232CA9">
        <w:rPr>
          <w:rFonts w:hint="cs"/>
          <w:sz w:val="24"/>
          <w:szCs w:val="24"/>
          <w:cs/>
          <w:lang w:bidi="sa-IN"/>
        </w:rPr>
        <w:t>त</w:t>
      </w:r>
      <w:r w:rsidR="004605FC" w:rsidRPr="00232CA9">
        <w:rPr>
          <w:sz w:val="24"/>
          <w:szCs w:val="24"/>
          <w:cs/>
        </w:rPr>
        <w:t>वत्थ</w:t>
      </w:r>
      <w:r>
        <w:rPr>
          <w:rFonts w:hint="cs"/>
          <w:sz w:val="24"/>
          <w:szCs w:val="24"/>
          <w:cs/>
        </w:rPr>
        <w:t>-</w:t>
      </w:r>
      <w:r w:rsidR="004605FC" w:rsidRPr="00232CA9">
        <w:rPr>
          <w:sz w:val="24"/>
          <w:szCs w:val="24"/>
          <w:cs/>
        </w:rPr>
        <w:t>परिहिए चंद</w:t>
      </w:r>
      <w:r w:rsidR="004605FC" w:rsidRPr="00232CA9">
        <w:rPr>
          <w:rFonts w:hint="cs"/>
          <w:sz w:val="24"/>
          <w:szCs w:val="24"/>
          <w:cs/>
          <w:lang w:bidi="sa-IN"/>
        </w:rPr>
        <w:t>नो</w:t>
      </w:r>
      <w:r w:rsidR="004605FC" w:rsidRPr="00232CA9">
        <w:rPr>
          <w:sz w:val="24"/>
          <w:szCs w:val="24"/>
          <w:cs/>
        </w:rPr>
        <w:t>क्खित्तगाय-सरीरे महइमहालियाए कूडागारसालाए महइमहालयंसि सीहास</w:t>
      </w:r>
      <w:r w:rsidR="004605FC" w:rsidRPr="00232CA9">
        <w:rPr>
          <w:rFonts w:hint="cs"/>
          <w:sz w:val="24"/>
          <w:szCs w:val="24"/>
          <w:cs/>
        </w:rPr>
        <w:t>नं</w:t>
      </w:r>
      <w:r w:rsidR="004605FC" w:rsidRPr="00232CA9">
        <w:rPr>
          <w:sz w:val="24"/>
          <w:szCs w:val="24"/>
          <w:cs/>
        </w:rPr>
        <w:t>सि इत्थी गुम्मसंपरिवुडे सव्वराइएणं जोइणा झियायमाणेणं महया</w:t>
      </w:r>
      <w:r w:rsidR="004605FC" w:rsidRPr="00232CA9">
        <w:rPr>
          <w:rFonts w:hint="cs"/>
          <w:sz w:val="24"/>
          <w:szCs w:val="24"/>
          <w:cs/>
          <w:lang w:bidi="sa-IN"/>
        </w:rPr>
        <w:t>ऽऽ</w:t>
      </w:r>
      <w:r w:rsidR="004605FC" w:rsidRPr="00232CA9">
        <w:rPr>
          <w:sz w:val="24"/>
          <w:szCs w:val="24"/>
          <w:cs/>
        </w:rPr>
        <w:t>हय</w:t>
      </w:r>
      <w:r>
        <w:rPr>
          <w:rFonts w:hint="cs"/>
          <w:sz w:val="24"/>
          <w:szCs w:val="24"/>
          <w:cs/>
        </w:rPr>
        <w:t xml:space="preserve"> </w:t>
      </w:r>
      <w:r w:rsidR="004605FC" w:rsidRPr="00232CA9">
        <w:rPr>
          <w:sz w:val="24"/>
          <w:szCs w:val="24"/>
          <w:cs/>
        </w:rPr>
        <w:t>-नट्ट-गीय-वाइय-</w:t>
      </w:r>
      <w:r>
        <w:rPr>
          <w:rFonts w:hint="cs"/>
          <w:sz w:val="24"/>
          <w:szCs w:val="24"/>
          <w:cs/>
        </w:rPr>
        <w:t xml:space="preserve"> </w:t>
      </w:r>
      <w:r w:rsidR="004605FC" w:rsidRPr="00232CA9">
        <w:rPr>
          <w:sz w:val="24"/>
          <w:szCs w:val="24"/>
          <w:cs/>
        </w:rPr>
        <w:t>तंती-तल-ताल-</w:t>
      </w:r>
      <w:r>
        <w:rPr>
          <w:rFonts w:hint="cs"/>
          <w:sz w:val="24"/>
          <w:szCs w:val="24"/>
          <w:cs/>
        </w:rPr>
        <w:t xml:space="preserve"> </w:t>
      </w:r>
      <w:r w:rsidR="004605FC" w:rsidRPr="00232CA9">
        <w:rPr>
          <w:sz w:val="24"/>
          <w:szCs w:val="24"/>
          <w:cs/>
        </w:rPr>
        <w:t>तुडिय-घ</w:t>
      </w:r>
      <w:r w:rsidR="004605FC" w:rsidRPr="00232CA9">
        <w:rPr>
          <w:rFonts w:hint="cs"/>
          <w:sz w:val="24"/>
          <w:szCs w:val="24"/>
          <w:cs/>
          <w:lang w:bidi="sa-IN"/>
        </w:rPr>
        <w:t>न</w:t>
      </w:r>
      <w:r w:rsidR="004605FC" w:rsidRPr="00232CA9">
        <w:rPr>
          <w:sz w:val="24"/>
          <w:szCs w:val="24"/>
          <w:cs/>
        </w:rPr>
        <w:t>-मुइंग-पडुप्पवाइय-रवेणं उरालाइं मा</w:t>
      </w:r>
      <w:r w:rsidR="004605FC" w:rsidRPr="00232CA9">
        <w:rPr>
          <w:rFonts w:hint="cs"/>
          <w:sz w:val="24"/>
          <w:szCs w:val="24"/>
          <w:cs/>
          <w:lang w:bidi="sa-IN"/>
        </w:rPr>
        <w:t>नु</w:t>
      </w:r>
      <w:r w:rsidR="004605FC" w:rsidRPr="00232CA9">
        <w:rPr>
          <w:sz w:val="24"/>
          <w:szCs w:val="24"/>
          <w:cs/>
        </w:rPr>
        <w:t>स्सागाइं भोगभोगाइं भुंजमाणे विहर</w:t>
      </w:r>
      <w:r w:rsidR="004605FC" w:rsidRPr="00232CA9">
        <w:rPr>
          <w:rFonts w:hint="cs"/>
          <w:sz w:val="24"/>
          <w:szCs w:val="24"/>
          <w:cs/>
        </w:rPr>
        <w:t>इ,</w:t>
      </w:r>
      <w:r w:rsidR="004605FC" w:rsidRPr="00232CA9">
        <w:rPr>
          <w:sz w:val="24"/>
          <w:szCs w:val="24"/>
          <w:cs/>
        </w:rPr>
        <w:t xml:space="preserve"> </w:t>
      </w:r>
    </w:p>
    <w:p w:rsidR="004605FC" w:rsidRPr="00232CA9" w:rsidRDefault="004605FC" w:rsidP="001A17BE">
      <w:pPr>
        <w:pStyle w:val="PlainHindi"/>
        <w:tabs>
          <w:tab w:val="left" w:pos="2250"/>
        </w:tabs>
        <w:spacing w:after="0"/>
        <w:ind w:firstLine="1440"/>
        <w:jc w:val="both"/>
        <w:rPr>
          <w:sz w:val="24"/>
          <w:szCs w:val="24"/>
          <w:lang w:bidi="sa-IN"/>
        </w:rPr>
      </w:pPr>
      <w:r w:rsidRPr="00232CA9">
        <w:rPr>
          <w:sz w:val="24"/>
          <w:szCs w:val="24"/>
          <w:cs/>
        </w:rPr>
        <w:t>तस्स णं एगमवि आणवेमाणस्स जाव चत्तारि पंच जना अवुत्ता चेव अब्भुट्ठेंति</w:t>
      </w:r>
      <w:r w:rsidRPr="00232CA9">
        <w:rPr>
          <w:rFonts w:hint="cs"/>
          <w:sz w:val="24"/>
          <w:szCs w:val="24"/>
          <w:cs/>
        </w:rPr>
        <w:t xml:space="preserve">, </w:t>
      </w:r>
      <w:r w:rsidRPr="00232CA9">
        <w:rPr>
          <w:sz w:val="24"/>
          <w:szCs w:val="24"/>
          <w:cs/>
        </w:rPr>
        <w:t>भण</w:t>
      </w:r>
      <w:r w:rsidRPr="00232CA9">
        <w:rPr>
          <w:rFonts w:hint="cs"/>
          <w:sz w:val="24"/>
          <w:szCs w:val="24"/>
          <w:cs/>
          <w:lang w:bidi="sa-IN"/>
        </w:rPr>
        <w:t>ह</w:t>
      </w:r>
      <w:r w:rsidRPr="00232CA9">
        <w:rPr>
          <w:sz w:val="24"/>
          <w:szCs w:val="24"/>
          <w:cs/>
        </w:rPr>
        <w:t xml:space="preserve"> देवा</w:t>
      </w:r>
      <w:r w:rsidRPr="00232CA9">
        <w:rPr>
          <w:rFonts w:hint="cs"/>
          <w:sz w:val="24"/>
          <w:szCs w:val="24"/>
          <w:cs/>
          <w:lang w:bidi="sa-IN"/>
        </w:rPr>
        <w:t>नु</w:t>
      </w:r>
      <w:r w:rsidRPr="00232CA9">
        <w:rPr>
          <w:sz w:val="24"/>
          <w:szCs w:val="24"/>
          <w:cs/>
        </w:rPr>
        <w:t xml:space="preserve">प्पिया </w:t>
      </w:r>
      <w:r w:rsidRPr="00232CA9">
        <w:rPr>
          <w:sz w:val="24"/>
          <w:szCs w:val="24"/>
        </w:rPr>
        <w:t>!</w:t>
      </w:r>
      <w:r w:rsidRPr="00232CA9">
        <w:rPr>
          <w:rFonts w:hint="cs"/>
          <w:sz w:val="24"/>
          <w:szCs w:val="24"/>
          <w:cs/>
          <w:lang w:bidi="sa-IN"/>
        </w:rPr>
        <w:t xml:space="preserve"> </w:t>
      </w:r>
      <w:r w:rsidRPr="00232CA9">
        <w:rPr>
          <w:sz w:val="24"/>
          <w:szCs w:val="24"/>
          <w:cs/>
        </w:rPr>
        <w:t xml:space="preserve">किं करेमो </w:t>
      </w:r>
      <w:r w:rsidRPr="00232CA9">
        <w:rPr>
          <w:sz w:val="24"/>
          <w:szCs w:val="24"/>
        </w:rPr>
        <w:t xml:space="preserve">? </w:t>
      </w:r>
      <w:r w:rsidRPr="00232CA9">
        <w:rPr>
          <w:sz w:val="24"/>
          <w:szCs w:val="24"/>
          <w:cs/>
        </w:rPr>
        <w:t xml:space="preserve">किं आहरेमो </w:t>
      </w:r>
      <w:r w:rsidRPr="00232CA9">
        <w:rPr>
          <w:rFonts w:hint="cs"/>
          <w:sz w:val="24"/>
          <w:szCs w:val="24"/>
          <w:cs/>
        </w:rPr>
        <w:t xml:space="preserve">? </w:t>
      </w:r>
      <w:r w:rsidRPr="00232CA9">
        <w:rPr>
          <w:sz w:val="24"/>
          <w:szCs w:val="24"/>
          <w:cs/>
        </w:rPr>
        <w:t>किं उव</w:t>
      </w:r>
      <w:r w:rsidRPr="00232CA9">
        <w:rPr>
          <w:rFonts w:hint="cs"/>
          <w:sz w:val="24"/>
          <w:szCs w:val="24"/>
          <w:cs/>
          <w:lang w:bidi="sa-IN"/>
        </w:rPr>
        <w:t>ने</w:t>
      </w:r>
      <w:r w:rsidRPr="00232CA9">
        <w:rPr>
          <w:sz w:val="24"/>
          <w:szCs w:val="24"/>
          <w:cs/>
        </w:rPr>
        <w:t xml:space="preserve">मो </w:t>
      </w:r>
      <w:r w:rsidRPr="00232CA9">
        <w:rPr>
          <w:sz w:val="24"/>
          <w:szCs w:val="24"/>
        </w:rPr>
        <w:t xml:space="preserve">? </w:t>
      </w:r>
      <w:r w:rsidRPr="00232CA9">
        <w:rPr>
          <w:sz w:val="24"/>
          <w:szCs w:val="24"/>
          <w:cs/>
        </w:rPr>
        <w:t xml:space="preserve">किं उवट्ठावेमो </w:t>
      </w:r>
      <w:r w:rsidRPr="00232CA9">
        <w:rPr>
          <w:sz w:val="24"/>
          <w:szCs w:val="24"/>
        </w:rPr>
        <w:t>?</w:t>
      </w:r>
      <w:r w:rsidRPr="00232CA9">
        <w:rPr>
          <w:rFonts w:hint="cs"/>
          <w:sz w:val="24"/>
          <w:szCs w:val="24"/>
          <w:cs/>
          <w:lang w:bidi="sa-IN"/>
        </w:rPr>
        <w:t xml:space="preserve"> </w:t>
      </w:r>
      <w:r w:rsidRPr="00232CA9">
        <w:rPr>
          <w:sz w:val="24"/>
          <w:szCs w:val="24"/>
          <w:cs/>
        </w:rPr>
        <w:t xml:space="preserve">किं मे हियइच्छियं </w:t>
      </w:r>
      <w:r w:rsidRPr="00232CA9">
        <w:rPr>
          <w:sz w:val="24"/>
          <w:szCs w:val="24"/>
          <w:lang w:bidi="sa-IN"/>
        </w:rPr>
        <w:t xml:space="preserve">? </w:t>
      </w:r>
      <w:r w:rsidRPr="00232CA9">
        <w:rPr>
          <w:sz w:val="24"/>
          <w:szCs w:val="24"/>
          <w:cs/>
        </w:rPr>
        <w:t xml:space="preserve">किं </w:t>
      </w:r>
      <w:r w:rsidRPr="00232CA9">
        <w:rPr>
          <w:rFonts w:hint="cs"/>
          <w:sz w:val="24"/>
          <w:szCs w:val="24"/>
          <w:cs/>
          <w:lang w:bidi="sa-IN"/>
        </w:rPr>
        <w:t>भे</w:t>
      </w:r>
      <w:r w:rsidRPr="00232CA9">
        <w:rPr>
          <w:sz w:val="24"/>
          <w:szCs w:val="24"/>
          <w:cs/>
        </w:rPr>
        <w:t xml:space="preserve"> आसगस्स सयइ </w:t>
      </w:r>
      <w:r w:rsidRPr="00232CA9">
        <w:rPr>
          <w:sz w:val="24"/>
          <w:szCs w:val="24"/>
        </w:rPr>
        <w:t>?</w:t>
      </w:r>
      <w:r w:rsidRPr="00232CA9">
        <w:rPr>
          <w:rFonts w:hint="cs"/>
          <w:sz w:val="24"/>
          <w:szCs w:val="24"/>
          <w:cs/>
          <w:lang w:bidi="sa-IN"/>
        </w:rPr>
        <w:t xml:space="preserve"> </w:t>
      </w:r>
      <w:r w:rsidRPr="00232CA9">
        <w:rPr>
          <w:sz w:val="24"/>
          <w:szCs w:val="24"/>
          <w:cs/>
        </w:rPr>
        <w:t>तमेव पासित्ता अ</w:t>
      </w:r>
      <w:r w:rsidRPr="00232CA9">
        <w:rPr>
          <w:rFonts w:hint="cs"/>
          <w:sz w:val="24"/>
          <w:szCs w:val="24"/>
          <w:cs/>
          <w:lang w:bidi="sa-IN"/>
        </w:rPr>
        <w:t>ना</w:t>
      </w:r>
      <w:r w:rsidRPr="00232CA9">
        <w:rPr>
          <w:sz w:val="24"/>
          <w:szCs w:val="24"/>
          <w:cs/>
        </w:rPr>
        <w:t>रिया एवं वयंति</w:t>
      </w:r>
      <w:r w:rsidRPr="00232CA9">
        <w:rPr>
          <w:rFonts w:hint="cs"/>
          <w:sz w:val="24"/>
          <w:szCs w:val="24"/>
          <w:cs/>
          <w:lang w:bidi="sa-IN"/>
        </w:rPr>
        <w:t xml:space="preserve"> </w:t>
      </w:r>
      <w:r w:rsidRPr="00232CA9">
        <w:rPr>
          <w:sz w:val="24"/>
          <w:szCs w:val="24"/>
          <w:cs/>
        </w:rPr>
        <w:t>देवे खलु अयं पुरिसे</w:t>
      </w:r>
      <w:r w:rsidRPr="00232CA9">
        <w:rPr>
          <w:rFonts w:hint="cs"/>
          <w:sz w:val="24"/>
          <w:szCs w:val="24"/>
          <w:cs/>
          <w:lang w:bidi="sa-IN"/>
        </w:rPr>
        <w:t>,</w:t>
      </w:r>
      <w:r w:rsidRPr="00232CA9">
        <w:rPr>
          <w:sz w:val="24"/>
          <w:szCs w:val="24"/>
          <w:cs/>
        </w:rPr>
        <w:t xml:space="preserve"> देवसिणाए खलु अयं पुरिसे</w:t>
      </w:r>
      <w:r w:rsidRPr="00232CA9">
        <w:rPr>
          <w:rFonts w:hint="cs"/>
          <w:sz w:val="24"/>
          <w:szCs w:val="24"/>
          <w:cs/>
          <w:lang w:bidi="sa-IN"/>
        </w:rPr>
        <w:t>,</w:t>
      </w:r>
      <w:r w:rsidRPr="00232CA9">
        <w:rPr>
          <w:sz w:val="24"/>
          <w:szCs w:val="24"/>
          <w:cs/>
        </w:rPr>
        <w:t xml:space="preserve"> देवजीवणिज्जे खलु अयं पुरिसे</w:t>
      </w:r>
      <w:r w:rsidRPr="00232CA9">
        <w:rPr>
          <w:rFonts w:hint="cs"/>
          <w:sz w:val="24"/>
          <w:szCs w:val="24"/>
          <w:cs/>
          <w:lang w:bidi="sa-IN"/>
        </w:rPr>
        <w:t>,</w:t>
      </w:r>
      <w:r w:rsidRPr="00232CA9">
        <w:rPr>
          <w:sz w:val="24"/>
          <w:szCs w:val="24"/>
          <w:cs/>
        </w:rPr>
        <w:t xml:space="preserve"> अ</w:t>
      </w:r>
      <w:r w:rsidRPr="00232CA9">
        <w:rPr>
          <w:rFonts w:hint="cs"/>
          <w:sz w:val="24"/>
          <w:szCs w:val="24"/>
          <w:cs/>
          <w:lang w:bidi="sa-IN"/>
        </w:rPr>
        <w:t>न्ने</w:t>
      </w:r>
      <w:r w:rsidRPr="00232CA9">
        <w:rPr>
          <w:sz w:val="24"/>
          <w:szCs w:val="24"/>
          <w:cs/>
        </w:rPr>
        <w:t xml:space="preserve"> वि य णं उवजीवंति</w:t>
      </w:r>
      <w:r w:rsidRPr="00232CA9">
        <w:rPr>
          <w:rFonts w:hint="cs"/>
          <w:sz w:val="24"/>
          <w:szCs w:val="24"/>
          <w:cs/>
          <w:lang w:bidi="sa-IN"/>
        </w:rPr>
        <w:t>,</w:t>
      </w:r>
      <w:r w:rsidRPr="00232CA9">
        <w:rPr>
          <w:sz w:val="24"/>
          <w:szCs w:val="24"/>
          <w:cs/>
        </w:rPr>
        <w:t xml:space="preserve"> तमेव पासित्ता आरिया वयंति-</w:t>
      </w:r>
      <w:r w:rsidRPr="00232CA9">
        <w:rPr>
          <w:rFonts w:hint="cs"/>
          <w:sz w:val="24"/>
          <w:szCs w:val="24"/>
          <w:cs/>
          <w:lang w:bidi="sa-IN"/>
        </w:rPr>
        <w:t xml:space="preserve"> </w:t>
      </w:r>
      <w:r w:rsidRPr="00232CA9">
        <w:rPr>
          <w:sz w:val="24"/>
          <w:szCs w:val="24"/>
          <w:cs/>
        </w:rPr>
        <w:t>अभिक्कंतकूरकम्मे खलु अयं पुरिसे अइधू</w:t>
      </w:r>
      <w:r w:rsidRPr="00232CA9">
        <w:rPr>
          <w:rFonts w:hint="cs"/>
          <w:sz w:val="24"/>
          <w:szCs w:val="24"/>
          <w:cs/>
          <w:lang w:bidi="sa-IN"/>
        </w:rPr>
        <w:t>न्ने</w:t>
      </w:r>
      <w:r w:rsidRPr="00232CA9">
        <w:rPr>
          <w:sz w:val="24"/>
          <w:szCs w:val="24"/>
          <w:cs/>
        </w:rPr>
        <w:t xml:space="preserve"> </w:t>
      </w:r>
      <w:r w:rsidRPr="00232CA9">
        <w:rPr>
          <w:rFonts w:hint="cs"/>
          <w:sz w:val="24"/>
          <w:szCs w:val="24"/>
          <w:cs/>
          <w:lang w:bidi="sa-IN"/>
        </w:rPr>
        <w:t>अइया</w:t>
      </w:r>
      <w:r w:rsidRPr="00232CA9">
        <w:rPr>
          <w:sz w:val="24"/>
          <w:szCs w:val="24"/>
          <w:cs/>
        </w:rPr>
        <w:t>यरक्खे दाहिणगामिए नेरइए कण्हपक्खिए आगमिस्साणं दुल्लबोहि</w:t>
      </w:r>
      <w:r w:rsidRPr="00232CA9">
        <w:rPr>
          <w:rFonts w:hint="cs"/>
          <w:sz w:val="24"/>
          <w:szCs w:val="24"/>
          <w:cs/>
          <w:lang w:bidi="sa-IN"/>
        </w:rPr>
        <w:t>याए</w:t>
      </w:r>
      <w:r w:rsidRPr="00232CA9">
        <w:rPr>
          <w:sz w:val="24"/>
          <w:szCs w:val="24"/>
          <w:cs/>
        </w:rPr>
        <w:t xml:space="preserve"> यावि भवि</w:t>
      </w:r>
      <w:r w:rsidRPr="00232CA9">
        <w:rPr>
          <w:rFonts w:hint="cs"/>
          <w:sz w:val="24"/>
          <w:szCs w:val="24"/>
          <w:cs/>
          <w:lang w:bidi="sa-IN"/>
        </w:rPr>
        <w:t>स्स</w:t>
      </w:r>
      <w:r w:rsidRPr="00232CA9">
        <w:rPr>
          <w:sz w:val="24"/>
          <w:szCs w:val="24"/>
          <w:cs/>
        </w:rPr>
        <w:t>इ</w:t>
      </w:r>
      <w:r w:rsidRPr="00232CA9">
        <w:rPr>
          <w:rFonts w:hint="cs"/>
          <w:sz w:val="24"/>
          <w:szCs w:val="24"/>
          <w:cs/>
        </w:rPr>
        <w:t>,...</w:t>
      </w:r>
    </w:p>
    <w:p w:rsidR="004605FC" w:rsidRPr="00232CA9" w:rsidRDefault="004605FC" w:rsidP="001A17BE">
      <w:pPr>
        <w:pStyle w:val="PlainHindi"/>
        <w:tabs>
          <w:tab w:val="left" w:pos="2250"/>
        </w:tabs>
        <w:spacing w:after="0"/>
        <w:ind w:firstLine="1440"/>
        <w:jc w:val="both"/>
        <w:rPr>
          <w:sz w:val="24"/>
          <w:szCs w:val="24"/>
        </w:rPr>
      </w:pPr>
      <w:r w:rsidRPr="00232CA9">
        <w:rPr>
          <w:sz w:val="24"/>
          <w:szCs w:val="24"/>
          <w:cs/>
        </w:rPr>
        <w:t>इच्चेतस्स ठाणस्स उट्ठिता वेगे अभिगिज्झंति अ</w:t>
      </w:r>
      <w:r w:rsidRPr="00232CA9">
        <w:rPr>
          <w:rFonts w:hint="cs"/>
          <w:sz w:val="24"/>
          <w:szCs w:val="24"/>
          <w:cs/>
          <w:lang w:bidi="sa-IN"/>
        </w:rPr>
        <w:t>नु</w:t>
      </w:r>
      <w:r w:rsidRPr="00232CA9">
        <w:rPr>
          <w:sz w:val="24"/>
          <w:szCs w:val="24"/>
          <w:cs/>
        </w:rPr>
        <w:t>ट्ठित्ता वेगे अभिगिज्झंति अभिझंजाउरा अभिगि</w:t>
      </w:r>
      <w:r w:rsidRPr="00232CA9">
        <w:rPr>
          <w:rFonts w:hint="cs"/>
          <w:sz w:val="24"/>
          <w:szCs w:val="24"/>
          <w:cs/>
          <w:lang w:bidi="sa-IN"/>
        </w:rPr>
        <w:t>ज्झं</w:t>
      </w:r>
      <w:r w:rsidRPr="00232CA9">
        <w:rPr>
          <w:sz w:val="24"/>
          <w:szCs w:val="24"/>
          <w:cs/>
        </w:rPr>
        <w:t>ति एस ठाणे अ</w:t>
      </w:r>
      <w:r w:rsidRPr="00232CA9">
        <w:rPr>
          <w:rFonts w:hint="cs"/>
          <w:sz w:val="24"/>
          <w:szCs w:val="24"/>
          <w:cs/>
          <w:lang w:bidi="sa-IN"/>
        </w:rPr>
        <w:t>ना</w:t>
      </w:r>
      <w:r w:rsidRPr="00232CA9">
        <w:rPr>
          <w:sz w:val="24"/>
          <w:szCs w:val="24"/>
          <w:cs/>
        </w:rPr>
        <w:t>रिए अकेवले अप्पडिपुण्णे अ</w:t>
      </w:r>
      <w:r w:rsidRPr="00232CA9">
        <w:rPr>
          <w:rFonts w:hint="cs"/>
          <w:sz w:val="24"/>
          <w:szCs w:val="24"/>
          <w:cs/>
          <w:lang w:bidi="sa-IN"/>
        </w:rPr>
        <w:t>ने</w:t>
      </w:r>
      <w:r w:rsidRPr="00232CA9">
        <w:rPr>
          <w:sz w:val="24"/>
          <w:szCs w:val="24"/>
          <w:cs/>
        </w:rPr>
        <w:t>याउए असंसुद्धे असल्लग</w:t>
      </w:r>
      <w:r w:rsidRPr="00232CA9">
        <w:rPr>
          <w:rFonts w:hint="cs"/>
          <w:sz w:val="24"/>
          <w:szCs w:val="24"/>
          <w:cs/>
          <w:lang w:bidi="sa-IN"/>
        </w:rPr>
        <w:t>त्तणे</w:t>
      </w:r>
      <w:r w:rsidRPr="00232CA9">
        <w:rPr>
          <w:sz w:val="24"/>
          <w:szCs w:val="24"/>
          <w:cs/>
        </w:rPr>
        <w:t xml:space="preserve"> असिद्धिमग्गे अमुत्तिमग्गे अनिव्वाणमग्गे अनिज्जाणमग्गे असव्वदुक्खपहीणमग्गे एगंतमिच्छे असाहू एस खलु पढमस्स ठाणस्स अधम्मपक्खस्स विभंगे एवमाहिए ।</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६५</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दोच्चस्स ठाणस्स धम्मपक्खस्स विभंगे एवमाहिज्जइ</w:t>
      </w:r>
      <w:r w:rsidR="004605FC" w:rsidRPr="00232CA9">
        <w:rPr>
          <w:rFonts w:hint="cs"/>
          <w:bCs w:val="0"/>
          <w:sz w:val="24"/>
          <w:szCs w:val="24"/>
          <w:cs/>
        </w:rPr>
        <w:t>,</w:t>
      </w:r>
      <w:r w:rsidR="004605FC" w:rsidRPr="00232CA9">
        <w:rPr>
          <w:rFonts w:hint="cs"/>
          <w:bCs w:val="0"/>
          <w:sz w:val="24"/>
          <w:szCs w:val="24"/>
          <w:cs/>
          <w:lang w:bidi="sa-IN"/>
        </w:rPr>
        <w:t xml:space="preserve"> </w:t>
      </w:r>
      <w:r w:rsidR="004605FC" w:rsidRPr="00232CA9">
        <w:rPr>
          <w:bCs w:val="0"/>
          <w:sz w:val="24"/>
          <w:szCs w:val="24"/>
          <w:cs/>
        </w:rPr>
        <w:t>इह खलु पाईणं वा पडीणं वा उदीणं वा दाहिणं वा संतेगइया मणुस्सा भवंति तं जहा</w:t>
      </w:r>
      <w:r w:rsidR="004605FC" w:rsidRPr="00232CA9">
        <w:rPr>
          <w:rFonts w:hint="cs"/>
          <w:bCs w:val="0"/>
          <w:sz w:val="24"/>
          <w:szCs w:val="24"/>
          <w:cs/>
        </w:rPr>
        <w:t>ः-</w:t>
      </w:r>
      <w:r w:rsidR="004605FC" w:rsidRPr="00232CA9">
        <w:rPr>
          <w:bCs w:val="0"/>
          <w:sz w:val="24"/>
          <w:szCs w:val="24"/>
          <w:cs/>
        </w:rPr>
        <w:t xml:space="preserve"> </w:t>
      </w:r>
    </w:p>
    <w:p w:rsidR="004605FC" w:rsidRPr="00232CA9" w:rsidRDefault="004605FC" w:rsidP="00232CA9">
      <w:pPr>
        <w:pStyle w:val="H4Hindi"/>
        <w:tabs>
          <w:tab w:val="left" w:pos="2250"/>
        </w:tabs>
        <w:spacing w:before="0" w:after="0"/>
        <w:ind w:firstLine="1440"/>
        <w:jc w:val="distribute"/>
        <w:rPr>
          <w:bCs w:val="0"/>
          <w:sz w:val="24"/>
          <w:szCs w:val="24"/>
          <w:lang w:bidi="sa-IN"/>
        </w:rPr>
      </w:pPr>
      <w:r w:rsidRPr="00232CA9">
        <w:rPr>
          <w:bCs w:val="0"/>
          <w:sz w:val="24"/>
          <w:szCs w:val="24"/>
          <w:cs/>
        </w:rPr>
        <w:t>आरिया वेगे अ</w:t>
      </w:r>
      <w:r w:rsidRPr="00232CA9">
        <w:rPr>
          <w:rFonts w:hint="cs"/>
          <w:bCs w:val="0"/>
          <w:sz w:val="24"/>
          <w:szCs w:val="24"/>
          <w:cs/>
          <w:lang w:bidi="sa-IN"/>
        </w:rPr>
        <w:t>ना</w:t>
      </w:r>
      <w:r w:rsidRPr="00232CA9">
        <w:rPr>
          <w:bCs w:val="0"/>
          <w:sz w:val="24"/>
          <w:szCs w:val="24"/>
          <w:cs/>
        </w:rPr>
        <w:t>रिया वेगे उच्चागोया वेगे नीयागोया वेगे कायमंता वेगे हस्समंता वेगे सुवण्णा वेगे दुवण्णा वेगे सुरूवा वेगे दुरूवा वेगे</w:t>
      </w:r>
      <w:r w:rsidRPr="00232CA9">
        <w:rPr>
          <w:rFonts w:hint="cs"/>
          <w:bCs w:val="0"/>
          <w:sz w:val="24"/>
          <w:szCs w:val="24"/>
          <w:cs/>
          <w:lang w:bidi="sa-IN"/>
        </w:rPr>
        <w:t>,</w:t>
      </w:r>
      <w:r w:rsidRPr="00232CA9">
        <w:rPr>
          <w:bCs w:val="0"/>
          <w:sz w:val="24"/>
          <w:szCs w:val="24"/>
          <w:cs/>
        </w:rPr>
        <w:t xml:space="preserve"> तेसिं च णं खेत्तवत्थूणि परिग्गहियाइं भवंति </w:t>
      </w:r>
      <w:r w:rsidRPr="00232CA9">
        <w:rPr>
          <w:rFonts w:hint="cs"/>
          <w:bCs w:val="0"/>
          <w:sz w:val="24"/>
          <w:szCs w:val="24"/>
          <w:cs/>
          <w:lang w:bidi="sa-IN"/>
        </w:rPr>
        <w:t>एसो आलावगो जहा पोंडरीए तहा नेतव्वो, ते</w:t>
      </w:r>
      <w:r w:rsidRPr="00232CA9">
        <w:rPr>
          <w:rFonts w:hint="cs"/>
          <w:bCs w:val="0"/>
          <w:sz w:val="24"/>
          <w:szCs w:val="24"/>
          <w:cs/>
        </w:rPr>
        <w:t>णे</w:t>
      </w:r>
      <w:r w:rsidRPr="00232CA9">
        <w:rPr>
          <w:rFonts w:hint="cs"/>
          <w:bCs w:val="0"/>
          <w:sz w:val="24"/>
          <w:szCs w:val="24"/>
          <w:cs/>
          <w:lang w:bidi="sa-IN"/>
        </w:rPr>
        <w:t xml:space="preserve">व अभिलावेण जाव सव्वोवसंता </w:t>
      </w:r>
      <w:r w:rsidRPr="00232CA9">
        <w:rPr>
          <w:bCs w:val="0"/>
          <w:sz w:val="24"/>
          <w:szCs w:val="24"/>
          <w:cs/>
        </w:rPr>
        <w:t>सव्वत्ताए परिनिव्वुड</w:t>
      </w:r>
      <w:r w:rsidRPr="00232CA9">
        <w:rPr>
          <w:rFonts w:hint="cs"/>
          <w:bCs w:val="0"/>
          <w:sz w:val="24"/>
          <w:szCs w:val="24"/>
          <w:cs/>
        </w:rPr>
        <w:t>े</w:t>
      </w:r>
      <w:r w:rsidRPr="00232CA9">
        <w:rPr>
          <w:bCs w:val="0"/>
          <w:sz w:val="24"/>
          <w:szCs w:val="24"/>
          <w:cs/>
        </w:rPr>
        <w:t xml:space="preserve"> त्ति बेमि </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 xml:space="preserve">एस ठाणे आरिए केवले </w:t>
      </w:r>
      <w:r w:rsidRPr="00232CA9">
        <w:rPr>
          <w:rFonts w:hint="cs"/>
          <w:bCs w:val="0"/>
          <w:sz w:val="24"/>
          <w:szCs w:val="24"/>
          <w:cs/>
          <w:lang w:bidi="sa-IN"/>
        </w:rPr>
        <w:t xml:space="preserve">जाव </w:t>
      </w:r>
      <w:r w:rsidRPr="00232CA9">
        <w:rPr>
          <w:bCs w:val="0"/>
          <w:sz w:val="24"/>
          <w:szCs w:val="24"/>
          <w:cs/>
        </w:rPr>
        <w:t>सव्व-दुक</w:t>
      </w:r>
      <w:r w:rsidRPr="00232CA9">
        <w:rPr>
          <w:rFonts w:hint="cs"/>
          <w:bCs w:val="0"/>
          <w:sz w:val="24"/>
          <w:szCs w:val="24"/>
          <w:cs/>
        </w:rPr>
        <w:t>्</w:t>
      </w:r>
      <w:r w:rsidRPr="00232CA9">
        <w:rPr>
          <w:bCs w:val="0"/>
          <w:sz w:val="24"/>
          <w:szCs w:val="24"/>
          <w:cs/>
        </w:rPr>
        <w:t>खप्पहीणमग्गे एगंतसम्मे साहू</w:t>
      </w:r>
      <w:r w:rsidRPr="00232CA9">
        <w:rPr>
          <w:rFonts w:hint="cs"/>
          <w:bCs w:val="0"/>
          <w:sz w:val="24"/>
          <w:szCs w:val="24"/>
          <w:cs/>
          <w:lang w:bidi="sa-IN"/>
        </w:rPr>
        <w:t>,</w:t>
      </w:r>
      <w:r w:rsidRPr="00232CA9">
        <w:rPr>
          <w:bCs w:val="0"/>
          <w:sz w:val="24"/>
          <w:szCs w:val="24"/>
          <w:cs/>
        </w:rPr>
        <w:t xml:space="preserve"> दोच्चस्स ठाणस्स धम्मपक्खस्स विभंगे एवमाहिए ।</w:t>
      </w:r>
    </w:p>
    <w:p w:rsidR="009D0084" w:rsidRDefault="00820B4A" w:rsidP="00820B4A">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६६</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तच्चस्स ठाणस्स मीसगस्स विभंगे एवमाहिज्जइ</w:t>
      </w:r>
      <w:r w:rsidR="004605FC" w:rsidRPr="00232CA9">
        <w:rPr>
          <w:rFonts w:hint="cs"/>
          <w:bCs w:val="0"/>
          <w:sz w:val="24"/>
          <w:szCs w:val="24"/>
          <w:cs/>
        </w:rPr>
        <w:t>,</w:t>
      </w:r>
      <w:r w:rsidR="004605FC" w:rsidRPr="00232CA9">
        <w:rPr>
          <w:rFonts w:hint="cs"/>
          <w:bCs w:val="0"/>
          <w:sz w:val="24"/>
          <w:szCs w:val="24"/>
          <w:cs/>
          <w:lang w:bidi="sa-IN"/>
        </w:rPr>
        <w:t xml:space="preserve"> </w:t>
      </w:r>
      <w:r w:rsidR="004605FC" w:rsidRPr="00232CA9">
        <w:rPr>
          <w:bCs w:val="0"/>
          <w:sz w:val="24"/>
          <w:szCs w:val="24"/>
          <w:cs/>
        </w:rPr>
        <w:t xml:space="preserve">जे इमे भवंति आरण्णिया </w:t>
      </w:r>
    </w:p>
    <w:p w:rsidR="00066E4B" w:rsidRDefault="00066E4B" w:rsidP="001936AC">
      <w:pPr>
        <w:spacing w:after="0" w:line="240" w:lineRule="auto"/>
        <w:ind w:right="1708"/>
        <w:contextualSpacing/>
        <w:rPr>
          <w:rFonts w:cs="Mangal" w:hint="cs"/>
          <w:sz w:val="24"/>
          <w:szCs w:val="24"/>
        </w:rPr>
      </w:pPr>
    </w:p>
    <w:p w:rsidR="001936AC" w:rsidRDefault="001936AC" w:rsidP="001936AC">
      <w:pPr>
        <w:spacing w:after="0" w:line="240" w:lineRule="auto"/>
        <w:ind w:right="1708"/>
        <w:contextualSpacing/>
        <w:rPr>
          <w:rFonts w:cs="Mangal"/>
          <w:sz w:val="24"/>
          <w:szCs w:val="24"/>
        </w:rPr>
      </w:pPr>
      <w:r>
        <w:rPr>
          <w:rFonts w:cs="Mangal" w:hint="cs"/>
          <w:sz w:val="24"/>
          <w:szCs w:val="24"/>
          <w:cs/>
        </w:rPr>
        <w:lastRenderedPageBreak/>
        <w:t>सुयक्खंधो-२, अज्झयणं-२, उद्देसो-</w:t>
      </w:r>
    </w:p>
    <w:tbl>
      <w:tblPr>
        <w:tblW w:w="10140" w:type="dxa"/>
        <w:tblInd w:w="93" w:type="dxa"/>
        <w:tblBorders>
          <w:top w:val="single" w:sz="4" w:space="0" w:color="auto"/>
        </w:tblBorders>
        <w:tblLook w:val="04A0"/>
      </w:tblPr>
      <w:tblGrid>
        <w:gridCol w:w="10140"/>
      </w:tblGrid>
      <w:tr w:rsidR="001936AC" w:rsidTr="00A43EF4">
        <w:trPr>
          <w:trHeight w:val="228"/>
        </w:trPr>
        <w:tc>
          <w:tcPr>
            <w:tcW w:w="10140" w:type="dxa"/>
            <w:tcBorders>
              <w:top w:val="single" w:sz="4" w:space="0" w:color="FF0000"/>
              <w:left w:val="nil"/>
              <w:bottom w:val="nil"/>
              <w:right w:val="nil"/>
            </w:tcBorders>
          </w:tcPr>
          <w:p w:rsidR="001936AC" w:rsidRDefault="001936A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9D0084">
      <w:pPr>
        <w:pStyle w:val="H4Hindi"/>
        <w:tabs>
          <w:tab w:val="left" w:pos="2250"/>
        </w:tabs>
        <w:spacing w:before="0" w:after="0"/>
        <w:jc w:val="both"/>
        <w:rPr>
          <w:bCs w:val="0"/>
          <w:sz w:val="24"/>
          <w:szCs w:val="24"/>
          <w:lang w:bidi="sa-IN"/>
        </w:rPr>
      </w:pPr>
      <w:r w:rsidRPr="00232CA9">
        <w:rPr>
          <w:bCs w:val="0"/>
          <w:sz w:val="24"/>
          <w:szCs w:val="24"/>
          <w:cs/>
        </w:rPr>
        <w:t>आवसहिया गा</w:t>
      </w:r>
      <w:r w:rsidRPr="00232CA9">
        <w:rPr>
          <w:rFonts w:hint="cs"/>
          <w:bCs w:val="0"/>
          <w:sz w:val="24"/>
          <w:szCs w:val="24"/>
          <w:cs/>
          <w:lang w:bidi="sa-IN"/>
        </w:rPr>
        <w:t>मनियं</w:t>
      </w:r>
      <w:r w:rsidRPr="00232CA9">
        <w:rPr>
          <w:bCs w:val="0"/>
          <w:sz w:val="24"/>
          <w:szCs w:val="24"/>
          <w:cs/>
        </w:rPr>
        <w:t xml:space="preserve">तिया कण्हुईरहस्सिया </w:t>
      </w:r>
      <w:r w:rsidRPr="00232CA9">
        <w:rPr>
          <w:rFonts w:hint="cs"/>
          <w:bCs w:val="0"/>
          <w:sz w:val="24"/>
          <w:szCs w:val="24"/>
          <w:cs/>
          <w:lang w:bidi="sa-IN"/>
        </w:rPr>
        <w:t>जाव</w:t>
      </w:r>
      <w:r w:rsidRPr="00232CA9">
        <w:rPr>
          <w:rFonts w:hint="cs"/>
          <w:bCs w:val="0"/>
          <w:sz w:val="24"/>
          <w:szCs w:val="24"/>
          <w:cs/>
        </w:rPr>
        <w:t xml:space="preserve"> </w:t>
      </w:r>
      <w:r w:rsidRPr="00232CA9">
        <w:rPr>
          <w:rFonts w:hint="cs"/>
          <w:bCs w:val="0"/>
          <w:sz w:val="24"/>
          <w:szCs w:val="24"/>
          <w:cs/>
          <w:lang w:bidi="sa-IN"/>
        </w:rPr>
        <w:t xml:space="preserve">ते </w:t>
      </w:r>
      <w:r w:rsidRPr="00232CA9">
        <w:rPr>
          <w:bCs w:val="0"/>
          <w:sz w:val="24"/>
          <w:szCs w:val="24"/>
          <w:cs/>
        </w:rPr>
        <w:t>तओ विप्पमुच्चमाणा भुज्जो एलमूयत्ताए तमूत्ताए पच्चायंति</w:t>
      </w:r>
      <w:r w:rsidRPr="00232CA9">
        <w:rPr>
          <w:rFonts w:hint="cs"/>
          <w:bCs w:val="0"/>
          <w:sz w:val="24"/>
          <w:szCs w:val="24"/>
          <w:cs/>
        </w:rPr>
        <w:t>,</w:t>
      </w:r>
      <w:r w:rsidRPr="00232CA9">
        <w:rPr>
          <w:bCs w:val="0"/>
          <w:sz w:val="24"/>
          <w:szCs w:val="24"/>
          <w:cs/>
        </w:rPr>
        <w:t xml:space="preserve"> </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एस ठाणे अ</w:t>
      </w:r>
      <w:r w:rsidRPr="00232CA9">
        <w:rPr>
          <w:rFonts w:hint="cs"/>
          <w:bCs w:val="0"/>
          <w:sz w:val="24"/>
          <w:szCs w:val="24"/>
          <w:cs/>
          <w:lang w:bidi="sa-IN"/>
        </w:rPr>
        <w:t>ना</w:t>
      </w:r>
      <w:r w:rsidRPr="00232CA9">
        <w:rPr>
          <w:bCs w:val="0"/>
          <w:sz w:val="24"/>
          <w:szCs w:val="24"/>
          <w:cs/>
        </w:rPr>
        <w:t>रिए अकेवले असव्वदुक्खप्पहीणमग्गे एगंतमिच्छे असाहू</w:t>
      </w:r>
      <w:r w:rsidRPr="00232CA9">
        <w:rPr>
          <w:rFonts w:hint="cs"/>
          <w:bCs w:val="0"/>
          <w:sz w:val="24"/>
          <w:szCs w:val="24"/>
          <w:cs/>
          <w:lang w:bidi="sa-IN"/>
        </w:rPr>
        <w:t>,</w:t>
      </w:r>
      <w:r w:rsidRPr="00232CA9">
        <w:rPr>
          <w:bCs w:val="0"/>
          <w:sz w:val="24"/>
          <w:szCs w:val="24"/>
          <w:cs/>
        </w:rPr>
        <w:t xml:space="preserve"> एस खलु तच्चस्स ठाणस्स </w:t>
      </w:r>
      <w:r w:rsidRPr="00232CA9">
        <w:rPr>
          <w:rFonts w:hint="cs"/>
          <w:bCs w:val="0"/>
          <w:sz w:val="24"/>
          <w:szCs w:val="24"/>
          <w:cs/>
        </w:rPr>
        <w:t>मि</w:t>
      </w:r>
      <w:r w:rsidRPr="00232CA9">
        <w:rPr>
          <w:rFonts w:hint="cs"/>
          <w:bCs w:val="0"/>
          <w:sz w:val="24"/>
          <w:szCs w:val="24"/>
          <w:cs/>
          <w:lang w:bidi="sa-IN"/>
        </w:rPr>
        <w:t>स्स</w:t>
      </w:r>
      <w:r w:rsidRPr="00232CA9">
        <w:rPr>
          <w:bCs w:val="0"/>
          <w:sz w:val="24"/>
          <w:szCs w:val="24"/>
          <w:cs/>
        </w:rPr>
        <w:t>गस्स विभं</w:t>
      </w:r>
      <w:r w:rsidRPr="00232CA9">
        <w:rPr>
          <w:rFonts w:hint="cs"/>
          <w:bCs w:val="0"/>
          <w:sz w:val="24"/>
          <w:szCs w:val="24"/>
          <w:cs/>
          <w:lang w:bidi="sa-IN"/>
        </w:rPr>
        <w:t>गे</w:t>
      </w:r>
      <w:r w:rsidRPr="00232CA9">
        <w:rPr>
          <w:bCs w:val="0"/>
          <w:sz w:val="24"/>
          <w:szCs w:val="24"/>
          <w:cs/>
        </w:rPr>
        <w:t xml:space="preserve"> एवमाहिए ।</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६७</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पढमस्स ठाणस्स अधम्मपक्खस्स विभंगे एवमाहिज्जइ</w:t>
      </w:r>
      <w:r w:rsidR="004605FC" w:rsidRPr="00232CA9">
        <w:rPr>
          <w:rFonts w:hint="cs"/>
          <w:bCs w:val="0"/>
          <w:sz w:val="24"/>
          <w:szCs w:val="24"/>
          <w:cs/>
        </w:rPr>
        <w:t xml:space="preserve"> </w:t>
      </w:r>
      <w:r w:rsidR="004605FC" w:rsidRPr="00232CA9">
        <w:rPr>
          <w:bCs w:val="0"/>
          <w:sz w:val="24"/>
          <w:szCs w:val="24"/>
          <w:cs/>
        </w:rPr>
        <w:t>-</w:t>
      </w:r>
      <w:r w:rsidR="004605FC" w:rsidRPr="00232CA9">
        <w:rPr>
          <w:rFonts w:hint="cs"/>
          <w:bCs w:val="0"/>
          <w:sz w:val="24"/>
          <w:szCs w:val="24"/>
          <w:cs/>
        </w:rPr>
        <w:t xml:space="preserve"> </w:t>
      </w:r>
      <w:r w:rsidR="004605FC" w:rsidRPr="00232CA9">
        <w:rPr>
          <w:bCs w:val="0"/>
          <w:sz w:val="24"/>
          <w:szCs w:val="24"/>
          <w:cs/>
        </w:rPr>
        <w:t>इह खलु पाईणं वा पडीणं वा उदीणं वा दाहिणं वा संतेगइया म</w:t>
      </w:r>
      <w:r w:rsidR="004605FC" w:rsidRPr="00232CA9">
        <w:rPr>
          <w:rFonts w:hint="cs"/>
          <w:bCs w:val="0"/>
          <w:sz w:val="24"/>
          <w:szCs w:val="24"/>
          <w:cs/>
          <w:lang w:bidi="sa-IN"/>
        </w:rPr>
        <w:t>नु</w:t>
      </w:r>
      <w:r w:rsidR="004605FC" w:rsidRPr="00232CA9">
        <w:rPr>
          <w:bCs w:val="0"/>
          <w:sz w:val="24"/>
          <w:szCs w:val="24"/>
          <w:cs/>
        </w:rPr>
        <w:t>स्सा भवंति</w:t>
      </w:r>
      <w:r w:rsidR="004605FC" w:rsidRPr="00232CA9">
        <w:rPr>
          <w:rFonts w:hint="cs"/>
          <w:bCs w:val="0"/>
          <w:sz w:val="24"/>
          <w:szCs w:val="24"/>
          <w:cs/>
          <w:lang w:bidi="sa-IN"/>
        </w:rPr>
        <w:t xml:space="preserve"> गिहत्था</w:t>
      </w:r>
      <w:r w:rsidR="004605FC" w:rsidRPr="00232CA9">
        <w:rPr>
          <w:rFonts w:hint="cs"/>
          <w:bCs w:val="0"/>
          <w:sz w:val="24"/>
          <w:szCs w:val="24"/>
          <w:cs/>
        </w:rPr>
        <w:t xml:space="preserve"> </w:t>
      </w:r>
      <w:r w:rsidR="004605FC" w:rsidRPr="00232CA9">
        <w:rPr>
          <w:bCs w:val="0"/>
          <w:sz w:val="24"/>
          <w:szCs w:val="24"/>
          <w:cs/>
        </w:rPr>
        <w:t>महिच्छा महारंभा महापरिग्गहा अधम्मिया अधम्माणुया अधम्मिट्ठा अधम्मक्खाई अधम्मपायजीविणो अधम्मपलोइणो अधम्मपलज्जणा अधम्मसीलसमुदाचारा अधम्मेण चेव वित्तिं कप्पेमाणा विहरंति</w:t>
      </w:r>
      <w:r w:rsidR="004605FC"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हण छिंद भिंद विगत्तगा लोहियपाणी चंडा रुद्दा खुद्दा साहस्सिया उ</w:t>
      </w:r>
      <w:r w:rsidRPr="00232CA9">
        <w:rPr>
          <w:rFonts w:hint="cs"/>
          <w:bCs w:val="0"/>
          <w:sz w:val="24"/>
          <w:szCs w:val="24"/>
          <w:cs/>
          <w:lang w:bidi="sa-IN"/>
        </w:rPr>
        <w:t>क्क</w:t>
      </w:r>
      <w:r w:rsidRPr="00232CA9">
        <w:rPr>
          <w:rFonts w:hint="cs"/>
          <w:bCs w:val="0"/>
          <w:sz w:val="24"/>
          <w:szCs w:val="24"/>
          <w:cs/>
        </w:rPr>
        <w:t>ं</w:t>
      </w:r>
      <w:r w:rsidRPr="00232CA9">
        <w:rPr>
          <w:bCs w:val="0"/>
          <w:sz w:val="24"/>
          <w:szCs w:val="24"/>
          <w:cs/>
        </w:rPr>
        <w:t>च</w:t>
      </w:r>
      <w:r w:rsidRPr="00232CA9">
        <w:rPr>
          <w:rFonts w:hint="cs"/>
          <w:bCs w:val="0"/>
          <w:sz w:val="24"/>
          <w:szCs w:val="24"/>
          <w:cs/>
          <w:lang w:bidi="sa-IN"/>
        </w:rPr>
        <w:t>न</w:t>
      </w:r>
      <w:r w:rsidRPr="00232CA9">
        <w:rPr>
          <w:bCs w:val="0"/>
          <w:sz w:val="24"/>
          <w:szCs w:val="24"/>
          <w:cs/>
        </w:rPr>
        <w:t>-वंच</w:t>
      </w:r>
      <w:r w:rsidRPr="00232CA9">
        <w:rPr>
          <w:rFonts w:hint="cs"/>
          <w:bCs w:val="0"/>
          <w:sz w:val="24"/>
          <w:szCs w:val="24"/>
          <w:cs/>
          <w:lang w:bidi="sa-IN"/>
        </w:rPr>
        <w:t>न</w:t>
      </w:r>
      <w:r w:rsidRPr="00232CA9">
        <w:rPr>
          <w:bCs w:val="0"/>
          <w:sz w:val="24"/>
          <w:szCs w:val="24"/>
          <w:cs/>
        </w:rPr>
        <w:t>-माया-नियडि-कूड-कवड-साइ-संपओगबहुला दुस्सीला दुव्वया दुप्पडियानंदा असा</w:t>
      </w:r>
      <w:r w:rsidRPr="00232CA9">
        <w:rPr>
          <w:rFonts w:hint="cs"/>
          <w:bCs w:val="0"/>
          <w:sz w:val="24"/>
          <w:szCs w:val="24"/>
          <w:cs/>
          <w:lang w:bidi="sa-IN"/>
        </w:rPr>
        <w:t>हू</w:t>
      </w:r>
      <w:r w:rsidRPr="00232CA9">
        <w:rPr>
          <w:bCs w:val="0"/>
          <w:sz w:val="24"/>
          <w:szCs w:val="24"/>
          <w:cs/>
        </w:rPr>
        <w:t xml:space="preserve"> सव्वाओ पाणाइवायाओ अप्पडिविरया जावज्जीवाए सव्वाओ कोहाओ </w:t>
      </w:r>
      <w:r w:rsidRPr="00232CA9">
        <w:rPr>
          <w:rFonts w:hint="cs"/>
          <w:bCs w:val="0"/>
          <w:sz w:val="24"/>
          <w:szCs w:val="24"/>
          <w:cs/>
          <w:lang w:bidi="sa-IN"/>
        </w:rPr>
        <w:t xml:space="preserve">जाव </w:t>
      </w:r>
      <w:r w:rsidRPr="00232CA9">
        <w:rPr>
          <w:bCs w:val="0"/>
          <w:sz w:val="24"/>
          <w:szCs w:val="24"/>
          <w:cs/>
        </w:rPr>
        <w:t>मिच्छादंसणसल्लाओ अप्पडिविरया</w:t>
      </w:r>
      <w:r w:rsidRPr="00232CA9">
        <w:rPr>
          <w:rFonts w:hint="cs"/>
          <w:bCs w:val="0"/>
          <w:sz w:val="24"/>
          <w:szCs w:val="24"/>
          <w:cs/>
        </w:rPr>
        <w:t>,</w:t>
      </w:r>
      <w:r w:rsidRPr="00232CA9">
        <w:rPr>
          <w:bCs w:val="0"/>
          <w:sz w:val="24"/>
          <w:szCs w:val="24"/>
          <w:cs/>
        </w:rPr>
        <w:t xml:space="preserve"> जावज्जीवाए</w:t>
      </w:r>
      <w:r w:rsidRPr="00232CA9">
        <w:rPr>
          <w:rFonts w:hint="cs"/>
          <w:bCs w:val="0"/>
          <w:sz w:val="24"/>
          <w:szCs w:val="24"/>
          <w:cs/>
          <w:lang w:bidi="sa-IN"/>
        </w:rPr>
        <w:t>,</w:t>
      </w:r>
      <w:r w:rsidRPr="00232CA9">
        <w:rPr>
          <w:bCs w:val="0"/>
          <w:sz w:val="24"/>
          <w:szCs w:val="24"/>
          <w:cs/>
        </w:rPr>
        <w:t xml:space="preserve"> सव्वाओ ण्हाणुम्मद्दण-</w:t>
      </w:r>
      <w:r w:rsidR="00E2089A">
        <w:rPr>
          <w:rFonts w:hint="cs"/>
          <w:bCs w:val="0"/>
          <w:sz w:val="24"/>
          <w:szCs w:val="24"/>
          <w:cs/>
        </w:rPr>
        <w:t xml:space="preserve"> </w:t>
      </w:r>
      <w:r w:rsidRPr="00232CA9">
        <w:rPr>
          <w:bCs w:val="0"/>
          <w:sz w:val="24"/>
          <w:szCs w:val="24"/>
          <w:cs/>
        </w:rPr>
        <w:t>वण्णग-</w:t>
      </w:r>
      <w:r w:rsidR="00E2089A">
        <w:rPr>
          <w:rFonts w:hint="cs"/>
          <w:bCs w:val="0"/>
          <w:sz w:val="24"/>
          <w:szCs w:val="24"/>
          <w:cs/>
        </w:rPr>
        <w:t xml:space="preserve"> </w:t>
      </w:r>
      <w:r w:rsidRPr="00232CA9">
        <w:rPr>
          <w:rFonts w:hint="cs"/>
          <w:bCs w:val="0"/>
          <w:sz w:val="24"/>
          <w:szCs w:val="24"/>
          <w:cs/>
          <w:lang w:bidi="sa-IN"/>
        </w:rPr>
        <w:t>गंध-</w:t>
      </w:r>
      <w:r w:rsidRPr="00232CA9">
        <w:rPr>
          <w:bCs w:val="0"/>
          <w:sz w:val="24"/>
          <w:szCs w:val="24"/>
          <w:cs/>
        </w:rPr>
        <w:t>विलेवण-</w:t>
      </w:r>
      <w:r w:rsidR="00E2089A">
        <w:rPr>
          <w:rFonts w:hint="cs"/>
          <w:bCs w:val="0"/>
          <w:sz w:val="24"/>
          <w:szCs w:val="24"/>
          <w:cs/>
        </w:rPr>
        <w:t xml:space="preserve"> </w:t>
      </w:r>
      <w:r w:rsidRPr="00232CA9">
        <w:rPr>
          <w:bCs w:val="0"/>
          <w:sz w:val="24"/>
          <w:szCs w:val="24"/>
          <w:cs/>
        </w:rPr>
        <w:t>सद्द-फरिस-रस-रूव-गंध-</w:t>
      </w:r>
      <w:r w:rsidR="00E2089A">
        <w:rPr>
          <w:rFonts w:hint="cs"/>
          <w:bCs w:val="0"/>
          <w:sz w:val="24"/>
          <w:szCs w:val="24"/>
          <w:cs/>
        </w:rPr>
        <w:t xml:space="preserve"> </w:t>
      </w:r>
      <w:r w:rsidRPr="00232CA9">
        <w:rPr>
          <w:bCs w:val="0"/>
          <w:sz w:val="24"/>
          <w:szCs w:val="24"/>
          <w:cs/>
        </w:rPr>
        <w:t>मल्लालंकाराओ अ</w:t>
      </w:r>
      <w:r w:rsidRPr="00232CA9">
        <w:rPr>
          <w:rFonts w:hint="cs"/>
          <w:bCs w:val="0"/>
          <w:sz w:val="24"/>
          <w:szCs w:val="24"/>
          <w:cs/>
          <w:lang w:bidi="sa-IN"/>
        </w:rPr>
        <w:t>प्पडि</w:t>
      </w:r>
      <w:r w:rsidRPr="00232CA9">
        <w:rPr>
          <w:bCs w:val="0"/>
          <w:sz w:val="24"/>
          <w:szCs w:val="24"/>
          <w:cs/>
        </w:rPr>
        <w:t>विरया</w:t>
      </w:r>
      <w:r w:rsidRPr="00232CA9">
        <w:rPr>
          <w:rFonts w:hint="cs"/>
          <w:bCs w:val="0"/>
          <w:sz w:val="24"/>
          <w:szCs w:val="24"/>
          <w:cs/>
        </w:rPr>
        <w:t>,</w:t>
      </w:r>
      <w:r w:rsidRPr="00232CA9">
        <w:rPr>
          <w:bCs w:val="0"/>
          <w:sz w:val="24"/>
          <w:szCs w:val="24"/>
          <w:cs/>
        </w:rPr>
        <w:t xml:space="preserve"> जावज्जीवाए सव्वाओ सगड-रह-जाण-</w:t>
      </w:r>
      <w:r w:rsidRPr="00232CA9">
        <w:rPr>
          <w:rFonts w:hint="cs"/>
          <w:bCs w:val="0"/>
          <w:sz w:val="24"/>
          <w:szCs w:val="24"/>
          <w:cs/>
          <w:lang w:bidi="sa-IN"/>
        </w:rPr>
        <w:t xml:space="preserve"> </w:t>
      </w:r>
      <w:r w:rsidRPr="00232CA9">
        <w:rPr>
          <w:bCs w:val="0"/>
          <w:sz w:val="24"/>
          <w:szCs w:val="24"/>
          <w:cs/>
        </w:rPr>
        <w:t>जुग्ग-गिल्लि-थिल्लि-सिय</w:t>
      </w:r>
      <w:r w:rsidRPr="00232CA9">
        <w:rPr>
          <w:rFonts w:hint="cs"/>
          <w:bCs w:val="0"/>
          <w:sz w:val="24"/>
          <w:szCs w:val="24"/>
          <w:cs/>
          <w:lang w:bidi="sa-IN"/>
        </w:rPr>
        <w:t>ा</w:t>
      </w:r>
      <w:r w:rsidRPr="00232CA9">
        <w:rPr>
          <w:bCs w:val="0"/>
          <w:sz w:val="24"/>
          <w:szCs w:val="24"/>
          <w:cs/>
        </w:rPr>
        <w:t>-संदमाणिया-</w:t>
      </w:r>
      <w:r w:rsidRPr="00232CA9">
        <w:rPr>
          <w:rFonts w:hint="cs"/>
          <w:bCs w:val="0"/>
          <w:sz w:val="24"/>
          <w:szCs w:val="24"/>
          <w:cs/>
          <w:lang w:bidi="sa-IN"/>
        </w:rPr>
        <w:t>स</w:t>
      </w:r>
      <w:r w:rsidRPr="00232CA9">
        <w:rPr>
          <w:bCs w:val="0"/>
          <w:sz w:val="24"/>
          <w:szCs w:val="24"/>
          <w:cs/>
        </w:rPr>
        <w:t>यणासण - वाहण -भोग - भोयण-पवित्थरविहीओ अप्पडिविरया जावज्जीवाए सव्वाओ कय-</w:t>
      </w:r>
      <w:r w:rsidRPr="00232CA9">
        <w:rPr>
          <w:rFonts w:hint="cs"/>
          <w:bCs w:val="0"/>
          <w:sz w:val="24"/>
          <w:szCs w:val="24"/>
          <w:cs/>
          <w:lang w:bidi="sa-IN"/>
        </w:rPr>
        <w:t>वि</w:t>
      </w:r>
      <w:r w:rsidRPr="00232CA9">
        <w:rPr>
          <w:bCs w:val="0"/>
          <w:sz w:val="24"/>
          <w:szCs w:val="24"/>
          <w:cs/>
        </w:rPr>
        <w:t>क्कय-मासद्धमास-रूवग-संववहाराओ अप्पड</w:t>
      </w:r>
      <w:r w:rsidR="00E2089A">
        <w:rPr>
          <w:bCs w:val="0"/>
          <w:sz w:val="24"/>
          <w:szCs w:val="24"/>
          <w:cs/>
        </w:rPr>
        <w:t>िविरया जावज्जीवाए सव्वाओ हिरण्ण</w:t>
      </w:r>
      <w:r w:rsidR="00E2089A">
        <w:rPr>
          <w:rFonts w:hint="cs"/>
          <w:bCs w:val="0"/>
          <w:sz w:val="24"/>
          <w:szCs w:val="24"/>
          <w:cs/>
        </w:rPr>
        <w:t xml:space="preserve"> </w:t>
      </w:r>
      <w:r w:rsidRPr="00232CA9">
        <w:rPr>
          <w:bCs w:val="0"/>
          <w:sz w:val="24"/>
          <w:szCs w:val="24"/>
          <w:cs/>
        </w:rPr>
        <w:t>सुवण्ण-</w:t>
      </w:r>
      <w:r w:rsidR="00E2089A">
        <w:rPr>
          <w:rFonts w:hint="cs"/>
          <w:bCs w:val="0"/>
          <w:sz w:val="24"/>
          <w:szCs w:val="24"/>
          <w:cs/>
        </w:rPr>
        <w:t xml:space="preserve"> </w:t>
      </w:r>
      <w:r w:rsidRPr="00232CA9">
        <w:rPr>
          <w:bCs w:val="0"/>
          <w:sz w:val="24"/>
          <w:szCs w:val="24"/>
          <w:cs/>
        </w:rPr>
        <w:t>घ</w:t>
      </w:r>
      <w:r w:rsidRPr="00232CA9">
        <w:rPr>
          <w:rFonts w:hint="cs"/>
          <w:bCs w:val="0"/>
          <w:sz w:val="24"/>
          <w:szCs w:val="24"/>
          <w:cs/>
          <w:lang w:bidi="sa-IN"/>
        </w:rPr>
        <w:t>न</w:t>
      </w:r>
      <w:r w:rsidR="00E2089A">
        <w:rPr>
          <w:rFonts w:hint="cs"/>
          <w:bCs w:val="0"/>
          <w:sz w:val="24"/>
          <w:szCs w:val="24"/>
          <w:cs/>
        </w:rPr>
        <w:t xml:space="preserve"> </w:t>
      </w:r>
      <w:r w:rsidRPr="00232CA9">
        <w:rPr>
          <w:bCs w:val="0"/>
          <w:sz w:val="24"/>
          <w:szCs w:val="24"/>
          <w:cs/>
        </w:rPr>
        <w:t>ध</w:t>
      </w:r>
      <w:r w:rsidRPr="00232CA9">
        <w:rPr>
          <w:rFonts w:hint="cs"/>
          <w:bCs w:val="0"/>
          <w:sz w:val="24"/>
          <w:szCs w:val="24"/>
          <w:cs/>
          <w:lang w:bidi="sa-IN"/>
        </w:rPr>
        <w:t>न्न</w:t>
      </w:r>
      <w:r w:rsidR="00E2089A">
        <w:rPr>
          <w:rFonts w:hint="cs"/>
          <w:bCs w:val="0"/>
          <w:sz w:val="24"/>
          <w:szCs w:val="24"/>
          <w:cs/>
        </w:rPr>
        <w:t xml:space="preserve"> </w:t>
      </w:r>
      <w:r w:rsidR="00E2089A">
        <w:rPr>
          <w:bCs w:val="0"/>
          <w:sz w:val="24"/>
          <w:szCs w:val="24"/>
          <w:cs/>
        </w:rPr>
        <w:t>मणि</w:t>
      </w:r>
      <w:r w:rsidR="00E2089A">
        <w:rPr>
          <w:rFonts w:hint="cs"/>
          <w:bCs w:val="0"/>
          <w:sz w:val="24"/>
          <w:szCs w:val="24"/>
          <w:cs/>
        </w:rPr>
        <w:t xml:space="preserve"> </w:t>
      </w:r>
      <w:r w:rsidR="00E2089A">
        <w:rPr>
          <w:bCs w:val="0"/>
          <w:sz w:val="24"/>
          <w:szCs w:val="24"/>
          <w:cs/>
        </w:rPr>
        <w:t>मोत्तिय</w:t>
      </w:r>
      <w:r w:rsidR="00E2089A">
        <w:rPr>
          <w:rFonts w:hint="cs"/>
          <w:bCs w:val="0"/>
          <w:sz w:val="24"/>
          <w:szCs w:val="24"/>
          <w:cs/>
        </w:rPr>
        <w:t xml:space="preserve"> </w:t>
      </w:r>
      <w:r w:rsidR="00E2089A">
        <w:rPr>
          <w:bCs w:val="0"/>
          <w:sz w:val="24"/>
          <w:szCs w:val="24"/>
          <w:cs/>
        </w:rPr>
        <w:t>संख</w:t>
      </w:r>
      <w:r w:rsidR="00E2089A">
        <w:rPr>
          <w:rFonts w:hint="cs"/>
          <w:bCs w:val="0"/>
          <w:sz w:val="24"/>
          <w:szCs w:val="24"/>
          <w:cs/>
        </w:rPr>
        <w:t xml:space="preserve"> </w:t>
      </w:r>
      <w:r w:rsidR="00E2089A">
        <w:rPr>
          <w:bCs w:val="0"/>
          <w:sz w:val="24"/>
          <w:szCs w:val="24"/>
          <w:cs/>
        </w:rPr>
        <w:t>सिल</w:t>
      </w:r>
      <w:r w:rsidR="001A7304">
        <w:rPr>
          <w:rFonts w:hint="cs"/>
          <w:bCs w:val="0"/>
          <w:sz w:val="24"/>
          <w:szCs w:val="24"/>
          <w:cs/>
        </w:rPr>
        <w:t>-</w:t>
      </w:r>
      <w:r w:rsidRPr="00232CA9">
        <w:rPr>
          <w:bCs w:val="0"/>
          <w:sz w:val="24"/>
          <w:szCs w:val="24"/>
          <w:cs/>
        </w:rPr>
        <w:t xml:space="preserve">प्पवालाओ अप्पडिविरया जावज्जीवाए सव्वाओ कूडतुल-कूडमाणाओ अप्पडिविरया जावज्जीवाए </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सव्वाओ आरंभसमारंभाओ अप्पडिविरया जावज्जीवाए सव्वाओ करण-कारावणाओ अप्पडिविरया जावज्जीवाए सव्वाओ पयण-पयावणाओ अप्पडिविरया जावज्जीवाए सव्वाओ कुट्टण-पिट्टण-तज्जण-ताड</w:t>
      </w:r>
      <w:r w:rsidRPr="00232CA9">
        <w:rPr>
          <w:rFonts w:hint="cs"/>
          <w:bCs w:val="0"/>
          <w:sz w:val="24"/>
          <w:szCs w:val="24"/>
          <w:cs/>
          <w:lang w:bidi="sa-IN"/>
        </w:rPr>
        <w:t>न</w:t>
      </w:r>
      <w:r w:rsidRPr="00232CA9">
        <w:rPr>
          <w:bCs w:val="0"/>
          <w:sz w:val="24"/>
          <w:szCs w:val="24"/>
          <w:cs/>
        </w:rPr>
        <w:t>-वह-बंधपरिकिलेसाओ अप्पडिविरया जावज्जीवाए</w:t>
      </w:r>
      <w:r w:rsidRPr="00232CA9">
        <w:rPr>
          <w:rFonts w:hint="cs"/>
          <w:bCs w:val="0"/>
          <w:sz w:val="24"/>
          <w:szCs w:val="24"/>
          <w:cs/>
          <w:lang w:bidi="sa-IN"/>
        </w:rPr>
        <w:t>,</w:t>
      </w:r>
      <w:r w:rsidRPr="00232CA9">
        <w:rPr>
          <w:bCs w:val="0"/>
          <w:sz w:val="24"/>
          <w:szCs w:val="24"/>
          <w:cs/>
        </w:rPr>
        <w:t xml:space="preserve"> जे यावण्णे तहप्पगारा सावज्जा अबोहिया कम्म</w:t>
      </w:r>
      <w:r w:rsidRPr="00232CA9">
        <w:rPr>
          <w:rFonts w:hint="cs"/>
          <w:bCs w:val="0"/>
          <w:sz w:val="24"/>
          <w:szCs w:val="24"/>
          <w:cs/>
          <w:lang w:bidi="sa-IN"/>
        </w:rPr>
        <w:t>ं</w:t>
      </w:r>
      <w:r w:rsidRPr="00232CA9">
        <w:rPr>
          <w:bCs w:val="0"/>
          <w:sz w:val="24"/>
          <w:szCs w:val="24"/>
          <w:cs/>
        </w:rPr>
        <w:t>ता परपाणपरियावणकरा</w:t>
      </w:r>
      <w:r w:rsidRPr="00232CA9">
        <w:rPr>
          <w:rFonts w:hint="cs"/>
          <w:bCs w:val="0"/>
          <w:sz w:val="24"/>
          <w:szCs w:val="24"/>
          <w:cs/>
        </w:rPr>
        <w:t>जे</w:t>
      </w:r>
      <w:r w:rsidRPr="00232CA9">
        <w:rPr>
          <w:bCs w:val="0"/>
          <w:sz w:val="24"/>
          <w:szCs w:val="24"/>
          <w:cs/>
        </w:rPr>
        <w:t xml:space="preserve"> </w:t>
      </w:r>
      <w:r w:rsidRPr="00232CA9">
        <w:rPr>
          <w:rFonts w:hint="cs"/>
          <w:bCs w:val="0"/>
          <w:sz w:val="24"/>
          <w:szCs w:val="24"/>
          <w:cs/>
          <w:lang w:bidi="sa-IN"/>
        </w:rPr>
        <w:t xml:space="preserve">अनारिएहिं </w:t>
      </w:r>
      <w:r w:rsidRPr="00232CA9">
        <w:rPr>
          <w:bCs w:val="0"/>
          <w:sz w:val="24"/>
          <w:szCs w:val="24"/>
          <w:cs/>
        </w:rPr>
        <w:t>कज्जंति ततो अप्पडिविरिया जावज्जीवाए</w:t>
      </w:r>
      <w:r w:rsidRPr="00232CA9">
        <w:rPr>
          <w:rFonts w:hint="cs"/>
          <w:bCs w:val="0"/>
          <w:sz w:val="24"/>
          <w:szCs w:val="24"/>
          <w:cs/>
          <w:lang w:bidi="sa-IN"/>
        </w:rPr>
        <w:t xml:space="preserve"> ।</w:t>
      </w:r>
    </w:p>
    <w:p w:rsidR="001A7304" w:rsidRDefault="004605FC" w:rsidP="001A17BE">
      <w:pPr>
        <w:pStyle w:val="PlainHindi"/>
        <w:tabs>
          <w:tab w:val="left" w:pos="2250"/>
        </w:tabs>
        <w:spacing w:after="0"/>
        <w:ind w:firstLine="1440"/>
        <w:jc w:val="both"/>
        <w:rPr>
          <w:rFonts w:hint="cs"/>
          <w:sz w:val="24"/>
          <w:szCs w:val="24"/>
        </w:rPr>
      </w:pPr>
      <w:r w:rsidRPr="00232CA9">
        <w:rPr>
          <w:sz w:val="24"/>
          <w:szCs w:val="24"/>
          <w:cs/>
        </w:rPr>
        <w:t>से जहा</w:t>
      </w:r>
      <w:r w:rsidRPr="00232CA9">
        <w:rPr>
          <w:rFonts w:hint="cs"/>
          <w:sz w:val="24"/>
          <w:szCs w:val="24"/>
          <w:cs/>
          <w:lang w:bidi="sa-IN"/>
        </w:rPr>
        <w:t>ना</w:t>
      </w:r>
      <w:r w:rsidRPr="00232CA9">
        <w:rPr>
          <w:sz w:val="24"/>
          <w:szCs w:val="24"/>
          <w:cs/>
        </w:rPr>
        <w:t>मए केइ पुरिसे कलम-</w:t>
      </w:r>
      <w:r w:rsidR="001A7304">
        <w:rPr>
          <w:rFonts w:hint="cs"/>
          <w:sz w:val="24"/>
          <w:szCs w:val="24"/>
          <w:cs/>
        </w:rPr>
        <w:t xml:space="preserve"> </w:t>
      </w:r>
      <w:r w:rsidRPr="00232CA9">
        <w:rPr>
          <w:sz w:val="24"/>
          <w:szCs w:val="24"/>
          <w:cs/>
        </w:rPr>
        <w:t>मसूर-</w:t>
      </w:r>
      <w:r w:rsidR="001A7304">
        <w:rPr>
          <w:rFonts w:hint="cs"/>
          <w:sz w:val="24"/>
          <w:szCs w:val="24"/>
          <w:cs/>
        </w:rPr>
        <w:t xml:space="preserve"> </w:t>
      </w:r>
      <w:r w:rsidRPr="00232CA9">
        <w:rPr>
          <w:sz w:val="24"/>
          <w:szCs w:val="24"/>
          <w:cs/>
        </w:rPr>
        <w:t>तिल-</w:t>
      </w:r>
      <w:r w:rsidR="001A7304">
        <w:rPr>
          <w:rFonts w:hint="cs"/>
          <w:sz w:val="24"/>
          <w:szCs w:val="24"/>
          <w:cs/>
        </w:rPr>
        <w:t xml:space="preserve"> </w:t>
      </w:r>
      <w:r w:rsidRPr="00232CA9">
        <w:rPr>
          <w:sz w:val="24"/>
          <w:szCs w:val="24"/>
          <w:cs/>
        </w:rPr>
        <w:t>मुग्ग-</w:t>
      </w:r>
      <w:r w:rsidR="001A7304">
        <w:rPr>
          <w:rFonts w:hint="cs"/>
          <w:sz w:val="24"/>
          <w:szCs w:val="24"/>
          <w:cs/>
        </w:rPr>
        <w:t xml:space="preserve"> </w:t>
      </w:r>
      <w:r w:rsidRPr="00232CA9">
        <w:rPr>
          <w:sz w:val="24"/>
          <w:szCs w:val="24"/>
          <w:cs/>
        </w:rPr>
        <w:t>मास-</w:t>
      </w:r>
      <w:r w:rsidR="001A7304">
        <w:rPr>
          <w:rFonts w:hint="cs"/>
          <w:sz w:val="24"/>
          <w:szCs w:val="24"/>
          <w:cs/>
        </w:rPr>
        <w:t xml:space="preserve"> </w:t>
      </w:r>
      <w:r w:rsidRPr="00232CA9">
        <w:rPr>
          <w:rFonts w:hint="cs"/>
          <w:sz w:val="24"/>
          <w:szCs w:val="24"/>
          <w:cs/>
          <w:lang w:bidi="sa-IN"/>
        </w:rPr>
        <w:t>नि</w:t>
      </w:r>
      <w:r w:rsidRPr="00232CA9">
        <w:rPr>
          <w:sz w:val="24"/>
          <w:szCs w:val="24"/>
          <w:cs/>
        </w:rPr>
        <w:t>प्फाव-कुलत्थ-</w:t>
      </w:r>
      <w:r w:rsidR="001A7304">
        <w:rPr>
          <w:rFonts w:hint="cs"/>
          <w:sz w:val="24"/>
          <w:szCs w:val="24"/>
          <w:cs/>
        </w:rPr>
        <w:t xml:space="preserve"> </w:t>
      </w:r>
      <w:r w:rsidRPr="00232CA9">
        <w:rPr>
          <w:sz w:val="24"/>
          <w:szCs w:val="24"/>
          <w:cs/>
        </w:rPr>
        <w:t>आलिसंदग-परिमंथग</w:t>
      </w:r>
      <w:r w:rsidR="001A7304">
        <w:rPr>
          <w:rFonts w:hint="cs"/>
          <w:sz w:val="24"/>
          <w:szCs w:val="24"/>
          <w:cs/>
        </w:rPr>
        <w:t xml:space="preserve"> </w:t>
      </w:r>
      <w:r w:rsidRPr="00232CA9">
        <w:rPr>
          <w:sz w:val="24"/>
          <w:szCs w:val="24"/>
          <w:cs/>
        </w:rPr>
        <w:t>मादिएहिं अयते कूरे मिच्छादंडं पउंजति</w:t>
      </w:r>
      <w:r w:rsidRPr="00232CA9">
        <w:rPr>
          <w:rFonts w:hint="cs"/>
          <w:sz w:val="24"/>
          <w:szCs w:val="24"/>
          <w:cs/>
          <w:lang w:bidi="sa-IN"/>
        </w:rPr>
        <w:t>,</w:t>
      </w:r>
      <w:r w:rsidRPr="00232CA9">
        <w:rPr>
          <w:sz w:val="24"/>
          <w:szCs w:val="24"/>
          <w:cs/>
        </w:rPr>
        <w:t xml:space="preserve"> एवमेव तहप्पगारे पुरिसजाए तित्तिर</w:t>
      </w:r>
      <w:r w:rsidRPr="00232CA9">
        <w:rPr>
          <w:rFonts w:hint="cs"/>
          <w:sz w:val="24"/>
          <w:szCs w:val="24"/>
          <w:cs/>
          <w:lang w:bidi="sa-IN"/>
        </w:rPr>
        <w:t>-</w:t>
      </w:r>
      <w:r w:rsidR="001A7304">
        <w:rPr>
          <w:sz w:val="24"/>
          <w:szCs w:val="24"/>
          <w:cs/>
        </w:rPr>
        <w:t>वट्टग-लावग-कवोय-कविंजल-मिय -महिस -</w:t>
      </w:r>
      <w:r w:rsidRPr="00232CA9">
        <w:rPr>
          <w:sz w:val="24"/>
          <w:szCs w:val="24"/>
          <w:cs/>
        </w:rPr>
        <w:t>वरा</w:t>
      </w:r>
      <w:r w:rsidRPr="00232CA9">
        <w:rPr>
          <w:rFonts w:hint="cs"/>
          <w:sz w:val="24"/>
          <w:szCs w:val="24"/>
          <w:cs/>
          <w:lang w:bidi="sa-IN"/>
        </w:rPr>
        <w:t>ह</w:t>
      </w:r>
      <w:r w:rsidR="001A7304">
        <w:rPr>
          <w:sz w:val="24"/>
          <w:szCs w:val="24"/>
          <w:cs/>
        </w:rPr>
        <w:t xml:space="preserve"> -गाह -</w:t>
      </w:r>
      <w:r w:rsidRPr="00232CA9">
        <w:rPr>
          <w:sz w:val="24"/>
          <w:szCs w:val="24"/>
          <w:cs/>
        </w:rPr>
        <w:t>गोह-कुम्म-सिरीसिवामादिएहिं अय</w:t>
      </w:r>
      <w:r w:rsidRPr="00232CA9">
        <w:rPr>
          <w:rFonts w:hint="cs"/>
          <w:sz w:val="24"/>
          <w:szCs w:val="24"/>
          <w:cs/>
          <w:lang w:bidi="sa-IN"/>
        </w:rPr>
        <w:t>ं</w:t>
      </w:r>
      <w:r w:rsidRPr="00232CA9">
        <w:rPr>
          <w:sz w:val="24"/>
          <w:szCs w:val="24"/>
          <w:cs/>
        </w:rPr>
        <w:t>ते कूरे मिच्छादंडं पउंजति</w:t>
      </w:r>
      <w:r w:rsidRPr="00232CA9">
        <w:rPr>
          <w:rFonts w:hint="cs"/>
          <w:sz w:val="24"/>
          <w:szCs w:val="24"/>
          <w:cs/>
          <w:lang w:bidi="sa-IN"/>
        </w:rPr>
        <w:t>,</w:t>
      </w:r>
      <w:r w:rsidRPr="00232CA9">
        <w:rPr>
          <w:sz w:val="24"/>
          <w:szCs w:val="24"/>
          <w:cs/>
        </w:rPr>
        <w:t xml:space="preserve"> जा वि य से बाहिरिया परिसा भवइ</w:t>
      </w:r>
      <w:r w:rsidRPr="00232CA9">
        <w:rPr>
          <w:rFonts w:hint="cs"/>
          <w:sz w:val="24"/>
          <w:szCs w:val="24"/>
          <w:cs/>
          <w:lang w:bidi="sa-IN"/>
        </w:rPr>
        <w:t>,</w:t>
      </w:r>
      <w:r w:rsidRPr="00232CA9">
        <w:rPr>
          <w:sz w:val="24"/>
          <w:szCs w:val="24"/>
          <w:cs/>
        </w:rPr>
        <w:t xml:space="preserve"> तं जहा-</w:t>
      </w:r>
      <w:r w:rsidRPr="00232CA9">
        <w:rPr>
          <w:rFonts w:hint="cs"/>
          <w:sz w:val="24"/>
          <w:szCs w:val="24"/>
          <w:cs/>
          <w:lang w:bidi="sa-IN"/>
        </w:rPr>
        <w:t xml:space="preserve"> </w:t>
      </w:r>
      <w:r w:rsidRPr="00232CA9">
        <w:rPr>
          <w:sz w:val="24"/>
          <w:szCs w:val="24"/>
          <w:cs/>
        </w:rPr>
        <w:t>दासे इ वा पेसे इ वा भयए इ वा भाइल्ले इ वा कम्मकरए इ वा भोगपुरिसे इ वा तेसिं पि य णं अ</w:t>
      </w:r>
      <w:r w:rsidRPr="00232CA9">
        <w:rPr>
          <w:rFonts w:hint="cs"/>
          <w:sz w:val="24"/>
          <w:szCs w:val="24"/>
          <w:cs/>
          <w:lang w:bidi="sa-IN"/>
        </w:rPr>
        <w:t>न्न</w:t>
      </w:r>
      <w:r w:rsidRPr="00232CA9">
        <w:rPr>
          <w:sz w:val="24"/>
          <w:szCs w:val="24"/>
          <w:cs/>
        </w:rPr>
        <w:t>यरंसि अहालहुगंसि अवराहंसि सयमेव गरुयं दंडं निव्वत्तेइ</w:t>
      </w:r>
      <w:r w:rsidR="001A7304">
        <w:rPr>
          <w:rFonts w:hint="cs"/>
          <w:sz w:val="24"/>
          <w:szCs w:val="24"/>
          <w:cs/>
        </w:rPr>
        <w:t>,</w:t>
      </w:r>
      <w:r w:rsidRPr="00232CA9">
        <w:rPr>
          <w:sz w:val="24"/>
          <w:szCs w:val="24"/>
          <w:cs/>
        </w:rPr>
        <w:t xml:space="preserve"> </w:t>
      </w:r>
    </w:p>
    <w:p w:rsidR="001A7304" w:rsidRPr="00232CA9" w:rsidRDefault="004605FC" w:rsidP="001A7304">
      <w:pPr>
        <w:pStyle w:val="PlainHindi"/>
        <w:tabs>
          <w:tab w:val="left" w:pos="2250"/>
        </w:tabs>
        <w:spacing w:after="0"/>
        <w:jc w:val="both"/>
        <w:rPr>
          <w:sz w:val="24"/>
          <w:szCs w:val="24"/>
          <w:lang w:bidi="sa-IN"/>
        </w:rPr>
      </w:pPr>
      <w:r w:rsidRPr="00232CA9">
        <w:rPr>
          <w:sz w:val="24"/>
          <w:szCs w:val="24"/>
          <w:cs/>
        </w:rPr>
        <w:t xml:space="preserve">तं जहा-इमं दंडेह इमं मुंडेह इमं तज्जेह इमं तालेह इमं </w:t>
      </w:r>
      <w:r w:rsidRPr="00232CA9">
        <w:rPr>
          <w:rFonts w:hint="cs"/>
          <w:sz w:val="24"/>
          <w:szCs w:val="24"/>
          <w:cs/>
          <w:lang w:bidi="sa-IN"/>
        </w:rPr>
        <w:t>अ</w:t>
      </w:r>
      <w:r w:rsidRPr="00232CA9">
        <w:rPr>
          <w:sz w:val="24"/>
          <w:szCs w:val="24"/>
          <w:cs/>
        </w:rPr>
        <w:t>दुयबंध</w:t>
      </w:r>
      <w:r w:rsidRPr="00232CA9">
        <w:rPr>
          <w:rFonts w:hint="cs"/>
          <w:sz w:val="24"/>
          <w:szCs w:val="24"/>
          <w:cs/>
          <w:lang w:bidi="sa-IN"/>
        </w:rPr>
        <w:t>नं</w:t>
      </w:r>
      <w:r w:rsidRPr="00232CA9">
        <w:rPr>
          <w:sz w:val="24"/>
          <w:szCs w:val="24"/>
          <w:cs/>
        </w:rPr>
        <w:t xml:space="preserve"> करेह इमं नियलबंध</w:t>
      </w:r>
      <w:r w:rsidRPr="00232CA9">
        <w:rPr>
          <w:rFonts w:hint="cs"/>
          <w:sz w:val="24"/>
          <w:szCs w:val="24"/>
          <w:cs/>
          <w:lang w:bidi="sa-IN"/>
        </w:rPr>
        <w:t>नं</w:t>
      </w:r>
      <w:r w:rsidRPr="00232CA9">
        <w:rPr>
          <w:sz w:val="24"/>
          <w:szCs w:val="24"/>
          <w:cs/>
        </w:rPr>
        <w:t xml:space="preserve"> करेह इमं हड्डिबंध</w:t>
      </w:r>
      <w:r w:rsidRPr="00232CA9">
        <w:rPr>
          <w:rFonts w:hint="cs"/>
          <w:sz w:val="24"/>
          <w:szCs w:val="24"/>
          <w:cs/>
          <w:lang w:bidi="sa-IN"/>
        </w:rPr>
        <w:t>नं</w:t>
      </w:r>
      <w:r w:rsidRPr="00232CA9">
        <w:rPr>
          <w:sz w:val="24"/>
          <w:szCs w:val="24"/>
          <w:cs/>
        </w:rPr>
        <w:t xml:space="preserve"> करेह इमं चारगबंध</w:t>
      </w:r>
      <w:r w:rsidRPr="00232CA9">
        <w:rPr>
          <w:rFonts w:hint="cs"/>
          <w:sz w:val="24"/>
          <w:szCs w:val="24"/>
          <w:cs/>
          <w:lang w:bidi="sa-IN"/>
        </w:rPr>
        <w:t>नं</w:t>
      </w:r>
      <w:r w:rsidRPr="00232CA9">
        <w:rPr>
          <w:sz w:val="24"/>
          <w:szCs w:val="24"/>
          <w:cs/>
        </w:rPr>
        <w:t xml:space="preserve"> करेह इमं नियल-जुयल-संकोडिय-मोडियं करेह इमं ह</w:t>
      </w:r>
      <w:r w:rsidRPr="00232CA9">
        <w:rPr>
          <w:rFonts w:hint="cs"/>
          <w:sz w:val="24"/>
          <w:szCs w:val="24"/>
          <w:cs/>
          <w:lang w:bidi="sa-IN"/>
        </w:rPr>
        <w:t>त्थ</w:t>
      </w:r>
      <w:r w:rsidRPr="00232CA9">
        <w:rPr>
          <w:sz w:val="24"/>
          <w:szCs w:val="24"/>
          <w:cs/>
        </w:rPr>
        <w:t>च्छि</w:t>
      </w:r>
      <w:r w:rsidRPr="00232CA9">
        <w:rPr>
          <w:rFonts w:hint="cs"/>
          <w:sz w:val="24"/>
          <w:szCs w:val="24"/>
          <w:cs/>
          <w:lang w:bidi="sa-IN"/>
        </w:rPr>
        <w:t>न्न</w:t>
      </w:r>
      <w:r w:rsidRPr="00232CA9">
        <w:rPr>
          <w:sz w:val="24"/>
          <w:szCs w:val="24"/>
          <w:cs/>
        </w:rPr>
        <w:t xml:space="preserve">यं करेह </w:t>
      </w:r>
      <w:r w:rsidRPr="00232CA9">
        <w:rPr>
          <w:rFonts w:hint="cs"/>
          <w:sz w:val="24"/>
          <w:szCs w:val="24"/>
          <w:cs/>
          <w:lang w:bidi="sa-IN"/>
        </w:rPr>
        <w:t>इमं पायछिन्नयं करेह, इमं क</w:t>
      </w:r>
      <w:r w:rsidRPr="00232CA9">
        <w:rPr>
          <w:rFonts w:hint="cs"/>
          <w:sz w:val="24"/>
          <w:szCs w:val="24"/>
          <w:cs/>
        </w:rPr>
        <w:t>ण्ण</w:t>
      </w:r>
      <w:r w:rsidRPr="00232CA9">
        <w:rPr>
          <w:rFonts w:hint="cs"/>
          <w:sz w:val="24"/>
          <w:szCs w:val="24"/>
          <w:cs/>
          <w:lang w:bidi="sa-IN"/>
        </w:rPr>
        <w:t xml:space="preserve">छिन्नयं करेह </w:t>
      </w:r>
      <w:r w:rsidRPr="00232CA9">
        <w:rPr>
          <w:rFonts w:hint="cs"/>
          <w:sz w:val="24"/>
          <w:szCs w:val="24"/>
          <w:cs/>
        </w:rPr>
        <w:t xml:space="preserve">इमं नक्कछिन्नयं करेह </w:t>
      </w:r>
      <w:r w:rsidRPr="00232CA9">
        <w:rPr>
          <w:sz w:val="24"/>
          <w:szCs w:val="24"/>
          <w:cs/>
        </w:rPr>
        <w:t>इमं ओट्ठच्छि</w:t>
      </w:r>
      <w:r w:rsidRPr="00232CA9">
        <w:rPr>
          <w:rFonts w:hint="cs"/>
          <w:sz w:val="24"/>
          <w:szCs w:val="24"/>
          <w:cs/>
          <w:lang w:bidi="sa-IN"/>
        </w:rPr>
        <w:t>न्न</w:t>
      </w:r>
      <w:r w:rsidRPr="00232CA9">
        <w:rPr>
          <w:sz w:val="24"/>
          <w:szCs w:val="24"/>
          <w:cs/>
        </w:rPr>
        <w:t>यं करेह इमं सीसच्छि</w:t>
      </w:r>
      <w:r w:rsidRPr="00232CA9">
        <w:rPr>
          <w:rFonts w:hint="cs"/>
          <w:sz w:val="24"/>
          <w:szCs w:val="24"/>
          <w:cs/>
          <w:lang w:bidi="sa-IN"/>
        </w:rPr>
        <w:t>न्न</w:t>
      </w:r>
      <w:r w:rsidRPr="00232CA9">
        <w:rPr>
          <w:sz w:val="24"/>
          <w:szCs w:val="24"/>
          <w:cs/>
        </w:rPr>
        <w:t xml:space="preserve">यं करेह इमं मुहच्छिण्णयं करेह इमं वेयवहितं करेह इमं अंगवहितं करेह इमं </w:t>
      </w:r>
      <w:r w:rsidRPr="00232CA9">
        <w:rPr>
          <w:rFonts w:hint="cs"/>
          <w:sz w:val="24"/>
          <w:szCs w:val="24"/>
          <w:cs/>
        </w:rPr>
        <w:t>पक्खा</w:t>
      </w:r>
      <w:r w:rsidRPr="00232CA9">
        <w:rPr>
          <w:sz w:val="24"/>
          <w:szCs w:val="24"/>
          <w:cs/>
        </w:rPr>
        <w:t>फोडियप करेह इमं नय</w:t>
      </w:r>
      <w:r w:rsidRPr="00232CA9">
        <w:rPr>
          <w:rFonts w:hint="cs"/>
          <w:sz w:val="24"/>
          <w:szCs w:val="24"/>
          <w:cs/>
          <w:lang w:bidi="sa-IN"/>
        </w:rPr>
        <w:t>नु</w:t>
      </w:r>
      <w:r w:rsidRPr="00232CA9">
        <w:rPr>
          <w:sz w:val="24"/>
          <w:szCs w:val="24"/>
          <w:cs/>
        </w:rPr>
        <w:t>प्पाडियं करेह इमं द</w:t>
      </w:r>
      <w:r w:rsidRPr="00232CA9">
        <w:rPr>
          <w:rFonts w:hint="cs"/>
          <w:sz w:val="24"/>
          <w:szCs w:val="24"/>
          <w:cs/>
          <w:lang w:bidi="sa-IN"/>
        </w:rPr>
        <w:t>ं</w:t>
      </w:r>
      <w:r w:rsidRPr="00232CA9">
        <w:rPr>
          <w:rFonts w:hint="cs"/>
          <w:sz w:val="24"/>
          <w:szCs w:val="24"/>
          <w:cs/>
        </w:rPr>
        <w:t>सणु</w:t>
      </w:r>
      <w:r w:rsidRPr="00232CA9">
        <w:rPr>
          <w:sz w:val="24"/>
          <w:szCs w:val="24"/>
          <w:cs/>
        </w:rPr>
        <w:t>प्प</w:t>
      </w:r>
      <w:r w:rsidRPr="00232CA9">
        <w:rPr>
          <w:rFonts w:hint="cs"/>
          <w:sz w:val="24"/>
          <w:szCs w:val="24"/>
          <w:cs/>
        </w:rPr>
        <w:t>ा</w:t>
      </w:r>
      <w:r w:rsidRPr="00232CA9">
        <w:rPr>
          <w:sz w:val="24"/>
          <w:szCs w:val="24"/>
          <w:cs/>
        </w:rPr>
        <w:t>डियं करेह इमं वसणुप्पाडियं करेह इमं जिब्भुप्पाडियं करेह इमं ओलंबियं करेह इमं घसियं करेह इमं घोलियं करेह इमं सूलाइयं करेह इमं सूलाभि</w:t>
      </w:r>
      <w:r w:rsidRPr="00232CA9">
        <w:rPr>
          <w:rFonts w:hint="cs"/>
          <w:sz w:val="24"/>
          <w:szCs w:val="24"/>
          <w:cs/>
          <w:lang w:bidi="sa-IN"/>
        </w:rPr>
        <w:t>न्न</w:t>
      </w:r>
      <w:r w:rsidRPr="00232CA9">
        <w:rPr>
          <w:sz w:val="24"/>
          <w:szCs w:val="24"/>
          <w:cs/>
        </w:rPr>
        <w:t>यं करेह इमं खार</w:t>
      </w:r>
      <w:r w:rsidRPr="00232CA9">
        <w:rPr>
          <w:rFonts w:hint="cs"/>
          <w:sz w:val="24"/>
          <w:szCs w:val="24"/>
          <w:cs/>
        </w:rPr>
        <w:t>व</w:t>
      </w:r>
      <w:r w:rsidRPr="00232CA9">
        <w:rPr>
          <w:sz w:val="24"/>
          <w:szCs w:val="24"/>
          <w:cs/>
        </w:rPr>
        <w:t xml:space="preserve">त्तियं करेह इमं वज्झपत्तियं करेह इमं सीहपुच्छियगं करेह इमं वसहपुच्छियगं करेह </w:t>
      </w:r>
      <w:r w:rsidR="001A7304">
        <w:rPr>
          <w:rFonts w:hint="cs"/>
          <w:sz w:val="24"/>
          <w:szCs w:val="24"/>
          <w:cs/>
        </w:rPr>
        <w:t xml:space="preserve"> </w:t>
      </w:r>
      <w:r w:rsidRPr="00232CA9">
        <w:rPr>
          <w:sz w:val="24"/>
          <w:szCs w:val="24"/>
          <w:cs/>
        </w:rPr>
        <w:t>इमं कडग्गिदड्ढयं करेह इमं कागणिमंसखावियगं करेह</w:t>
      </w:r>
      <w:r w:rsidR="001A7304">
        <w:rPr>
          <w:rFonts w:hint="cs"/>
          <w:sz w:val="24"/>
          <w:szCs w:val="24"/>
          <w:cs/>
        </w:rPr>
        <w:t xml:space="preserve"> </w:t>
      </w:r>
      <w:r w:rsidRPr="00232CA9">
        <w:rPr>
          <w:sz w:val="24"/>
          <w:szCs w:val="24"/>
          <w:cs/>
        </w:rPr>
        <w:t xml:space="preserve"> इमं भत्तपाणनिरुद्धगं करेह इमं जावज्जीवं </w:t>
      </w:r>
      <w:r w:rsidR="001A7304" w:rsidRPr="00232CA9">
        <w:rPr>
          <w:sz w:val="24"/>
          <w:szCs w:val="24"/>
          <w:cs/>
        </w:rPr>
        <w:t>वहबंधणं करेह इमं अन्नतरे</w:t>
      </w:r>
      <w:r w:rsidR="001A7304" w:rsidRPr="00232CA9">
        <w:rPr>
          <w:rFonts w:hint="cs"/>
          <w:sz w:val="24"/>
          <w:szCs w:val="24"/>
          <w:cs/>
        </w:rPr>
        <w:t>णं</w:t>
      </w:r>
      <w:r w:rsidR="001A7304" w:rsidRPr="00232CA9">
        <w:rPr>
          <w:sz w:val="24"/>
          <w:szCs w:val="24"/>
          <w:cs/>
        </w:rPr>
        <w:t xml:space="preserve"> असुभेणं-कुमारेणं मारेह</w:t>
      </w:r>
      <w:r w:rsidR="001A7304" w:rsidRPr="00232CA9">
        <w:rPr>
          <w:rFonts w:hint="cs"/>
          <w:sz w:val="24"/>
          <w:szCs w:val="24"/>
          <w:cs/>
          <w:lang w:bidi="sa-IN"/>
        </w:rPr>
        <w:t>,</w:t>
      </w:r>
      <w:r w:rsidR="001A7304" w:rsidRPr="00232CA9">
        <w:rPr>
          <w:sz w:val="24"/>
          <w:szCs w:val="24"/>
          <w:cs/>
        </w:rPr>
        <w:t xml:space="preserve"> जावि य से अब्भि</w:t>
      </w:r>
      <w:r w:rsidR="001A7304" w:rsidRPr="00232CA9">
        <w:rPr>
          <w:rFonts w:hint="cs"/>
          <w:sz w:val="24"/>
          <w:szCs w:val="24"/>
          <w:cs/>
          <w:lang w:bidi="sa-IN"/>
        </w:rPr>
        <w:t>ं</w:t>
      </w:r>
      <w:r w:rsidR="001A7304" w:rsidRPr="00232CA9">
        <w:rPr>
          <w:sz w:val="24"/>
          <w:szCs w:val="24"/>
          <w:cs/>
        </w:rPr>
        <w:t>तरिया परिसा भवइ</w:t>
      </w:r>
      <w:r w:rsidR="001A7304" w:rsidRPr="001A7304">
        <w:rPr>
          <w:sz w:val="24"/>
          <w:szCs w:val="24"/>
          <w:cs/>
        </w:rPr>
        <w:t xml:space="preserve"> </w:t>
      </w:r>
      <w:r w:rsidR="001A7304" w:rsidRPr="00232CA9">
        <w:rPr>
          <w:sz w:val="24"/>
          <w:szCs w:val="24"/>
          <w:cs/>
        </w:rPr>
        <w:t>तं</w:t>
      </w:r>
      <w:r w:rsidR="001A7304" w:rsidRPr="001A7304">
        <w:rPr>
          <w:sz w:val="24"/>
          <w:szCs w:val="24"/>
          <w:cs/>
        </w:rPr>
        <w:t xml:space="preserve"> </w:t>
      </w:r>
      <w:r w:rsidR="001A7304" w:rsidRPr="00232CA9">
        <w:rPr>
          <w:sz w:val="24"/>
          <w:szCs w:val="24"/>
          <w:cs/>
        </w:rPr>
        <w:t>जहा</w:t>
      </w:r>
      <w:r w:rsidR="001A7304" w:rsidRPr="00232CA9">
        <w:rPr>
          <w:rFonts w:hint="cs"/>
          <w:sz w:val="24"/>
          <w:szCs w:val="24"/>
          <w:cs/>
        </w:rPr>
        <w:t>ः</w:t>
      </w:r>
      <w:r w:rsidR="001A7304" w:rsidRPr="00232CA9">
        <w:rPr>
          <w:sz w:val="24"/>
          <w:szCs w:val="24"/>
          <w:cs/>
        </w:rPr>
        <w:t>-</w:t>
      </w:r>
    </w:p>
    <w:p w:rsidR="001936AC" w:rsidRDefault="001936AC" w:rsidP="001936AC">
      <w:pPr>
        <w:spacing w:after="0" w:line="240" w:lineRule="auto"/>
        <w:ind w:right="1708"/>
        <w:contextualSpacing/>
        <w:rPr>
          <w:rFonts w:cs="Mangal"/>
          <w:sz w:val="24"/>
          <w:szCs w:val="24"/>
        </w:rPr>
      </w:pPr>
      <w:r>
        <w:rPr>
          <w:rFonts w:cs="Mangal" w:hint="cs"/>
          <w:sz w:val="24"/>
          <w:szCs w:val="24"/>
          <w:cs/>
        </w:rPr>
        <w:lastRenderedPageBreak/>
        <w:t>सुयक्खंधो-२, अज्झयणं-२, उद्देसो-</w:t>
      </w:r>
    </w:p>
    <w:tbl>
      <w:tblPr>
        <w:tblW w:w="10140" w:type="dxa"/>
        <w:tblInd w:w="93" w:type="dxa"/>
        <w:tblBorders>
          <w:top w:val="single" w:sz="4" w:space="0" w:color="auto"/>
        </w:tblBorders>
        <w:tblLook w:val="04A0"/>
      </w:tblPr>
      <w:tblGrid>
        <w:gridCol w:w="10140"/>
      </w:tblGrid>
      <w:tr w:rsidR="001936AC" w:rsidTr="00A43EF4">
        <w:trPr>
          <w:trHeight w:val="228"/>
        </w:trPr>
        <w:tc>
          <w:tcPr>
            <w:tcW w:w="10140" w:type="dxa"/>
            <w:tcBorders>
              <w:top w:val="single" w:sz="4" w:space="0" w:color="FF0000"/>
              <w:left w:val="nil"/>
              <w:bottom w:val="nil"/>
              <w:right w:val="nil"/>
            </w:tcBorders>
          </w:tcPr>
          <w:p w:rsidR="001936AC" w:rsidRDefault="001936A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1A17BE">
      <w:pPr>
        <w:pStyle w:val="PlainHindi"/>
        <w:tabs>
          <w:tab w:val="left" w:pos="2250"/>
        </w:tabs>
        <w:spacing w:after="0"/>
        <w:ind w:firstLine="1440"/>
        <w:jc w:val="both"/>
        <w:rPr>
          <w:sz w:val="24"/>
          <w:szCs w:val="24"/>
          <w:lang w:bidi="sa-IN"/>
        </w:rPr>
      </w:pPr>
      <w:r w:rsidRPr="00232CA9">
        <w:rPr>
          <w:sz w:val="24"/>
          <w:szCs w:val="24"/>
          <w:cs/>
        </w:rPr>
        <w:t>माया इ वा पिया इ वा भाया इ वा भगि</w:t>
      </w:r>
      <w:r w:rsidRPr="00232CA9">
        <w:rPr>
          <w:rFonts w:hint="cs"/>
          <w:sz w:val="24"/>
          <w:szCs w:val="24"/>
          <w:cs/>
          <w:lang w:bidi="sa-IN"/>
        </w:rPr>
        <w:t>नी</w:t>
      </w:r>
      <w:r w:rsidRPr="00232CA9">
        <w:rPr>
          <w:sz w:val="24"/>
          <w:szCs w:val="24"/>
          <w:cs/>
        </w:rPr>
        <w:t xml:space="preserve"> इ वा भज्जा इ वा पुत्ता इ वा धूया इ वा सुण्हा इ वा</w:t>
      </w:r>
      <w:r w:rsidRPr="00232CA9">
        <w:rPr>
          <w:rFonts w:hint="cs"/>
          <w:sz w:val="24"/>
          <w:szCs w:val="24"/>
          <w:cs/>
          <w:lang w:bidi="sa-IN"/>
        </w:rPr>
        <w:t>,</w:t>
      </w:r>
      <w:r w:rsidRPr="00232CA9">
        <w:rPr>
          <w:sz w:val="24"/>
          <w:szCs w:val="24"/>
          <w:cs/>
        </w:rPr>
        <w:t xml:space="preserve"> तेसिं पि य णं अन्नयरंसि अहालहुगंसि अवराहंसि सयमेव गरुयं दंडं निव्वत्तेति तं जहा-</w:t>
      </w:r>
      <w:r w:rsidRPr="00232CA9">
        <w:rPr>
          <w:rFonts w:hint="cs"/>
          <w:sz w:val="24"/>
          <w:szCs w:val="24"/>
          <w:cs/>
        </w:rPr>
        <w:t xml:space="preserve"> </w:t>
      </w:r>
      <w:r w:rsidRPr="00232CA9">
        <w:rPr>
          <w:sz w:val="24"/>
          <w:szCs w:val="24"/>
          <w:cs/>
        </w:rPr>
        <w:t>सीओदगवियडंसि उ</w:t>
      </w:r>
      <w:r w:rsidRPr="00232CA9">
        <w:rPr>
          <w:rFonts w:hint="cs"/>
          <w:sz w:val="24"/>
          <w:szCs w:val="24"/>
          <w:cs/>
          <w:lang w:bidi="sa-IN"/>
        </w:rPr>
        <w:t>च्छो</w:t>
      </w:r>
      <w:r w:rsidRPr="00232CA9">
        <w:rPr>
          <w:sz w:val="24"/>
          <w:szCs w:val="24"/>
          <w:cs/>
        </w:rPr>
        <w:t xml:space="preserve">लेत्ता भवइ </w:t>
      </w:r>
      <w:r w:rsidRPr="00232CA9">
        <w:rPr>
          <w:rFonts w:hint="cs"/>
          <w:sz w:val="24"/>
          <w:szCs w:val="24"/>
          <w:cs/>
          <w:lang w:bidi="sa-IN"/>
        </w:rPr>
        <w:t xml:space="preserve">जहा मित्तदोसवत्तिए जाव </w:t>
      </w:r>
      <w:r w:rsidRPr="00232CA9">
        <w:rPr>
          <w:sz w:val="24"/>
          <w:szCs w:val="24"/>
          <w:cs/>
        </w:rPr>
        <w:t>अहिते परंसि लोगंसि</w:t>
      </w:r>
      <w:r w:rsidRPr="00232CA9">
        <w:rPr>
          <w:rFonts w:hint="cs"/>
          <w:sz w:val="24"/>
          <w:szCs w:val="24"/>
          <w:cs/>
          <w:lang w:bidi="sa-IN"/>
        </w:rPr>
        <w:t>,</w:t>
      </w:r>
      <w:r w:rsidRPr="00232CA9">
        <w:rPr>
          <w:sz w:val="24"/>
          <w:szCs w:val="24"/>
          <w:cs/>
        </w:rPr>
        <w:t xml:space="preserve"> ते दुक्खंति सोयंति जूरंति तिप्पंति पिट्टंति परितप्पंति ते दुक्खण-सोयण-जूरण-तिप्पण-पिट्टण-परितप्पण-वह-बंध</w:t>
      </w:r>
      <w:r w:rsidRPr="00232CA9">
        <w:rPr>
          <w:rFonts w:hint="cs"/>
          <w:sz w:val="24"/>
          <w:szCs w:val="24"/>
          <w:cs/>
          <w:lang w:bidi="sa-IN"/>
        </w:rPr>
        <w:t>न</w:t>
      </w:r>
      <w:r w:rsidRPr="00232CA9">
        <w:rPr>
          <w:sz w:val="24"/>
          <w:szCs w:val="24"/>
          <w:cs/>
        </w:rPr>
        <w:t>-परिकिलेसाओ अप्पडिविरया भवंति</w:t>
      </w:r>
      <w:r w:rsidRPr="00232CA9">
        <w:rPr>
          <w:rFonts w:hint="cs"/>
          <w:sz w:val="24"/>
          <w:szCs w:val="24"/>
          <w:cs/>
          <w:lang w:bidi="sa-IN"/>
        </w:rPr>
        <w:t>,</w:t>
      </w:r>
      <w:r w:rsidRPr="00232CA9">
        <w:rPr>
          <w:sz w:val="24"/>
          <w:szCs w:val="24"/>
          <w:cs/>
        </w:rPr>
        <w:t xml:space="preserve"> </w:t>
      </w:r>
    </w:p>
    <w:p w:rsidR="004605FC" w:rsidRPr="00232CA9" w:rsidRDefault="004605FC" w:rsidP="007150A7">
      <w:pPr>
        <w:pStyle w:val="PlainHindi"/>
        <w:tabs>
          <w:tab w:val="left" w:pos="2250"/>
        </w:tabs>
        <w:spacing w:after="0"/>
        <w:ind w:firstLine="1440"/>
        <w:jc w:val="both"/>
        <w:rPr>
          <w:sz w:val="24"/>
          <w:szCs w:val="24"/>
        </w:rPr>
      </w:pPr>
      <w:r w:rsidRPr="00232CA9">
        <w:rPr>
          <w:sz w:val="24"/>
          <w:szCs w:val="24"/>
          <w:cs/>
        </w:rPr>
        <w:t>ए</w:t>
      </w:r>
      <w:r w:rsidRPr="00232CA9">
        <w:rPr>
          <w:rFonts w:hint="cs"/>
          <w:sz w:val="24"/>
          <w:szCs w:val="24"/>
          <w:cs/>
          <w:lang w:bidi="sa-IN"/>
        </w:rPr>
        <w:t>व</w:t>
      </w:r>
      <w:r w:rsidRPr="00232CA9">
        <w:rPr>
          <w:sz w:val="24"/>
          <w:szCs w:val="24"/>
          <w:cs/>
        </w:rPr>
        <w:t>मेव ते इत्थिकामेहिं मुच्छिया गिद्धा गढिया अज्झोवव</w:t>
      </w:r>
      <w:r w:rsidRPr="00232CA9">
        <w:rPr>
          <w:rFonts w:hint="cs"/>
          <w:sz w:val="24"/>
          <w:szCs w:val="24"/>
          <w:cs/>
          <w:lang w:bidi="sa-IN"/>
        </w:rPr>
        <w:t>न्ना</w:t>
      </w:r>
      <w:r w:rsidRPr="00232CA9">
        <w:rPr>
          <w:sz w:val="24"/>
          <w:szCs w:val="24"/>
          <w:cs/>
        </w:rPr>
        <w:t xml:space="preserve"> जाव वासाइं चउपंचमाइं छद्द</w:t>
      </w:r>
      <w:r w:rsidRPr="00232CA9">
        <w:rPr>
          <w:rFonts w:hint="cs"/>
          <w:sz w:val="24"/>
          <w:szCs w:val="24"/>
          <w:cs/>
          <w:lang w:bidi="sa-IN"/>
        </w:rPr>
        <w:t xml:space="preserve"> </w:t>
      </w:r>
      <w:r w:rsidRPr="00232CA9">
        <w:rPr>
          <w:sz w:val="24"/>
          <w:szCs w:val="24"/>
          <w:cs/>
        </w:rPr>
        <w:t>समाइं वा अप्पयरो वा भुज्जयरो वा कालं भुंजितुं भोगभोगाइं प</w:t>
      </w:r>
      <w:r w:rsidRPr="00232CA9">
        <w:rPr>
          <w:rFonts w:hint="cs"/>
          <w:sz w:val="24"/>
          <w:szCs w:val="24"/>
          <w:cs/>
          <w:lang w:bidi="sa-IN"/>
        </w:rPr>
        <w:t>वि</w:t>
      </w:r>
      <w:r w:rsidRPr="00232CA9">
        <w:rPr>
          <w:sz w:val="24"/>
          <w:szCs w:val="24"/>
          <w:cs/>
        </w:rPr>
        <w:t>स</w:t>
      </w:r>
      <w:r w:rsidRPr="00232CA9">
        <w:rPr>
          <w:rFonts w:hint="cs"/>
          <w:sz w:val="24"/>
          <w:szCs w:val="24"/>
          <w:cs/>
          <w:lang w:bidi="sa-IN"/>
        </w:rPr>
        <w:t>ुइत्ता</w:t>
      </w:r>
      <w:r w:rsidRPr="00232CA9">
        <w:rPr>
          <w:sz w:val="24"/>
          <w:szCs w:val="24"/>
          <w:cs/>
        </w:rPr>
        <w:t xml:space="preserve"> वेरायतणाइं संचिणित्ता बहूइं </w:t>
      </w:r>
      <w:r w:rsidRPr="00232CA9">
        <w:rPr>
          <w:rFonts w:hint="cs"/>
          <w:sz w:val="24"/>
          <w:szCs w:val="24"/>
          <w:cs/>
          <w:lang w:bidi="sa-IN"/>
        </w:rPr>
        <w:t xml:space="preserve">पावाइं </w:t>
      </w:r>
      <w:r w:rsidRPr="00232CA9">
        <w:rPr>
          <w:sz w:val="24"/>
          <w:szCs w:val="24"/>
          <w:cs/>
        </w:rPr>
        <w:t>कम्माइं</w:t>
      </w:r>
      <w:r w:rsidRPr="00232CA9">
        <w:rPr>
          <w:rFonts w:hint="cs"/>
          <w:sz w:val="24"/>
          <w:szCs w:val="24"/>
          <w:cs/>
          <w:lang w:bidi="sa-IN"/>
        </w:rPr>
        <w:t>,</w:t>
      </w:r>
      <w:r w:rsidRPr="00232CA9">
        <w:rPr>
          <w:sz w:val="24"/>
          <w:szCs w:val="24"/>
          <w:cs/>
        </w:rPr>
        <w:t xml:space="preserve"> उस्सण्णाइ</w:t>
      </w:r>
      <w:r w:rsidRPr="00232CA9">
        <w:rPr>
          <w:rFonts w:hint="cs"/>
          <w:sz w:val="24"/>
          <w:szCs w:val="24"/>
          <w:cs/>
        </w:rPr>
        <w:t>ं</w:t>
      </w:r>
      <w:r w:rsidRPr="00232CA9">
        <w:rPr>
          <w:sz w:val="24"/>
          <w:szCs w:val="24"/>
          <w:cs/>
        </w:rPr>
        <w:t xml:space="preserve"> संभारकडेण कम्मुणा-</w:t>
      </w:r>
      <w:r w:rsidRPr="00232CA9">
        <w:rPr>
          <w:rFonts w:hint="cs"/>
          <w:sz w:val="24"/>
          <w:szCs w:val="24"/>
          <w:cs/>
          <w:lang w:bidi="sa-IN"/>
        </w:rPr>
        <w:t xml:space="preserve"> </w:t>
      </w:r>
      <w:r w:rsidRPr="00232CA9">
        <w:rPr>
          <w:sz w:val="24"/>
          <w:szCs w:val="24"/>
          <w:cs/>
        </w:rPr>
        <w:t>से जहानामए अयगोले इ वा सेलगोले इ वा उदगंसि पक्खित्ते समाणे उदग-तलमइवइत्ता अहे धरणितलपइट्ठाणे भवति</w:t>
      </w:r>
      <w:r w:rsidRPr="00232CA9">
        <w:rPr>
          <w:rFonts w:hint="cs"/>
          <w:sz w:val="24"/>
          <w:szCs w:val="24"/>
          <w:cs/>
          <w:lang w:bidi="sa-IN"/>
        </w:rPr>
        <w:t>,</w:t>
      </w:r>
      <w:r w:rsidRPr="00232CA9">
        <w:rPr>
          <w:sz w:val="24"/>
          <w:szCs w:val="24"/>
          <w:cs/>
        </w:rPr>
        <w:t xml:space="preserve"> एवामेव तहप्पगारे पुरिसजाते वज्जबहुले घूयबहुले पंकबहुले </w:t>
      </w:r>
      <w:r w:rsidR="00572BF7">
        <w:rPr>
          <w:rFonts w:hint="cs"/>
          <w:sz w:val="24"/>
          <w:szCs w:val="24"/>
          <w:cs/>
        </w:rPr>
        <w:t>वेर</w:t>
      </w:r>
      <w:r w:rsidRPr="00232CA9">
        <w:rPr>
          <w:rFonts w:hint="cs"/>
          <w:sz w:val="24"/>
          <w:szCs w:val="24"/>
          <w:cs/>
        </w:rPr>
        <w:t xml:space="preserve">बहुले </w:t>
      </w:r>
      <w:r w:rsidRPr="00232CA9">
        <w:rPr>
          <w:sz w:val="24"/>
          <w:szCs w:val="24"/>
          <w:cs/>
        </w:rPr>
        <w:t>अप्पत्तियबहुले दंभबहुले नियडिबहुले साइबहुले अयसबहुले उस्स</w:t>
      </w:r>
      <w:r w:rsidRPr="00232CA9">
        <w:rPr>
          <w:rFonts w:hint="cs"/>
          <w:sz w:val="24"/>
          <w:szCs w:val="24"/>
          <w:cs/>
          <w:lang w:bidi="sa-IN"/>
        </w:rPr>
        <w:t>न्न</w:t>
      </w:r>
      <w:r w:rsidR="00572BF7">
        <w:rPr>
          <w:rFonts w:hint="cs"/>
          <w:sz w:val="24"/>
          <w:szCs w:val="24"/>
          <w:cs/>
        </w:rPr>
        <w:t xml:space="preserve"> </w:t>
      </w:r>
      <w:r w:rsidRPr="00232CA9">
        <w:rPr>
          <w:sz w:val="24"/>
          <w:szCs w:val="24"/>
          <w:cs/>
        </w:rPr>
        <w:t>तसपाणघाती कालमासे कालं किच्चा घरणितलमइवइत्ता अहे नरगतलपइट्ठाणे भवति ।</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६८</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ते णं नरगा अंतो वट्टा बाहिं चउरंसा अहे खुरप्पसंठाणंसंठिया निच्चंधगारतमसा ववगय-गह-चंद-सूर-नक्खत्त-जोइसप्पहा मेद-वसा-मंस-रुहिर-पूय-पडल-चिक्खल्ललित्ताणुलेवणतला असुई वीसा परमदुब्भिगंधा कण्ह</w:t>
      </w:r>
      <w:r w:rsidR="004605FC" w:rsidRPr="00232CA9">
        <w:rPr>
          <w:rFonts w:hint="cs"/>
          <w:bCs w:val="0"/>
          <w:sz w:val="24"/>
          <w:szCs w:val="24"/>
          <w:cs/>
          <w:lang w:bidi="sa-IN"/>
        </w:rPr>
        <w:t>ा</w:t>
      </w:r>
      <w:r w:rsidR="004605FC" w:rsidRPr="00232CA9">
        <w:rPr>
          <w:bCs w:val="0"/>
          <w:sz w:val="24"/>
          <w:szCs w:val="24"/>
          <w:cs/>
        </w:rPr>
        <w:t xml:space="preserve"> अग</w:t>
      </w:r>
      <w:r w:rsidR="004605FC" w:rsidRPr="00232CA9">
        <w:rPr>
          <w:rFonts w:hint="cs"/>
          <w:bCs w:val="0"/>
          <w:sz w:val="24"/>
          <w:szCs w:val="24"/>
          <w:cs/>
          <w:lang w:bidi="sa-IN"/>
        </w:rPr>
        <w:t>नि</w:t>
      </w:r>
      <w:r w:rsidR="004605FC" w:rsidRPr="00232CA9">
        <w:rPr>
          <w:bCs w:val="0"/>
          <w:sz w:val="24"/>
          <w:szCs w:val="24"/>
          <w:cs/>
        </w:rPr>
        <w:t>वण्णाभा कक्खड-फासा दुरहियासा असुभा नरगा असुभा नरएसु वेयणाओ</w:t>
      </w:r>
      <w:r w:rsidR="004605FC"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नो चेव णं नरएसु नेरइया निद्दायंति वा पयलायंति वा स</w:t>
      </w:r>
      <w:r w:rsidRPr="00232CA9">
        <w:rPr>
          <w:rFonts w:hint="cs"/>
          <w:bCs w:val="0"/>
          <w:sz w:val="24"/>
          <w:szCs w:val="24"/>
          <w:cs/>
          <w:lang w:bidi="sa-IN"/>
        </w:rPr>
        <w:t>ु</w:t>
      </w:r>
      <w:r w:rsidRPr="00232CA9">
        <w:rPr>
          <w:bCs w:val="0"/>
          <w:sz w:val="24"/>
          <w:szCs w:val="24"/>
          <w:cs/>
        </w:rPr>
        <w:t>इं वा रइं वा धिइं वा मइं वा उवलभंते</w:t>
      </w:r>
      <w:r w:rsidRPr="00232CA9">
        <w:rPr>
          <w:rFonts w:hint="cs"/>
          <w:bCs w:val="0"/>
          <w:sz w:val="24"/>
          <w:szCs w:val="24"/>
          <w:cs/>
          <w:lang w:bidi="sa-IN"/>
        </w:rPr>
        <w:t>,</w:t>
      </w:r>
      <w:r w:rsidRPr="00232CA9">
        <w:rPr>
          <w:bCs w:val="0"/>
          <w:sz w:val="24"/>
          <w:szCs w:val="24"/>
          <w:cs/>
        </w:rPr>
        <w:t xml:space="preserve"> ते णं तत्थ उज्जलं विउलं पगाढं कडुयं कक्कसं चंडं दुक्खं दुग्गं तिव्वं दुरहियासं नेरइय-वेयणं पच्चणुभवमाणा विहरंति ।</w:t>
      </w:r>
    </w:p>
    <w:p w:rsidR="004605FC" w:rsidRPr="00232CA9" w:rsidRDefault="00820B4A" w:rsidP="001A17BE">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६९</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से जहा</w:t>
      </w:r>
      <w:r w:rsidR="004605FC" w:rsidRPr="00232CA9">
        <w:rPr>
          <w:rFonts w:hint="cs"/>
          <w:bCs w:val="0"/>
          <w:sz w:val="24"/>
          <w:szCs w:val="24"/>
          <w:cs/>
          <w:lang w:bidi="sa-IN"/>
        </w:rPr>
        <w:t>ना</w:t>
      </w:r>
      <w:r w:rsidR="004605FC" w:rsidRPr="00232CA9">
        <w:rPr>
          <w:bCs w:val="0"/>
          <w:sz w:val="24"/>
          <w:szCs w:val="24"/>
          <w:cs/>
        </w:rPr>
        <w:t>मए रुक्खे सिया पव्वयग्गे जाए मूले छिन्ने अग्गे गरुए जओ निन्नं जओ विसमं जओ दुग्गं तओ पवडति एवामेव तहप्पगारे पुरिसजाते गब्भाओ गब्भं जम्माओ जम्मं माराओ मारं नरगाओ नरगं दुक्खाओ दुक्खं दाहिणं गामिए नेरइए कण्हपक्खिए आगमिस्साणं दुल्लभबोहिए यावि भवइ</w:t>
      </w:r>
      <w:r w:rsidR="004605FC" w:rsidRPr="00232CA9">
        <w:rPr>
          <w:rFonts w:hint="cs"/>
          <w:bCs w:val="0"/>
          <w:sz w:val="24"/>
          <w:szCs w:val="24"/>
          <w:cs/>
          <w:lang w:bidi="sa-IN"/>
        </w:rPr>
        <w:t>,</w:t>
      </w:r>
      <w:r w:rsidR="004605FC" w:rsidRPr="00232CA9">
        <w:rPr>
          <w:bCs w:val="0"/>
          <w:sz w:val="24"/>
          <w:szCs w:val="24"/>
          <w:cs/>
        </w:rPr>
        <w:t xml:space="preserve"> एस ठाणे अ</w:t>
      </w:r>
      <w:r w:rsidR="004605FC" w:rsidRPr="00232CA9">
        <w:rPr>
          <w:rFonts w:hint="cs"/>
          <w:bCs w:val="0"/>
          <w:sz w:val="24"/>
          <w:szCs w:val="24"/>
          <w:cs/>
          <w:lang w:bidi="sa-IN"/>
        </w:rPr>
        <w:t>ना</w:t>
      </w:r>
      <w:r w:rsidR="004605FC" w:rsidRPr="00232CA9">
        <w:rPr>
          <w:bCs w:val="0"/>
          <w:sz w:val="24"/>
          <w:szCs w:val="24"/>
          <w:cs/>
        </w:rPr>
        <w:t>रिए</w:t>
      </w:r>
      <w:r w:rsidR="004605FC" w:rsidRPr="00232CA9">
        <w:rPr>
          <w:rFonts w:hint="cs"/>
          <w:bCs w:val="0"/>
          <w:sz w:val="24"/>
          <w:szCs w:val="24"/>
          <w:cs/>
        </w:rPr>
        <w:t xml:space="preserve"> अकेवले </w:t>
      </w:r>
      <w:r w:rsidR="004605FC" w:rsidRPr="00232CA9">
        <w:rPr>
          <w:bCs w:val="0"/>
          <w:sz w:val="24"/>
          <w:szCs w:val="24"/>
          <w:cs/>
        </w:rPr>
        <w:t xml:space="preserve"> </w:t>
      </w:r>
      <w:r w:rsidR="004605FC" w:rsidRPr="00232CA9">
        <w:rPr>
          <w:rFonts w:hint="cs"/>
          <w:bCs w:val="0"/>
          <w:sz w:val="24"/>
          <w:szCs w:val="24"/>
          <w:cs/>
          <w:lang w:bidi="sa-IN"/>
        </w:rPr>
        <w:t xml:space="preserve">जाव </w:t>
      </w:r>
      <w:r w:rsidR="004605FC" w:rsidRPr="00232CA9">
        <w:rPr>
          <w:bCs w:val="0"/>
          <w:sz w:val="24"/>
          <w:szCs w:val="24"/>
          <w:cs/>
        </w:rPr>
        <w:t>असव्वदुक्खप्पहीणमग्गे एगंतमिच्छे असाहू</w:t>
      </w:r>
      <w:r w:rsidR="004605FC" w:rsidRPr="00232CA9">
        <w:rPr>
          <w:rFonts w:hint="cs"/>
          <w:bCs w:val="0"/>
          <w:sz w:val="24"/>
          <w:szCs w:val="24"/>
          <w:cs/>
        </w:rPr>
        <w:t>,</w:t>
      </w:r>
      <w:r w:rsidR="004605FC" w:rsidRPr="00232CA9">
        <w:rPr>
          <w:bCs w:val="0"/>
          <w:sz w:val="24"/>
          <w:szCs w:val="24"/>
          <w:cs/>
        </w:rPr>
        <w:t xml:space="preserve"> पढमस्स ठाणस्स अधम्मपक्खस्स विभं</w:t>
      </w:r>
      <w:r w:rsidR="004605FC" w:rsidRPr="00232CA9">
        <w:rPr>
          <w:rFonts w:hint="cs"/>
          <w:bCs w:val="0"/>
          <w:sz w:val="24"/>
          <w:szCs w:val="24"/>
          <w:cs/>
          <w:lang w:bidi="sa-IN"/>
        </w:rPr>
        <w:t>गे</w:t>
      </w:r>
      <w:r w:rsidR="004605FC" w:rsidRPr="00232CA9">
        <w:rPr>
          <w:bCs w:val="0"/>
          <w:sz w:val="24"/>
          <w:szCs w:val="24"/>
          <w:cs/>
        </w:rPr>
        <w:t xml:space="preserve"> एवमाहिए ।</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७०</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दोच्चस्स ठाणस्स धम्मपक्खस्स विभंगे एवमाहिज्जइ-इह खलु पाईणं वा पडीणं वा उदीणं वा दाहिणं वा संतेगइया मणुस्सा भवंति</w:t>
      </w:r>
      <w:r w:rsidR="004605FC" w:rsidRPr="00232CA9">
        <w:rPr>
          <w:rFonts w:hint="cs"/>
          <w:bCs w:val="0"/>
          <w:sz w:val="24"/>
          <w:szCs w:val="24"/>
          <w:cs/>
        </w:rPr>
        <w:t>,</w:t>
      </w:r>
      <w:r w:rsidR="004605FC" w:rsidRPr="00232CA9">
        <w:rPr>
          <w:bCs w:val="0"/>
          <w:sz w:val="24"/>
          <w:szCs w:val="24"/>
          <w:cs/>
        </w:rPr>
        <w:t xml:space="preserve"> तं जहा-</w:t>
      </w:r>
      <w:r w:rsidR="004605FC" w:rsidRPr="00232CA9">
        <w:rPr>
          <w:rFonts w:hint="cs"/>
          <w:bCs w:val="0"/>
          <w:sz w:val="24"/>
          <w:szCs w:val="24"/>
          <w:cs/>
        </w:rPr>
        <w:t xml:space="preserve"> </w:t>
      </w:r>
      <w:r w:rsidR="004605FC" w:rsidRPr="00232CA9">
        <w:rPr>
          <w:bCs w:val="0"/>
          <w:sz w:val="24"/>
          <w:szCs w:val="24"/>
          <w:cs/>
        </w:rPr>
        <w:t>अ</w:t>
      </w:r>
      <w:r w:rsidR="004605FC" w:rsidRPr="00232CA9">
        <w:rPr>
          <w:rFonts w:hint="cs"/>
          <w:bCs w:val="0"/>
          <w:sz w:val="24"/>
          <w:szCs w:val="24"/>
          <w:cs/>
          <w:lang w:bidi="sa-IN"/>
        </w:rPr>
        <w:t>ना</w:t>
      </w:r>
      <w:r w:rsidR="004605FC" w:rsidRPr="00232CA9">
        <w:rPr>
          <w:bCs w:val="0"/>
          <w:sz w:val="24"/>
          <w:szCs w:val="24"/>
          <w:cs/>
        </w:rPr>
        <w:t xml:space="preserve">रंभा अपरिग्गहा धम्मिया धम्माणुगा धम्मिट्ठा </w:t>
      </w:r>
      <w:r w:rsidR="004605FC" w:rsidRPr="00232CA9">
        <w:rPr>
          <w:rFonts w:hint="cs"/>
          <w:bCs w:val="0"/>
          <w:sz w:val="24"/>
          <w:szCs w:val="24"/>
          <w:cs/>
          <w:lang w:bidi="sa-IN"/>
        </w:rPr>
        <w:t xml:space="preserve">जाव </w:t>
      </w:r>
      <w:r w:rsidR="004605FC" w:rsidRPr="00232CA9">
        <w:rPr>
          <w:bCs w:val="0"/>
          <w:sz w:val="24"/>
          <w:szCs w:val="24"/>
          <w:cs/>
        </w:rPr>
        <w:t>धम्मेण चेव वित्तिं कप्पेमाणा विहरंति</w:t>
      </w:r>
      <w:r w:rsidR="004605FC" w:rsidRPr="00232CA9">
        <w:rPr>
          <w:rFonts w:hint="cs"/>
          <w:bCs w:val="0"/>
          <w:sz w:val="24"/>
          <w:szCs w:val="24"/>
          <w:cs/>
          <w:lang w:bidi="sa-IN"/>
        </w:rPr>
        <w:t>,</w:t>
      </w:r>
      <w:r w:rsidR="004605FC" w:rsidRPr="00232CA9">
        <w:rPr>
          <w:bCs w:val="0"/>
          <w:sz w:val="24"/>
          <w:szCs w:val="24"/>
          <w:cs/>
        </w:rPr>
        <w:t xml:space="preserve"> सुसीला सुव्वया सुप्पडिया</w:t>
      </w:r>
      <w:r w:rsidR="004605FC" w:rsidRPr="00232CA9">
        <w:rPr>
          <w:rFonts w:hint="cs"/>
          <w:bCs w:val="0"/>
          <w:sz w:val="24"/>
          <w:szCs w:val="24"/>
          <w:cs/>
          <w:lang w:bidi="sa-IN"/>
        </w:rPr>
        <w:t>नं</w:t>
      </w:r>
      <w:r w:rsidR="004605FC" w:rsidRPr="00232CA9">
        <w:rPr>
          <w:bCs w:val="0"/>
          <w:sz w:val="24"/>
          <w:szCs w:val="24"/>
          <w:cs/>
        </w:rPr>
        <w:t xml:space="preserve">दा सुसाहू सव्वाओ पाणाइवायाओ पडिविरया जावज्जीवाए </w:t>
      </w:r>
      <w:r w:rsidR="004605FC" w:rsidRPr="00232CA9">
        <w:rPr>
          <w:rFonts w:hint="cs"/>
          <w:bCs w:val="0"/>
          <w:sz w:val="24"/>
          <w:szCs w:val="24"/>
          <w:cs/>
          <w:lang w:bidi="sa-IN"/>
        </w:rPr>
        <w:t xml:space="preserve">जाव </w:t>
      </w:r>
      <w:r w:rsidR="004605FC" w:rsidRPr="00232CA9">
        <w:rPr>
          <w:bCs w:val="0"/>
          <w:sz w:val="24"/>
          <w:szCs w:val="24"/>
          <w:cs/>
        </w:rPr>
        <w:t>जे याव</w:t>
      </w:r>
      <w:r w:rsidR="004605FC" w:rsidRPr="00232CA9">
        <w:rPr>
          <w:rFonts w:hint="cs"/>
          <w:bCs w:val="0"/>
          <w:sz w:val="24"/>
          <w:szCs w:val="24"/>
          <w:cs/>
          <w:lang w:bidi="sa-IN"/>
        </w:rPr>
        <w:t>न्ने</w:t>
      </w:r>
      <w:r w:rsidR="004605FC" w:rsidRPr="00232CA9">
        <w:rPr>
          <w:bCs w:val="0"/>
          <w:sz w:val="24"/>
          <w:szCs w:val="24"/>
          <w:cs/>
        </w:rPr>
        <w:t xml:space="preserve"> तहप्पगारा सावज्जा अबोहिया कम्मंता परपाणपरियावणकरा कज्जंति तओ </w:t>
      </w:r>
      <w:r w:rsidR="004605FC" w:rsidRPr="00232CA9">
        <w:rPr>
          <w:rFonts w:hint="cs"/>
          <w:bCs w:val="0"/>
          <w:sz w:val="24"/>
          <w:szCs w:val="24"/>
          <w:cs/>
        </w:rPr>
        <w:t>वि</w:t>
      </w:r>
      <w:r w:rsidR="004605FC" w:rsidRPr="00232CA9">
        <w:rPr>
          <w:bCs w:val="0"/>
          <w:sz w:val="24"/>
          <w:szCs w:val="24"/>
          <w:cs/>
        </w:rPr>
        <w:t xml:space="preserve">पडिविरया जावज्जीवाए </w:t>
      </w:r>
    </w:p>
    <w:p w:rsidR="007F5B08" w:rsidRDefault="004605FC" w:rsidP="00811DE2">
      <w:pPr>
        <w:pStyle w:val="H4Hindi"/>
        <w:tabs>
          <w:tab w:val="left" w:pos="2250"/>
        </w:tabs>
        <w:spacing w:before="0" w:after="0"/>
        <w:ind w:firstLine="1440"/>
        <w:jc w:val="distribute"/>
        <w:rPr>
          <w:bCs w:val="0"/>
          <w:sz w:val="24"/>
          <w:szCs w:val="24"/>
        </w:rPr>
      </w:pPr>
      <w:r w:rsidRPr="00232CA9">
        <w:rPr>
          <w:bCs w:val="0"/>
          <w:sz w:val="24"/>
          <w:szCs w:val="24"/>
          <w:cs/>
        </w:rPr>
        <w:t>से जहानामए अ</w:t>
      </w:r>
      <w:r w:rsidRPr="00232CA9">
        <w:rPr>
          <w:rFonts w:hint="cs"/>
          <w:bCs w:val="0"/>
          <w:sz w:val="24"/>
          <w:szCs w:val="24"/>
          <w:cs/>
          <w:lang w:bidi="sa-IN"/>
        </w:rPr>
        <w:t>न</w:t>
      </w:r>
      <w:r w:rsidRPr="00232CA9">
        <w:rPr>
          <w:bCs w:val="0"/>
          <w:sz w:val="24"/>
          <w:szCs w:val="24"/>
          <w:cs/>
        </w:rPr>
        <w:t>गारा भगवंतो इरियासमिया भासासमिया एसणासमिया आयाण-भंड-मत्त-निक्खेवणासमिया-उच्चार-पासवण-खेल-सिं</w:t>
      </w:r>
      <w:r w:rsidRPr="00232CA9">
        <w:rPr>
          <w:rFonts w:hint="cs"/>
          <w:bCs w:val="0"/>
          <w:sz w:val="24"/>
          <w:szCs w:val="24"/>
          <w:cs/>
        </w:rPr>
        <w:t>घा</w:t>
      </w:r>
      <w:r w:rsidRPr="00232CA9">
        <w:rPr>
          <w:bCs w:val="0"/>
          <w:sz w:val="24"/>
          <w:szCs w:val="24"/>
          <w:cs/>
        </w:rPr>
        <w:t>ण-जल्ल पारिट्ठावणियासमिया म</w:t>
      </w:r>
      <w:r w:rsidRPr="00232CA9">
        <w:rPr>
          <w:rFonts w:hint="cs"/>
          <w:bCs w:val="0"/>
          <w:sz w:val="24"/>
          <w:szCs w:val="24"/>
          <w:cs/>
          <w:lang w:bidi="sa-IN"/>
        </w:rPr>
        <w:t>न</w:t>
      </w:r>
      <w:r w:rsidRPr="00232CA9">
        <w:rPr>
          <w:bCs w:val="0"/>
          <w:sz w:val="24"/>
          <w:szCs w:val="24"/>
          <w:cs/>
        </w:rPr>
        <w:t>समिया वइसमिया कायसमिया म</w:t>
      </w:r>
      <w:r w:rsidRPr="00232CA9">
        <w:rPr>
          <w:rFonts w:hint="cs"/>
          <w:bCs w:val="0"/>
          <w:sz w:val="24"/>
          <w:szCs w:val="24"/>
          <w:cs/>
          <w:lang w:bidi="sa-IN"/>
        </w:rPr>
        <w:t>न</w:t>
      </w:r>
      <w:r w:rsidRPr="00232CA9">
        <w:rPr>
          <w:bCs w:val="0"/>
          <w:sz w:val="24"/>
          <w:szCs w:val="24"/>
          <w:cs/>
        </w:rPr>
        <w:t>गुत्ता वयगुत्ता कायगुत्ता गुत्ता गुत्तिंदिया गुत्तबंभयारी अकोहा अमा</w:t>
      </w:r>
      <w:r w:rsidRPr="00232CA9">
        <w:rPr>
          <w:rFonts w:hint="cs"/>
          <w:bCs w:val="0"/>
          <w:sz w:val="24"/>
          <w:szCs w:val="24"/>
          <w:cs/>
          <w:lang w:bidi="sa-IN"/>
        </w:rPr>
        <w:t>ना</w:t>
      </w:r>
      <w:r w:rsidRPr="00232CA9">
        <w:rPr>
          <w:bCs w:val="0"/>
          <w:sz w:val="24"/>
          <w:szCs w:val="24"/>
          <w:cs/>
        </w:rPr>
        <w:t xml:space="preserve"> अमाया अलोभा संता पसंता उवसंता परिनिव्वुडा अ</w:t>
      </w:r>
      <w:r w:rsidRPr="00232CA9">
        <w:rPr>
          <w:rFonts w:hint="cs"/>
          <w:bCs w:val="0"/>
          <w:sz w:val="24"/>
          <w:szCs w:val="24"/>
          <w:cs/>
          <w:lang w:bidi="sa-IN"/>
        </w:rPr>
        <w:t>ना</w:t>
      </w:r>
      <w:r w:rsidRPr="00232CA9">
        <w:rPr>
          <w:bCs w:val="0"/>
          <w:sz w:val="24"/>
          <w:szCs w:val="24"/>
          <w:cs/>
        </w:rPr>
        <w:t>सवा अग्गंथा छि</w:t>
      </w:r>
      <w:r w:rsidRPr="00232CA9">
        <w:rPr>
          <w:rFonts w:hint="cs"/>
          <w:bCs w:val="0"/>
          <w:sz w:val="24"/>
          <w:szCs w:val="24"/>
          <w:cs/>
          <w:lang w:bidi="sa-IN"/>
        </w:rPr>
        <w:t>न्न</w:t>
      </w:r>
      <w:r w:rsidRPr="00232CA9">
        <w:rPr>
          <w:bCs w:val="0"/>
          <w:sz w:val="24"/>
          <w:szCs w:val="24"/>
          <w:cs/>
        </w:rPr>
        <w:t>सोया निरुवलेवा कंसपाई व मुक्कतोया संखो इव निरंजना जीव इव अप्पडिहयगई गग</w:t>
      </w:r>
      <w:r w:rsidRPr="00232CA9">
        <w:rPr>
          <w:rFonts w:hint="cs"/>
          <w:bCs w:val="0"/>
          <w:sz w:val="24"/>
          <w:szCs w:val="24"/>
          <w:cs/>
          <w:lang w:bidi="sa-IN"/>
        </w:rPr>
        <w:t>न</w:t>
      </w:r>
      <w:r w:rsidRPr="00232CA9">
        <w:rPr>
          <w:bCs w:val="0"/>
          <w:sz w:val="24"/>
          <w:szCs w:val="24"/>
          <w:cs/>
        </w:rPr>
        <w:t xml:space="preserve">तलं इव निरालंबणा वायुरिव अप्पडिबद्धा सारदसलिलं व सुद्धहियया </w:t>
      </w:r>
    </w:p>
    <w:p w:rsidR="00572BF7" w:rsidRDefault="00572BF7" w:rsidP="007F5B08">
      <w:pPr>
        <w:spacing w:after="0" w:line="240" w:lineRule="auto"/>
        <w:ind w:right="1708"/>
        <w:contextualSpacing/>
        <w:rPr>
          <w:rFonts w:cs="Mangal" w:hint="cs"/>
          <w:sz w:val="24"/>
          <w:szCs w:val="24"/>
        </w:rPr>
      </w:pPr>
    </w:p>
    <w:p w:rsidR="007F5B08" w:rsidRDefault="007F5B08" w:rsidP="007F5B08">
      <w:pPr>
        <w:spacing w:after="0" w:line="240" w:lineRule="auto"/>
        <w:ind w:right="1708"/>
        <w:contextualSpacing/>
        <w:rPr>
          <w:rFonts w:cs="Mangal"/>
          <w:sz w:val="24"/>
          <w:szCs w:val="24"/>
        </w:rPr>
      </w:pPr>
      <w:r>
        <w:rPr>
          <w:rFonts w:cs="Mangal" w:hint="cs"/>
          <w:sz w:val="24"/>
          <w:szCs w:val="24"/>
          <w:cs/>
        </w:rPr>
        <w:lastRenderedPageBreak/>
        <w:t>सुयक्खंधो-</w:t>
      </w:r>
      <w:r w:rsidR="001936AC">
        <w:rPr>
          <w:rFonts w:cs="Mangal" w:hint="cs"/>
          <w:sz w:val="24"/>
          <w:szCs w:val="24"/>
          <w:cs/>
        </w:rPr>
        <w:t>२</w:t>
      </w:r>
      <w:r>
        <w:rPr>
          <w:rFonts w:cs="Mangal" w:hint="cs"/>
          <w:sz w:val="24"/>
          <w:szCs w:val="24"/>
          <w:cs/>
        </w:rPr>
        <w:t>, अज्झयणं-</w:t>
      </w:r>
      <w:r w:rsidR="001936AC">
        <w:rPr>
          <w:rFonts w:cs="Mangal" w:hint="cs"/>
          <w:sz w:val="24"/>
          <w:szCs w:val="24"/>
          <w:cs/>
        </w:rPr>
        <w:t>२</w:t>
      </w:r>
      <w:r>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7F5B08" w:rsidTr="00A43EF4">
        <w:trPr>
          <w:trHeight w:val="228"/>
        </w:trPr>
        <w:tc>
          <w:tcPr>
            <w:tcW w:w="10140" w:type="dxa"/>
            <w:tcBorders>
              <w:top w:val="single" w:sz="4" w:space="0" w:color="FF0000"/>
              <w:left w:val="nil"/>
              <w:bottom w:val="nil"/>
              <w:right w:val="nil"/>
            </w:tcBorders>
          </w:tcPr>
          <w:p w:rsidR="007F5B08" w:rsidRDefault="007F5B08"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1936AC">
      <w:pPr>
        <w:pStyle w:val="H4Hindi"/>
        <w:tabs>
          <w:tab w:val="left" w:pos="2250"/>
        </w:tabs>
        <w:spacing w:before="0" w:after="0"/>
        <w:jc w:val="both"/>
        <w:rPr>
          <w:bCs w:val="0"/>
          <w:sz w:val="24"/>
          <w:szCs w:val="24"/>
          <w:lang w:bidi="sa-IN"/>
        </w:rPr>
      </w:pPr>
      <w:r w:rsidRPr="00232CA9">
        <w:rPr>
          <w:bCs w:val="0"/>
          <w:sz w:val="24"/>
          <w:szCs w:val="24"/>
          <w:cs/>
        </w:rPr>
        <w:t xml:space="preserve">पुक्खरपत्तं व निरुवलेवा कुम्मो इव गुत्तिंदिया विहग इव विप्पमुक्का खग्गविसाणं व एगजाया </w:t>
      </w:r>
      <w:r w:rsidRPr="00232CA9">
        <w:rPr>
          <w:rFonts w:hint="cs"/>
          <w:bCs w:val="0"/>
          <w:sz w:val="24"/>
          <w:szCs w:val="24"/>
          <w:cs/>
          <w:lang w:bidi="sa-IN"/>
        </w:rPr>
        <w:t>भा</w:t>
      </w:r>
      <w:r w:rsidRPr="00232CA9">
        <w:rPr>
          <w:bCs w:val="0"/>
          <w:sz w:val="24"/>
          <w:szCs w:val="24"/>
          <w:cs/>
        </w:rPr>
        <w:t>रुंडपक्खी व अप्पमत्ता कुंजरो इव सोंडीरा वसभो इव जायथामा सीहो इव दुद्धरिसा मंदरो इव अप्पकंपा सागरो इव गंभीरा चंदो इव सोमलेसा सुरो इव दित्ततेया जच्चक</w:t>
      </w:r>
      <w:r w:rsidRPr="00232CA9">
        <w:rPr>
          <w:rFonts w:hint="cs"/>
          <w:bCs w:val="0"/>
          <w:sz w:val="24"/>
          <w:szCs w:val="24"/>
          <w:cs/>
          <w:lang w:bidi="sa-IN"/>
        </w:rPr>
        <w:t>न</w:t>
      </w:r>
      <w:r w:rsidRPr="00232CA9">
        <w:rPr>
          <w:bCs w:val="0"/>
          <w:sz w:val="24"/>
          <w:szCs w:val="24"/>
          <w:cs/>
        </w:rPr>
        <w:t>गं व जायरूवा वसुंधरा इव सव्वफासविसहा सुहुयहुयासणो विव तेयसा जलंता</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नत्थि णं तेसिं भगवंताणं कत्थ वि पडिबंधे भवइ</w:t>
      </w:r>
      <w:r w:rsidRPr="00232CA9">
        <w:rPr>
          <w:rFonts w:hint="cs"/>
          <w:bCs w:val="0"/>
          <w:sz w:val="24"/>
          <w:szCs w:val="24"/>
          <w:cs/>
          <w:lang w:bidi="sa-IN"/>
        </w:rPr>
        <w:t>,</w:t>
      </w:r>
      <w:r w:rsidRPr="00232CA9">
        <w:rPr>
          <w:bCs w:val="0"/>
          <w:sz w:val="24"/>
          <w:szCs w:val="24"/>
          <w:cs/>
        </w:rPr>
        <w:t xml:space="preserve"> से पडिबंधे </w:t>
      </w:r>
      <w:r w:rsidRPr="00232CA9">
        <w:rPr>
          <w:rFonts w:hint="cs"/>
          <w:bCs w:val="0"/>
          <w:sz w:val="24"/>
          <w:szCs w:val="24"/>
          <w:cs/>
          <w:lang w:bidi="sa-IN"/>
        </w:rPr>
        <w:t>च</w:t>
      </w:r>
      <w:r w:rsidRPr="00232CA9">
        <w:rPr>
          <w:bCs w:val="0"/>
          <w:sz w:val="24"/>
          <w:szCs w:val="24"/>
          <w:cs/>
        </w:rPr>
        <w:t>उव्विहे पण्णत्ते</w:t>
      </w:r>
      <w:r w:rsidRPr="00232CA9">
        <w:rPr>
          <w:rFonts w:hint="cs"/>
          <w:bCs w:val="0"/>
          <w:sz w:val="24"/>
          <w:szCs w:val="24"/>
          <w:cs/>
        </w:rPr>
        <w:t>,</w:t>
      </w:r>
      <w:r w:rsidRPr="00232CA9">
        <w:rPr>
          <w:bCs w:val="0"/>
          <w:sz w:val="24"/>
          <w:szCs w:val="24"/>
          <w:cs/>
        </w:rPr>
        <w:t xml:space="preserve"> तं जहा-</w:t>
      </w:r>
      <w:r w:rsidRPr="00232CA9">
        <w:rPr>
          <w:rFonts w:hint="cs"/>
          <w:bCs w:val="0"/>
          <w:sz w:val="24"/>
          <w:szCs w:val="24"/>
          <w:cs/>
        </w:rPr>
        <w:t xml:space="preserve"> </w:t>
      </w:r>
      <w:r w:rsidRPr="00232CA9">
        <w:rPr>
          <w:bCs w:val="0"/>
          <w:sz w:val="24"/>
          <w:szCs w:val="24"/>
          <w:cs/>
        </w:rPr>
        <w:t>अ</w:t>
      </w:r>
      <w:r w:rsidRPr="00232CA9">
        <w:rPr>
          <w:rFonts w:hint="cs"/>
          <w:bCs w:val="0"/>
          <w:sz w:val="24"/>
          <w:szCs w:val="24"/>
          <w:cs/>
          <w:lang w:bidi="sa-IN"/>
        </w:rPr>
        <w:t>ं</w:t>
      </w:r>
      <w:r w:rsidRPr="00232CA9">
        <w:rPr>
          <w:bCs w:val="0"/>
          <w:sz w:val="24"/>
          <w:szCs w:val="24"/>
          <w:cs/>
        </w:rPr>
        <w:t>डए इ वा पोयए इ वा उग्गहे इ वा पग्गहे इ वा ज</w:t>
      </w:r>
      <w:r w:rsidRPr="00232CA9">
        <w:rPr>
          <w:rFonts w:hint="cs"/>
          <w:bCs w:val="0"/>
          <w:sz w:val="24"/>
          <w:szCs w:val="24"/>
          <w:cs/>
        </w:rPr>
        <w:t>ं णं</w:t>
      </w:r>
      <w:r w:rsidRPr="00232CA9">
        <w:rPr>
          <w:bCs w:val="0"/>
          <w:sz w:val="24"/>
          <w:szCs w:val="24"/>
          <w:cs/>
        </w:rPr>
        <w:t xml:space="preserve"> ज</w:t>
      </w:r>
      <w:r w:rsidRPr="00232CA9">
        <w:rPr>
          <w:rFonts w:hint="cs"/>
          <w:bCs w:val="0"/>
          <w:sz w:val="24"/>
          <w:szCs w:val="24"/>
          <w:cs/>
        </w:rPr>
        <w:t>ं णं</w:t>
      </w:r>
      <w:r w:rsidRPr="00232CA9">
        <w:rPr>
          <w:bCs w:val="0"/>
          <w:sz w:val="24"/>
          <w:szCs w:val="24"/>
          <w:cs/>
        </w:rPr>
        <w:t xml:space="preserve"> दिसं इच्छतिं त</w:t>
      </w:r>
      <w:r w:rsidRPr="00232CA9">
        <w:rPr>
          <w:rFonts w:hint="cs"/>
          <w:bCs w:val="0"/>
          <w:sz w:val="24"/>
          <w:szCs w:val="24"/>
          <w:cs/>
        </w:rPr>
        <w:t>ं णं</w:t>
      </w:r>
      <w:r w:rsidRPr="00232CA9">
        <w:rPr>
          <w:bCs w:val="0"/>
          <w:sz w:val="24"/>
          <w:szCs w:val="24"/>
          <w:cs/>
        </w:rPr>
        <w:t>-</w:t>
      </w:r>
      <w:r w:rsidR="008442D0">
        <w:rPr>
          <w:rFonts w:hint="cs"/>
          <w:bCs w:val="0"/>
          <w:sz w:val="24"/>
          <w:szCs w:val="24"/>
          <w:cs/>
        </w:rPr>
        <w:t xml:space="preserve"> </w:t>
      </w:r>
      <w:r w:rsidRPr="00232CA9">
        <w:rPr>
          <w:bCs w:val="0"/>
          <w:sz w:val="24"/>
          <w:szCs w:val="24"/>
          <w:cs/>
        </w:rPr>
        <w:t>त</w:t>
      </w:r>
      <w:r w:rsidRPr="00232CA9">
        <w:rPr>
          <w:rFonts w:hint="cs"/>
          <w:bCs w:val="0"/>
          <w:sz w:val="24"/>
          <w:szCs w:val="24"/>
          <w:cs/>
        </w:rPr>
        <w:t>ं णं</w:t>
      </w:r>
      <w:r w:rsidRPr="00232CA9">
        <w:rPr>
          <w:bCs w:val="0"/>
          <w:sz w:val="24"/>
          <w:szCs w:val="24"/>
          <w:cs/>
        </w:rPr>
        <w:t xml:space="preserve"> दिसं अप्पडिबद्धा सुईभूया लहुभूया अप्पग्गंथा संजेमेणं तवसा अप</w:t>
      </w:r>
      <w:r w:rsidRPr="00232CA9">
        <w:rPr>
          <w:rFonts w:hint="cs"/>
          <w:bCs w:val="0"/>
          <w:sz w:val="24"/>
          <w:szCs w:val="24"/>
          <w:cs/>
        </w:rPr>
        <w:t>्</w:t>
      </w:r>
      <w:r w:rsidRPr="00232CA9">
        <w:rPr>
          <w:bCs w:val="0"/>
          <w:sz w:val="24"/>
          <w:szCs w:val="24"/>
          <w:cs/>
        </w:rPr>
        <w:t>पाणं भावेमाणा विहरंति</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तेसिं णं भगवंताणं इमा एयारूवा जायामायावित्ती होत्था</w:t>
      </w:r>
      <w:r w:rsidRPr="00232CA9">
        <w:rPr>
          <w:rFonts w:hint="cs"/>
          <w:bCs w:val="0"/>
          <w:sz w:val="24"/>
          <w:szCs w:val="24"/>
          <w:cs/>
          <w:lang w:bidi="sa-IN"/>
        </w:rPr>
        <w:t>,</w:t>
      </w:r>
      <w:r w:rsidRPr="00232CA9">
        <w:rPr>
          <w:bCs w:val="0"/>
          <w:sz w:val="24"/>
          <w:szCs w:val="24"/>
          <w:cs/>
        </w:rPr>
        <w:t xml:space="preserve"> तं जहा-</w:t>
      </w:r>
      <w:r w:rsidRPr="00232CA9">
        <w:rPr>
          <w:rFonts w:hint="cs"/>
          <w:bCs w:val="0"/>
          <w:sz w:val="24"/>
          <w:szCs w:val="24"/>
          <w:cs/>
        </w:rPr>
        <w:t xml:space="preserve"> </w:t>
      </w:r>
      <w:r w:rsidRPr="00232CA9">
        <w:rPr>
          <w:bCs w:val="0"/>
          <w:sz w:val="24"/>
          <w:szCs w:val="24"/>
          <w:cs/>
        </w:rPr>
        <w:t>चउत्थे भत्ते छट्ठे भत्ते अट्ठमे भत्ते दसमे भत्ते दुवालसमे भत्ते चउदसमे भत्ते अद्धमासिए भत्ते मासिए भत्ते दोमासिए तिमासिए चउम्मासिए पंचमासिए छम्मासिए अदुत्तरं च णं उक्खित्त</w:t>
      </w:r>
      <w:r w:rsidRPr="00232CA9">
        <w:rPr>
          <w:rFonts w:hint="cs"/>
          <w:bCs w:val="0"/>
          <w:sz w:val="24"/>
          <w:szCs w:val="24"/>
          <w:cs/>
          <w:lang w:bidi="sa-IN"/>
        </w:rPr>
        <w:t>च</w:t>
      </w:r>
      <w:r w:rsidRPr="00232CA9">
        <w:rPr>
          <w:bCs w:val="0"/>
          <w:sz w:val="24"/>
          <w:szCs w:val="24"/>
          <w:cs/>
        </w:rPr>
        <w:t xml:space="preserve">रगा </w:t>
      </w:r>
      <w:r w:rsidRPr="00232CA9">
        <w:rPr>
          <w:rFonts w:hint="cs"/>
          <w:bCs w:val="0"/>
          <w:sz w:val="24"/>
          <w:szCs w:val="24"/>
          <w:cs/>
          <w:lang w:bidi="sa-IN"/>
        </w:rPr>
        <w:t>नि</w:t>
      </w:r>
      <w:r w:rsidRPr="00232CA9">
        <w:rPr>
          <w:bCs w:val="0"/>
          <w:sz w:val="24"/>
          <w:szCs w:val="24"/>
          <w:cs/>
        </w:rPr>
        <w:t>क्खित्त</w:t>
      </w:r>
      <w:r w:rsidRPr="00232CA9">
        <w:rPr>
          <w:rFonts w:hint="cs"/>
          <w:bCs w:val="0"/>
          <w:sz w:val="24"/>
          <w:szCs w:val="24"/>
          <w:cs/>
          <w:lang w:bidi="sa-IN"/>
        </w:rPr>
        <w:t>च</w:t>
      </w:r>
      <w:r w:rsidRPr="00232CA9">
        <w:rPr>
          <w:bCs w:val="0"/>
          <w:sz w:val="24"/>
          <w:szCs w:val="24"/>
          <w:cs/>
        </w:rPr>
        <w:t>रगा उक्खित्त</w:t>
      </w:r>
      <w:r w:rsidRPr="00232CA9">
        <w:rPr>
          <w:rFonts w:hint="cs"/>
          <w:bCs w:val="0"/>
          <w:sz w:val="24"/>
          <w:szCs w:val="24"/>
          <w:cs/>
          <w:lang w:bidi="sa-IN"/>
        </w:rPr>
        <w:t>नि</w:t>
      </w:r>
      <w:r w:rsidRPr="00232CA9">
        <w:rPr>
          <w:bCs w:val="0"/>
          <w:sz w:val="24"/>
          <w:szCs w:val="24"/>
          <w:cs/>
        </w:rPr>
        <w:t>क्खित्तचरगा अंतचरगा पंतचरगा लूहचरगा समुदा</w:t>
      </w:r>
      <w:r w:rsidRPr="00232CA9">
        <w:rPr>
          <w:rFonts w:hint="cs"/>
          <w:bCs w:val="0"/>
          <w:sz w:val="24"/>
          <w:szCs w:val="24"/>
          <w:cs/>
          <w:lang w:bidi="sa-IN"/>
        </w:rPr>
        <w:t>न</w:t>
      </w:r>
      <w:r w:rsidRPr="00232CA9">
        <w:rPr>
          <w:bCs w:val="0"/>
          <w:sz w:val="24"/>
          <w:szCs w:val="24"/>
          <w:cs/>
        </w:rPr>
        <w:t>चरगा संसट्ठचरगा अससंट्ठचरगा तज्ज</w:t>
      </w:r>
      <w:r w:rsidRPr="00232CA9">
        <w:rPr>
          <w:rFonts w:hint="cs"/>
          <w:bCs w:val="0"/>
          <w:sz w:val="24"/>
          <w:szCs w:val="24"/>
          <w:cs/>
          <w:lang w:bidi="sa-IN"/>
        </w:rPr>
        <w:t>ात</w:t>
      </w:r>
      <w:r w:rsidRPr="00232CA9">
        <w:rPr>
          <w:bCs w:val="0"/>
          <w:sz w:val="24"/>
          <w:szCs w:val="24"/>
          <w:cs/>
        </w:rPr>
        <w:t xml:space="preserve"> संसट्ठचरगा दिट्ठलाभिया अदिट्ठलाभिया पुट्ठलाभिया अपुट्ठलाभिया भिक्खलाभिया अभिक्खलाभिया अण्णातचरगा उव</w:t>
      </w:r>
      <w:r w:rsidRPr="00232CA9">
        <w:rPr>
          <w:rFonts w:hint="cs"/>
          <w:bCs w:val="0"/>
          <w:sz w:val="24"/>
          <w:szCs w:val="24"/>
          <w:cs/>
          <w:lang w:bidi="sa-IN"/>
        </w:rPr>
        <w:t>नि</w:t>
      </w:r>
      <w:r w:rsidRPr="00232CA9">
        <w:rPr>
          <w:bCs w:val="0"/>
          <w:sz w:val="24"/>
          <w:szCs w:val="24"/>
          <w:cs/>
        </w:rPr>
        <w:t xml:space="preserve">हिया संखादत्तिया परिमिय-पिंडवाइया सुद्धेसणिया अंताहारा पंताहारा अरसाहारा विरसाहारा लूहाहारा तुच्छाहारा अंतजीवी पंतजीवी आयंबिलिया पुरिमड्ढिया </w:t>
      </w:r>
      <w:r w:rsidRPr="00232CA9">
        <w:rPr>
          <w:rFonts w:hint="cs"/>
          <w:bCs w:val="0"/>
          <w:sz w:val="24"/>
          <w:szCs w:val="24"/>
          <w:cs/>
          <w:lang w:bidi="sa-IN"/>
        </w:rPr>
        <w:t>नि</w:t>
      </w:r>
      <w:r w:rsidRPr="00232CA9">
        <w:rPr>
          <w:bCs w:val="0"/>
          <w:sz w:val="24"/>
          <w:szCs w:val="24"/>
          <w:cs/>
        </w:rPr>
        <w:t xml:space="preserve">व्विगइया अमज्जमंसासिणो नो </w:t>
      </w:r>
      <w:r w:rsidRPr="00232CA9">
        <w:rPr>
          <w:rFonts w:hint="cs"/>
          <w:bCs w:val="0"/>
          <w:sz w:val="24"/>
          <w:szCs w:val="24"/>
          <w:cs/>
          <w:lang w:bidi="sa-IN"/>
        </w:rPr>
        <w:t>नि</w:t>
      </w:r>
      <w:r w:rsidRPr="00232CA9">
        <w:rPr>
          <w:bCs w:val="0"/>
          <w:sz w:val="24"/>
          <w:szCs w:val="24"/>
          <w:cs/>
        </w:rPr>
        <w:t>यामरसभोई ठा</w:t>
      </w:r>
      <w:r w:rsidRPr="00232CA9">
        <w:rPr>
          <w:rFonts w:hint="cs"/>
          <w:bCs w:val="0"/>
          <w:sz w:val="24"/>
          <w:szCs w:val="24"/>
          <w:cs/>
          <w:lang w:bidi="sa-IN"/>
        </w:rPr>
        <w:t>णा</w:t>
      </w:r>
      <w:r w:rsidRPr="00232CA9">
        <w:rPr>
          <w:bCs w:val="0"/>
          <w:sz w:val="24"/>
          <w:szCs w:val="24"/>
          <w:cs/>
        </w:rPr>
        <w:t>इया पडि</w:t>
      </w:r>
      <w:r w:rsidRPr="00232CA9">
        <w:rPr>
          <w:rFonts w:hint="cs"/>
          <w:bCs w:val="0"/>
          <w:sz w:val="24"/>
          <w:szCs w:val="24"/>
          <w:cs/>
          <w:lang w:bidi="sa-IN"/>
        </w:rPr>
        <w:t>माठाणाइया उक्कुडुआस</w:t>
      </w:r>
      <w:r w:rsidRPr="00232CA9">
        <w:rPr>
          <w:rFonts w:hint="cs"/>
          <w:bCs w:val="0"/>
          <w:sz w:val="24"/>
          <w:szCs w:val="24"/>
          <w:cs/>
        </w:rPr>
        <w:t>नि</w:t>
      </w:r>
      <w:r w:rsidRPr="00232CA9">
        <w:rPr>
          <w:rFonts w:hint="cs"/>
          <w:bCs w:val="0"/>
          <w:sz w:val="24"/>
          <w:szCs w:val="24"/>
          <w:cs/>
          <w:lang w:bidi="sa-IN"/>
        </w:rPr>
        <w:t>या</w:t>
      </w:r>
      <w:r w:rsidRPr="00232CA9">
        <w:rPr>
          <w:bCs w:val="0"/>
          <w:sz w:val="24"/>
          <w:szCs w:val="24"/>
          <w:cs/>
        </w:rPr>
        <w:t xml:space="preserve"> </w:t>
      </w:r>
      <w:r w:rsidRPr="00232CA9">
        <w:rPr>
          <w:rFonts w:hint="cs"/>
          <w:bCs w:val="0"/>
          <w:sz w:val="24"/>
          <w:szCs w:val="24"/>
          <w:cs/>
          <w:lang w:bidi="sa-IN"/>
        </w:rPr>
        <w:t>ने</w:t>
      </w:r>
      <w:r w:rsidRPr="00232CA9">
        <w:rPr>
          <w:bCs w:val="0"/>
          <w:sz w:val="24"/>
          <w:szCs w:val="24"/>
          <w:cs/>
        </w:rPr>
        <w:t>सज्जिया वीरास</w:t>
      </w:r>
      <w:r w:rsidRPr="00232CA9">
        <w:rPr>
          <w:rFonts w:hint="cs"/>
          <w:bCs w:val="0"/>
          <w:sz w:val="24"/>
          <w:szCs w:val="24"/>
          <w:cs/>
          <w:lang w:bidi="sa-IN"/>
        </w:rPr>
        <w:t>नि</w:t>
      </w:r>
      <w:r w:rsidRPr="00232CA9">
        <w:rPr>
          <w:bCs w:val="0"/>
          <w:sz w:val="24"/>
          <w:szCs w:val="24"/>
          <w:cs/>
        </w:rPr>
        <w:t>या दंडायतिया लंगडसाइणो अवाउडा अगत्तया अकंडया अ</w:t>
      </w:r>
      <w:r w:rsidRPr="00232CA9">
        <w:rPr>
          <w:rFonts w:hint="cs"/>
          <w:bCs w:val="0"/>
          <w:sz w:val="24"/>
          <w:szCs w:val="24"/>
          <w:cs/>
          <w:lang w:bidi="sa-IN"/>
        </w:rPr>
        <w:t>नि</w:t>
      </w:r>
      <w:r w:rsidRPr="00232CA9">
        <w:rPr>
          <w:bCs w:val="0"/>
          <w:sz w:val="24"/>
          <w:szCs w:val="24"/>
          <w:cs/>
        </w:rPr>
        <w:t>ट्ठुहा धुतकेसमंसुरोम</w:t>
      </w:r>
      <w:r w:rsidRPr="00232CA9">
        <w:rPr>
          <w:rFonts w:hint="cs"/>
          <w:bCs w:val="0"/>
          <w:sz w:val="24"/>
          <w:szCs w:val="24"/>
          <w:cs/>
          <w:lang w:bidi="sa-IN"/>
        </w:rPr>
        <w:t>नहा</w:t>
      </w:r>
      <w:r w:rsidRPr="00232CA9">
        <w:rPr>
          <w:bCs w:val="0"/>
          <w:sz w:val="24"/>
          <w:szCs w:val="24"/>
          <w:cs/>
        </w:rPr>
        <w:t xml:space="preserve"> सव्वगायपडिकम्मवि</w:t>
      </w:r>
      <w:r w:rsidRPr="00232CA9">
        <w:rPr>
          <w:rFonts w:hint="cs"/>
          <w:bCs w:val="0"/>
          <w:sz w:val="24"/>
          <w:szCs w:val="24"/>
          <w:cs/>
          <w:lang w:bidi="sa-IN"/>
        </w:rPr>
        <w:t>प्प</w:t>
      </w:r>
      <w:r w:rsidRPr="00232CA9">
        <w:rPr>
          <w:bCs w:val="0"/>
          <w:sz w:val="24"/>
          <w:szCs w:val="24"/>
          <w:cs/>
        </w:rPr>
        <w:t>मुक्का चिट्ठंति</w:t>
      </w:r>
      <w:r w:rsidRPr="00232CA9">
        <w:rPr>
          <w:rFonts w:hint="cs"/>
          <w:bCs w:val="0"/>
          <w:sz w:val="24"/>
          <w:szCs w:val="24"/>
          <w:cs/>
          <w:lang w:bidi="sa-IN"/>
        </w:rPr>
        <w:t xml:space="preserve"> ।</w:t>
      </w:r>
    </w:p>
    <w:p w:rsidR="004605FC" w:rsidRPr="00232CA9" w:rsidRDefault="004605FC" w:rsidP="001A17BE">
      <w:pPr>
        <w:pStyle w:val="PlainHindi"/>
        <w:tabs>
          <w:tab w:val="left" w:pos="2250"/>
        </w:tabs>
        <w:spacing w:after="0"/>
        <w:ind w:firstLine="1440"/>
        <w:jc w:val="both"/>
        <w:rPr>
          <w:sz w:val="24"/>
          <w:szCs w:val="24"/>
          <w:lang w:bidi="sa-IN"/>
        </w:rPr>
      </w:pPr>
      <w:r w:rsidRPr="00232CA9">
        <w:rPr>
          <w:sz w:val="24"/>
          <w:szCs w:val="24"/>
          <w:cs/>
        </w:rPr>
        <w:t>ते णं एतेणं विहारेण</w:t>
      </w:r>
      <w:r w:rsidRPr="00232CA9">
        <w:rPr>
          <w:rFonts w:hint="cs"/>
          <w:sz w:val="24"/>
          <w:szCs w:val="24"/>
          <w:cs/>
          <w:lang w:bidi="sa-IN"/>
        </w:rPr>
        <w:t>ं</w:t>
      </w:r>
      <w:r w:rsidRPr="00232CA9">
        <w:rPr>
          <w:sz w:val="24"/>
          <w:szCs w:val="24"/>
          <w:cs/>
        </w:rPr>
        <w:t xml:space="preserve"> विहरमाणा बहूइं वासाइं सामण्णपरियागं पाउणंति पाउणित्ता </w:t>
      </w:r>
      <w:r w:rsidRPr="00232CA9">
        <w:rPr>
          <w:rFonts w:hint="cs"/>
          <w:sz w:val="24"/>
          <w:szCs w:val="24"/>
          <w:cs/>
          <w:lang w:bidi="sa-IN"/>
        </w:rPr>
        <w:t xml:space="preserve">बहु बहु </w:t>
      </w:r>
      <w:r w:rsidRPr="00232CA9">
        <w:rPr>
          <w:sz w:val="24"/>
          <w:szCs w:val="24"/>
          <w:cs/>
        </w:rPr>
        <w:t>आबाहंसि उप्प</w:t>
      </w:r>
      <w:r w:rsidRPr="00232CA9">
        <w:rPr>
          <w:rFonts w:hint="cs"/>
          <w:sz w:val="24"/>
          <w:szCs w:val="24"/>
          <w:cs/>
          <w:lang w:bidi="sa-IN"/>
        </w:rPr>
        <w:t>न्नं</w:t>
      </w:r>
      <w:r w:rsidRPr="00232CA9">
        <w:rPr>
          <w:sz w:val="24"/>
          <w:szCs w:val="24"/>
          <w:cs/>
        </w:rPr>
        <w:t>सि वा अ</w:t>
      </w:r>
      <w:r w:rsidRPr="00232CA9">
        <w:rPr>
          <w:rFonts w:hint="cs"/>
          <w:sz w:val="24"/>
          <w:szCs w:val="24"/>
          <w:cs/>
          <w:lang w:bidi="sa-IN"/>
        </w:rPr>
        <w:t>नु</w:t>
      </w:r>
      <w:r w:rsidRPr="00232CA9">
        <w:rPr>
          <w:sz w:val="24"/>
          <w:szCs w:val="24"/>
          <w:cs/>
        </w:rPr>
        <w:t>प्प</w:t>
      </w:r>
      <w:r w:rsidRPr="00232CA9">
        <w:rPr>
          <w:rFonts w:hint="cs"/>
          <w:sz w:val="24"/>
          <w:szCs w:val="24"/>
          <w:cs/>
        </w:rPr>
        <w:t>न्नं</w:t>
      </w:r>
      <w:r w:rsidRPr="00232CA9">
        <w:rPr>
          <w:sz w:val="24"/>
          <w:szCs w:val="24"/>
          <w:cs/>
        </w:rPr>
        <w:t>सि वा बहूइं भत्ताइं पच्चक्खंति पच्च</w:t>
      </w:r>
      <w:r w:rsidRPr="00232CA9">
        <w:rPr>
          <w:rFonts w:hint="cs"/>
          <w:sz w:val="24"/>
          <w:szCs w:val="24"/>
          <w:cs/>
        </w:rPr>
        <w:t>क्खि</w:t>
      </w:r>
      <w:r w:rsidRPr="00232CA9">
        <w:rPr>
          <w:sz w:val="24"/>
          <w:szCs w:val="24"/>
          <w:cs/>
        </w:rPr>
        <w:t>त्ता बहूइं भत्ताइं अ</w:t>
      </w:r>
      <w:r w:rsidRPr="00232CA9">
        <w:rPr>
          <w:rFonts w:hint="cs"/>
          <w:sz w:val="24"/>
          <w:szCs w:val="24"/>
          <w:cs/>
          <w:lang w:bidi="sa-IN"/>
        </w:rPr>
        <w:t>न</w:t>
      </w:r>
      <w:r w:rsidRPr="00232CA9">
        <w:rPr>
          <w:sz w:val="24"/>
          <w:szCs w:val="24"/>
          <w:cs/>
        </w:rPr>
        <w:t>स</w:t>
      </w:r>
      <w:r w:rsidRPr="00232CA9">
        <w:rPr>
          <w:rFonts w:hint="cs"/>
          <w:sz w:val="24"/>
          <w:szCs w:val="24"/>
          <w:cs/>
          <w:lang w:bidi="sa-IN"/>
        </w:rPr>
        <w:t>ना</w:t>
      </w:r>
      <w:r w:rsidRPr="00232CA9">
        <w:rPr>
          <w:sz w:val="24"/>
          <w:szCs w:val="24"/>
          <w:cs/>
        </w:rPr>
        <w:t>ए छेदेंति छेदित्ता जस्सट्ठाए कीरइ नग्गभावे मुंडभावे अ</w:t>
      </w:r>
      <w:r w:rsidRPr="00232CA9">
        <w:rPr>
          <w:rFonts w:hint="cs"/>
          <w:sz w:val="24"/>
          <w:szCs w:val="24"/>
          <w:cs/>
        </w:rPr>
        <w:t>न्हा</w:t>
      </w:r>
      <w:r w:rsidRPr="00232CA9">
        <w:rPr>
          <w:sz w:val="24"/>
          <w:szCs w:val="24"/>
          <w:cs/>
        </w:rPr>
        <w:t>ण</w:t>
      </w:r>
      <w:r w:rsidRPr="00232CA9">
        <w:rPr>
          <w:rFonts w:hint="cs"/>
          <w:sz w:val="24"/>
          <w:szCs w:val="24"/>
          <w:cs/>
          <w:lang w:bidi="sa-IN"/>
        </w:rPr>
        <w:t xml:space="preserve">भावे </w:t>
      </w:r>
      <w:r w:rsidRPr="00232CA9">
        <w:rPr>
          <w:sz w:val="24"/>
          <w:szCs w:val="24"/>
          <w:cs/>
        </w:rPr>
        <w:t xml:space="preserve"> अदंतवणगे अछत्तए अ</w:t>
      </w:r>
      <w:r w:rsidRPr="00232CA9">
        <w:rPr>
          <w:rFonts w:hint="cs"/>
          <w:sz w:val="24"/>
          <w:szCs w:val="24"/>
          <w:cs/>
        </w:rPr>
        <w:t>ना</w:t>
      </w:r>
      <w:r w:rsidRPr="00232CA9">
        <w:rPr>
          <w:sz w:val="24"/>
          <w:szCs w:val="24"/>
          <w:cs/>
        </w:rPr>
        <w:t>वाहणए भूमिसेज्जा फलगसेज्जा कट्ठसेज्जा केसलोए बंभचेरवासे परघरपवेसे लद्धावलद्ध</w:t>
      </w:r>
      <w:r w:rsidRPr="00232CA9">
        <w:rPr>
          <w:rFonts w:hint="cs"/>
          <w:sz w:val="24"/>
          <w:szCs w:val="24"/>
          <w:cs/>
        </w:rPr>
        <w:t>े</w:t>
      </w:r>
      <w:r w:rsidRPr="00232CA9">
        <w:rPr>
          <w:sz w:val="24"/>
          <w:szCs w:val="24"/>
          <w:cs/>
        </w:rPr>
        <w:t xml:space="preserve"> मा</w:t>
      </w:r>
      <w:r w:rsidRPr="00232CA9">
        <w:rPr>
          <w:rFonts w:hint="cs"/>
          <w:sz w:val="24"/>
          <w:szCs w:val="24"/>
          <w:cs/>
        </w:rPr>
        <w:t>ना</w:t>
      </w:r>
      <w:r w:rsidRPr="00232CA9">
        <w:rPr>
          <w:sz w:val="24"/>
          <w:szCs w:val="24"/>
          <w:cs/>
        </w:rPr>
        <w:t>वमा</w:t>
      </w:r>
      <w:r w:rsidRPr="00232CA9">
        <w:rPr>
          <w:rFonts w:hint="cs"/>
          <w:sz w:val="24"/>
          <w:szCs w:val="24"/>
          <w:cs/>
        </w:rPr>
        <w:t>नना</w:t>
      </w:r>
      <w:r w:rsidRPr="00232CA9">
        <w:rPr>
          <w:sz w:val="24"/>
          <w:szCs w:val="24"/>
          <w:cs/>
        </w:rPr>
        <w:t>ओ हील</w:t>
      </w:r>
      <w:r w:rsidRPr="00232CA9">
        <w:rPr>
          <w:rFonts w:hint="cs"/>
          <w:sz w:val="24"/>
          <w:szCs w:val="24"/>
          <w:cs/>
        </w:rPr>
        <w:t>ना</w:t>
      </w:r>
      <w:r w:rsidRPr="00232CA9">
        <w:rPr>
          <w:sz w:val="24"/>
          <w:szCs w:val="24"/>
          <w:cs/>
        </w:rPr>
        <w:t>ओ निंद</w:t>
      </w:r>
      <w:r w:rsidRPr="00232CA9">
        <w:rPr>
          <w:rFonts w:hint="cs"/>
          <w:sz w:val="24"/>
          <w:szCs w:val="24"/>
          <w:cs/>
        </w:rPr>
        <w:t>ना</w:t>
      </w:r>
      <w:r w:rsidRPr="00232CA9">
        <w:rPr>
          <w:sz w:val="24"/>
          <w:szCs w:val="24"/>
          <w:cs/>
        </w:rPr>
        <w:t>ओ खिंसणाओ गरहणाओ तज्जणाओ तालणाओ उच्चावया गामकंडगा बावीसं परीसहोवसग्गा अहियासिज्जंति तमट्ठं आराहेंति तमट्ठं आराहेत्ता चरमेहिं उस्सस</w:t>
      </w:r>
      <w:r w:rsidRPr="00232CA9">
        <w:rPr>
          <w:rFonts w:hint="cs"/>
          <w:sz w:val="24"/>
          <w:szCs w:val="24"/>
          <w:cs/>
          <w:lang w:bidi="sa-IN"/>
        </w:rPr>
        <w:t>नि</w:t>
      </w:r>
      <w:r w:rsidRPr="00232CA9">
        <w:rPr>
          <w:sz w:val="24"/>
          <w:szCs w:val="24"/>
          <w:cs/>
        </w:rPr>
        <w:t>स्सासेहिं अ</w:t>
      </w:r>
      <w:r w:rsidRPr="00232CA9">
        <w:rPr>
          <w:rFonts w:hint="cs"/>
          <w:sz w:val="24"/>
          <w:szCs w:val="24"/>
          <w:cs/>
          <w:lang w:bidi="sa-IN"/>
        </w:rPr>
        <w:t>नं</w:t>
      </w:r>
      <w:r w:rsidRPr="00232CA9">
        <w:rPr>
          <w:sz w:val="24"/>
          <w:szCs w:val="24"/>
          <w:cs/>
        </w:rPr>
        <w:t xml:space="preserve">तं अनुत्तरं निव्वाघायं </w:t>
      </w:r>
      <w:r w:rsidRPr="00232CA9">
        <w:rPr>
          <w:rFonts w:hint="cs"/>
          <w:sz w:val="24"/>
          <w:szCs w:val="24"/>
          <w:cs/>
          <w:lang w:bidi="sa-IN"/>
        </w:rPr>
        <w:t>नि</w:t>
      </w:r>
      <w:r w:rsidRPr="00232CA9">
        <w:rPr>
          <w:sz w:val="24"/>
          <w:szCs w:val="24"/>
          <w:cs/>
        </w:rPr>
        <w:t xml:space="preserve">रावरणं कसिणं पडिपुण्णं केवलवरनाणदंसणं समुप्पाडेंति </w:t>
      </w:r>
      <w:r w:rsidRPr="00232CA9">
        <w:rPr>
          <w:rFonts w:hint="cs"/>
          <w:sz w:val="24"/>
          <w:szCs w:val="24"/>
          <w:cs/>
          <w:lang w:bidi="sa-IN"/>
        </w:rPr>
        <w:t xml:space="preserve">समुप्पाडित्ता </w:t>
      </w:r>
      <w:r w:rsidRPr="00232CA9">
        <w:rPr>
          <w:sz w:val="24"/>
          <w:szCs w:val="24"/>
          <w:cs/>
        </w:rPr>
        <w:t>तओ पच्छा सिज्झंति बुज्झंति मुच्चंति परिनिव्वायंति सव्वदुक्खाणं अंतं करेंति</w:t>
      </w:r>
      <w:r w:rsidRPr="00232CA9">
        <w:rPr>
          <w:rFonts w:hint="cs"/>
          <w:sz w:val="24"/>
          <w:szCs w:val="24"/>
          <w:cs/>
        </w:rPr>
        <w:t>,</w:t>
      </w:r>
      <w:r w:rsidRPr="00232CA9">
        <w:rPr>
          <w:sz w:val="24"/>
          <w:szCs w:val="24"/>
          <w:cs/>
        </w:rPr>
        <w:t xml:space="preserve"> </w:t>
      </w:r>
    </w:p>
    <w:p w:rsidR="004605FC" w:rsidRPr="00232CA9" w:rsidRDefault="004605FC" w:rsidP="001A17BE">
      <w:pPr>
        <w:pStyle w:val="PlainHindi"/>
        <w:tabs>
          <w:tab w:val="left" w:pos="2250"/>
        </w:tabs>
        <w:spacing w:after="0"/>
        <w:ind w:firstLine="1440"/>
        <w:jc w:val="both"/>
        <w:rPr>
          <w:sz w:val="24"/>
          <w:szCs w:val="24"/>
        </w:rPr>
      </w:pPr>
      <w:r w:rsidRPr="00232CA9">
        <w:rPr>
          <w:sz w:val="24"/>
          <w:szCs w:val="24"/>
          <w:cs/>
        </w:rPr>
        <w:t>एगच्चाए पुण एगे भयंतारो भवंति</w:t>
      </w:r>
      <w:r w:rsidRPr="00232CA9">
        <w:rPr>
          <w:rFonts w:hint="cs"/>
          <w:sz w:val="24"/>
          <w:szCs w:val="24"/>
          <w:cs/>
          <w:lang w:bidi="sa-IN"/>
        </w:rPr>
        <w:t>,</w:t>
      </w:r>
      <w:r w:rsidRPr="00232CA9">
        <w:rPr>
          <w:sz w:val="24"/>
          <w:szCs w:val="24"/>
          <w:cs/>
        </w:rPr>
        <w:t xml:space="preserve"> अवरे पुण पुव्वकम्मावसेसेणं कालमासे कालं किच्चा अ</w:t>
      </w:r>
      <w:r w:rsidRPr="00232CA9">
        <w:rPr>
          <w:rFonts w:hint="cs"/>
          <w:sz w:val="24"/>
          <w:szCs w:val="24"/>
          <w:cs/>
          <w:lang w:bidi="sa-IN"/>
        </w:rPr>
        <w:t>न्न</w:t>
      </w:r>
      <w:r w:rsidRPr="00232CA9">
        <w:rPr>
          <w:sz w:val="24"/>
          <w:szCs w:val="24"/>
          <w:cs/>
        </w:rPr>
        <w:t>यरेसु देवलोएसु देवत्ताए उववत्तारो भवंति</w:t>
      </w:r>
      <w:r w:rsidRPr="00232CA9">
        <w:rPr>
          <w:rFonts w:hint="cs"/>
          <w:sz w:val="24"/>
          <w:szCs w:val="24"/>
          <w:cs/>
          <w:lang w:bidi="sa-IN"/>
        </w:rPr>
        <w:t>,</w:t>
      </w:r>
      <w:r w:rsidRPr="00232CA9">
        <w:rPr>
          <w:sz w:val="24"/>
          <w:szCs w:val="24"/>
          <w:cs/>
        </w:rPr>
        <w:t xml:space="preserve"> तं जहा-</w:t>
      </w:r>
      <w:r w:rsidRPr="00232CA9">
        <w:rPr>
          <w:rFonts w:hint="cs"/>
          <w:sz w:val="24"/>
          <w:szCs w:val="24"/>
          <w:cs/>
          <w:lang w:bidi="sa-IN"/>
        </w:rPr>
        <w:t xml:space="preserve"> </w:t>
      </w:r>
      <w:r w:rsidRPr="00232CA9">
        <w:rPr>
          <w:sz w:val="24"/>
          <w:szCs w:val="24"/>
          <w:cs/>
        </w:rPr>
        <w:t>महड्ढिएसु महज्जुइएसु महापरक्कमेसु महाजसेसु महब्बलेसु महा</w:t>
      </w:r>
      <w:r w:rsidRPr="00232CA9">
        <w:rPr>
          <w:rFonts w:hint="cs"/>
          <w:sz w:val="24"/>
          <w:szCs w:val="24"/>
          <w:cs/>
          <w:lang w:bidi="sa-IN"/>
        </w:rPr>
        <w:t>नु</w:t>
      </w:r>
      <w:r w:rsidRPr="00232CA9">
        <w:rPr>
          <w:sz w:val="24"/>
          <w:szCs w:val="24"/>
          <w:cs/>
        </w:rPr>
        <w:t>भावेसु महासोक्खेसु</w:t>
      </w:r>
      <w:r w:rsidRPr="00232CA9">
        <w:rPr>
          <w:rFonts w:hint="cs"/>
          <w:sz w:val="24"/>
          <w:szCs w:val="24"/>
          <w:cs/>
          <w:lang w:bidi="sa-IN"/>
        </w:rPr>
        <w:t>,</w:t>
      </w:r>
      <w:r w:rsidRPr="00232CA9">
        <w:rPr>
          <w:sz w:val="24"/>
          <w:szCs w:val="24"/>
          <w:cs/>
        </w:rPr>
        <w:t xml:space="preserve"> ते णं तत्थ देवा भवंति महड्ढिया महज्जुइया </w:t>
      </w:r>
      <w:r w:rsidRPr="00232CA9">
        <w:rPr>
          <w:rFonts w:hint="cs"/>
          <w:sz w:val="24"/>
          <w:szCs w:val="24"/>
          <w:cs/>
        </w:rPr>
        <w:t>जाव</w:t>
      </w:r>
      <w:r w:rsidRPr="00232CA9">
        <w:rPr>
          <w:sz w:val="24"/>
          <w:szCs w:val="24"/>
          <w:cs/>
        </w:rPr>
        <w:t xml:space="preserve"> महासोक्खा हार-विराइय-वच्छा कडग-तुडिय-थंभिय-भुया अंगय-कुंडल-मट्ठगंडयल-कण्ण-पीढधारी विचित्तहत्थाभरणा विचित्तमाला-मउलिमउडा कल्लाणग-पवर-वत्थपरिहिया कल्लाणग-पवरमल्ला</w:t>
      </w:r>
      <w:r w:rsidRPr="00232CA9">
        <w:rPr>
          <w:rFonts w:hint="cs"/>
          <w:sz w:val="24"/>
          <w:szCs w:val="24"/>
          <w:cs/>
          <w:lang w:bidi="sa-IN"/>
        </w:rPr>
        <w:t>नु</w:t>
      </w:r>
      <w:r w:rsidRPr="00232CA9">
        <w:rPr>
          <w:sz w:val="24"/>
          <w:szCs w:val="24"/>
          <w:cs/>
        </w:rPr>
        <w:t xml:space="preserve">लेवणधरा भासुरबोंदी पलंबवणमालधरा दिव्वेणं रूवेणं दिव्वेणं वण्णेणं दिव्वेणं गंधेणं दिव्वेणं फासेणं दिव्वेणं संधाएणं दिव्वेणं संठाणेण दिव्वाए इड्ढीए दिव्वाए जुत्तीए दिव्वाए पभाए दिव्वाए छायाए दिव्वाए अच्चीए दिव्वेणं तेएणं दिव्वाए </w:t>
      </w:r>
      <w:r w:rsidRPr="00232CA9">
        <w:rPr>
          <w:rFonts w:hint="cs"/>
          <w:sz w:val="24"/>
          <w:szCs w:val="24"/>
          <w:cs/>
          <w:lang w:bidi="sa-IN"/>
        </w:rPr>
        <w:t xml:space="preserve">लेसाए </w:t>
      </w:r>
      <w:r w:rsidRPr="00232CA9">
        <w:rPr>
          <w:sz w:val="24"/>
          <w:szCs w:val="24"/>
          <w:cs/>
        </w:rPr>
        <w:t xml:space="preserve">दस दिसाओ उज्जोवेमाणा पभासेमाणा गइकल्लाणा ठिइकल्लाणा आगमेसिभद्दया यावि भवंति एस ठाणे आरिए </w:t>
      </w:r>
      <w:r w:rsidRPr="00232CA9">
        <w:rPr>
          <w:rFonts w:hint="cs"/>
          <w:sz w:val="24"/>
          <w:szCs w:val="24"/>
          <w:cs/>
          <w:lang w:bidi="sa-IN"/>
        </w:rPr>
        <w:t xml:space="preserve">जाव </w:t>
      </w:r>
      <w:r w:rsidRPr="00232CA9">
        <w:rPr>
          <w:sz w:val="24"/>
          <w:szCs w:val="24"/>
          <w:cs/>
        </w:rPr>
        <w:t>सव्वदुक्खप्पहीणमग्गे एगंतसम्मे साहू</w:t>
      </w:r>
      <w:r w:rsidRPr="00232CA9">
        <w:rPr>
          <w:rFonts w:hint="cs"/>
          <w:sz w:val="24"/>
          <w:szCs w:val="24"/>
          <w:cs/>
          <w:lang w:bidi="sa-IN"/>
        </w:rPr>
        <w:t>,</w:t>
      </w:r>
      <w:r w:rsidRPr="00232CA9">
        <w:rPr>
          <w:sz w:val="24"/>
          <w:szCs w:val="24"/>
          <w:cs/>
        </w:rPr>
        <w:t xml:space="preserve"> दोच्चस्स ठाणस्स धम्मपक्खस्स विभंगे एवमाहिए ।</w:t>
      </w:r>
    </w:p>
    <w:p w:rsidR="008C1325" w:rsidRDefault="008C1325" w:rsidP="008C1325">
      <w:pPr>
        <w:spacing w:after="0" w:line="240" w:lineRule="auto"/>
        <w:ind w:right="1708"/>
        <w:contextualSpacing/>
        <w:rPr>
          <w:rFonts w:cs="Mangal"/>
          <w:sz w:val="24"/>
          <w:szCs w:val="24"/>
        </w:rPr>
      </w:pPr>
      <w:r>
        <w:rPr>
          <w:rFonts w:cs="Mangal" w:hint="cs"/>
          <w:sz w:val="24"/>
          <w:szCs w:val="24"/>
          <w:cs/>
        </w:rPr>
        <w:lastRenderedPageBreak/>
        <w:t>सुयक्खंधो-२, अज्झयणं-२, उद्देसो-</w:t>
      </w:r>
    </w:p>
    <w:tbl>
      <w:tblPr>
        <w:tblW w:w="10140" w:type="dxa"/>
        <w:tblInd w:w="93" w:type="dxa"/>
        <w:tblBorders>
          <w:top w:val="single" w:sz="4" w:space="0" w:color="auto"/>
        </w:tblBorders>
        <w:tblLook w:val="04A0"/>
      </w:tblPr>
      <w:tblGrid>
        <w:gridCol w:w="10140"/>
      </w:tblGrid>
      <w:tr w:rsidR="008C1325" w:rsidTr="00A43EF4">
        <w:trPr>
          <w:trHeight w:val="228"/>
        </w:trPr>
        <w:tc>
          <w:tcPr>
            <w:tcW w:w="10140" w:type="dxa"/>
            <w:tcBorders>
              <w:top w:val="single" w:sz="4" w:space="0" w:color="FF0000"/>
              <w:left w:val="nil"/>
              <w:bottom w:val="nil"/>
              <w:right w:val="nil"/>
            </w:tcBorders>
          </w:tcPr>
          <w:p w:rsidR="008C1325" w:rsidRDefault="008C1325"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७१</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तच्चस्स ठाणस्स मीसगस्स विभंगे एवमाहिज्जइ-</w:t>
      </w:r>
      <w:r w:rsidR="004605FC" w:rsidRPr="00232CA9">
        <w:rPr>
          <w:rFonts w:hint="cs"/>
          <w:bCs w:val="0"/>
          <w:sz w:val="24"/>
          <w:szCs w:val="24"/>
          <w:cs/>
          <w:lang w:bidi="sa-IN"/>
        </w:rPr>
        <w:t xml:space="preserve"> </w:t>
      </w:r>
      <w:r w:rsidR="004605FC" w:rsidRPr="00232CA9">
        <w:rPr>
          <w:bCs w:val="0"/>
          <w:sz w:val="24"/>
          <w:szCs w:val="24"/>
          <w:cs/>
        </w:rPr>
        <w:t>इह खलु पाईणं वा पडीणं वा उदीणं वा दाहिणं वा संतेगइया म</w:t>
      </w:r>
      <w:r w:rsidR="004605FC" w:rsidRPr="00232CA9">
        <w:rPr>
          <w:rFonts w:hint="cs"/>
          <w:bCs w:val="0"/>
          <w:sz w:val="24"/>
          <w:szCs w:val="24"/>
          <w:cs/>
          <w:lang w:bidi="sa-IN"/>
        </w:rPr>
        <w:t>नु</w:t>
      </w:r>
      <w:r w:rsidR="004605FC" w:rsidRPr="00232CA9">
        <w:rPr>
          <w:bCs w:val="0"/>
          <w:sz w:val="24"/>
          <w:szCs w:val="24"/>
          <w:cs/>
        </w:rPr>
        <w:t>स्सा भवंति तं जहा-</w:t>
      </w:r>
      <w:r w:rsidR="004605FC" w:rsidRPr="00232CA9">
        <w:rPr>
          <w:rFonts w:hint="cs"/>
          <w:bCs w:val="0"/>
          <w:sz w:val="24"/>
          <w:szCs w:val="24"/>
          <w:cs/>
          <w:lang w:bidi="sa-IN"/>
        </w:rPr>
        <w:t xml:space="preserve"> </w:t>
      </w:r>
      <w:r w:rsidR="004605FC" w:rsidRPr="00232CA9">
        <w:rPr>
          <w:bCs w:val="0"/>
          <w:sz w:val="24"/>
          <w:szCs w:val="24"/>
          <w:cs/>
        </w:rPr>
        <w:t>अप्पिच्छा अप्पारंभा अप्पपरिग्गहा धम्मिया धम्मा</w:t>
      </w:r>
      <w:r w:rsidR="004605FC" w:rsidRPr="00232CA9">
        <w:rPr>
          <w:rFonts w:hint="cs"/>
          <w:bCs w:val="0"/>
          <w:sz w:val="24"/>
          <w:szCs w:val="24"/>
          <w:cs/>
          <w:lang w:bidi="sa-IN"/>
        </w:rPr>
        <w:t>नु</w:t>
      </w:r>
      <w:r w:rsidR="004605FC" w:rsidRPr="00232CA9">
        <w:rPr>
          <w:bCs w:val="0"/>
          <w:sz w:val="24"/>
          <w:szCs w:val="24"/>
          <w:cs/>
        </w:rPr>
        <w:t>या धम्मेण चेव वित्तिं कप्पेमाणा विहरंति सुसीला सुव्वया सुप्पडिया</w:t>
      </w:r>
      <w:r w:rsidR="004605FC" w:rsidRPr="00232CA9">
        <w:rPr>
          <w:rFonts w:hint="cs"/>
          <w:bCs w:val="0"/>
          <w:sz w:val="24"/>
          <w:szCs w:val="24"/>
          <w:cs/>
          <w:lang w:bidi="sa-IN"/>
        </w:rPr>
        <w:t>नं</w:t>
      </w:r>
      <w:r w:rsidR="004605FC" w:rsidRPr="00232CA9">
        <w:rPr>
          <w:bCs w:val="0"/>
          <w:sz w:val="24"/>
          <w:szCs w:val="24"/>
          <w:cs/>
        </w:rPr>
        <w:t xml:space="preserve">दा सुसाहू एगच्चाओ पाणाइवायाओ पडिविरया जावज्जीवाए एगच्चाओ अप्पडिविरया </w:t>
      </w:r>
      <w:r w:rsidR="004605FC" w:rsidRPr="00232CA9">
        <w:rPr>
          <w:rFonts w:hint="cs"/>
          <w:bCs w:val="0"/>
          <w:sz w:val="24"/>
          <w:szCs w:val="24"/>
          <w:cs/>
          <w:lang w:bidi="sa-IN"/>
        </w:rPr>
        <w:t xml:space="preserve">जाव </w:t>
      </w:r>
      <w:r w:rsidR="004605FC" w:rsidRPr="00232CA9">
        <w:rPr>
          <w:bCs w:val="0"/>
          <w:sz w:val="24"/>
          <w:szCs w:val="24"/>
          <w:cs/>
        </w:rPr>
        <w:t>जे यावण्णे तहप्पगारा सावज्जा अबोहिया कम्मंता परपाणपरितावणकरा कज्जंति तओ वि एगच्चाओ पडिविरया जावज्जीवाए एगच्चाओ अप्पडिविरया</w:t>
      </w:r>
      <w:r w:rsidR="004605FC" w:rsidRPr="00232CA9">
        <w:rPr>
          <w:rFonts w:hint="cs"/>
          <w:bCs w:val="0"/>
          <w:sz w:val="24"/>
          <w:szCs w:val="24"/>
          <w:cs/>
        </w:rPr>
        <w:t>,...</w:t>
      </w:r>
      <w:r w:rsidR="004605FC" w:rsidRPr="00232CA9">
        <w:rPr>
          <w:bCs w:val="0"/>
          <w:sz w:val="24"/>
          <w:szCs w:val="24"/>
          <w:cs/>
        </w:rPr>
        <w:t xml:space="preserve"> </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से जहानामए समणोवासगा भवंति-</w:t>
      </w:r>
      <w:r w:rsidRPr="00232CA9">
        <w:rPr>
          <w:rFonts w:hint="cs"/>
          <w:bCs w:val="0"/>
          <w:sz w:val="24"/>
          <w:szCs w:val="24"/>
          <w:cs/>
          <w:lang w:bidi="sa-IN"/>
        </w:rPr>
        <w:t xml:space="preserve"> </w:t>
      </w:r>
      <w:r w:rsidRPr="00232CA9">
        <w:rPr>
          <w:bCs w:val="0"/>
          <w:sz w:val="24"/>
          <w:szCs w:val="24"/>
          <w:cs/>
        </w:rPr>
        <w:t>अभिगयजीवाजीवा उवलद्ध-पु</w:t>
      </w:r>
      <w:r w:rsidRPr="00232CA9">
        <w:rPr>
          <w:rFonts w:hint="cs"/>
          <w:bCs w:val="0"/>
          <w:sz w:val="24"/>
          <w:szCs w:val="24"/>
          <w:cs/>
          <w:lang w:bidi="sa-IN"/>
        </w:rPr>
        <w:t>न्न</w:t>
      </w:r>
      <w:r w:rsidRPr="00232CA9">
        <w:rPr>
          <w:bCs w:val="0"/>
          <w:sz w:val="24"/>
          <w:szCs w:val="24"/>
          <w:cs/>
        </w:rPr>
        <w:t xml:space="preserve">-पावा-आसव-संवर-वेयण-निज्जर-किरिय अहिगरण-बंधमोक्ख </w:t>
      </w:r>
      <w:r w:rsidRPr="00232CA9">
        <w:rPr>
          <w:rFonts w:hint="cs"/>
          <w:bCs w:val="0"/>
          <w:sz w:val="24"/>
          <w:szCs w:val="24"/>
          <w:cs/>
          <w:lang w:bidi="sa-IN"/>
        </w:rPr>
        <w:t xml:space="preserve">कुसला </w:t>
      </w:r>
      <w:r w:rsidRPr="00232CA9">
        <w:rPr>
          <w:bCs w:val="0"/>
          <w:sz w:val="24"/>
          <w:szCs w:val="24"/>
          <w:cs/>
        </w:rPr>
        <w:t>असहेज्जा देवासुर-</w:t>
      </w:r>
      <w:r w:rsidRPr="00232CA9">
        <w:rPr>
          <w:rFonts w:hint="cs"/>
          <w:bCs w:val="0"/>
          <w:sz w:val="24"/>
          <w:szCs w:val="24"/>
          <w:cs/>
          <w:lang w:bidi="sa-IN"/>
        </w:rPr>
        <w:t>ना</w:t>
      </w:r>
      <w:r w:rsidRPr="00232CA9">
        <w:rPr>
          <w:bCs w:val="0"/>
          <w:sz w:val="24"/>
          <w:szCs w:val="24"/>
          <w:cs/>
        </w:rPr>
        <w:t>ग-सुवण्ण-जक्ख-रक्खस-कि</w:t>
      </w:r>
      <w:r w:rsidRPr="00232CA9">
        <w:rPr>
          <w:rFonts w:hint="cs"/>
          <w:bCs w:val="0"/>
          <w:sz w:val="24"/>
          <w:szCs w:val="24"/>
          <w:cs/>
          <w:lang w:bidi="sa-IN"/>
        </w:rPr>
        <w:t>न्न</w:t>
      </w:r>
      <w:r w:rsidRPr="00232CA9">
        <w:rPr>
          <w:bCs w:val="0"/>
          <w:sz w:val="24"/>
          <w:szCs w:val="24"/>
          <w:cs/>
        </w:rPr>
        <w:t xml:space="preserve">र-किंपुरिस-गरुल-गंधव्व-महोरगाइएहिं देवगणेहिं </w:t>
      </w:r>
      <w:r w:rsidRPr="00232CA9">
        <w:rPr>
          <w:rFonts w:hint="cs"/>
          <w:bCs w:val="0"/>
          <w:sz w:val="24"/>
          <w:szCs w:val="24"/>
          <w:cs/>
          <w:lang w:bidi="sa-IN"/>
        </w:rPr>
        <w:t>नि</w:t>
      </w:r>
      <w:r w:rsidRPr="00232CA9">
        <w:rPr>
          <w:bCs w:val="0"/>
          <w:sz w:val="24"/>
          <w:szCs w:val="24"/>
          <w:cs/>
        </w:rPr>
        <w:t>ग्गंथाओ पावयणाओ अ</w:t>
      </w:r>
      <w:r w:rsidRPr="00232CA9">
        <w:rPr>
          <w:rFonts w:hint="cs"/>
          <w:bCs w:val="0"/>
          <w:sz w:val="24"/>
          <w:szCs w:val="24"/>
          <w:cs/>
          <w:lang w:bidi="sa-IN"/>
        </w:rPr>
        <w:t>न</w:t>
      </w:r>
      <w:r w:rsidRPr="00232CA9">
        <w:rPr>
          <w:bCs w:val="0"/>
          <w:sz w:val="24"/>
          <w:szCs w:val="24"/>
          <w:cs/>
        </w:rPr>
        <w:t>तिक्कमणिज्जा इण</w:t>
      </w:r>
      <w:r w:rsidRPr="00232CA9">
        <w:rPr>
          <w:rFonts w:hint="cs"/>
          <w:bCs w:val="0"/>
          <w:sz w:val="24"/>
          <w:szCs w:val="24"/>
          <w:cs/>
          <w:lang w:bidi="sa-IN"/>
        </w:rPr>
        <w:t>मेव</w:t>
      </w:r>
      <w:r w:rsidRPr="00232CA9">
        <w:rPr>
          <w:bCs w:val="0"/>
          <w:sz w:val="24"/>
          <w:szCs w:val="24"/>
          <w:cs/>
        </w:rPr>
        <w:t xml:space="preserve"> निग्गंथिए पावयणे निस्संकिया निक्कंखिया निव्वतिगिच्छा लद्धट्ठा गहियट्ठा पुच्छियट्ठा वि</w:t>
      </w:r>
      <w:r w:rsidRPr="00232CA9">
        <w:rPr>
          <w:rFonts w:hint="cs"/>
          <w:bCs w:val="0"/>
          <w:sz w:val="24"/>
          <w:szCs w:val="24"/>
          <w:cs/>
          <w:lang w:bidi="sa-IN"/>
        </w:rPr>
        <w:t>नि</w:t>
      </w:r>
      <w:r w:rsidRPr="00232CA9">
        <w:rPr>
          <w:bCs w:val="0"/>
          <w:sz w:val="24"/>
          <w:szCs w:val="24"/>
          <w:cs/>
        </w:rPr>
        <w:t>च्छियट्ठा अभिगयट्ठा अट्ठिमिंज-पेम्मा</w:t>
      </w:r>
      <w:r w:rsidRPr="00232CA9">
        <w:rPr>
          <w:rFonts w:hint="cs"/>
          <w:bCs w:val="0"/>
          <w:sz w:val="24"/>
          <w:szCs w:val="24"/>
          <w:cs/>
          <w:lang w:bidi="sa-IN"/>
        </w:rPr>
        <w:t>नु</w:t>
      </w:r>
      <w:r w:rsidRPr="00232CA9">
        <w:rPr>
          <w:bCs w:val="0"/>
          <w:sz w:val="24"/>
          <w:szCs w:val="24"/>
          <w:cs/>
        </w:rPr>
        <w:t xml:space="preserve">रागरत्ता अयमाउसो </w:t>
      </w:r>
      <w:r w:rsidRPr="00232CA9">
        <w:rPr>
          <w:bCs w:val="0"/>
          <w:sz w:val="24"/>
          <w:szCs w:val="24"/>
        </w:rPr>
        <w:t xml:space="preserve">! </w:t>
      </w:r>
      <w:r w:rsidRPr="00232CA9">
        <w:rPr>
          <w:bCs w:val="0"/>
          <w:sz w:val="24"/>
          <w:szCs w:val="24"/>
          <w:cs/>
        </w:rPr>
        <w:t>निग्गंथे-पावयणे अट्ठं अयं परमटट्ठं सेसे अण</w:t>
      </w:r>
      <w:r w:rsidRPr="00232CA9">
        <w:rPr>
          <w:rFonts w:hint="cs"/>
          <w:bCs w:val="0"/>
          <w:sz w:val="24"/>
          <w:szCs w:val="24"/>
          <w:cs/>
          <w:lang w:bidi="sa-IN"/>
        </w:rPr>
        <w:t>ट्ठे</w:t>
      </w:r>
      <w:r w:rsidRPr="00232CA9">
        <w:rPr>
          <w:rFonts w:hint="cs"/>
          <w:bCs w:val="0"/>
          <w:sz w:val="24"/>
          <w:szCs w:val="24"/>
          <w:cs/>
        </w:rPr>
        <w:t>,</w:t>
      </w:r>
      <w:r w:rsidRPr="00232CA9">
        <w:rPr>
          <w:bCs w:val="0"/>
          <w:sz w:val="24"/>
          <w:szCs w:val="24"/>
          <w:cs/>
        </w:rPr>
        <w:t xml:space="preserve"> ऊसियफलिहा अवंगुयदुवारा </w:t>
      </w:r>
      <w:r w:rsidRPr="00232CA9">
        <w:rPr>
          <w:rFonts w:hint="cs"/>
          <w:bCs w:val="0"/>
          <w:sz w:val="24"/>
          <w:szCs w:val="24"/>
          <w:cs/>
          <w:lang w:bidi="sa-IN"/>
        </w:rPr>
        <w:t>अ</w:t>
      </w:r>
      <w:r w:rsidRPr="00232CA9">
        <w:rPr>
          <w:bCs w:val="0"/>
          <w:sz w:val="24"/>
          <w:szCs w:val="24"/>
          <w:cs/>
        </w:rPr>
        <w:t>चियत्तंतेउर</w:t>
      </w:r>
      <w:r w:rsidRPr="00232CA9">
        <w:rPr>
          <w:rFonts w:hint="cs"/>
          <w:bCs w:val="0"/>
          <w:sz w:val="24"/>
          <w:szCs w:val="24"/>
          <w:cs/>
        </w:rPr>
        <w:t xml:space="preserve"> </w:t>
      </w:r>
      <w:r w:rsidRPr="00232CA9">
        <w:rPr>
          <w:bCs w:val="0"/>
          <w:sz w:val="24"/>
          <w:szCs w:val="24"/>
          <w:cs/>
        </w:rPr>
        <w:t>परघरदारप्पवेसा चाउद्दसट्ठमुद्दिट्ठपुण्ण</w:t>
      </w:r>
      <w:r w:rsidRPr="00232CA9">
        <w:rPr>
          <w:rFonts w:hint="cs"/>
          <w:bCs w:val="0"/>
          <w:sz w:val="24"/>
          <w:szCs w:val="24"/>
          <w:cs/>
        </w:rPr>
        <w:t>ि</w:t>
      </w:r>
      <w:r w:rsidRPr="00232CA9">
        <w:rPr>
          <w:bCs w:val="0"/>
          <w:sz w:val="24"/>
          <w:szCs w:val="24"/>
          <w:cs/>
        </w:rPr>
        <w:t>मासिणीसु पडिपुण्णं पोसहं सम्मं अ</w:t>
      </w:r>
      <w:r w:rsidRPr="00232CA9">
        <w:rPr>
          <w:rFonts w:hint="cs"/>
          <w:bCs w:val="0"/>
          <w:sz w:val="24"/>
          <w:szCs w:val="24"/>
          <w:cs/>
          <w:lang w:bidi="sa-IN"/>
        </w:rPr>
        <w:t>नु</w:t>
      </w:r>
      <w:r w:rsidRPr="00232CA9">
        <w:rPr>
          <w:bCs w:val="0"/>
          <w:sz w:val="24"/>
          <w:szCs w:val="24"/>
          <w:cs/>
        </w:rPr>
        <w:t>पालेमाणा समणे निग्गंथे फासुएसणिज्जेणं अस</w:t>
      </w:r>
      <w:r w:rsidRPr="00232CA9">
        <w:rPr>
          <w:rFonts w:hint="cs"/>
          <w:bCs w:val="0"/>
          <w:sz w:val="24"/>
          <w:szCs w:val="24"/>
          <w:cs/>
          <w:lang w:bidi="sa-IN"/>
        </w:rPr>
        <w:t>न</w:t>
      </w:r>
      <w:r w:rsidRPr="00232CA9">
        <w:rPr>
          <w:bCs w:val="0"/>
          <w:sz w:val="24"/>
          <w:szCs w:val="24"/>
          <w:cs/>
        </w:rPr>
        <w:t>-पा</w:t>
      </w:r>
      <w:r w:rsidRPr="00232CA9">
        <w:rPr>
          <w:rFonts w:hint="cs"/>
          <w:bCs w:val="0"/>
          <w:sz w:val="24"/>
          <w:szCs w:val="24"/>
          <w:cs/>
          <w:lang w:bidi="sa-IN"/>
        </w:rPr>
        <w:t>न</w:t>
      </w:r>
      <w:r w:rsidRPr="00232CA9">
        <w:rPr>
          <w:bCs w:val="0"/>
          <w:sz w:val="24"/>
          <w:szCs w:val="24"/>
          <w:cs/>
        </w:rPr>
        <w:t xml:space="preserve">-खाइम-साइमेणं वत्थं-पडिग्गह-कंबल-पाय-पुंछणेणं ओसह-भेसज्जेणं पीढ-फलग-सेज्जासंथारएणं पडिलाभेमाणा बहुहिं सीलव्वय-गुण-वेरमण-पच्चक्खाण-पोसहोववासेहिं अहापरिग्गहिएहिं तवो-कम्मेहिं अप्पाणं भावेमाणा विहरंति </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 xml:space="preserve">ते णं एयारूवेणं विहारेणं विहरमाणा बहूइं वासाइ समणोवासगपरियागं पाउणंति पाउणित्ता </w:t>
      </w:r>
      <w:r w:rsidRPr="00232CA9">
        <w:rPr>
          <w:rFonts w:hint="cs"/>
          <w:bCs w:val="0"/>
          <w:sz w:val="24"/>
          <w:szCs w:val="24"/>
          <w:cs/>
          <w:lang w:bidi="sa-IN"/>
        </w:rPr>
        <w:t>आ</w:t>
      </w:r>
      <w:r w:rsidRPr="00232CA9">
        <w:rPr>
          <w:bCs w:val="0"/>
          <w:sz w:val="24"/>
          <w:szCs w:val="24"/>
          <w:cs/>
        </w:rPr>
        <w:t>बाहंसि उप्प</w:t>
      </w:r>
      <w:r w:rsidRPr="00232CA9">
        <w:rPr>
          <w:rFonts w:hint="cs"/>
          <w:bCs w:val="0"/>
          <w:sz w:val="24"/>
          <w:szCs w:val="24"/>
          <w:cs/>
          <w:lang w:bidi="sa-IN"/>
        </w:rPr>
        <w:t>न्नं</w:t>
      </w:r>
      <w:r w:rsidRPr="00232CA9">
        <w:rPr>
          <w:bCs w:val="0"/>
          <w:sz w:val="24"/>
          <w:szCs w:val="24"/>
          <w:cs/>
        </w:rPr>
        <w:t>सि वा अ</w:t>
      </w:r>
      <w:r w:rsidRPr="00232CA9">
        <w:rPr>
          <w:rFonts w:hint="cs"/>
          <w:bCs w:val="0"/>
          <w:sz w:val="24"/>
          <w:szCs w:val="24"/>
          <w:cs/>
          <w:lang w:bidi="sa-IN"/>
        </w:rPr>
        <w:t>नु</w:t>
      </w:r>
      <w:r w:rsidRPr="00232CA9">
        <w:rPr>
          <w:bCs w:val="0"/>
          <w:sz w:val="24"/>
          <w:szCs w:val="24"/>
          <w:cs/>
        </w:rPr>
        <w:t>प्प</w:t>
      </w:r>
      <w:r w:rsidRPr="00232CA9">
        <w:rPr>
          <w:rFonts w:hint="cs"/>
          <w:bCs w:val="0"/>
          <w:sz w:val="24"/>
          <w:szCs w:val="24"/>
          <w:cs/>
          <w:lang w:bidi="sa-IN"/>
        </w:rPr>
        <w:t>न्नं</w:t>
      </w:r>
      <w:r w:rsidRPr="00232CA9">
        <w:rPr>
          <w:bCs w:val="0"/>
          <w:sz w:val="24"/>
          <w:szCs w:val="24"/>
          <w:cs/>
        </w:rPr>
        <w:t>सि वा बहूइं भत्ताइं पच्च</w:t>
      </w:r>
      <w:r w:rsidRPr="00232CA9">
        <w:rPr>
          <w:rFonts w:hint="cs"/>
          <w:bCs w:val="0"/>
          <w:sz w:val="24"/>
          <w:szCs w:val="24"/>
          <w:cs/>
        </w:rPr>
        <w:t>क्खायं</w:t>
      </w:r>
      <w:r w:rsidRPr="00232CA9">
        <w:rPr>
          <w:bCs w:val="0"/>
          <w:sz w:val="24"/>
          <w:szCs w:val="24"/>
          <w:cs/>
        </w:rPr>
        <w:t>ति पच्च</w:t>
      </w:r>
      <w:r w:rsidRPr="00232CA9">
        <w:rPr>
          <w:rFonts w:hint="cs"/>
          <w:bCs w:val="0"/>
          <w:sz w:val="24"/>
          <w:szCs w:val="24"/>
          <w:cs/>
        </w:rPr>
        <w:t>क्खाए</w:t>
      </w:r>
      <w:r w:rsidRPr="00232CA9">
        <w:rPr>
          <w:bCs w:val="0"/>
          <w:sz w:val="24"/>
          <w:szCs w:val="24"/>
          <w:cs/>
        </w:rPr>
        <w:t>त्ता बहूइं भत्ताइं अ</w:t>
      </w:r>
      <w:r w:rsidRPr="00232CA9">
        <w:rPr>
          <w:rFonts w:hint="cs"/>
          <w:bCs w:val="0"/>
          <w:sz w:val="24"/>
          <w:szCs w:val="24"/>
          <w:cs/>
          <w:lang w:bidi="sa-IN"/>
        </w:rPr>
        <w:t>न</w:t>
      </w:r>
      <w:r w:rsidRPr="00232CA9">
        <w:rPr>
          <w:bCs w:val="0"/>
          <w:sz w:val="24"/>
          <w:szCs w:val="24"/>
          <w:cs/>
        </w:rPr>
        <w:t xml:space="preserve">सणाए </w:t>
      </w:r>
      <w:r w:rsidRPr="00232CA9">
        <w:rPr>
          <w:rFonts w:hint="cs"/>
          <w:bCs w:val="0"/>
          <w:sz w:val="24"/>
          <w:szCs w:val="24"/>
          <w:cs/>
          <w:lang w:bidi="sa-IN"/>
        </w:rPr>
        <w:t>छे</w:t>
      </w:r>
      <w:r w:rsidRPr="00232CA9">
        <w:rPr>
          <w:bCs w:val="0"/>
          <w:sz w:val="24"/>
          <w:szCs w:val="24"/>
          <w:cs/>
        </w:rPr>
        <w:t>देंति छेदित्ता आलोइय पडिक्कंता समाहिपत्ता कालमासे कालं किच्चा अन्नयरेसु देवलोएसु देवत्ताए उववत्तार</w:t>
      </w:r>
      <w:r w:rsidRPr="00232CA9">
        <w:rPr>
          <w:rFonts w:hint="cs"/>
          <w:bCs w:val="0"/>
          <w:sz w:val="24"/>
          <w:szCs w:val="24"/>
          <w:cs/>
        </w:rPr>
        <w:t>ो</w:t>
      </w:r>
      <w:r w:rsidRPr="00232CA9">
        <w:rPr>
          <w:bCs w:val="0"/>
          <w:sz w:val="24"/>
          <w:szCs w:val="24"/>
          <w:cs/>
        </w:rPr>
        <w:t xml:space="preserve"> भवंति तं जहा-</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 xml:space="preserve">महड्ढिएसु महज्जुइएसु </w:t>
      </w:r>
      <w:r w:rsidRPr="00232CA9">
        <w:rPr>
          <w:rFonts w:hint="cs"/>
          <w:bCs w:val="0"/>
          <w:sz w:val="24"/>
          <w:szCs w:val="24"/>
          <w:cs/>
          <w:lang w:bidi="sa-IN"/>
        </w:rPr>
        <w:t xml:space="preserve">जाव </w:t>
      </w:r>
      <w:r w:rsidRPr="00232CA9">
        <w:rPr>
          <w:bCs w:val="0"/>
          <w:sz w:val="24"/>
          <w:szCs w:val="24"/>
          <w:cs/>
        </w:rPr>
        <w:t xml:space="preserve">महासोक्खेसु </w:t>
      </w:r>
      <w:r w:rsidRPr="00232CA9">
        <w:rPr>
          <w:rFonts w:hint="cs"/>
          <w:bCs w:val="0"/>
          <w:sz w:val="24"/>
          <w:szCs w:val="24"/>
          <w:cs/>
          <w:lang w:bidi="sa-IN"/>
        </w:rPr>
        <w:t xml:space="preserve">सेसं तहेव जाव एस ठाणे आयरिए जाव </w:t>
      </w:r>
      <w:r w:rsidRPr="00232CA9">
        <w:rPr>
          <w:bCs w:val="0"/>
          <w:sz w:val="24"/>
          <w:szCs w:val="24"/>
          <w:cs/>
        </w:rPr>
        <w:t>एग</w:t>
      </w:r>
      <w:r w:rsidRPr="00232CA9">
        <w:rPr>
          <w:rFonts w:hint="cs"/>
          <w:bCs w:val="0"/>
          <w:sz w:val="24"/>
          <w:szCs w:val="24"/>
          <w:cs/>
        </w:rPr>
        <w:t>ं</w:t>
      </w:r>
      <w:r w:rsidRPr="00232CA9">
        <w:rPr>
          <w:bCs w:val="0"/>
          <w:sz w:val="24"/>
          <w:szCs w:val="24"/>
          <w:cs/>
        </w:rPr>
        <w:t>तसम्मे साहू</w:t>
      </w:r>
      <w:r w:rsidRPr="00232CA9">
        <w:rPr>
          <w:rFonts w:hint="cs"/>
          <w:bCs w:val="0"/>
          <w:sz w:val="24"/>
          <w:szCs w:val="24"/>
          <w:cs/>
        </w:rPr>
        <w:t>,</w:t>
      </w:r>
      <w:r w:rsidRPr="00232CA9">
        <w:rPr>
          <w:bCs w:val="0"/>
          <w:sz w:val="24"/>
          <w:szCs w:val="24"/>
          <w:cs/>
        </w:rPr>
        <w:t xml:space="preserve"> तच्चस्स ठाणस्स मीसगस्स विभंगे एवमाहिए </w:t>
      </w:r>
      <w:r w:rsidRPr="00232CA9">
        <w:rPr>
          <w:rFonts w:hint="cs"/>
          <w:bCs w:val="0"/>
          <w:sz w:val="24"/>
          <w:szCs w:val="24"/>
          <w:cs/>
          <w:lang w:bidi="sa-IN"/>
        </w:rPr>
        <w:t xml:space="preserve">। </w:t>
      </w:r>
      <w:r w:rsidRPr="00232CA9">
        <w:rPr>
          <w:bCs w:val="0"/>
          <w:sz w:val="24"/>
          <w:szCs w:val="24"/>
          <w:cs/>
        </w:rPr>
        <w:t>अविरइं पडुच्च बाले आहिज्जइ</w:t>
      </w:r>
      <w:r w:rsidRPr="00232CA9">
        <w:rPr>
          <w:rFonts w:hint="cs"/>
          <w:bCs w:val="0"/>
          <w:sz w:val="24"/>
          <w:szCs w:val="24"/>
          <w:cs/>
        </w:rPr>
        <w:t>,</w:t>
      </w:r>
      <w:r w:rsidRPr="00232CA9">
        <w:rPr>
          <w:bCs w:val="0"/>
          <w:sz w:val="24"/>
          <w:szCs w:val="24"/>
          <w:cs/>
        </w:rPr>
        <w:t xml:space="preserve"> विरइं पडुच्च पंडिए आहिज्जइ</w:t>
      </w:r>
      <w:r w:rsidRPr="00232CA9">
        <w:rPr>
          <w:rFonts w:hint="cs"/>
          <w:bCs w:val="0"/>
          <w:sz w:val="24"/>
          <w:szCs w:val="24"/>
          <w:cs/>
        </w:rPr>
        <w:t>,</w:t>
      </w:r>
      <w:r w:rsidRPr="00232CA9">
        <w:rPr>
          <w:bCs w:val="0"/>
          <w:sz w:val="24"/>
          <w:szCs w:val="24"/>
          <w:cs/>
        </w:rPr>
        <w:t xml:space="preserve"> विरयाविरइं पडुच्च बालपंडिए आहिज्जइ</w:t>
      </w:r>
      <w:r w:rsidRPr="00232CA9">
        <w:rPr>
          <w:rFonts w:hint="cs"/>
          <w:bCs w:val="0"/>
          <w:sz w:val="24"/>
          <w:szCs w:val="24"/>
          <w:cs/>
          <w:lang w:bidi="sa-IN"/>
        </w:rPr>
        <w:t>,</w:t>
      </w:r>
      <w:r w:rsidRPr="00232CA9">
        <w:rPr>
          <w:bCs w:val="0"/>
          <w:sz w:val="24"/>
          <w:szCs w:val="24"/>
          <w:cs/>
        </w:rPr>
        <w:t xml:space="preserve"> तत्थ णं जा सा सव्वओ अविरई एसट्ठाणे आरंभट्ठाणे अ</w:t>
      </w:r>
      <w:r w:rsidRPr="00232CA9">
        <w:rPr>
          <w:rFonts w:hint="cs"/>
          <w:bCs w:val="0"/>
          <w:sz w:val="24"/>
          <w:szCs w:val="24"/>
          <w:cs/>
          <w:lang w:bidi="sa-IN"/>
        </w:rPr>
        <w:t>ना</w:t>
      </w:r>
      <w:r w:rsidRPr="00232CA9">
        <w:rPr>
          <w:bCs w:val="0"/>
          <w:sz w:val="24"/>
          <w:szCs w:val="24"/>
          <w:cs/>
        </w:rPr>
        <w:t xml:space="preserve">रिए </w:t>
      </w:r>
      <w:r w:rsidRPr="00232CA9">
        <w:rPr>
          <w:rFonts w:hint="cs"/>
          <w:bCs w:val="0"/>
          <w:sz w:val="24"/>
          <w:szCs w:val="24"/>
          <w:cs/>
          <w:lang w:bidi="sa-IN"/>
        </w:rPr>
        <w:t xml:space="preserve">जाव </w:t>
      </w:r>
      <w:r w:rsidRPr="00232CA9">
        <w:rPr>
          <w:bCs w:val="0"/>
          <w:sz w:val="24"/>
          <w:szCs w:val="24"/>
          <w:cs/>
        </w:rPr>
        <w:t>असव्वदुक्खप्पहीणमग्गे एगंतमिच्छे असाहू</w:t>
      </w:r>
      <w:r w:rsidRPr="00232CA9">
        <w:rPr>
          <w:rFonts w:hint="cs"/>
          <w:bCs w:val="0"/>
          <w:sz w:val="24"/>
          <w:szCs w:val="24"/>
          <w:cs/>
          <w:lang w:bidi="sa-IN"/>
        </w:rPr>
        <w:t>,</w:t>
      </w:r>
      <w:r w:rsidRPr="00232CA9">
        <w:rPr>
          <w:bCs w:val="0"/>
          <w:sz w:val="24"/>
          <w:szCs w:val="24"/>
          <w:cs/>
        </w:rPr>
        <w:t xml:space="preserve"> तत्थ णं जा सा </w:t>
      </w:r>
      <w:r w:rsidR="001A17BE">
        <w:rPr>
          <w:rFonts w:hint="cs"/>
          <w:bCs w:val="0"/>
          <w:sz w:val="24"/>
          <w:szCs w:val="24"/>
          <w:cs/>
        </w:rPr>
        <w:br/>
      </w:r>
      <w:r w:rsidRPr="00232CA9">
        <w:rPr>
          <w:bCs w:val="0"/>
          <w:sz w:val="24"/>
          <w:szCs w:val="24"/>
          <w:cs/>
        </w:rPr>
        <w:t>विरई एस</w:t>
      </w:r>
      <w:r w:rsidRPr="00232CA9">
        <w:rPr>
          <w:rFonts w:hint="cs"/>
          <w:bCs w:val="0"/>
          <w:sz w:val="24"/>
          <w:szCs w:val="24"/>
          <w:cs/>
          <w:lang w:bidi="sa-IN"/>
        </w:rPr>
        <w:t xml:space="preserve"> </w:t>
      </w:r>
      <w:r w:rsidRPr="00232CA9">
        <w:rPr>
          <w:bCs w:val="0"/>
          <w:sz w:val="24"/>
          <w:szCs w:val="24"/>
          <w:cs/>
        </w:rPr>
        <w:t>ट्ठाणे अ</w:t>
      </w:r>
      <w:r w:rsidRPr="00232CA9">
        <w:rPr>
          <w:rFonts w:hint="cs"/>
          <w:bCs w:val="0"/>
          <w:sz w:val="24"/>
          <w:szCs w:val="24"/>
          <w:cs/>
          <w:lang w:bidi="sa-IN"/>
        </w:rPr>
        <w:t>ना</w:t>
      </w:r>
      <w:r w:rsidRPr="00232CA9">
        <w:rPr>
          <w:bCs w:val="0"/>
          <w:sz w:val="24"/>
          <w:szCs w:val="24"/>
          <w:cs/>
        </w:rPr>
        <w:t xml:space="preserve">रंभट्ठाणे आरिए </w:t>
      </w:r>
      <w:r w:rsidRPr="00232CA9">
        <w:rPr>
          <w:rFonts w:hint="cs"/>
          <w:bCs w:val="0"/>
          <w:sz w:val="24"/>
          <w:szCs w:val="24"/>
          <w:cs/>
          <w:lang w:bidi="sa-IN"/>
        </w:rPr>
        <w:t xml:space="preserve">जाव </w:t>
      </w:r>
      <w:r w:rsidRPr="00232CA9">
        <w:rPr>
          <w:bCs w:val="0"/>
          <w:sz w:val="24"/>
          <w:szCs w:val="24"/>
          <w:cs/>
        </w:rPr>
        <w:t>सव्वदुक्खप्पहीणमग्गे एगंतस्समे साहू</w:t>
      </w:r>
      <w:r w:rsidRPr="00232CA9">
        <w:rPr>
          <w:rFonts w:hint="cs"/>
          <w:bCs w:val="0"/>
          <w:sz w:val="24"/>
          <w:szCs w:val="24"/>
          <w:cs/>
        </w:rPr>
        <w:t>,</w:t>
      </w:r>
      <w:r w:rsidRPr="00232CA9">
        <w:rPr>
          <w:bCs w:val="0"/>
          <w:sz w:val="24"/>
          <w:szCs w:val="24"/>
          <w:cs/>
        </w:rPr>
        <w:t xml:space="preserve"> तत्थ णं जा सा </w:t>
      </w:r>
      <w:r w:rsidRPr="00232CA9">
        <w:rPr>
          <w:rFonts w:hint="cs"/>
          <w:bCs w:val="0"/>
          <w:sz w:val="24"/>
          <w:szCs w:val="24"/>
          <w:cs/>
          <w:lang w:bidi="sa-IN"/>
        </w:rPr>
        <w:t xml:space="preserve">सव्वओ </w:t>
      </w:r>
      <w:r w:rsidRPr="00232CA9">
        <w:rPr>
          <w:bCs w:val="0"/>
          <w:sz w:val="24"/>
          <w:szCs w:val="24"/>
          <w:cs/>
        </w:rPr>
        <w:t>विरयाविरई एस</w:t>
      </w:r>
      <w:r w:rsidRPr="00232CA9">
        <w:rPr>
          <w:rFonts w:hint="cs"/>
          <w:bCs w:val="0"/>
          <w:sz w:val="24"/>
          <w:szCs w:val="24"/>
          <w:cs/>
          <w:lang w:bidi="sa-IN"/>
        </w:rPr>
        <w:t xml:space="preserve"> </w:t>
      </w:r>
      <w:r w:rsidR="00361749">
        <w:rPr>
          <w:bCs w:val="0"/>
          <w:sz w:val="24"/>
          <w:szCs w:val="24"/>
          <w:cs/>
        </w:rPr>
        <w:t>ठाणे आरंभ</w:t>
      </w:r>
      <w:r w:rsidRPr="00232CA9">
        <w:rPr>
          <w:bCs w:val="0"/>
          <w:sz w:val="24"/>
          <w:szCs w:val="24"/>
          <w:cs/>
        </w:rPr>
        <w:t>ण</w:t>
      </w:r>
      <w:r w:rsidRPr="00232CA9">
        <w:rPr>
          <w:rFonts w:hint="cs"/>
          <w:bCs w:val="0"/>
          <w:sz w:val="24"/>
          <w:szCs w:val="24"/>
          <w:cs/>
        </w:rPr>
        <w:t>ोआ</w:t>
      </w:r>
      <w:r w:rsidRPr="00232CA9">
        <w:rPr>
          <w:bCs w:val="0"/>
          <w:sz w:val="24"/>
          <w:szCs w:val="24"/>
          <w:cs/>
        </w:rPr>
        <w:t>रंभट्ठाणे एस</w:t>
      </w:r>
      <w:r w:rsidR="00361749">
        <w:rPr>
          <w:rFonts w:hint="cs"/>
          <w:bCs w:val="0"/>
          <w:sz w:val="24"/>
          <w:szCs w:val="24"/>
          <w:cs/>
        </w:rPr>
        <w:t xml:space="preserve"> </w:t>
      </w:r>
      <w:r w:rsidRPr="00232CA9">
        <w:rPr>
          <w:bCs w:val="0"/>
          <w:sz w:val="24"/>
          <w:szCs w:val="24"/>
          <w:cs/>
        </w:rPr>
        <w:t xml:space="preserve">ट्ठाणे आरिए </w:t>
      </w:r>
      <w:r w:rsidRPr="00232CA9">
        <w:rPr>
          <w:rFonts w:hint="cs"/>
          <w:bCs w:val="0"/>
          <w:sz w:val="24"/>
          <w:szCs w:val="24"/>
          <w:cs/>
          <w:lang w:bidi="sa-IN"/>
        </w:rPr>
        <w:t xml:space="preserve">जाव </w:t>
      </w:r>
      <w:r w:rsidRPr="00232CA9">
        <w:rPr>
          <w:bCs w:val="0"/>
          <w:sz w:val="24"/>
          <w:szCs w:val="24"/>
          <w:cs/>
        </w:rPr>
        <w:t>सव्वदुक्खप्पहीणमग्गे एगंतसम्मे साहू ।</w:t>
      </w:r>
    </w:p>
    <w:p w:rsidR="004605FC" w:rsidRPr="00232CA9" w:rsidRDefault="00820B4A" w:rsidP="001A17BE">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७२</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एवामेव सम</w:t>
      </w:r>
      <w:r w:rsidR="004605FC" w:rsidRPr="00232CA9">
        <w:rPr>
          <w:rFonts w:hint="cs"/>
          <w:bCs w:val="0"/>
          <w:sz w:val="24"/>
          <w:szCs w:val="24"/>
          <w:cs/>
          <w:lang w:bidi="sa-IN"/>
        </w:rPr>
        <w:t>नु</w:t>
      </w:r>
      <w:r w:rsidR="004605FC" w:rsidRPr="00232CA9">
        <w:rPr>
          <w:bCs w:val="0"/>
          <w:sz w:val="24"/>
          <w:szCs w:val="24"/>
          <w:cs/>
        </w:rPr>
        <w:t>गम्ममाणा इमेहिं चेव दोहिं ठाणेहिं समोयरंति</w:t>
      </w:r>
      <w:r w:rsidR="004605FC" w:rsidRPr="00232CA9">
        <w:rPr>
          <w:rFonts w:hint="cs"/>
          <w:bCs w:val="0"/>
          <w:sz w:val="24"/>
          <w:szCs w:val="24"/>
          <w:cs/>
          <w:lang w:bidi="sa-IN"/>
        </w:rPr>
        <w:t>,</w:t>
      </w:r>
      <w:r w:rsidR="004605FC" w:rsidRPr="00232CA9">
        <w:rPr>
          <w:bCs w:val="0"/>
          <w:sz w:val="24"/>
          <w:szCs w:val="24"/>
          <w:cs/>
        </w:rPr>
        <w:t xml:space="preserve"> तं जहा-</w:t>
      </w:r>
      <w:r w:rsidR="004605FC" w:rsidRPr="00232CA9">
        <w:rPr>
          <w:rFonts w:hint="cs"/>
          <w:bCs w:val="0"/>
          <w:sz w:val="24"/>
          <w:szCs w:val="24"/>
          <w:cs/>
        </w:rPr>
        <w:t xml:space="preserve"> </w:t>
      </w:r>
      <w:r w:rsidR="004605FC" w:rsidRPr="00232CA9">
        <w:rPr>
          <w:bCs w:val="0"/>
          <w:sz w:val="24"/>
          <w:szCs w:val="24"/>
          <w:cs/>
        </w:rPr>
        <w:t>धम्मे चेव अधम्मे चेव</w:t>
      </w:r>
      <w:r w:rsidR="004605FC" w:rsidRPr="00232CA9">
        <w:rPr>
          <w:rFonts w:hint="cs"/>
          <w:bCs w:val="0"/>
          <w:sz w:val="24"/>
          <w:szCs w:val="24"/>
          <w:cs/>
          <w:lang w:bidi="sa-IN"/>
        </w:rPr>
        <w:t>,</w:t>
      </w:r>
      <w:r w:rsidR="004605FC" w:rsidRPr="00232CA9">
        <w:rPr>
          <w:bCs w:val="0"/>
          <w:sz w:val="24"/>
          <w:szCs w:val="24"/>
          <w:cs/>
        </w:rPr>
        <w:t xml:space="preserve"> उवसंते चेव अ</w:t>
      </w:r>
      <w:r w:rsidR="004605FC" w:rsidRPr="00232CA9">
        <w:rPr>
          <w:rFonts w:hint="cs"/>
          <w:bCs w:val="0"/>
          <w:sz w:val="24"/>
          <w:szCs w:val="24"/>
          <w:cs/>
          <w:lang w:bidi="sa-IN"/>
        </w:rPr>
        <w:t>नु</w:t>
      </w:r>
      <w:r w:rsidR="004605FC" w:rsidRPr="00232CA9">
        <w:rPr>
          <w:bCs w:val="0"/>
          <w:sz w:val="24"/>
          <w:szCs w:val="24"/>
          <w:cs/>
        </w:rPr>
        <w:t>वसंते चेव</w:t>
      </w:r>
      <w:r w:rsidR="004605FC" w:rsidRPr="00232CA9">
        <w:rPr>
          <w:rFonts w:hint="cs"/>
          <w:bCs w:val="0"/>
          <w:sz w:val="24"/>
          <w:szCs w:val="24"/>
          <w:cs/>
          <w:lang w:bidi="sa-IN"/>
        </w:rPr>
        <w:t>,</w:t>
      </w:r>
      <w:r w:rsidR="004605FC" w:rsidRPr="00232CA9">
        <w:rPr>
          <w:bCs w:val="0"/>
          <w:sz w:val="24"/>
          <w:szCs w:val="24"/>
          <w:cs/>
        </w:rPr>
        <w:t xml:space="preserve"> तत्थ णं जे से पढमट्ठाणस्स अधम्मपक्खस्स विभंगे एवमाहिए </w:t>
      </w:r>
      <w:r w:rsidR="004605FC" w:rsidRPr="00232CA9">
        <w:rPr>
          <w:rFonts w:hint="cs"/>
          <w:bCs w:val="0"/>
          <w:sz w:val="24"/>
          <w:szCs w:val="24"/>
          <w:cs/>
          <w:lang w:bidi="sa-IN"/>
        </w:rPr>
        <w:t>तत्थ</w:t>
      </w:r>
      <w:r w:rsidR="004605FC" w:rsidRPr="00232CA9">
        <w:rPr>
          <w:bCs w:val="0"/>
          <w:sz w:val="24"/>
          <w:szCs w:val="24"/>
          <w:cs/>
        </w:rPr>
        <w:t xml:space="preserve"> णं इमाइं ति</w:t>
      </w:r>
      <w:r w:rsidR="004605FC" w:rsidRPr="00232CA9">
        <w:rPr>
          <w:rFonts w:hint="cs"/>
          <w:bCs w:val="0"/>
          <w:sz w:val="24"/>
          <w:szCs w:val="24"/>
          <w:cs/>
          <w:lang w:bidi="sa-IN"/>
        </w:rPr>
        <w:t>न्नि</w:t>
      </w:r>
      <w:r w:rsidR="004605FC" w:rsidRPr="00232CA9">
        <w:rPr>
          <w:bCs w:val="0"/>
          <w:sz w:val="24"/>
          <w:szCs w:val="24"/>
          <w:cs/>
        </w:rPr>
        <w:t xml:space="preserve"> तेवट्ठाइं पाव</w:t>
      </w:r>
      <w:r w:rsidR="004605FC" w:rsidRPr="00232CA9">
        <w:rPr>
          <w:rFonts w:hint="cs"/>
          <w:bCs w:val="0"/>
          <w:sz w:val="24"/>
          <w:szCs w:val="24"/>
          <w:cs/>
          <w:lang w:bidi="sa-IN"/>
        </w:rPr>
        <w:t>ा</w:t>
      </w:r>
      <w:r w:rsidR="004605FC" w:rsidRPr="00232CA9">
        <w:rPr>
          <w:bCs w:val="0"/>
          <w:sz w:val="24"/>
          <w:szCs w:val="24"/>
          <w:cs/>
        </w:rPr>
        <w:t>दुयसयाइं भवंतीति</w:t>
      </w:r>
      <w:r w:rsidR="004605FC" w:rsidRPr="00232CA9">
        <w:rPr>
          <w:rFonts w:hint="cs"/>
          <w:bCs w:val="0"/>
          <w:sz w:val="24"/>
          <w:szCs w:val="24"/>
          <w:cs/>
        </w:rPr>
        <w:t xml:space="preserve"> </w:t>
      </w:r>
      <w:r w:rsidR="004605FC" w:rsidRPr="00232CA9">
        <w:rPr>
          <w:bCs w:val="0"/>
          <w:sz w:val="24"/>
          <w:szCs w:val="24"/>
          <w:cs/>
        </w:rPr>
        <w:t>मक्ख</w:t>
      </w:r>
      <w:r w:rsidR="004605FC" w:rsidRPr="00232CA9">
        <w:rPr>
          <w:rFonts w:hint="cs"/>
          <w:bCs w:val="0"/>
          <w:sz w:val="24"/>
          <w:szCs w:val="24"/>
          <w:cs/>
          <w:lang w:bidi="sa-IN"/>
        </w:rPr>
        <w:t>ा</w:t>
      </w:r>
      <w:r w:rsidR="004605FC" w:rsidRPr="00232CA9">
        <w:rPr>
          <w:bCs w:val="0"/>
          <w:sz w:val="24"/>
          <w:szCs w:val="24"/>
          <w:cs/>
        </w:rPr>
        <w:t>याइं जहा-</w:t>
      </w:r>
      <w:r w:rsidR="004605FC" w:rsidRPr="00232CA9">
        <w:rPr>
          <w:rFonts w:hint="cs"/>
          <w:bCs w:val="0"/>
          <w:sz w:val="24"/>
          <w:szCs w:val="24"/>
          <w:cs/>
          <w:lang w:bidi="sa-IN"/>
        </w:rPr>
        <w:t xml:space="preserve"> </w:t>
      </w:r>
      <w:r w:rsidR="004605FC" w:rsidRPr="00232CA9">
        <w:rPr>
          <w:bCs w:val="0"/>
          <w:sz w:val="24"/>
          <w:szCs w:val="24"/>
          <w:cs/>
        </w:rPr>
        <w:t>किरियावाईणं अकिरियावाईणं अन्नाणियवाईणं वेणइयवाईणं</w:t>
      </w:r>
      <w:r w:rsidR="004605FC" w:rsidRPr="00232CA9">
        <w:rPr>
          <w:rFonts w:hint="cs"/>
          <w:bCs w:val="0"/>
          <w:sz w:val="24"/>
          <w:szCs w:val="24"/>
          <w:cs/>
          <w:lang w:bidi="sa-IN"/>
        </w:rPr>
        <w:t>,</w:t>
      </w:r>
      <w:r w:rsidR="004605FC" w:rsidRPr="00232CA9">
        <w:rPr>
          <w:bCs w:val="0"/>
          <w:sz w:val="24"/>
          <w:szCs w:val="24"/>
          <w:cs/>
        </w:rPr>
        <w:t xml:space="preserve"> ते</w:t>
      </w:r>
      <w:r w:rsidR="004605FC" w:rsidRPr="00232CA9">
        <w:rPr>
          <w:rFonts w:hint="cs"/>
          <w:bCs w:val="0"/>
          <w:sz w:val="24"/>
          <w:szCs w:val="24"/>
          <w:cs/>
          <w:lang w:bidi="sa-IN"/>
        </w:rPr>
        <w:t>ऽ</w:t>
      </w:r>
      <w:r w:rsidR="004605FC" w:rsidRPr="00232CA9">
        <w:rPr>
          <w:bCs w:val="0"/>
          <w:sz w:val="24"/>
          <w:szCs w:val="24"/>
          <w:cs/>
        </w:rPr>
        <w:t>वि निव्वाणमाहंसु ते</w:t>
      </w:r>
      <w:r w:rsidR="004605FC" w:rsidRPr="00232CA9">
        <w:rPr>
          <w:rFonts w:hint="cs"/>
          <w:bCs w:val="0"/>
          <w:sz w:val="24"/>
          <w:szCs w:val="24"/>
          <w:cs/>
          <w:lang w:bidi="sa-IN"/>
        </w:rPr>
        <w:t>ऽ</w:t>
      </w:r>
      <w:r w:rsidR="004605FC" w:rsidRPr="00232CA9">
        <w:rPr>
          <w:bCs w:val="0"/>
          <w:sz w:val="24"/>
          <w:szCs w:val="24"/>
          <w:cs/>
        </w:rPr>
        <w:t>वि पलिमोक्खमाहंसु ते</w:t>
      </w:r>
      <w:r w:rsidR="004605FC" w:rsidRPr="00232CA9">
        <w:rPr>
          <w:rFonts w:hint="cs"/>
          <w:bCs w:val="0"/>
          <w:sz w:val="24"/>
          <w:szCs w:val="24"/>
          <w:cs/>
          <w:lang w:bidi="sa-IN"/>
        </w:rPr>
        <w:t>ऽ</w:t>
      </w:r>
      <w:r w:rsidR="004605FC" w:rsidRPr="00232CA9">
        <w:rPr>
          <w:bCs w:val="0"/>
          <w:sz w:val="24"/>
          <w:szCs w:val="24"/>
          <w:cs/>
        </w:rPr>
        <w:t xml:space="preserve">वि लवंति सावगा </w:t>
      </w:r>
      <w:r w:rsidR="004605FC" w:rsidRPr="00232CA9">
        <w:rPr>
          <w:bCs w:val="0"/>
          <w:sz w:val="24"/>
          <w:szCs w:val="24"/>
        </w:rPr>
        <w:t xml:space="preserve">! </w:t>
      </w:r>
      <w:r w:rsidR="004605FC" w:rsidRPr="00232CA9">
        <w:rPr>
          <w:bCs w:val="0"/>
          <w:sz w:val="24"/>
          <w:szCs w:val="24"/>
          <w:cs/>
        </w:rPr>
        <w:t>ते</w:t>
      </w:r>
      <w:r w:rsidR="004605FC" w:rsidRPr="00232CA9">
        <w:rPr>
          <w:rFonts w:hint="cs"/>
          <w:bCs w:val="0"/>
          <w:sz w:val="24"/>
          <w:szCs w:val="24"/>
          <w:cs/>
          <w:lang w:bidi="sa-IN"/>
        </w:rPr>
        <w:t>ऽ</w:t>
      </w:r>
      <w:r w:rsidR="004605FC" w:rsidRPr="00232CA9">
        <w:rPr>
          <w:bCs w:val="0"/>
          <w:sz w:val="24"/>
          <w:szCs w:val="24"/>
          <w:cs/>
        </w:rPr>
        <w:t>वि लवंति सावइत्तारो ।</w:t>
      </w:r>
    </w:p>
    <w:p w:rsidR="008C1325" w:rsidRDefault="00820B4A" w:rsidP="008C1325">
      <w:pPr>
        <w:pStyle w:val="H4Hindi"/>
        <w:tabs>
          <w:tab w:val="left" w:pos="2250"/>
        </w:tabs>
        <w:spacing w:before="0" w:after="0"/>
        <w:ind w:firstLine="1440"/>
        <w:jc w:val="distribute"/>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७३</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ते सव्वे पावादुया आइगरा धम्माणं नानापण्णा नानाछंदा ना</w:t>
      </w:r>
      <w:r w:rsidR="004605FC" w:rsidRPr="00232CA9">
        <w:rPr>
          <w:rFonts w:hint="cs"/>
          <w:bCs w:val="0"/>
          <w:sz w:val="24"/>
          <w:szCs w:val="24"/>
          <w:cs/>
          <w:lang w:bidi="sa-IN"/>
        </w:rPr>
        <w:t>ना</w:t>
      </w:r>
      <w:r w:rsidR="004605FC" w:rsidRPr="00232CA9">
        <w:rPr>
          <w:bCs w:val="0"/>
          <w:sz w:val="24"/>
          <w:szCs w:val="24"/>
          <w:cs/>
        </w:rPr>
        <w:t>सीला ना</w:t>
      </w:r>
      <w:r w:rsidR="004605FC" w:rsidRPr="00232CA9">
        <w:rPr>
          <w:rFonts w:hint="cs"/>
          <w:bCs w:val="0"/>
          <w:sz w:val="24"/>
          <w:szCs w:val="24"/>
          <w:cs/>
          <w:lang w:bidi="sa-IN"/>
        </w:rPr>
        <w:t>ना</w:t>
      </w:r>
      <w:r w:rsidR="004605FC" w:rsidRPr="00232CA9">
        <w:rPr>
          <w:bCs w:val="0"/>
          <w:sz w:val="24"/>
          <w:szCs w:val="24"/>
          <w:cs/>
        </w:rPr>
        <w:t>दिट्ठी ना</w:t>
      </w:r>
      <w:r w:rsidR="004605FC" w:rsidRPr="00232CA9">
        <w:rPr>
          <w:rFonts w:hint="cs"/>
          <w:bCs w:val="0"/>
          <w:sz w:val="24"/>
          <w:szCs w:val="24"/>
          <w:cs/>
          <w:lang w:bidi="sa-IN"/>
        </w:rPr>
        <w:t>ना</w:t>
      </w:r>
      <w:r w:rsidR="004605FC" w:rsidRPr="00232CA9">
        <w:rPr>
          <w:bCs w:val="0"/>
          <w:sz w:val="24"/>
          <w:szCs w:val="24"/>
          <w:cs/>
        </w:rPr>
        <w:t>रूई ना</w:t>
      </w:r>
      <w:r w:rsidR="004605FC" w:rsidRPr="00232CA9">
        <w:rPr>
          <w:rFonts w:hint="cs"/>
          <w:bCs w:val="0"/>
          <w:sz w:val="24"/>
          <w:szCs w:val="24"/>
          <w:cs/>
          <w:lang w:bidi="sa-IN"/>
        </w:rPr>
        <w:t>ना</w:t>
      </w:r>
      <w:r w:rsidR="004605FC" w:rsidRPr="00232CA9">
        <w:rPr>
          <w:bCs w:val="0"/>
          <w:sz w:val="24"/>
          <w:szCs w:val="24"/>
          <w:cs/>
        </w:rPr>
        <w:t>रंभा ना</w:t>
      </w:r>
      <w:r w:rsidR="004605FC" w:rsidRPr="00232CA9">
        <w:rPr>
          <w:rFonts w:hint="cs"/>
          <w:bCs w:val="0"/>
          <w:sz w:val="24"/>
          <w:szCs w:val="24"/>
          <w:cs/>
          <w:lang w:bidi="sa-IN"/>
        </w:rPr>
        <w:t>ना</w:t>
      </w:r>
      <w:r w:rsidR="004605FC" w:rsidRPr="00232CA9">
        <w:rPr>
          <w:bCs w:val="0"/>
          <w:sz w:val="24"/>
          <w:szCs w:val="24"/>
          <w:cs/>
        </w:rPr>
        <w:t>ज्झवसाणसंजुत्ता</w:t>
      </w:r>
      <w:r w:rsidR="004605FC" w:rsidRPr="00232CA9">
        <w:rPr>
          <w:rFonts w:hint="cs"/>
          <w:bCs w:val="0"/>
          <w:sz w:val="24"/>
          <w:szCs w:val="24"/>
          <w:cs/>
          <w:lang w:bidi="sa-IN"/>
        </w:rPr>
        <w:t xml:space="preserve"> </w:t>
      </w:r>
      <w:r w:rsidR="004605FC" w:rsidRPr="00232CA9">
        <w:rPr>
          <w:bCs w:val="0"/>
          <w:sz w:val="24"/>
          <w:szCs w:val="24"/>
          <w:cs/>
        </w:rPr>
        <w:t xml:space="preserve">एगं महं मंडलिबंधं किच्चा सव्वे एगओ चिट्ठंति </w:t>
      </w:r>
      <w:r w:rsidR="004605FC" w:rsidRPr="00232CA9">
        <w:rPr>
          <w:rFonts w:hint="cs"/>
          <w:bCs w:val="0"/>
          <w:sz w:val="24"/>
          <w:szCs w:val="24"/>
          <w:cs/>
          <w:lang w:bidi="sa-IN"/>
        </w:rPr>
        <w:t xml:space="preserve">। </w:t>
      </w:r>
      <w:r w:rsidR="004605FC" w:rsidRPr="00232CA9">
        <w:rPr>
          <w:bCs w:val="0"/>
          <w:sz w:val="24"/>
          <w:szCs w:val="24"/>
          <w:cs/>
        </w:rPr>
        <w:t>पुरिसे य सागणियाणं इंगालाणं पाइं बहुपडिपुण्णं अओम</w:t>
      </w:r>
      <w:r w:rsidR="004605FC" w:rsidRPr="00232CA9">
        <w:rPr>
          <w:rFonts w:hint="cs"/>
          <w:bCs w:val="0"/>
          <w:sz w:val="24"/>
          <w:szCs w:val="24"/>
          <w:cs/>
        </w:rPr>
        <w:t>ए</w:t>
      </w:r>
      <w:r w:rsidR="004605FC" w:rsidRPr="00232CA9">
        <w:rPr>
          <w:bCs w:val="0"/>
          <w:sz w:val="24"/>
          <w:szCs w:val="24"/>
          <w:cs/>
        </w:rPr>
        <w:t xml:space="preserve">णं संडासएणं गहाय ते सव्वे पावादुए आइगरे धम्माणं </w:t>
      </w:r>
    </w:p>
    <w:p w:rsidR="008C1325" w:rsidRDefault="008C1325" w:rsidP="008C1325">
      <w:pPr>
        <w:spacing w:after="0" w:line="240" w:lineRule="auto"/>
        <w:ind w:right="1708"/>
        <w:contextualSpacing/>
        <w:rPr>
          <w:rFonts w:cs="Mangal"/>
          <w:sz w:val="24"/>
          <w:szCs w:val="24"/>
        </w:rPr>
      </w:pPr>
      <w:r>
        <w:rPr>
          <w:rFonts w:cs="Mangal" w:hint="cs"/>
          <w:sz w:val="24"/>
          <w:szCs w:val="24"/>
          <w:cs/>
        </w:rPr>
        <w:lastRenderedPageBreak/>
        <w:t>सुयक्खंधो-२, अज्झयणं-२, उद्देसो-</w:t>
      </w:r>
    </w:p>
    <w:tbl>
      <w:tblPr>
        <w:tblW w:w="10140" w:type="dxa"/>
        <w:tblInd w:w="93" w:type="dxa"/>
        <w:tblBorders>
          <w:top w:val="single" w:sz="4" w:space="0" w:color="auto"/>
        </w:tblBorders>
        <w:tblLook w:val="04A0"/>
      </w:tblPr>
      <w:tblGrid>
        <w:gridCol w:w="10140"/>
      </w:tblGrid>
      <w:tr w:rsidR="008C1325" w:rsidTr="00A43EF4">
        <w:trPr>
          <w:trHeight w:val="228"/>
        </w:trPr>
        <w:tc>
          <w:tcPr>
            <w:tcW w:w="10140" w:type="dxa"/>
            <w:tcBorders>
              <w:top w:val="single" w:sz="4" w:space="0" w:color="FF0000"/>
              <w:left w:val="nil"/>
              <w:bottom w:val="nil"/>
              <w:right w:val="nil"/>
            </w:tcBorders>
          </w:tcPr>
          <w:p w:rsidR="008C1325" w:rsidRDefault="008C1325"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8C1325">
      <w:pPr>
        <w:pStyle w:val="H4Hindi"/>
        <w:tabs>
          <w:tab w:val="left" w:pos="2250"/>
        </w:tabs>
        <w:spacing w:before="0" w:after="0"/>
        <w:jc w:val="both"/>
        <w:rPr>
          <w:bCs w:val="0"/>
          <w:sz w:val="24"/>
          <w:szCs w:val="24"/>
        </w:rPr>
      </w:pPr>
      <w:r w:rsidRPr="00232CA9">
        <w:rPr>
          <w:bCs w:val="0"/>
          <w:sz w:val="24"/>
          <w:szCs w:val="24"/>
          <w:cs/>
        </w:rPr>
        <w:t>ना</w:t>
      </w:r>
      <w:r w:rsidRPr="00232CA9">
        <w:rPr>
          <w:rFonts w:hint="cs"/>
          <w:bCs w:val="0"/>
          <w:sz w:val="24"/>
          <w:szCs w:val="24"/>
          <w:cs/>
          <w:lang w:bidi="sa-IN"/>
        </w:rPr>
        <w:t>ना</w:t>
      </w:r>
      <w:r w:rsidRPr="00232CA9">
        <w:rPr>
          <w:bCs w:val="0"/>
          <w:sz w:val="24"/>
          <w:szCs w:val="24"/>
          <w:cs/>
        </w:rPr>
        <w:t>पण्णे ना</w:t>
      </w:r>
      <w:r w:rsidRPr="00232CA9">
        <w:rPr>
          <w:rFonts w:hint="cs"/>
          <w:bCs w:val="0"/>
          <w:sz w:val="24"/>
          <w:szCs w:val="24"/>
          <w:cs/>
          <w:lang w:bidi="sa-IN"/>
        </w:rPr>
        <w:t>ना</w:t>
      </w:r>
      <w:r w:rsidRPr="00232CA9">
        <w:rPr>
          <w:bCs w:val="0"/>
          <w:sz w:val="24"/>
          <w:szCs w:val="24"/>
          <w:cs/>
        </w:rPr>
        <w:t xml:space="preserve">ज्झवसाणसंजुत्ते </w:t>
      </w:r>
      <w:r w:rsidRPr="00232CA9">
        <w:rPr>
          <w:bCs w:val="0"/>
          <w:sz w:val="24"/>
          <w:szCs w:val="24"/>
        </w:rPr>
        <w:t xml:space="preserve">! </w:t>
      </w:r>
      <w:r w:rsidRPr="00232CA9">
        <w:rPr>
          <w:bCs w:val="0"/>
          <w:sz w:val="24"/>
          <w:szCs w:val="24"/>
          <w:cs/>
        </w:rPr>
        <w:t>एवं वयासी-</w:t>
      </w:r>
      <w:r w:rsidRPr="00232CA9">
        <w:rPr>
          <w:rFonts w:hint="cs"/>
          <w:bCs w:val="0"/>
          <w:sz w:val="24"/>
          <w:szCs w:val="24"/>
          <w:cs/>
          <w:lang w:bidi="sa-IN"/>
        </w:rPr>
        <w:t xml:space="preserve"> </w:t>
      </w:r>
      <w:r w:rsidRPr="00232CA9">
        <w:rPr>
          <w:bCs w:val="0"/>
          <w:sz w:val="24"/>
          <w:szCs w:val="24"/>
          <w:cs/>
        </w:rPr>
        <w:t>हंभो पावादुया</w:t>
      </w:r>
      <w:r w:rsidRPr="00232CA9">
        <w:rPr>
          <w:rFonts w:hint="cs"/>
          <w:bCs w:val="0"/>
          <w:sz w:val="24"/>
          <w:szCs w:val="24"/>
          <w:cs/>
        </w:rPr>
        <w:t>!</w:t>
      </w:r>
      <w:r w:rsidRPr="00232CA9">
        <w:rPr>
          <w:bCs w:val="0"/>
          <w:sz w:val="24"/>
          <w:szCs w:val="24"/>
          <w:cs/>
        </w:rPr>
        <w:t xml:space="preserve"> आइगरा धम्माणं ना</w:t>
      </w:r>
      <w:r w:rsidRPr="00232CA9">
        <w:rPr>
          <w:rFonts w:hint="cs"/>
          <w:bCs w:val="0"/>
          <w:sz w:val="24"/>
          <w:szCs w:val="24"/>
          <w:cs/>
          <w:lang w:bidi="sa-IN"/>
        </w:rPr>
        <w:t>ना</w:t>
      </w:r>
      <w:r w:rsidRPr="00232CA9">
        <w:rPr>
          <w:bCs w:val="0"/>
          <w:sz w:val="24"/>
          <w:szCs w:val="24"/>
          <w:cs/>
        </w:rPr>
        <w:t xml:space="preserve">पण्णा </w:t>
      </w:r>
      <w:r w:rsidRPr="00232CA9">
        <w:rPr>
          <w:rFonts w:hint="cs"/>
          <w:bCs w:val="0"/>
          <w:sz w:val="24"/>
          <w:szCs w:val="24"/>
          <w:cs/>
          <w:lang w:bidi="sa-IN"/>
        </w:rPr>
        <w:t xml:space="preserve">जाव </w:t>
      </w:r>
      <w:r w:rsidRPr="00232CA9">
        <w:rPr>
          <w:bCs w:val="0"/>
          <w:sz w:val="24"/>
          <w:szCs w:val="24"/>
          <w:cs/>
        </w:rPr>
        <w:t>ना</w:t>
      </w:r>
      <w:r w:rsidRPr="00232CA9">
        <w:rPr>
          <w:rFonts w:hint="cs"/>
          <w:bCs w:val="0"/>
          <w:sz w:val="24"/>
          <w:szCs w:val="24"/>
          <w:cs/>
        </w:rPr>
        <w:t>ना</w:t>
      </w:r>
      <w:r w:rsidRPr="00232CA9">
        <w:rPr>
          <w:bCs w:val="0"/>
          <w:sz w:val="24"/>
          <w:szCs w:val="24"/>
          <w:cs/>
        </w:rPr>
        <w:t>ज्झवसाणसंजुत्ता</w:t>
      </w:r>
      <w:r w:rsidRPr="00232CA9">
        <w:rPr>
          <w:rFonts w:hint="cs"/>
          <w:bCs w:val="0"/>
          <w:sz w:val="24"/>
          <w:szCs w:val="24"/>
          <w:cs/>
        </w:rPr>
        <w:t>!</w:t>
      </w:r>
      <w:r w:rsidRPr="00232CA9">
        <w:rPr>
          <w:bCs w:val="0"/>
          <w:sz w:val="24"/>
          <w:szCs w:val="24"/>
          <w:cs/>
        </w:rPr>
        <w:t xml:space="preserve"> इमं ताव तुब्भे सागणियाणं इंगालाणं पाइं बहुपडिपुण्णं गहाय मुहुतगं-</w:t>
      </w:r>
      <w:r w:rsidRPr="00232CA9">
        <w:rPr>
          <w:rFonts w:hint="cs"/>
          <w:bCs w:val="0"/>
          <w:sz w:val="24"/>
          <w:szCs w:val="24"/>
          <w:cs/>
          <w:lang w:bidi="sa-IN"/>
        </w:rPr>
        <w:t xml:space="preserve"> </w:t>
      </w:r>
      <w:r w:rsidRPr="00232CA9">
        <w:rPr>
          <w:bCs w:val="0"/>
          <w:sz w:val="24"/>
          <w:szCs w:val="24"/>
          <w:cs/>
        </w:rPr>
        <w:t>मुहुत्तगं पाणिणा घरेह</w:t>
      </w:r>
      <w:r w:rsidRPr="00232CA9">
        <w:rPr>
          <w:rFonts w:hint="cs"/>
          <w:bCs w:val="0"/>
          <w:sz w:val="24"/>
          <w:szCs w:val="24"/>
          <w:cs/>
          <w:lang w:bidi="sa-IN"/>
        </w:rPr>
        <w:t>,</w:t>
      </w:r>
      <w:r w:rsidRPr="00232CA9">
        <w:rPr>
          <w:bCs w:val="0"/>
          <w:sz w:val="24"/>
          <w:szCs w:val="24"/>
          <w:cs/>
        </w:rPr>
        <w:t xml:space="preserve"> नो बहु संडासगं संसारियं कुज्जा नो बहु अग्गिथंभणियं कुज्जा नो बहु साहम्मियवेयावडियं कुज्जा नो बहु परमधम्मियवेयावडियं कुज्जा उज्जुया नियागपडिव</w:t>
      </w:r>
      <w:r w:rsidRPr="00232CA9">
        <w:rPr>
          <w:rFonts w:hint="cs"/>
          <w:bCs w:val="0"/>
          <w:sz w:val="24"/>
          <w:szCs w:val="24"/>
          <w:cs/>
        </w:rPr>
        <w:t>न्ना</w:t>
      </w:r>
      <w:r w:rsidRPr="00232CA9">
        <w:rPr>
          <w:bCs w:val="0"/>
          <w:sz w:val="24"/>
          <w:szCs w:val="24"/>
          <w:cs/>
        </w:rPr>
        <w:t xml:space="preserve"> अमाय</w:t>
      </w:r>
      <w:r w:rsidRPr="00232CA9">
        <w:rPr>
          <w:rFonts w:hint="cs"/>
          <w:bCs w:val="0"/>
          <w:sz w:val="24"/>
          <w:szCs w:val="24"/>
          <w:cs/>
        </w:rPr>
        <w:t>ं</w:t>
      </w:r>
      <w:r w:rsidRPr="00232CA9">
        <w:rPr>
          <w:bCs w:val="0"/>
          <w:sz w:val="24"/>
          <w:szCs w:val="24"/>
          <w:cs/>
        </w:rPr>
        <w:t xml:space="preserve"> कुव्वमाणा पाणिं पसारेहि</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इति वुच्चा से पुरिसे तेसिं पावादुयाण तं सागणियाणं इंगालाणं पाइं बहुपडिपु</w:t>
      </w:r>
      <w:r w:rsidRPr="00232CA9">
        <w:rPr>
          <w:rFonts w:hint="cs"/>
          <w:bCs w:val="0"/>
          <w:sz w:val="24"/>
          <w:szCs w:val="24"/>
          <w:cs/>
        </w:rPr>
        <w:t>न्नं</w:t>
      </w:r>
      <w:r w:rsidRPr="00232CA9">
        <w:rPr>
          <w:bCs w:val="0"/>
          <w:sz w:val="24"/>
          <w:szCs w:val="24"/>
          <w:cs/>
        </w:rPr>
        <w:t xml:space="preserve"> अओमएणं संडासएणं गहाय पाणिंसु निसिरति</w:t>
      </w:r>
      <w:r w:rsidRPr="00232CA9">
        <w:rPr>
          <w:rFonts w:hint="cs"/>
          <w:bCs w:val="0"/>
          <w:sz w:val="24"/>
          <w:szCs w:val="24"/>
          <w:cs/>
        </w:rPr>
        <w:t>,</w:t>
      </w:r>
      <w:r w:rsidRPr="00232CA9">
        <w:rPr>
          <w:bCs w:val="0"/>
          <w:sz w:val="24"/>
          <w:szCs w:val="24"/>
          <w:cs/>
        </w:rPr>
        <w:t xml:space="preserve"> </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तए णं ते पावादुया आइगरा धम्माणं ना</w:t>
      </w:r>
      <w:r w:rsidRPr="00232CA9">
        <w:rPr>
          <w:rFonts w:hint="cs"/>
          <w:bCs w:val="0"/>
          <w:sz w:val="24"/>
          <w:szCs w:val="24"/>
          <w:cs/>
          <w:lang w:bidi="sa-IN"/>
        </w:rPr>
        <w:t>ना</w:t>
      </w:r>
      <w:r w:rsidRPr="00232CA9">
        <w:rPr>
          <w:bCs w:val="0"/>
          <w:sz w:val="24"/>
          <w:szCs w:val="24"/>
          <w:cs/>
        </w:rPr>
        <w:t xml:space="preserve">पण्णा </w:t>
      </w:r>
      <w:r w:rsidRPr="00232CA9">
        <w:rPr>
          <w:rFonts w:hint="cs"/>
          <w:bCs w:val="0"/>
          <w:sz w:val="24"/>
          <w:szCs w:val="24"/>
          <w:cs/>
          <w:lang w:bidi="sa-IN"/>
        </w:rPr>
        <w:t xml:space="preserve">जाव </w:t>
      </w:r>
      <w:r w:rsidRPr="00232CA9">
        <w:rPr>
          <w:bCs w:val="0"/>
          <w:sz w:val="24"/>
          <w:szCs w:val="24"/>
          <w:cs/>
        </w:rPr>
        <w:t>ना</w:t>
      </w:r>
      <w:r w:rsidRPr="00232CA9">
        <w:rPr>
          <w:rFonts w:hint="cs"/>
          <w:bCs w:val="0"/>
          <w:sz w:val="24"/>
          <w:szCs w:val="24"/>
          <w:cs/>
          <w:lang w:bidi="sa-IN"/>
        </w:rPr>
        <w:t>ना</w:t>
      </w:r>
      <w:r w:rsidRPr="00232CA9">
        <w:rPr>
          <w:bCs w:val="0"/>
          <w:sz w:val="24"/>
          <w:szCs w:val="24"/>
          <w:cs/>
        </w:rPr>
        <w:t>ज्झवसाणसंजुत्ता पाणि</w:t>
      </w:r>
      <w:r w:rsidRPr="00232CA9">
        <w:rPr>
          <w:rFonts w:hint="cs"/>
          <w:bCs w:val="0"/>
          <w:sz w:val="24"/>
          <w:szCs w:val="24"/>
          <w:cs/>
          <w:lang w:bidi="sa-IN"/>
        </w:rPr>
        <w:t>ं</w:t>
      </w:r>
      <w:r w:rsidRPr="00232CA9">
        <w:rPr>
          <w:bCs w:val="0"/>
          <w:sz w:val="24"/>
          <w:szCs w:val="24"/>
          <w:cs/>
        </w:rPr>
        <w:t xml:space="preserve"> पडिसाहरंति</w:t>
      </w:r>
      <w:r w:rsidRPr="00232CA9">
        <w:rPr>
          <w:rFonts w:hint="cs"/>
          <w:bCs w:val="0"/>
          <w:sz w:val="24"/>
          <w:szCs w:val="24"/>
          <w:cs/>
        </w:rPr>
        <w:t>,</w:t>
      </w:r>
      <w:r w:rsidRPr="00232CA9">
        <w:rPr>
          <w:bCs w:val="0"/>
          <w:sz w:val="24"/>
          <w:szCs w:val="24"/>
          <w:cs/>
        </w:rPr>
        <w:t xml:space="preserve"> तए णं से पुरिसे ते सव्वे पावादुए आइगरे धम्माणं ना</w:t>
      </w:r>
      <w:r w:rsidRPr="00232CA9">
        <w:rPr>
          <w:rFonts w:hint="cs"/>
          <w:bCs w:val="0"/>
          <w:sz w:val="24"/>
          <w:szCs w:val="24"/>
          <w:cs/>
          <w:lang w:bidi="sa-IN"/>
        </w:rPr>
        <w:t>ना</w:t>
      </w:r>
      <w:r w:rsidRPr="00232CA9">
        <w:rPr>
          <w:bCs w:val="0"/>
          <w:sz w:val="24"/>
          <w:szCs w:val="24"/>
          <w:cs/>
        </w:rPr>
        <w:t xml:space="preserve">पण्णे </w:t>
      </w:r>
      <w:r w:rsidRPr="00232CA9">
        <w:rPr>
          <w:rFonts w:hint="cs"/>
          <w:bCs w:val="0"/>
          <w:sz w:val="24"/>
          <w:szCs w:val="24"/>
          <w:cs/>
          <w:lang w:bidi="sa-IN"/>
        </w:rPr>
        <w:t xml:space="preserve">जाव </w:t>
      </w:r>
      <w:r w:rsidRPr="00232CA9">
        <w:rPr>
          <w:bCs w:val="0"/>
          <w:sz w:val="24"/>
          <w:szCs w:val="24"/>
          <w:cs/>
        </w:rPr>
        <w:t>ना</w:t>
      </w:r>
      <w:r w:rsidRPr="00232CA9">
        <w:rPr>
          <w:rFonts w:hint="cs"/>
          <w:bCs w:val="0"/>
          <w:sz w:val="24"/>
          <w:szCs w:val="24"/>
          <w:cs/>
          <w:lang w:bidi="sa-IN"/>
        </w:rPr>
        <w:t>ना</w:t>
      </w:r>
      <w:r w:rsidRPr="00232CA9">
        <w:rPr>
          <w:bCs w:val="0"/>
          <w:sz w:val="24"/>
          <w:szCs w:val="24"/>
          <w:cs/>
        </w:rPr>
        <w:t xml:space="preserve">ज्झवसाणसंजुत्ता </w:t>
      </w:r>
      <w:r w:rsidRPr="00232CA9">
        <w:rPr>
          <w:bCs w:val="0"/>
          <w:sz w:val="24"/>
          <w:szCs w:val="24"/>
        </w:rPr>
        <w:t xml:space="preserve">! </w:t>
      </w:r>
      <w:r w:rsidRPr="00232CA9">
        <w:rPr>
          <w:bCs w:val="0"/>
          <w:sz w:val="24"/>
          <w:szCs w:val="24"/>
          <w:cs/>
        </w:rPr>
        <w:t>एवं वयासी-</w:t>
      </w:r>
      <w:r w:rsidRPr="00232CA9">
        <w:rPr>
          <w:rFonts w:hint="cs"/>
          <w:bCs w:val="0"/>
          <w:sz w:val="24"/>
          <w:szCs w:val="24"/>
          <w:cs/>
        </w:rPr>
        <w:t xml:space="preserve"> </w:t>
      </w:r>
      <w:r w:rsidRPr="00232CA9">
        <w:rPr>
          <w:bCs w:val="0"/>
          <w:sz w:val="24"/>
          <w:szCs w:val="24"/>
          <w:cs/>
        </w:rPr>
        <w:t>हंभो पावादुया</w:t>
      </w:r>
      <w:r w:rsidRPr="00232CA9">
        <w:rPr>
          <w:rFonts w:hint="cs"/>
          <w:bCs w:val="0"/>
          <w:sz w:val="24"/>
          <w:szCs w:val="24"/>
          <w:cs/>
        </w:rPr>
        <w:t>!</w:t>
      </w:r>
      <w:r w:rsidRPr="00232CA9">
        <w:rPr>
          <w:bCs w:val="0"/>
          <w:sz w:val="24"/>
          <w:szCs w:val="24"/>
          <w:cs/>
        </w:rPr>
        <w:t xml:space="preserve"> आइगरा धम्माणं ना</w:t>
      </w:r>
      <w:r w:rsidRPr="00232CA9">
        <w:rPr>
          <w:rFonts w:hint="cs"/>
          <w:bCs w:val="0"/>
          <w:sz w:val="24"/>
          <w:szCs w:val="24"/>
          <w:cs/>
          <w:lang w:bidi="sa-IN"/>
        </w:rPr>
        <w:t>ना</w:t>
      </w:r>
      <w:r w:rsidRPr="00232CA9">
        <w:rPr>
          <w:bCs w:val="0"/>
          <w:sz w:val="24"/>
          <w:szCs w:val="24"/>
          <w:cs/>
        </w:rPr>
        <w:t xml:space="preserve">पण्णा </w:t>
      </w:r>
      <w:r w:rsidRPr="00232CA9">
        <w:rPr>
          <w:rFonts w:hint="cs"/>
          <w:bCs w:val="0"/>
          <w:sz w:val="24"/>
          <w:szCs w:val="24"/>
          <w:cs/>
          <w:lang w:bidi="sa-IN"/>
        </w:rPr>
        <w:t xml:space="preserve">जाव </w:t>
      </w:r>
      <w:r w:rsidRPr="00232CA9">
        <w:rPr>
          <w:bCs w:val="0"/>
          <w:sz w:val="24"/>
          <w:szCs w:val="24"/>
          <w:cs/>
        </w:rPr>
        <w:t xml:space="preserve">नाणाज्झवसाणसंजुत्ता </w:t>
      </w:r>
      <w:r w:rsidRPr="00232CA9">
        <w:rPr>
          <w:bCs w:val="0"/>
          <w:sz w:val="24"/>
          <w:szCs w:val="24"/>
        </w:rPr>
        <w:t xml:space="preserve">! </w:t>
      </w:r>
      <w:r w:rsidRPr="00232CA9">
        <w:rPr>
          <w:bCs w:val="0"/>
          <w:sz w:val="24"/>
          <w:szCs w:val="24"/>
          <w:cs/>
        </w:rPr>
        <w:t>कम्हा णं तुब्भे पाणि</w:t>
      </w:r>
      <w:r w:rsidRPr="00232CA9">
        <w:rPr>
          <w:rFonts w:hint="cs"/>
          <w:bCs w:val="0"/>
          <w:sz w:val="24"/>
          <w:szCs w:val="24"/>
          <w:cs/>
          <w:lang w:bidi="sa-IN"/>
        </w:rPr>
        <w:t>ं</w:t>
      </w:r>
      <w:r w:rsidRPr="00232CA9">
        <w:rPr>
          <w:bCs w:val="0"/>
          <w:sz w:val="24"/>
          <w:szCs w:val="24"/>
          <w:cs/>
        </w:rPr>
        <w:t xml:space="preserve"> पडिसाहरह </w:t>
      </w:r>
      <w:r w:rsidRPr="00232CA9">
        <w:rPr>
          <w:bCs w:val="0"/>
          <w:sz w:val="24"/>
          <w:szCs w:val="24"/>
        </w:rPr>
        <w:t xml:space="preserve">? </w:t>
      </w:r>
      <w:r w:rsidRPr="00232CA9">
        <w:rPr>
          <w:bCs w:val="0"/>
          <w:sz w:val="24"/>
          <w:szCs w:val="24"/>
          <w:cs/>
        </w:rPr>
        <w:t>पाणी</w:t>
      </w:r>
      <w:r w:rsidRPr="00232CA9">
        <w:rPr>
          <w:rFonts w:hint="cs"/>
          <w:bCs w:val="0"/>
          <w:sz w:val="24"/>
          <w:szCs w:val="24"/>
          <w:cs/>
          <w:lang w:bidi="sa-IN"/>
        </w:rPr>
        <w:t>ं</w:t>
      </w:r>
      <w:r w:rsidRPr="00232CA9">
        <w:rPr>
          <w:bCs w:val="0"/>
          <w:sz w:val="24"/>
          <w:szCs w:val="24"/>
          <w:cs/>
        </w:rPr>
        <w:t xml:space="preserve"> नो डज्झेज्जा</w:t>
      </w:r>
      <w:r w:rsidRPr="00232CA9">
        <w:rPr>
          <w:rFonts w:hint="cs"/>
          <w:bCs w:val="0"/>
          <w:sz w:val="24"/>
          <w:szCs w:val="24"/>
          <w:cs/>
        </w:rPr>
        <w:t>,</w:t>
      </w:r>
      <w:r w:rsidRPr="00232CA9">
        <w:rPr>
          <w:bCs w:val="0"/>
          <w:sz w:val="24"/>
          <w:szCs w:val="24"/>
          <w:cs/>
        </w:rPr>
        <w:t xml:space="preserve"> दड्ढे किं भविस्सइ </w:t>
      </w:r>
      <w:r w:rsidRPr="00232CA9">
        <w:rPr>
          <w:bCs w:val="0"/>
          <w:sz w:val="24"/>
          <w:szCs w:val="24"/>
        </w:rPr>
        <w:t>?</w:t>
      </w:r>
      <w:r w:rsidRPr="00232CA9">
        <w:rPr>
          <w:rFonts w:hint="cs"/>
          <w:bCs w:val="0"/>
          <w:sz w:val="24"/>
          <w:szCs w:val="24"/>
          <w:cs/>
          <w:lang w:bidi="sa-IN"/>
        </w:rPr>
        <w:t xml:space="preserve"> </w:t>
      </w:r>
      <w:r w:rsidRPr="00232CA9">
        <w:rPr>
          <w:bCs w:val="0"/>
          <w:sz w:val="24"/>
          <w:szCs w:val="24"/>
          <w:cs/>
        </w:rPr>
        <w:t>दुक्खं</w:t>
      </w:r>
      <w:r w:rsidRPr="00232CA9">
        <w:rPr>
          <w:rFonts w:hint="cs"/>
          <w:bCs w:val="0"/>
          <w:sz w:val="24"/>
          <w:szCs w:val="24"/>
          <w:cs/>
        </w:rPr>
        <w:t>,</w:t>
      </w:r>
      <w:r w:rsidRPr="00232CA9">
        <w:rPr>
          <w:bCs w:val="0"/>
          <w:sz w:val="24"/>
          <w:szCs w:val="24"/>
          <w:cs/>
        </w:rPr>
        <w:t xml:space="preserve"> दुक्खंति म</w:t>
      </w:r>
      <w:r w:rsidRPr="00232CA9">
        <w:rPr>
          <w:rFonts w:hint="cs"/>
          <w:bCs w:val="0"/>
          <w:sz w:val="24"/>
          <w:szCs w:val="24"/>
          <w:cs/>
        </w:rPr>
        <w:t>न्न</w:t>
      </w:r>
      <w:r w:rsidRPr="00232CA9">
        <w:rPr>
          <w:bCs w:val="0"/>
          <w:sz w:val="24"/>
          <w:szCs w:val="24"/>
          <w:cs/>
        </w:rPr>
        <w:t>माणा पडिसाहरह</w:t>
      </w:r>
      <w:r w:rsidRPr="00232CA9">
        <w:rPr>
          <w:rFonts w:hint="cs"/>
          <w:bCs w:val="0"/>
          <w:sz w:val="24"/>
          <w:szCs w:val="24"/>
          <w:cs/>
        </w:rPr>
        <w:t xml:space="preserve"> ?</w:t>
      </w:r>
      <w:r w:rsidRPr="00232CA9">
        <w:rPr>
          <w:bCs w:val="0"/>
          <w:sz w:val="24"/>
          <w:szCs w:val="24"/>
          <w:cs/>
        </w:rPr>
        <w:t xml:space="preserve"> एस तुला एस पमाणे एस समोसरणे पत्तेयं तुला पत्तेयं पमाणे पत्तेयं समोसरणे</w:t>
      </w:r>
      <w:r w:rsidRPr="00232CA9">
        <w:rPr>
          <w:rFonts w:hint="cs"/>
          <w:bCs w:val="0"/>
          <w:sz w:val="24"/>
          <w:szCs w:val="24"/>
          <w:cs/>
          <w:lang w:bidi="sa-IN"/>
        </w:rPr>
        <w:t>,</w:t>
      </w:r>
      <w:r w:rsidRPr="00232CA9">
        <w:rPr>
          <w:bCs w:val="0"/>
          <w:sz w:val="24"/>
          <w:szCs w:val="24"/>
          <w:cs/>
        </w:rPr>
        <w:t xml:space="preserve"> तत्थ णं जे ते समण</w:t>
      </w:r>
      <w:r w:rsidRPr="00232CA9">
        <w:rPr>
          <w:rFonts w:hint="cs"/>
          <w:bCs w:val="0"/>
          <w:sz w:val="24"/>
          <w:szCs w:val="24"/>
          <w:cs/>
        </w:rPr>
        <w:t xml:space="preserve">ा </w:t>
      </w:r>
      <w:r w:rsidRPr="00232CA9">
        <w:rPr>
          <w:bCs w:val="0"/>
          <w:sz w:val="24"/>
          <w:szCs w:val="24"/>
          <w:cs/>
        </w:rPr>
        <w:t xml:space="preserve">माहणा एवमाइक्खंति </w:t>
      </w:r>
      <w:r w:rsidRPr="00232CA9">
        <w:rPr>
          <w:rFonts w:hint="cs"/>
          <w:bCs w:val="0"/>
          <w:sz w:val="24"/>
          <w:szCs w:val="24"/>
          <w:cs/>
        </w:rPr>
        <w:t>जाव</w:t>
      </w:r>
      <w:r w:rsidRPr="00232CA9">
        <w:rPr>
          <w:bCs w:val="0"/>
          <w:sz w:val="24"/>
          <w:szCs w:val="24"/>
          <w:cs/>
        </w:rPr>
        <w:t xml:space="preserve"> एवं परूवेति-</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 xml:space="preserve">सव्वे पाणा </w:t>
      </w:r>
      <w:r w:rsidRPr="00232CA9">
        <w:rPr>
          <w:rFonts w:hint="cs"/>
          <w:bCs w:val="0"/>
          <w:sz w:val="24"/>
          <w:szCs w:val="24"/>
          <w:cs/>
          <w:lang w:bidi="sa-IN"/>
        </w:rPr>
        <w:t xml:space="preserve">जाव </w:t>
      </w:r>
      <w:r w:rsidRPr="00232CA9">
        <w:rPr>
          <w:bCs w:val="0"/>
          <w:sz w:val="24"/>
          <w:szCs w:val="24"/>
          <w:cs/>
        </w:rPr>
        <w:t>सव्वे सत्ता हंतव्वा अज्जावेयव्वा परिधेतव्वा परितावेयव्वा किलामेयव्वा उद्दवेयव्वा</w:t>
      </w:r>
      <w:r w:rsidRPr="00232CA9">
        <w:rPr>
          <w:rFonts w:hint="cs"/>
          <w:bCs w:val="0"/>
          <w:sz w:val="24"/>
          <w:szCs w:val="24"/>
          <w:cs/>
        </w:rPr>
        <w:t>,</w:t>
      </w:r>
      <w:r w:rsidRPr="00232CA9">
        <w:rPr>
          <w:bCs w:val="0"/>
          <w:sz w:val="24"/>
          <w:szCs w:val="24"/>
          <w:cs/>
        </w:rPr>
        <w:t xml:space="preserve"> ते आगंतु छेयाए ते आगंतु भेयाए ते आगंतु जाइ-जरा-मरण-जोणि</w:t>
      </w:r>
      <w:r w:rsidRPr="00232CA9">
        <w:rPr>
          <w:rFonts w:hint="cs"/>
          <w:bCs w:val="0"/>
          <w:sz w:val="24"/>
          <w:szCs w:val="24"/>
          <w:cs/>
          <w:lang w:bidi="sa-IN"/>
        </w:rPr>
        <w:t xml:space="preserve"> </w:t>
      </w:r>
      <w:r w:rsidRPr="00232CA9">
        <w:rPr>
          <w:bCs w:val="0"/>
          <w:sz w:val="24"/>
          <w:szCs w:val="24"/>
          <w:cs/>
        </w:rPr>
        <w:t>जम्मण-संसार-पु</w:t>
      </w:r>
      <w:r w:rsidRPr="00232CA9">
        <w:rPr>
          <w:rFonts w:hint="cs"/>
          <w:bCs w:val="0"/>
          <w:sz w:val="24"/>
          <w:szCs w:val="24"/>
          <w:cs/>
          <w:lang w:bidi="sa-IN"/>
        </w:rPr>
        <w:t>न</w:t>
      </w:r>
      <w:r w:rsidRPr="00232CA9">
        <w:rPr>
          <w:bCs w:val="0"/>
          <w:sz w:val="24"/>
          <w:szCs w:val="24"/>
          <w:cs/>
        </w:rPr>
        <w:t>ब्भव-गब्भवास-भवपवंच-कलंकलीभागिणो भविस्संति</w:t>
      </w:r>
      <w:r w:rsidRPr="00232CA9">
        <w:rPr>
          <w:rFonts w:hint="cs"/>
          <w:bCs w:val="0"/>
          <w:sz w:val="24"/>
          <w:szCs w:val="24"/>
          <w:cs/>
          <w:lang w:bidi="sa-IN"/>
        </w:rPr>
        <w:t>,</w:t>
      </w:r>
      <w:r w:rsidRPr="00232CA9">
        <w:rPr>
          <w:bCs w:val="0"/>
          <w:sz w:val="24"/>
          <w:szCs w:val="24"/>
          <w:cs/>
        </w:rPr>
        <w:t xml:space="preserve"> ते बहूणं दंडणाणं बहूणं मुंडणाणं बहूणं तज्जणाणं बहूणं तालणाणं बहूणं अंदुबंधणाणं बहूणं घोलणाण</w:t>
      </w:r>
      <w:r w:rsidRPr="00232CA9">
        <w:rPr>
          <w:rFonts w:hint="cs"/>
          <w:bCs w:val="0"/>
          <w:sz w:val="24"/>
          <w:szCs w:val="24"/>
          <w:cs/>
        </w:rPr>
        <w:t>ं</w:t>
      </w:r>
      <w:r w:rsidRPr="00232CA9">
        <w:rPr>
          <w:bCs w:val="0"/>
          <w:sz w:val="24"/>
          <w:szCs w:val="24"/>
          <w:cs/>
        </w:rPr>
        <w:t xml:space="preserve"> बहूणं माइमरणाणं बहूणं पिइमरणाणं बहूणं भाइमरणाणं बहूणं भगि</w:t>
      </w:r>
      <w:r w:rsidRPr="00232CA9">
        <w:rPr>
          <w:rFonts w:hint="cs"/>
          <w:bCs w:val="0"/>
          <w:sz w:val="24"/>
          <w:szCs w:val="24"/>
          <w:cs/>
          <w:lang w:bidi="sa-IN"/>
        </w:rPr>
        <w:t>नी</w:t>
      </w:r>
      <w:r w:rsidRPr="00232CA9">
        <w:rPr>
          <w:bCs w:val="0"/>
          <w:sz w:val="24"/>
          <w:szCs w:val="24"/>
          <w:cs/>
        </w:rPr>
        <w:t>मरणाणं बहूणं भज्जा</w:t>
      </w:r>
      <w:r w:rsidRPr="00232CA9">
        <w:rPr>
          <w:rFonts w:hint="cs"/>
          <w:bCs w:val="0"/>
          <w:sz w:val="24"/>
          <w:szCs w:val="24"/>
          <w:cs/>
        </w:rPr>
        <w:t>पुत्त</w:t>
      </w:r>
      <w:r w:rsidR="00D96594">
        <w:rPr>
          <w:rFonts w:hint="cs"/>
          <w:bCs w:val="0"/>
          <w:sz w:val="24"/>
          <w:szCs w:val="24"/>
          <w:cs/>
        </w:rPr>
        <w:t>-</w:t>
      </w:r>
      <w:r w:rsidRPr="00232CA9">
        <w:rPr>
          <w:rFonts w:hint="cs"/>
          <w:bCs w:val="0"/>
          <w:sz w:val="24"/>
          <w:szCs w:val="24"/>
          <w:cs/>
        </w:rPr>
        <w:t>धूत</w:t>
      </w:r>
      <w:r w:rsidR="00D96594">
        <w:rPr>
          <w:rFonts w:hint="cs"/>
          <w:bCs w:val="0"/>
          <w:sz w:val="24"/>
          <w:szCs w:val="24"/>
          <w:cs/>
        </w:rPr>
        <w:t>-</w:t>
      </w:r>
      <w:r w:rsidRPr="00232CA9">
        <w:rPr>
          <w:rFonts w:hint="cs"/>
          <w:bCs w:val="0"/>
          <w:sz w:val="24"/>
          <w:szCs w:val="24"/>
          <w:cs/>
        </w:rPr>
        <w:t>सुण्हा</w:t>
      </w:r>
      <w:r w:rsidR="00D96594">
        <w:rPr>
          <w:rFonts w:hint="cs"/>
          <w:bCs w:val="0"/>
          <w:sz w:val="24"/>
          <w:szCs w:val="24"/>
          <w:cs/>
        </w:rPr>
        <w:t>-</w:t>
      </w:r>
      <w:r w:rsidRPr="00232CA9">
        <w:rPr>
          <w:bCs w:val="0"/>
          <w:sz w:val="24"/>
          <w:szCs w:val="24"/>
          <w:cs/>
        </w:rPr>
        <w:t xml:space="preserve">मरणाणं बहूणं </w:t>
      </w:r>
      <w:r w:rsidRPr="00232CA9">
        <w:rPr>
          <w:rFonts w:hint="cs"/>
          <w:bCs w:val="0"/>
          <w:sz w:val="24"/>
          <w:szCs w:val="24"/>
          <w:cs/>
        </w:rPr>
        <w:t xml:space="preserve">दारिद्दाणं </w:t>
      </w:r>
      <w:r w:rsidRPr="00232CA9">
        <w:rPr>
          <w:bCs w:val="0"/>
          <w:sz w:val="24"/>
          <w:szCs w:val="24"/>
          <w:cs/>
        </w:rPr>
        <w:t>दोहग्गाणं बहूणं अप्पियसंवासाणं बहूणं पियविप्पओगाणं बहूणं दुक्ख-दोमणस्साणं आभागिणो भविस्संति अ</w:t>
      </w:r>
      <w:r w:rsidRPr="00232CA9">
        <w:rPr>
          <w:rFonts w:hint="cs"/>
          <w:bCs w:val="0"/>
          <w:sz w:val="24"/>
          <w:szCs w:val="24"/>
          <w:cs/>
          <w:lang w:bidi="sa-IN"/>
        </w:rPr>
        <w:t>ना</w:t>
      </w:r>
      <w:r w:rsidRPr="00232CA9">
        <w:rPr>
          <w:bCs w:val="0"/>
          <w:sz w:val="24"/>
          <w:szCs w:val="24"/>
          <w:cs/>
        </w:rPr>
        <w:t>दियं च णं अणवयग्गं दीहमद्धं चाउरंत-संसार-कंतारं भुज्जो-भुज</w:t>
      </w:r>
      <w:r w:rsidRPr="00232CA9">
        <w:rPr>
          <w:rFonts w:hint="cs"/>
          <w:bCs w:val="0"/>
          <w:sz w:val="24"/>
          <w:szCs w:val="24"/>
          <w:cs/>
          <w:lang w:bidi="sa-IN"/>
        </w:rPr>
        <w:t>्</w:t>
      </w:r>
      <w:r w:rsidRPr="00232CA9">
        <w:rPr>
          <w:bCs w:val="0"/>
          <w:sz w:val="24"/>
          <w:szCs w:val="24"/>
          <w:cs/>
        </w:rPr>
        <w:t>जो अ</w:t>
      </w:r>
      <w:r w:rsidRPr="00232CA9">
        <w:rPr>
          <w:rFonts w:hint="cs"/>
          <w:bCs w:val="0"/>
          <w:sz w:val="24"/>
          <w:szCs w:val="24"/>
          <w:cs/>
          <w:lang w:bidi="sa-IN"/>
        </w:rPr>
        <w:t>नु</w:t>
      </w:r>
      <w:r w:rsidRPr="00232CA9">
        <w:rPr>
          <w:bCs w:val="0"/>
          <w:sz w:val="24"/>
          <w:szCs w:val="24"/>
          <w:cs/>
        </w:rPr>
        <w:t>परियट्टि</w:t>
      </w:r>
      <w:r w:rsidRPr="00232CA9">
        <w:rPr>
          <w:rFonts w:hint="cs"/>
          <w:bCs w:val="0"/>
          <w:sz w:val="24"/>
          <w:szCs w:val="24"/>
          <w:cs/>
          <w:lang w:bidi="sa-IN"/>
        </w:rPr>
        <w:t>स्</w:t>
      </w:r>
      <w:r w:rsidRPr="00232CA9">
        <w:rPr>
          <w:bCs w:val="0"/>
          <w:sz w:val="24"/>
          <w:szCs w:val="24"/>
          <w:cs/>
        </w:rPr>
        <w:t>संति</w:t>
      </w:r>
      <w:r w:rsidRPr="00232CA9">
        <w:rPr>
          <w:rFonts w:hint="cs"/>
          <w:bCs w:val="0"/>
          <w:sz w:val="24"/>
          <w:szCs w:val="24"/>
          <w:cs/>
        </w:rPr>
        <w:t>,</w:t>
      </w:r>
      <w:r w:rsidRPr="00232CA9">
        <w:rPr>
          <w:bCs w:val="0"/>
          <w:sz w:val="24"/>
          <w:szCs w:val="24"/>
          <w:cs/>
        </w:rPr>
        <w:t xml:space="preserve"> ते नो सिज्झिस्संति नो बुज्झिसंति </w:t>
      </w:r>
      <w:r w:rsidRPr="00232CA9">
        <w:rPr>
          <w:rFonts w:hint="cs"/>
          <w:bCs w:val="0"/>
          <w:sz w:val="24"/>
          <w:szCs w:val="24"/>
          <w:cs/>
          <w:lang w:bidi="sa-IN"/>
        </w:rPr>
        <w:t xml:space="preserve">जाव </w:t>
      </w:r>
      <w:r w:rsidRPr="00232CA9">
        <w:rPr>
          <w:bCs w:val="0"/>
          <w:sz w:val="24"/>
          <w:szCs w:val="24"/>
          <w:cs/>
        </w:rPr>
        <w:t>नो सव्वदुक्खाणमंतं करिस्संति</w:t>
      </w:r>
      <w:r w:rsidRPr="00232CA9">
        <w:rPr>
          <w:rFonts w:hint="cs"/>
          <w:bCs w:val="0"/>
          <w:sz w:val="24"/>
          <w:szCs w:val="24"/>
          <w:cs/>
          <w:lang w:bidi="sa-IN"/>
        </w:rPr>
        <w:t>,</w:t>
      </w:r>
      <w:r w:rsidRPr="00232CA9">
        <w:rPr>
          <w:bCs w:val="0"/>
          <w:sz w:val="24"/>
          <w:szCs w:val="24"/>
          <w:cs/>
        </w:rPr>
        <w:t xml:space="preserve"> एस तुला एस पमाणे एस समोसरणे पत्तेयं तुला पत्तेयं पमाणे पत्तेयं समोसरणे</w:t>
      </w:r>
      <w:r w:rsidRPr="00232CA9">
        <w:rPr>
          <w:rFonts w:hint="cs"/>
          <w:bCs w:val="0"/>
          <w:sz w:val="24"/>
          <w:szCs w:val="24"/>
          <w:cs/>
        </w:rPr>
        <w:t>,...</w:t>
      </w:r>
    </w:p>
    <w:p w:rsidR="004605FC" w:rsidRPr="00232CA9" w:rsidRDefault="004605FC" w:rsidP="001A17BE">
      <w:pPr>
        <w:pStyle w:val="PlainHindi"/>
        <w:tabs>
          <w:tab w:val="left" w:pos="2250"/>
        </w:tabs>
        <w:spacing w:after="0"/>
        <w:ind w:firstLine="1440"/>
        <w:jc w:val="both"/>
        <w:rPr>
          <w:sz w:val="24"/>
          <w:szCs w:val="24"/>
        </w:rPr>
      </w:pPr>
      <w:r w:rsidRPr="00232CA9">
        <w:rPr>
          <w:sz w:val="24"/>
          <w:szCs w:val="24"/>
          <w:cs/>
        </w:rPr>
        <w:t xml:space="preserve">तत्थ णं जे ते समणमाहणा एवमाइक्खंति </w:t>
      </w:r>
      <w:r w:rsidRPr="00232CA9">
        <w:rPr>
          <w:rFonts w:hint="cs"/>
          <w:sz w:val="24"/>
          <w:szCs w:val="24"/>
          <w:cs/>
          <w:lang w:bidi="sa-IN"/>
        </w:rPr>
        <w:t xml:space="preserve">जाव </w:t>
      </w:r>
      <w:r w:rsidRPr="00232CA9">
        <w:rPr>
          <w:sz w:val="24"/>
          <w:szCs w:val="24"/>
          <w:cs/>
        </w:rPr>
        <w:t>परुवेंति-</w:t>
      </w:r>
      <w:r w:rsidRPr="00232CA9">
        <w:rPr>
          <w:rFonts w:hint="cs"/>
          <w:sz w:val="24"/>
          <w:szCs w:val="24"/>
          <w:cs/>
          <w:lang w:bidi="sa-IN"/>
        </w:rPr>
        <w:t xml:space="preserve"> </w:t>
      </w:r>
      <w:r w:rsidRPr="00232CA9">
        <w:rPr>
          <w:sz w:val="24"/>
          <w:szCs w:val="24"/>
          <w:cs/>
        </w:rPr>
        <w:t>सव्वे पाणा सव्वे भूया सव्वे जीवा सव्वे सत्ता न हंतव्वा न अज्जावेयव्वा न परिधेतव्वा न परितावेयव्वा न किलामेयव्वा न उद्दवेयव्वा ते नो आगंतु छेयाए ते नो आगंतु भेयाए ते नो आगंतु जाइ-जरा-मरण-जोणि-जम्मण-संसार-पु</w:t>
      </w:r>
      <w:r w:rsidRPr="00232CA9">
        <w:rPr>
          <w:rFonts w:hint="cs"/>
          <w:sz w:val="24"/>
          <w:szCs w:val="24"/>
          <w:cs/>
          <w:lang w:bidi="sa-IN"/>
        </w:rPr>
        <w:t>न</w:t>
      </w:r>
      <w:r w:rsidRPr="00232CA9">
        <w:rPr>
          <w:sz w:val="24"/>
          <w:szCs w:val="24"/>
          <w:cs/>
        </w:rPr>
        <w:t>ब्भव-गब्भवास-भवपवंच-कलंकलीभागिणो भविस्संति</w:t>
      </w:r>
      <w:r w:rsidRPr="00232CA9">
        <w:rPr>
          <w:rFonts w:hint="cs"/>
          <w:sz w:val="24"/>
          <w:szCs w:val="24"/>
          <w:cs/>
        </w:rPr>
        <w:t>,</w:t>
      </w:r>
      <w:r w:rsidRPr="00232CA9">
        <w:rPr>
          <w:sz w:val="24"/>
          <w:szCs w:val="24"/>
          <w:cs/>
        </w:rPr>
        <w:t xml:space="preserve"> ते नो बहूणं दंडणाणं नो बहूणं मुंडणाणं </w:t>
      </w:r>
      <w:r w:rsidRPr="00232CA9">
        <w:rPr>
          <w:rFonts w:hint="cs"/>
          <w:sz w:val="24"/>
          <w:szCs w:val="24"/>
          <w:cs/>
          <w:lang w:bidi="sa-IN"/>
        </w:rPr>
        <w:t xml:space="preserve">जाव </w:t>
      </w:r>
      <w:r w:rsidRPr="00232CA9">
        <w:rPr>
          <w:sz w:val="24"/>
          <w:szCs w:val="24"/>
          <w:cs/>
        </w:rPr>
        <w:t xml:space="preserve">नो बहूणं दुक्ख-दोमणस्साणं </w:t>
      </w:r>
      <w:r w:rsidRPr="00232CA9">
        <w:rPr>
          <w:rFonts w:hint="cs"/>
          <w:sz w:val="24"/>
          <w:szCs w:val="24"/>
          <w:cs/>
          <w:lang w:bidi="sa-IN"/>
        </w:rPr>
        <w:t>नो</w:t>
      </w:r>
      <w:r w:rsidRPr="00232CA9">
        <w:rPr>
          <w:rFonts w:hint="cs"/>
          <w:sz w:val="24"/>
          <w:szCs w:val="24"/>
          <w:cs/>
        </w:rPr>
        <w:t xml:space="preserve"> </w:t>
      </w:r>
      <w:r w:rsidRPr="00232CA9">
        <w:rPr>
          <w:sz w:val="24"/>
          <w:szCs w:val="24"/>
          <w:cs/>
        </w:rPr>
        <w:t>भागिणो भविस्संति</w:t>
      </w:r>
      <w:r w:rsidRPr="00232CA9">
        <w:rPr>
          <w:rFonts w:hint="cs"/>
          <w:sz w:val="24"/>
          <w:szCs w:val="24"/>
          <w:cs/>
          <w:lang w:bidi="sa-IN"/>
        </w:rPr>
        <w:t>,</w:t>
      </w:r>
      <w:r w:rsidRPr="00232CA9">
        <w:rPr>
          <w:sz w:val="24"/>
          <w:szCs w:val="24"/>
          <w:cs/>
        </w:rPr>
        <w:t xml:space="preserve"> अ</w:t>
      </w:r>
      <w:r w:rsidRPr="00232CA9">
        <w:rPr>
          <w:rFonts w:hint="cs"/>
          <w:sz w:val="24"/>
          <w:szCs w:val="24"/>
          <w:cs/>
          <w:lang w:bidi="sa-IN"/>
        </w:rPr>
        <w:t>ना</w:t>
      </w:r>
      <w:r w:rsidRPr="00232CA9">
        <w:rPr>
          <w:sz w:val="24"/>
          <w:szCs w:val="24"/>
          <w:cs/>
        </w:rPr>
        <w:t>इयं च णं अ</w:t>
      </w:r>
      <w:r w:rsidRPr="00232CA9">
        <w:rPr>
          <w:rFonts w:hint="cs"/>
          <w:sz w:val="24"/>
          <w:szCs w:val="24"/>
          <w:cs/>
          <w:lang w:bidi="sa-IN"/>
        </w:rPr>
        <w:t>न</w:t>
      </w:r>
      <w:r w:rsidRPr="00232CA9">
        <w:rPr>
          <w:sz w:val="24"/>
          <w:szCs w:val="24"/>
          <w:cs/>
        </w:rPr>
        <w:t>वयग्गं दीहमद्दं चाउरंत-संसार-कंतारं भुज्जो-भुज्जो नो अ</w:t>
      </w:r>
      <w:r w:rsidRPr="00232CA9">
        <w:rPr>
          <w:rFonts w:hint="cs"/>
          <w:sz w:val="24"/>
          <w:szCs w:val="24"/>
          <w:cs/>
          <w:lang w:bidi="sa-IN"/>
        </w:rPr>
        <w:t>नु</w:t>
      </w:r>
      <w:r w:rsidRPr="00232CA9">
        <w:rPr>
          <w:sz w:val="24"/>
          <w:szCs w:val="24"/>
          <w:cs/>
        </w:rPr>
        <w:t xml:space="preserve">परियट्टिस्संति ते सिज्झिस्संति </w:t>
      </w:r>
      <w:r w:rsidRPr="00232CA9">
        <w:rPr>
          <w:rFonts w:hint="cs"/>
          <w:sz w:val="24"/>
          <w:szCs w:val="24"/>
          <w:cs/>
          <w:lang w:bidi="sa-IN"/>
        </w:rPr>
        <w:t>जाव</w:t>
      </w:r>
      <w:r w:rsidRPr="00232CA9">
        <w:rPr>
          <w:sz w:val="24"/>
          <w:szCs w:val="24"/>
          <w:cs/>
        </w:rPr>
        <w:t xml:space="preserve"> सव्वदुक्खाणं अंतं करिस्संति ।</w:t>
      </w:r>
    </w:p>
    <w:p w:rsidR="004605FC" w:rsidRPr="00232CA9" w:rsidRDefault="00820B4A" w:rsidP="001A17BE">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७४</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इच्चेतेहिं बारसहिं किरयाठाणेहिं वट्टमाणा जीवा नो सिज्झिंसु नो बुज्झिंसु नो मुच्चिंसु नो परिनिव्वाइंसु नो सव्वदुक्खाणं अंतं करेसुं वा नो करेंति वा नो करिस्संति वा</w:t>
      </w:r>
      <w:r w:rsidR="004605FC" w:rsidRPr="00232CA9">
        <w:rPr>
          <w:rFonts w:hint="cs"/>
          <w:bCs w:val="0"/>
          <w:sz w:val="24"/>
          <w:szCs w:val="24"/>
          <w:cs/>
          <w:lang w:bidi="sa-IN"/>
        </w:rPr>
        <w:t>,</w:t>
      </w:r>
      <w:r w:rsidR="004605FC" w:rsidRPr="00232CA9">
        <w:rPr>
          <w:bCs w:val="0"/>
          <w:sz w:val="24"/>
          <w:szCs w:val="24"/>
          <w:cs/>
        </w:rPr>
        <w:t xml:space="preserve"> एयंसि चेव तेरसमे किरियाठाणे वट्टमाणा जीवा सिज्झि</w:t>
      </w:r>
      <w:r w:rsidR="004605FC" w:rsidRPr="00232CA9">
        <w:rPr>
          <w:rFonts w:hint="cs"/>
          <w:bCs w:val="0"/>
          <w:sz w:val="24"/>
          <w:szCs w:val="24"/>
          <w:cs/>
        </w:rPr>
        <w:t>ं</w:t>
      </w:r>
      <w:r w:rsidR="004605FC" w:rsidRPr="00232CA9">
        <w:rPr>
          <w:bCs w:val="0"/>
          <w:sz w:val="24"/>
          <w:szCs w:val="24"/>
          <w:cs/>
        </w:rPr>
        <w:t>सु बुज्झिंसु मुच्चिसुं परि</w:t>
      </w:r>
      <w:r w:rsidR="004605FC" w:rsidRPr="00232CA9">
        <w:rPr>
          <w:rFonts w:hint="cs"/>
          <w:bCs w:val="0"/>
          <w:sz w:val="24"/>
          <w:szCs w:val="24"/>
          <w:cs/>
          <w:lang w:bidi="sa-IN"/>
        </w:rPr>
        <w:t>नि</w:t>
      </w:r>
      <w:r w:rsidR="004605FC" w:rsidRPr="00232CA9">
        <w:rPr>
          <w:bCs w:val="0"/>
          <w:sz w:val="24"/>
          <w:szCs w:val="24"/>
          <w:cs/>
        </w:rPr>
        <w:t>व्वाइंसु सव्वदुक्ख</w:t>
      </w:r>
      <w:r w:rsidR="004605FC" w:rsidRPr="00232CA9">
        <w:rPr>
          <w:rFonts w:hint="cs"/>
          <w:bCs w:val="0"/>
          <w:sz w:val="24"/>
          <w:szCs w:val="24"/>
          <w:cs/>
          <w:lang w:bidi="sa-IN"/>
        </w:rPr>
        <w:t>ा</w:t>
      </w:r>
      <w:r w:rsidR="004605FC" w:rsidRPr="00232CA9">
        <w:rPr>
          <w:bCs w:val="0"/>
          <w:sz w:val="24"/>
          <w:szCs w:val="24"/>
          <w:cs/>
        </w:rPr>
        <w:t xml:space="preserve">णं अंतं करेसुं वा करेंति वा करिस्संति वा </w:t>
      </w:r>
      <w:r w:rsidR="004605FC" w:rsidRPr="00232CA9">
        <w:rPr>
          <w:rFonts w:hint="cs"/>
          <w:bCs w:val="0"/>
          <w:sz w:val="24"/>
          <w:szCs w:val="24"/>
          <w:cs/>
          <w:lang w:bidi="sa-IN"/>
        </w:rPr>
        <w:t xml:space="preserve">। </w:t>
      </w:r>
      <w:r w:rsidR="004605FC" w:rsidRPr="00232CA9">
        <w:rPr>
          <w:bCs w:val="0"/>
          <w:sz w:val="24"/>
          <w:szCs w:val="24"/>
          <w:cs/>
        </w:rPr>
        <w:t>एवं से भिक्खू आयट्ठी आयहिए आयगुत्ते आयजोगी आयपरक्कमे आयरक्खिए आया</w:t>
      </w:r>
      <w:r w:rsidR="004605FC" w:rsidRPr="00232CA9">
        <w:rPr>
          <w:rFonts w:hint="cs"/>
          <w:bCs w:val="0"/>
          <w:sz w:val="24"/>
          <w:szCs w:val="24"/>
          <w:cs/>
          <w:lang w:bidi="sa-IN"/>
        </w:rPr>
        <w:t>नु</w:t>
      </w:r>
      <w:r w:rsidR="004605FC" w:rsidRPr="00232CA9">
        <w:rPr>
          <w:bCs w:val="0"/>
          <w:sz w:val="24"/>
          <w:szCs w:val="24"/>
          <w:cs/>
        </w:rPr>
        <w:t>कंपए आय</w:t>
      </w:r>
      <w:r w:rsidR="004605FC" w:rsidRPr="00232CA9">
        <w:rPr>
          <w:rFonts w:hint="cs"/>
          <w:bCs w:val="0"/>
          <w:sz w:val="24"/>
          <w:szCs w:val="24"/>
          <w:cs/>
          <w:lang w:bidi="sa-IN"/>
        </w:rPr>
        <w:t>निप्फेड</w:t>
      </w:r>
      <w:r w:rsidR="004605FC" w:rsidRPr="00232CA9">
        <w:rPr>
          <w:bCs w:val="0"/>
          <w:sz w:val="24"/>
          <w:szCs w:val="24"/>
          <w:cs/>
        </w:rPr>
        <w:t xml:space="preserve">ए आयाणमेव पडिसाहरेज्जासि </w:t>
      </w:r>
      <w:r w:rsidR="004605FC" w:rsidRPr="00232CA9">
        <w:rPr>
          <w:rFonts w:hint="cs"/>
          <w:bCs w:val="0"/>
          <w:sz w:val="24"/>
          <w:szCs w:val="24"/>
          <w:cs/>
          <w:lang w:bidi="sa-IN"/>
        </w:rPr>
        <w:t xml:space="preserve">। </w:t>
      </w:r>
      <w:r w:rsidR="004605FC" w:rsidRPr="00232CA9">
        <w:rPr>
          <w:bCs w:val="0"/>
          <w:sz w:val="24"/>
          <w:szCs w:val="24"/>
          <w:cs/>
        </w:rPr>
        <w:t xml:space="preserve">त्ति बेमि </w:t>
      </w:r>
    </w:p>
    <w:p w:rsidR="004605FC" w:rsidRPr="00DC6F1B" w:rsidRDefault="004605FC" w:rsidP="001A17BE">
      <w:pPr>
        <w:tabs>
          <w:tab w:val="left" w:pos="2250"/>
        </w:tabs>
        <w:spacing w:after="0" w:line="240" w:lineRule="auto"/>
        <w:jc w:val="center"/>
        <w:rPr>
          <w:bCs/>
          <w:color w:val="0BA51A"/>
          <w:sz w:val="26"/>
          <w:szCs w:val="26"/>
          <w:cs/>
        </w:rPr>
      </w:pPr>
      <w:r w:rsidRPr="00DC6F1B">
        <w:rPr>
          <w:rFonts w:cs="Mangal" w:hint="cs"/>
          <w:bCs/>
          <w:color w:val="0BA51A"/>
          <w:sz w:val="26"/>
          <w:szCs w:val="26"/>
          <w:cs/>
        </w:rPr>
        <w:t>मुनि</w:t>
      </w:r>
      <w:r w:rsidRPr="00DC6F1B">
        <w:rPr>
          <w:rFonts w:hint="cs"/>
          <w:bCs/>
          <w:color w:val="0BA51A"/>
          <w:sz w:val="26"/>
          <w:szCs w:val="26"/>
          <w:cs/>
        </w:rPr>
        <w:t xml:space="preserve"> </w:t>
      </w:r>
      <w:r w:rsidRPr="00DC6F1B">
        <w:rPr>
          <w:rFonts w:cs="Mangal" w:hint="cs"/>
          <w:bCs/>
          <w:color w:val="0BA51A"/>
          <w:sz w:val="26"/>
          <w:szCs w:val="26"/>
          <w:cs/>
        </w:rPr>
        <w:t>दीपरत्नसागरेण</w:t>
      </w:r>
      <w:r w:rsidRPr="00DC6F1B">
        <w:rPr>
          <w:rFonts w:hint="cs"/>
          <w:bCs/>
          <w:color w:val="0BA51A"/>
          <w:sz w:val="26"/>
          <w:szCs w:val="26"/>
          <w:cs/>
        </w:rPr>
        <w:t xml:space="preserve"> </w:t>
      </w:r>
      <w:r w:rsidRPr="00DC6F1B">
        <w:rPr>
          <w:rFonts w:cs="Mangal" w:hint="cs"/>
          <w:bCs/>
          <w:color w:val="0BA51A"/>
          <w:sz w:val="26"/>
          <w:szCs w:val="26"/>
          <w:cs/>
        </w:rPr>
        <w:t>संशोधितः</w:t>
      </w:r>
      <w:r w:rsidRPr="00DC6F1B">
        <w:rPr>
          <w:rFonts w:hint="cs"/>
          <w:bCs/>
          <w:color w:val="0BA51A"/>
          <w:sz w:val="26"/>
          <w:szCs w:val="26"/>
          <w:cs/>
        </w:rPr>
        <w:t xml:space="preserve"> </w:t>
      </w:r>
      <w:r w:rsidRPr="00DC6F1B">
        <w:rPr>
          <w:rFonts w:cs="Mangal" w:hint="cs"/>
          <w:bCs/>
          <w:color w:val="0BA51A"/>
          <w:sz w:val="26"/>
          <w:szCs w:val="26"/>
          <w:cs/>
        </w:rPr>
        <w:t>सम्पादितश्च</w:t>
      </w:r>
      <w:r w:rsidRPr="00DC6F1B">
        <w:rPr>
          <w:rFonts w:hint="cs"/>
          <w:bCs/>
          <w:color w:val="0BA51A"/>
          <w:sz w:val="26"/>
          <w:szCs w:val="26"/>
          <w:cs/>
        </w:rPr>
        <w:t xml:space="preserve"> </w:t>
      </w:r>
      <w:r w:rsidRPr="00DC6F1B">
        <w:rPr>
          <w:bCs/>
          <w:color w:val="0BA51A"/>
          <w:sz w:val="26"/>
          <w:szCs w:val="26"/>
        </w:rPr>
        <w:t>“</w:t>
      </w:r>
      <w:r w:rsidRPr="00DC6F1B">
        <w:rPr>
          <w:rFonts w:cs="Mangal" w:hint="cs"/>
          <w:bCs/>
          <w:color w:val="0BA51A"/>
          <w:sz w:val="26"/>
          <w:szCs w:val="26"/>
          <w:cs/>
        </w:rPr>
        <w:t>बीअं</w:t>
      </w:r>
      <w:r w:rsidRPr="00DC6F1B">
        <w:rPr>
          <w:rFonts w:cs="Shruti" w:hint="cs"/>
          <w:bCs/>
          <w:color w:val="0BA51A"/>
          <w:sz w:val="26"/>
          <w:szCs w:val="26"/>
          <w:cs/>
        </w:rPr>
        <w:t xml:space="preserve"> </w:t>
      </w:r>
      <w:r w:rsidRPr="00DC6F1B">
        <w:rPr>
          <w:rFonts w:cs="Mangal" w:hint="cs"/>
          <w:bCs/>
          <w:color w:val="0BA51A"/>
          <w:sz w:val="26"/>
          <w:szCs w:val="26"/>
          <w:cs/>
        </w:rPr>
        <w:t>अज्झयणं</w:t>
      </w:r>
      <w:r w:rsidRPr="00DC6F1B">
        <w:rPr>
          <w:rFonts w:cs="Shruti" w:hint="cs"/>
          <w:bCs/>
          <w:color w:val="0BA51A"/>
          <w:sz w:val="26"/>
          <w:szCs w:val="26"/>
          <w:cs/>
        </w:rPr>
        <w:t xml:space="preserve"> </w:t>
      </w:r>
      <w:r w:rsidRPr="00DC6F1B">
        <w:rPr>
          <w:rFonts w:cs="Mangal" w:hint="cs"/>
          <w:bCs/>
          <w:color w:val="0BA51A"/>
          <w:sz w:val="26"/>
          <w:szCs w:val="26"/>
          <w:cs/>
        </w:rPr>
        <w:t>समत्तं</w:t>
      </w:r>
      <w:r w:rsidRPr="00DC6F1B">
        <w:rPr>
          <w:bCs/>
          <w:color w:val="0BA51A"/>
          <w:sz w:val="26"/>
          <w:szCs w:val="26"/>
        </w:rPr>
        <w:t>”</w:t>
      </w:r>
    </w:p>
    <w:p w:rsidR="008C1325" w:rsidRDefault="008C1325" w:rsidP="008C1325">
      <w:pPr>
        <w:spacing w:after="0" w:line="240" w:lineRule="auto"/>
        <w:ind w:right="1708"/>
        <w:contextualSpacing/>
        <w:rPr>
          <w:rFonts w:cs="Mangal"/>
          <w:sz w:val="24"/>
          <w:szCs w:val="24"/>
        </w:rPr>
      </w:pPr>
      <w:bookmarkStart w:id="38" w:name="_Toc318398190"/>
    </w:p>
    <w:p w:rsidR="008C1325" w:rsidRDefault="008C1325" w:rsidP="008C1325">
      <w:pPr>
        <w:spacing w:after="0" w:line="240" w:lineRule="auto"/>
        <w:ind w:right="1708"/>
        <w:contextualSpacing/>
        <w:rPr>
          <w:rFonts w:cs="Mangal"/>
          <w:sz w:val="24"/>
          <w:szCs w:val="24"/>
        </w:rPr>
      </w:pPr>
      <w:r>
        <w:rPr>
          <w:rFonts w:cs="Mangal" w:hint="cs"/>
          <w:sz w:val="24"/>
          <w:szCs w:val="24"/>
          <w:cs/>
        </w:rPr>
        <w:lastRenderedPageBreak/>
        <w:t>सुयक्खंधो-२, अज्झयणं-</w:t>
      </w:r>
      <w:r w:rsidR="00EA2485">
        <w:rPr>
          <w:rFonts w:cs="Mangal" w:hint="cs"/>
          <w:sz w:val="24"/>
          <w:szCs w:val="24"/>
          <w:cs/>
        </w:rPr>
        <w:t>३</w:t>
      </w:r>
      <w:r>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8C1325" w:rsidTr="00A43EF4">
        <w:trPr>
          <w:trHeight w:val="228"/>
        </w:trPr>
        <w:tc>
          <w:tcPr>
            <w:tcW w:w="10140" w:type="dxa"/>
            <w:tcBorders>
              <w:top w:val="single" w:sz="4" w:space="0" w:color="FF0000"/>
              <w:left w:val="nil"/>
              <w:bottom w:val="nil"/>
              <w:right w:val="nil"/>
            </w:tcBorders>
          </w:tcPr>
          <w:p w:rsidR="008C1325" w:rsidRDefault="008C1325"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8C1325" w:rsidRDefault="00F85DCB" w:rsidP="00726FB1">
      <w:pPr>
        <w:pStyle w:val="H2Hindi"/>
        <w:tabs>
          <w:tab w:val="left" w:pos="2250"/>
        </w:tabs>
        <w:spacing w:before="0"/>
        <w:rPr>
          <w:b w:val="0"/>
          <w:sz w:val="32"/>
          <w:szCs w:val="32"/>
        </w:rPr>
      </w:pPr>
      <w:r>
        <w:rPr>
          <w:b w:val="0"/>
          <w:sz w:val="32"/>
          <w:szCs w:val="32"/>
        </w:rPr>
        <w:t>0</w:t>
      </w:r>
      <w:r w:rsidR="001A17BE" w:rsidRPr="008C1325">
        <w:rPr>
          <w:rFonts w:hint="cs"/>
          <w:b w:val="0"/>
          <w:sz w:val="32"/>
          <w:szCs w:val="32"/>
          <w:cs/>
        </w:rPr>
        <w:t xml:space="preserve"> </w:t>
      </w:r>
      <w:r w:rsidR="004605FC" w:rsidRPr="008C1325">
        <w:rPr>
          <w:b w:val="0"/>
          <w:sz w:val="32"/>
          <w:szCs w:val="32"/>
          <w:cs/>
        </w:rPr>
        <w:t>तइयं अज्झयणं-</w:t>
      </w:r>
      <w:r w:rsidR="004605FC" w:rsidRPr="008C1325">
        <w:rPr>
          <w:rFonts w:hint="cs"/>
          <w:b w:val="0"/>
          <w:sz w:val="32"/>
          <w:szCs w:val="32"/>
          <w:cs/>
        </w:rPr>
        <w:t xml:space="preserve"> </w:t>
      </w:r>
      <w:r w:rsidR="004605FC" w:rsidRPr="008C1325">
        <w:rPr>
          <w:b w:val="0"/>
          <w:sz w:val="32"/>
          <w:szCs w:val="32"/>
          <w:cs/>
        </w:rPr>
        <w:t>आहारपरिण्णा</w:t>
      </w:r>
      <w:bookmarkEnd w:id="38"/>
      <w:r>
        <w:rPr>
          <w:rFonts w:hint="cs"/>
          <w:b w:val="0"/>
          <w:sz w:val="32"/>
          <w:szCs w:val="32"/>
          <w:cs/>
        </w:rPr>
        <w:t xml:space="preserve"> </w:t>
      </w:r>
      <w:r>
        <w:rPr>
          <w:b w:val="0"/>
          <w:sz w:val="32"/>
          <w:szCs w:val="32"/>
        </w:rPr>
        <w:t>0</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७५</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सुयं मे आउसं</w:t>
      </w:r>
      <w:r w:rsidR="004605FC" w:rsidRPr="00232CA9">
        <w:rPr>
          <w:rFonts w:hint="cs"/>
          <w:bCs w:val="0"/>
          <w:sz w:val="24"/>
          <w:szCs w:val="24"/>
          <w:cs/>
        </w:rPr>
        <w:t>!</w:t>
      </w:r>
      <w:r w:rsidR="004605FC" w:rsidRPr="00232CA9">
        <w:rPr>
          <w:bCs w:val="0"/>
          <w:sz w:val="24"/>
          <w:szCs w:val="24"/>
          <w:cs/>
        </w:rPr>
        <w:t xml:space="preserve"> तेणं भगवया एवमक्खायं-</w:t>
      </w:r>
      <w:r w:rsidR="004605FC" w:rsidRPr="00232CA9">
        <w:rPr>
          <w:rFonts w:hint="cs"/>
          <w:bCs w:val="0"/>
          <w:sz w:val="24"/>
          <w:szCs w:val="24"/>
          <w:cs/>
          <w:lang w:bidi="sa-IN"/>
        </w:rPr>
        <w:t xml:space="preserve"> </w:t>
      </w:r>
      <w:r w:rsidR="004605FC" w:rsidRPr="00232CA9">
        <w:rPr>
          <w:bCs w:val="0"/>
          <w:sz w:val="24"/>
          <w:szCs w:val="24"/>
          <w:cs/>
        </w:rPr>
        <w:t>इह खलु आहारपरिण्णा नामज्झयणे</w:t>
      </w:r>
      <w:r w:rsidR="004605FC" w:rsidRPr="00232CA9">
        <w:rPr>
          <w:rFonts w:hint="cs"/>
          <w:bCs w:val="0"/>
          <w:sz w:val="24"/>
          <w:szCs w:val="24"/>
          <w:cs/>
        </w:rPr>
        <w:t xml:space="preserve">, </w:t>
      </w:r>
      <w:r w:rsidR="004605FC" w:rsidRPr="00232CA9">
        <w:rPr>
          <w:bCs w:val="0"/>
          <w:sz w:val="24"/>
          <w:szCs w:val="24"/>
          <w:cs/>
        </w:rPr>
        <w:t>तस्स णं अयमट्ठे</w:t>
      </w:r>
      <w:r w:rsidR="004605FC" w:rsidRPr="00232CA9">
        <w:rPr>
          <w:rFonts w:hint="cs"/>
          <w:bCs w:val="0"/>
          <w:sz w:val="24"/>
          <w:szCs w:val="24"/>
          <w:cs/>
          <w:lang w:bidi="sa-IN"/>
        </w:rPr>
        <w:t>,</w:t>
      </w:r>
      <w:r w:rsidR="004605FC" w:rsidRPr="00232CA9">
        <w:rPr>
          <w:bCs w:val="0"/>
          <w:sz w:val="24"/>
          <w:szCs w:val="24"/>
          <w:cs/>
        </w:rPr>
        <w:t xml:space="preserve"> इह खलु पाईणं वा पडीणं वा उदीणं वा दाहिणं वा सव्वओ सव्वावंति च णं लोगंसि चत्तारि बीयकाया एवमाहिज्जंति</w:t>
      </w:r>
      <w:r w:rsidR="004605FC" w:rsidRPr="00232CA9">
        <w:rPr>
          <w:rFonts w:hint="cs"/>
          <w:bCs w:val="0"/>
          <w:sz w:val="24"/>
          <w:szCs w:val="24"/>
          <w:cs/>
          <w:lang w:bidi="sa-IN"/>
        </w:rPr>
        <w:t>,</w:t>
      </w:r>
      <w:r w:rsidR="004605FC" w:rsidRPr="00232CA9">
        <w:rPr>
          <w:bCs w:val="0"/>
          <w:sz w:val="24"/>
          <w:szCs w:val="24"/>
          <w:cs/>
        </w:rPr>
        <w:t xml:space="preserve"> तं जहा</w:t>
      </w:r>
      <w:r w:rsidR="004605FC" w:rsidRPr="00232CA9">
        <w:rPr>
          <w:rFonts w:hint="cs"/>
          <w:bCs w:val="0"/>
          <w:sz w:val="24"/>
          <w:szCs w:val="24"/>
          <w:cs/>
        </w:rPr>
        <w:t>ः-</w:t>
      </w:r>
      <w:r w:rsidR="004605FC" w:rsidRPr="00232CA9">
        <w:rPr>
          <w:bCs w:val="0"/>
          <w:sz w:val="24"/>
          <w:szCs w:val="24"/>
          <w:cs/>
        </w:rPr>
        <w:t xml:space="preserve"> </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अग्गबीया मूलबीया पोरबीया खंधबीया</w:t>
      </w:r>
      <w:r w:rsidRPr="00232CA9">
        <w:rPr>
          <w:rFonts w:hint="cs"/>
          <w:bCs w:val="0"/>
          <w:sz w:val="24"/>
          <w:szCs w:val="24"/>
          <w:cs/>
        </w:rPr>
        <w:t>,</w:t>
      </w:r>
      <w:r w:rsidRPr="00232CA9">
        <w:rPr>
          <w:bCs w:val="0"/>
          <w:sz w:val="24"/>
          <w:szCs w:val="24"/>
          <w:cs/>
        </w:rPr>
        <w:t xml:space="preserve"> तेसिं च णं अहाबीएणं अहावगासेणं इहेगइया सत्ता पुढवि</w:t>
      </w:r>
      <w:r w:rsidRPr="00232CA9">
        <w:rPr>
          <w:rFonts w:hint="cs"/>
          <w:bCs w:val="0"/>
          <w:sz w:val="24"/>
          <w:szCs w:val="24"/>
          <w:cs/>
          <w:lang w:bidi="sa-IN"/>
        </w:rPr>
        <w:t>जो</w:t>
      </w:r>
      <w:r w:rsidRPr="00232CA9">
        <w:rPr>
          <w:bCs w:val="0"/>
          <w:sz w:val="24"/>
          <w:szCs w:val="24"/>
          <w:cs/>
        </w:rPr>
        <w:t>णिया पुठविसंभवा पुढविव</w:t>
      </w:r>
      <w:r w:rsidRPr="00232CA9">
        <w:rPr>
          <w:rFonts w:hint="cs"/>
          <w:bCs w:val="0"/>
          <w:sz w:val="24"/>
          <w:szCs w:val="24"/>
          <w:cs/>
          <w:lang w:bidi="sa-IN"/>
        </w:rPr>
        <w:t>ु</w:t>
      </w:r>
      <w:r w:rsidRPr="00232CA9">
        <w:rPr>
          <w:bCs w:val="0"/>
          <w:sz w:val="24"/>
          <w:szCs w:val="24"/>
          <w:cs/>
        </w:rPr>
        <w:t>क्कमा तज्जोणिया तस्संभवा त</w:t>
      </w:r>
      <w:r w:rsidRPr="00232CA9">
        <w:rPr>
          <w:rFonts w:hint="cs"/>
          <w:bCs w:val="0"/>
          <w:sz w:val="24"/>
          <w:szCs w:val="24"/>
          <w:cs/>
          <w:lang w:bidi="sa-IN"/>
        </w:rPr>
        <w:t>दुव</w:t>
      </w:r>
      <w:r w:rsidRPr="00232CA9">
        <w:rPr>
          <w:bCs w:val="0"/>
          <w:sz w:val="24"/>
          <w:szCs w:val="24"/>
          <w:cs/>
        </w:rPr>
        <w:t>क्कमा कम्मोवगा कम्म</w:t>
      </w:r>
      <w:r w:rsidRPr="00232CA9">
        <w:rPr>
          <w:rFonts w:hint="cs"/>
          <w:bCs w:val="0"/>
          <w:sz w:val="24"/>
          <w:szCs w:val="24"/>
          <w:cs/>
          <w:lang w:bidi="sa-IN"/>
        </w:rPr>
        <w:t>नि</w:t>
      </w:r>
      <w:r w:rsidRPr="00232CA9">
        <w:rPr>
          <w:bCs w:val="0"/>
          <w:sz w:val="24"/>
          <w:szCs w:val="24"/>
          <w:cs/>
        </w:rPr>
        <w:t>याणेणं तत्थव</w:t>
      </w:r>
      <w:r w:rsidRPr="00232CA9">
        <w:rPr>
          <w:rFonts w:hint="cs"/>
          <w:bCs w:val="0"/>
          <w:sz w:val="24"/>
          <w:szCs w:val="24"/>
          <w:cs/>
          <w:lang w:bidi="sa-IN"/>
        </w:rPr>
        <w:t>ु</w:t>
      </w:r>
      <w:r w:rsidRPr="00232CA9">
        <w:rPr>
          <w:bCs w:val="0"/>
          <w:sz w:val="24"/>
          <w:szCs w:val="24"/>
          <w:cs/>
        </w:rPr>
        <w:t>क्कमा नानाविह-जोणियासु पुढवीसु रूक्खत्ताए विउट्टंति</w:t>
      </w:r>
      <w:r w:rsidRPr="00232CA9">
        <w:rPr>
          <w:rFonts w:hint="cs"/>
          <w:bCs w:val="0"/>
          <w:sz w:val="24"/>
          <w:szCs w:val="24"/>
          <w:cs/>
        </w:rPr>
        <w:t>,...</w:t>
      </w:r>
      <w:r w:rsidRPr="00232CA9">
        <w:rPr>
          <w:bCs w:val="0"/>
          <w:sz w:val="24"/>
          <w:szCs w:val="24"/>
          <w:cs/>
        </w:rPr>
        <w:t xml:space="preserve"> </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ते जीवा तासिं नानाविहजोणियाणं पुढवीणं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rPr>
        <w:t xml:space="preserve">, </w:t>
      </w:r>
      <w:r w:rsidRPr="00232CA9">
        <w:rPr>
          <w:bCs w:val="0"/>
          <w:sz w:val="24"/>
          <w:szCs w:val="24"/>
          <w:cs/>
        </w:rPr>
        <w:t>ते जीवा आहारेंति पुढविसरीरं आउसरीरं तेउसरीरं वाउसरीरं वणस्सइसरीरं</w:t>
      </w:r>
      <w:r w:rsidRPr="00232CA9">
        <w:rPr>
          <w:rFonts w:hint="cs"/>
          <w:bCs w:val="0"/>
          <w:sz w:val="24"/>
          <w:szCs w:val="24"/>
          <w:cs/>
          <w:lang w:bidi="sa-IN"/>
        </w:rPr>
        <w:t>,</w:t>
      </w:r>
      <w:r w:rsidRPr="00232CA9">
        <w:rPr>
          <w:bCs w:val="0"/>
          <w:sz w:val="24"/>
          <w:szCs w:val="24"/>
          <w:cs/>
        </w:rPr>
        <w:t xml:space="preserve"> ना</w:t>
      </w:r>
      <w:r w:rsidRPr="00232CA9">
        <w:rPr>
          <w:rFonts w:hint="cs"/>
          <w:bCs w:val="0"/>
          <w:sz w:val="24"/>
          <w:szCs w:val="24"/>
          <w:cs/>
          <w:lang w:bidi="sa-IN"/>
        </w:rPr>
        <w:t>ना</w:t>
      </w:r>
      <w:r w:rsidRPr="00232CA9">
        <w:rPr>
          <w:bCs w:val="0"/>
          <w:sz w:val="24"/>
          <w:szCs w:val="24"/>
          <w:cs/>
        </w:rPr>
        <w:t>विहाणं तसथावराणं पाणाणं सरीरं अचित्तं कुव्वंति परिविद्धत्थं तं सरीरं पुव्वाहारियं तयाहारियं विपरिणयं सारूवि</w:t>
      </w:r>
      <w:r w:rsidRPr="00232CA9">
        <w:rPr>
          <w:rFonts w:hint="cs"/>
          <w:bCs w:val="0"/>
          <w:sz w:val="24"/>
          <w:szCs w:val="24"/>
          <w:cs/>
          <w:lang w:bidi="sa-IN"/>
        </w:rPr>
        <w:t>य</w:t>
      </w:r>
      <w:r w:rsidRPr="00232CA9">
        <w:rPr>
          <w:bCs w:val="0"/>
          <w:sz w:val="24"/>
          <w:szCs w:val="24"/>
          <w:cs/>
        </w:rPr>
        <w:t>कडं संतं</w:t>
      </w:r>
      <w:r w:rsidRPr="00232CA9">
        <w:rPr>
          <w:rFonts w:hint="cs"/>
          <w:bCs w:val="0"/>
          <w:sz w:val="24"/>
          <w:szCs w:val="24"/>
          <w:cs/>
          <w:lang w:bidi="sa-IN"/>
        </w:rPr>
        <w:t>,</w:t>
      </w:r>
      <w:r w:rsidRPr="00232CA9">
        <w:rPr>
          <w:bCs w:val="0"/>
          <w:sz w:val="24"/>
          <w:szCs w:val="24"/>
          <w:cs/>
        </w:rPr>
        <w:t xml:space="preserve"> </w:t>
      </w:r>
    </w:p>
    <w:p w:rsidR="004605FC" w:rsidRPr="00726FB1" w:rsidRDefault="004605FC" w:rsidP="00726FB1">
      <w:pPr>
        <w:pStyle w:val="H4Hindi"/>
        <w:tabs>
          <w:tab w:val="left" w:pos="2250"/>
        </w:tabs>
        <w:spacing w:before="0" w:after="0"/>
        <w:ind w:firstLine="1440"/>
        <w:jc w:val="distribute"/>
        <w:rPr>
          <w:color w:val="FF0000"/>
          <w:sz w:val="24"/>
          <w:szCs w:val="24"/>
        </w:rPr>
      </w:pPr>
      <w:r w:rsidRPr="00232CA9">
        <w:rPr>
          <w:bCs w:val="0"/>
          <w:sz w:val="24"/>
          <w:szCs w:val="24"/>
          <w:cs/>
        </w:rPr>
        <w:t>अवरे वि य णं तेसिं पुढविजोणियाणं रूक्खाणं सरीरा ना</w:t>
      </w:r>
      <w:r w:rsidRPr="00232CA9">
        <w:rPr>
          <w:rFonts w:hint="cs"/>
          <w:bCs w:val="0"/>
          <w:sz w:val="24"/>
          <w:szCs w:val="24"/>
          <w:cs/>
          <w:lang w:bidi="sa-IN"/>
        </w:rPr>
        <w:t>ना</w:t>
      </w:r>
      <w:r w:rsidRPr="00232CA9">
        <w:rPr>
          <w:bCs w:val="0"/>
          <w:sz w:val="24"/>
          <w:szCs w:val="24"/>
          <w:cs/>
        </w:rPr>
        <w:t>वण्णा ना</w:t>
      </w:r>
      <w:r w:rsidRPr="00232CA9">
        <w:rPr>
          <w:rFonts w:hint="cs"/>
          <w:bCs w:val="0"/>
          <w:sz w:val="24"/>
          <w:szCs w:val="24"/>
          <w:cs/>
          <w:lang w:bidi="sa-IN"/>
        </w:rPr>
        <w:t>ना</w:t>
      </w:r>
      <w:r w:rsidRPr="00232CA9">
        <w:rPr>
          <w:bCs w:val="0"/>
          <w:sz w:val="24"/>
          <w:szCs w:val="24"/>
          <w:cs/>
        </w:rPr>
        <w:t>गंधा ना</w:t>
      </w:r>
      <w:r w:rsidRPr="00232CA9">
        <w:rPr>
          <w:rFonts w:hint="cs"/>
          <w:bCs w:val="0"/>
          <w:sz w:val="24"/>
          <w:szCs w:val="24"/>
          <w:cs/>
          <w:lang w:bidi="sa-IN"/>
        </w:rPr>
        <w:t>ना</w:t>
      </w:r>
      <w:r w:rsidRPr="00232CA9">
        <w:rPr>
          <w:bCs w:val="0"/>
          <w:sz w:val="24"/>
          <w:szCs w:val="24"/>
          <w:cs/>
        </w:rPr>
        <w:t>रसा ना</w:t>
      </w:r>
      <w:r w:rsidRPr="00232CA9">
        <w:rPr>
          <w:rFonts w:hint="cs"/>
          <w:bCs w:val="0"/>
          <w:sz w:val="24"/>
          <w:szCs w:val="24"/>
          <w:cs/>
          <w:lang w:bidi="sa-IN"/>
        </w:rPr>
        <w:t>ना</w:t>
      </w:r>
      <w:r w:rsidR="00726FB1">
        <w:rPr>
          <w:rFonts w:hint="cs"/>
          <w:bCs w:val="0"/>
          <w:sz w:val="24"/>
          <w:szCs w:val="24"/>
          <w:cs/>
        </w:rPr>
        <w:t xml:space="preserve"> </w:t>
      </w:r>
      <w:r w:rsidRPr="00232CA9">
        <w:rPr>
          <w:bCs w:val="0"/>
          <w:sz w:val="24"/>
          <w:szCs w:val="24"/>
          <w:cs/>
        </w:rPr>
        <w:t>फासा ना</w:t>
      </w:r>
      <w:r w:rsidRPr="00232CA9">
        <w:rPr>
          <w:rFonts w:hint="cs"/>
          <w:bCs w:val="0"/>
          <w:sz w:val="24"/>
          <w:szCs w:val="24"/>
          <w:cs/>
          <w:lang w:bidi="sa-IN"/>
        </w:rPr>
        <w:t>ना</w:t>
      </w:r>
      <w:r w:rsidRPr="00232CA9">
        <w:rPr>
          <w:bCs w:val="0"/>
          <w:sz w:val="24"/>
          <w:szCs w:val="24"/>
          <w:cs/>
        </w:rPr>
        <w:t xml:space="preserve">-संठाणसंठिया </w:t>
      </w:r>
      <w:r w:rsidRPr="00232CA9">
        <w:rPr>
          <w:rFonts w:hint="cs"/>
          <w:bCs w:val="0"/>
          <w:sz w:val="24"/>
          <w:szCs w:val="24"/>
          <w:cs/>
        </w:rPr>
        <w:t>ना</w:t>
      </w:r>
      <w:r w:rsidRPr="00232CA9">
        <w:rPr>
          <w:rFonts w:hint="cs"/>
          <w:bCs w:val="0"/>
          <w:sz w:val="24"/>
          <w:szCs w:val="24"/>
          <w:cs/>
          <w:lang w:bidi="sa-IN"/>
        </w:rPr>
        <w:t>ना</w:t>
      </w:r>
      <w:r w:rsidRPr="00232CA9">
        <w:rPr>
          <w:bCs w:val="0"/>
          <w:sz w:val="24"/>
          <w:szCs w:val="24"/>
          <w:cs/>
        </w:rPr>
        <w:t xml:space="preserve">विहसरीरपोग्गलविउव्विया ते जीवा कम्मोववण्णगा भवंति त्ति </w:t>
      </w:r>
      <w:r w:rsidR="00726FB1" w:rsidRPr="00232CA9">
        <w:rPr>
          <w:bCs w:val="0"/>
          <w:sz w:val="24"/>
          <w:szCs w:val="24"/>
          <w:cs/>
        </w:rPr>
        <w:t>मक्खायं</w:t>
      </w:r>
      <w:r w:rsidR="001A17BE">
        <w:rPr>
          <w:rFonts w:hint="cs"/>
          <w:bCs w:val="0"/>
          <w:sz w:val="24"/>
          <w:szCs w:val="24"/>
          <w:cs/>
        </w:rPr>
        <w:br/>
      </w:r>
      <w:r w:rsidR="00726FB1">
        <w:rPr>
          <w:rFonts w:hint="cs"/>
          <w:color w:val="FF0000"/>
          <w:sz w:val="24"/>
          <w:szCs w:val="24"/>
          <w:cs/>
        </w:rPr>
        <w:t xml:space="preserve">           </w:t>
      </w:r>
      <w:r w:rsidR="00820B4A" w:rsidRPr="00232CA9">
        <w:rPr>
          <w:color w:val="FF0000"/>
          <w:sz w:val="24"/>
          <w:szCs w:val="24"/>
        </w:rPr>
        <w:t>[</w:t>
      </w:r>
      <w:r w:rsidR="00820B4A" w:rsidRPr="00232CA9">
        <w:rPr>
          <w:rFonts w:hint="cs"/>
          <w:color w:val="FF0000"/>
          <w:sz w:val="24"/>
          <w:szCs w:val="24"/>
          <w:cs/>
        </w:rPr>
        <w:t>६</w:t>
      </w:r>
      <w:r w:rsidR="00820B4A">
        <w:rPr>
          <w:rFonts w:hint="cs"/>
          <w:color w:val="FF0000"/>
          <w:sz w:val="24"/>
          <w:szCs w:val="24"/>
          <w:cs/>
        </w:rPr>
        <w:t>७६</w:t>
      </w:r>
      <w:r w:rsidR="00820B4A" w:rsidRPr="00232CA9">
        <w:rPr>
          <w:color w:val="FF0000"/>
          <w:sz w:val="24"/>
          <w:szCs w:val="24"/>
        </w:rPr>
        <w:t>]</w:t>
      </w:r>
      <w:r w:rsidRPr="00232CA9">
        <w:rPr>
          <w:rFonts w:hint="cs"/>
          <w:bCs w:val="0"/>
          <w:sz w:val="24"/>
          <w:szCs w:val="24"/>
          <w:cs/>
          <w:lang w:bidi="sa-IN"/>
        </w:rPr>
        <w:t xml:space="preserve"> </w:t>
      </w:r>
      <w:r w:rsidRPr="00232CA9">
        <w:rPr>
          <w:bCs w:val="0"/>
          <w:sz w:val="24"/>
          <w:szCs w:val="24"/>
          <w:cs/>
        </w:rPr>
        <w:t>अहावरं पुरक्खायं-</w:t>
      </w:r>
      <w:r w:rsidRPr="00232CA9">
        <w:rPr>
          <w:rFonts w:hint="cs"/>
          <w:bCs w:val="0"/>
          <w:sz w:val="24"/>
          <w:szCs w:val="24"/>
          <w:cs/>
        </w:rPr>
        <w:t xml:space="preserve"> </w:t>
      </w:r>
      <w:r w:rsidRPr="00232CA9">
        <w:rPr>
          <w:bCs w:val="0"/>
          <w:sz w:val="24"/>
          <w:szCs w:val="24"/>
          <w:cs/>
        </w:rPr>
        <w:t>इहेगइया सत्ता रुक्खजोणिया रुक्खसंभवा रुक्खव</w:t>
      </w:r>
      <w:r w:rsidRPr="00232CA9">
        <w:rPr>
          <w:rFonts w:hint="cs"/>
          <w:bCs w:val="0"/>
          <w:sz w:val="24"/>
          <w:szCs w:val="24"/>
          <w:cs/>
          <w:lang w:bidi="sa-IN"/>
        </w:rPr>
        <w:t>ु</w:t>
      </w:r>
      <w:r w:rsidRPr="00232CA9">
        <w:rPr>
          <w:bCs w:val="0"/>
          <w:sz w:val="24"/>
          <w:szCs w:val="24"/>
          <w:cs/>
        </w:rPr>
        <w:t>क्कमा तज्जोणिया तस्संभवा त</w:t>
      </w:r>
      <w:r w:rsidRPr="00232CA9">
        <w:rPr>
          <w:rFonts w:hint="cs"/>
          <w:bCs w:val="0"/>
          <w:sz w:val="24"/>
          <w:szCs w:val="24"/>
          <w:cs/>
          <w:lang w:bidi="sa-IN"/>
        </w:rPr>
        <w:t>दुव</w:t>
      </w:r>
      <w:r w:rsidRPr="00232CA9">
        <w:rPr>
          <w:bCs w:val="0"/>
          <w:sz w:val="24"/>
          <w:szCs w:val="24"/>
          <w:cs/>
        </w:rPr>
        <w:t>क्कमा कम्मोवगा कम्म</w:t>
      </w:r>
      <w:r w:rsidRPr="00232CA9">
        <w:rPr>
          <w:rFonts w:hint="cs"/>
          <w:bCs w:val="0"/>
          <w:sz w:val="24"/>
          <w:szCs w:val="24"/>
          <w:cs/>
          <w:lang w:bidi="sa-IN"/>
        </w:rPr>
        <w:t>नि</w:t>
      </w:r>
      <w:r w:rsidRPr="00232CA9">
        <w:rPr>
          <w:bCs w:val="0"/>
          <w:sz w:val="24"/>
          <w:szCs w:val="24"/>
          <w:cs/>
        </w:rPr>
        <w:t>याणेणं तत्थव</w:t>
      </w:r>
      <w:r w:rsidRPr="00232CA9">
        <w:rPr>
          <w:rFonts w:hint="cs"/>
          <w:bCs w:val="0"/>
          <w:sz w:val="24"/>
          <w:szCs w:val="24"/>
          <w:cs/>
        </w:rPr>
        <w:t>ु</w:t>
      </w:r>
      <w:r w:rsidRPr="00232CA9">
        <w:rPr>
          <w:bCs w:val="0"/>
          <w:sz w:val="24"/>
          <w:szCs w:val="24"/>
          <w:cs/>
        </w:rPr>
        <w:t>क्कमा पुढविजोणिएहिं रुक्खेहिं रुक्खत्ताए विउट्टंति</w:t>
      </w:r>
      <w:r w:rsidRPr="00232CA9">
        <w:rPr>
          <w:rFonts w:hint="cs"/>
          <w:bCs w:val="0"/>
          <w:sz w:val="24"/>
          <w:szCs w:val="24"/>
          <w:cs/>
          <w:lang w:bidi="sa-IN"/>
        </w:rPr>
        <w:t>,</w:t>
      </w:r>
      <w:r w:rsidRPr="00232CA9">
        <w:rPr>
          <w:bCs w:val="0"/>
          <w:sz w:val="24"/>
          <w:szCs w:val="24"/>
          <w:cs/>
        </w:rPr>
        <w:t xml:space="preserve"> ते जीवा तेसिं पुढविजोणियाणं रुक्खाणं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ते जीवा आ</w:t>
      </w:r>
      <w:r w:rsidRPr="00232CA9">
        <w:rPr>
          <w:rFonts w:hint="cs"/>
          <w:bCs w:val="0"/>
          <w:sz w:val="24"/>
          <w:szCs w:val="24"/>
          <w:cs/>
          <w:lang w:bidi="sa-IN"/>
        </w:rPr>
        <w:t>हा</w:t>
      </w:r>
      <w:r w:rsidRPr="00232CA9">
        <w:rPr>
          <w:bCs w:val="0"/>
          <w:sz w:val="24"/>
          <w:szCs w:val="24"/>
          <w:cs/>
        </w:rPr>
        <w:t>रेंति पुढविसरीरं आउसरीरं तेउसरीरं वाउसरीरं वणस्सइसरीरं परिविद्धत्थं तं सरीरं पुव्वाहारियं तयाहारियं विपरिणयं सारूविकडं संतं</w:t>
      </w:r>
      <w:r w:rsidRPr="00232CA9">
        <w:rPr>
          <w:rFonts w:hint="cs"/>
          <w:bCs w:val="0"/>
          <w:sz w:val="24"/>
          <w:szCs w:val="24"/>
          <w:cs/>
          <w:lang w:bidi="sa-IN"/>
        </w:rPr>
        <w:t>,</w:t>
      </w:r>
      <w:r w:rsidRPr="00232CA9">
        <w:rPr>
          <w:bCs w:val="0"/>
          <w:sz w:val="24"/>
          <w:szCs w:val="24"/>
          <w:cs/>
        </w:rPr>
        <w:t xml:space="preserve"> </w:t>
      </w:r>
    </w:p>
    <w:p w:rsidR="004605FC" w:rsidRPr="00232CA9" w:rsidRDefault="004605FC" w:rsidP="00726FB1">
      <w:pPr>
        <w:pStyle w:val="H4Hindi"/>
        <w:tabs>
          <w:tab w:val="left" w:pos="2250"/>
          <w:tab w:val="left" w:pos="2340"/>
        </w:tabs>
        <w:spacing w:before="0" w:after="0"/>
        <w:ind w:firstLine="1440"/>
        <w:jc w:val="both"/>
        <w:rPr>
          <w:bCs w:val="0"/>
          <w:sz w:val="24"/>
          <w:szCs w:val="24"/>
        </w:rPr>
      </w:pPr>
      <w:r w:rsidRPr="00232CA9">
        <w:rPr>
          <w:bCs w:val="0"/>
          <w:sz w:val="24"/>
          <w:szCs w:val="24"/>
          <w:cs/>
        </w:rPr>
        <w:t>अवरे वि य णं तेसिं रुक्खजोणियाणं रुक्खाणं सरीरा ना</w:t>
      </w:r>
      <w:r w:rsidRPr="00232CA9">
        <w:rPr>
          <w:rFonts w:hint="cs"/>
          <w:bCs w:val="0"/>
          <w:sz w:val="24"/>
          <w:szCs w:val="24"/>
          <w:cs/>
          <w:lang w:bidi="sa-IN"/>
        </w:rPr>
        <w:t>ना</w:t>
      </w:r>
      <w:r w:rsidRPr="00232CA9">
        <w:rPr>
          <w:bCs w:val="0"/>
          <w:sz w:val="24"/>
          <w:szCs w:val="24"/>
          <w:cs/>
        </w:rPr>
        <w:t>वण्णा ना</w:t>
      </w:r>
      <w:r w:rsidRPr="00232CA9">
        <w:rPr>
          <w:rFonts w:hint="cs"/>
          <w:bCs w:val="0"/>
          <w:sz w:val="24"/>
          <w:szCs w:val="24"/>
          <w:cs/>
          <w:lang w:bidi="sa-IN"/>
        </w:rPr>
        <w:t>ना</w:t>
      </w:r>
      <w:r w:rsidRPr="00232CA9">
        <w:rPr>
          <w:bCs w:val="0"/>
          <w:sz w:val="24"/>
          <w:szCs w:val="24"/>
          <w:cs/>
        </w:rPr>
        <w:t>गंधा ना</w:t>
      </w:r>
      <w:r w:rsidRPr="00232CA9">
        <w:rPr>
          <w:rFonts w:hint="cs"/>
          <w:bCs w:val="0"/>
          <w:sz w:val="24"/>
          <w:szCs w:val="24"/>
          <w:cs/>
          <w:lang w:bidi="sa-IN"/>
        </w:rPr>
        <w:t>ना</w:t>
      </w:r>
      <w:r w:rsidRPr="00232CA9">
        <w:rPr>
          <w:bCs w:val="0"/>
          <w:sz w:val="24"/>
          <w:szCs w:val="24"/>
          <w:cs/>
        </w:rPr>
        <w:t>रसा ना</w:t>
      </w:r>
      <w:r w:rsidRPr="00232CA9">
        <w:rPr>
          <w:rFonts w:hint="cs"/>
          <w:bCs w:val="0"/>
          <w:sz w:val="24"/>
          <w:szCs w:val="24"/>
          <w:cs/>
          <w:lang w:bidi="sa-IN"/>
        </w:rPr>
        <w:t>ना</w:t>
      </w:r>
      <w:r w:rsidRPr="00232CA9">
        <w:rPr>
          <w:bCs w:val="0"/>
          <w:sz w:val="24"/>
          <w:szCs w:val="24"/>
          <w:cs/>
        </w:rPr>
        <w:t>फासा ना</w:t>
      </w:r>
      <w:r w:rsidRPr="00232CA9">
        <w:rPr>
          <w:rFonts w:hint="cs"/>
          <w:bCs w:val="0"/>
          <w:sz w:val="24"/>
          <w:szCs w:val="24"/>
          <w:cs/>
          <w:lang w:bidi="sa-IN"/>
        </w:rPr>
        <w:t>ना</w:t>
      </w:r>
      <w:r w:rsidRPr="00232CA9">
        <w:rPr>
          <w:bCs w:val="0"/>
          <w:sz w:val="24"/>
          <w:szCs w:val="24"/>
          <w:cs/>
        </w:rPr>
        <w:t>संठाणसंठिया नानाविहसरीरपोग्गलविउव्विया ते जीवा कम्मोवव</w:t>
      </w:r>
      <w:r w:rsidRPr="00232CA9">
        <w:rPr>
          <w:rFonts w:hint="cs"/>
          <w:bCs w:val="0"/>
          <w:sz w:val="24"/>
          <w:szCs w:val="24"/>
          <w:cs/>
        </w:rPr>
        <w:t>न्न</w:t>
      </w:r>
      <w:r w:rsidRPr="00232CA9">
        <w:rPr>
          <w:bCs w:val="0"/>
          <w:sz w:val="24"/>
          <w:szCs w:val="24"/>
          <w:cs/>
        </w:rPr>
        <w:t xml:space="preserve">गा भवंति त्ति </w:t>
      </w:r>
      <w:r w:rsidR="00726FB1" w:rsidRPr="00232CA9">
        <w:rPr>
          <w:bCs w:val="0"/>
          <w:sz w:val="24"/>
          <w:szCs w:val="24"/>
          <w:cs/>
        </w:rPr>
        <w:t>मक्खायं</w:t>
      </w:r>
      <w:r w:rsidR="001A17BE">
        <w:rPr>
          <w:rFonts w:hint="cs"/>
          <w:bCs w:val="0"/>
          <w:sz w:val="24"/>
          <w:szCs w:val="24"/>
          <w:cs/>
        </w:rPr>
        <w:br/>
      </w:r>
      <w:r w:rsidR="00726FB1">
        <w:rPr>
          <w:rFonts w:hint="cs"/>
          <w:bCs w:val="0"/>
          <w:sz w:val="24"/>
          <w:szCs w:val="24"/>
          <w:cs/>
        </w:rPr>
        <w:t xml:space="preserve">            </w:t>
      </w:r>
      <w:r w:rsidR="00820B4A" w:rsidRPr="00232CA9">
        <w:rPr>
          <w:color w:val="FF0000"/>
          <w:sz w:val="24"/>
          <w:szCs w:val="24"/>
        </w:rPr>
        <w:t>[</w:t>
      </w:r>
      <w:r w:rsidR="00820B4A" w:rsidRPr="00232CA9">
        <w:rPr>
          <w:rFonts w:hint="cs"/>
          <w:color w:val="FF0000"/>
          <w:sz w:val="24"/>
          <w:szCs w:val="24"/>
          <w:cs/>
        </w:rPr>
        <w:t>६</w:t>
      </w:r>
      <w:r w:rsidR="00820B4A">
        <w:rPr>
          <w:rFonts w:hint="cs"/>
          <w:color w:val="FF0000"/>
          <w:sz w:val="24"/>
          <w:szCs w:val="24"/>
          <w:cs/>
        </w:rPr>
        <w:t>७७</w:t>
      </w:r>
      <w:r w:rsidR="00820B4A" w:rsidRPr="00232CA9">
        <w:rPr>
          <w:color w:val="FF0000"/>
          <w:sz w:val="24"/>
          <w:szCs w:val="24"/>
        </w:rPr>
        <w:t>]</w:t>
      </w:r>
      <w:r w:rsidR="00726FB1">
        <w:rPr>
          <w:rFonts w:hint="cs"/>
          <w:bCs w:val="0"/>
          <w:sz w:val="24"/>
          <w:szCs w:val="24"/>
          <w:cs/>
        </w:rPr>
        <w:t xml:space="preserve"> </w:t>
      </w:r>
      <w:r w:rsidRPr="00232CA9">
        <w:rPr>
          <w:bCs w:val="0"/>
          <w:sz w:val="24"/>
          <w:szCs w:val="24"/>
          <w:cs/>
        </w:rPr>
        <w:t>अहावर पुरक्खायं-</w:t>
      </w:r>
      <w:r w:rsidRPr="00232CA9">
        <w:rPr>
          <w:rFonts w:hint="cs"/>
          <w:bCs w:val="0"/>
          <w:sz w:val="24"/>
          <w:szCs w:val="24"/>
          <w:cs/>
        </w:rPr>
        <w:t xml:space="preserve"> </w:t>
      </w:r>
      <w:r w:rsidRPr="00232CA9">
        <w:rPr>
          <w:bCs w:val="0"/>
          <w:sz w:val="24"/>
          <w:szCs w:val="24"/>
          <w:cs/>
        </w:rPr>
        <w:t>इहेगइया सत्ता रुक्खजोणिया रुक्खसंभवा रुक्खव</w:t>
      </w:r>
      <w:r w:rsidRPr="00232CA9">
        <w:rPr>
          <w:rFonts w:hint="cs"/>
          <w:bCs w:val="0"/>
          <w:sz w:val="24"/>
          <w:szCs w:val="24"/>
          <w:cs/>
          <w:lang w:bidi="sa-IN"/>
        </w:rPr>
        <w:t>ु</w:t>
      </w:r>
      <w:r w:rsidRPr="00232CA9">
        <w:rPr>
          <w:bCs w:val="0"/>
          <w:sz w:val="24"/>
          <w:szCs w:val="24"/>
          <w:cs/>
        </w:rPr>
        <w:t>क्कमा तज्जोणिया तस्संभवा त</w:t>
      </w:r>
      <w:r w:rsidRPr="00232CA9">
        <w:rPr>
          <w:rFonts w:hint="cs"/>
          <w:bCs w:val="0"/>
          <w:sz w:val="24"/>
          <w:szCs w:val="24"/>
          <w:cs/>
          <w:lang w:bidi="sa-IN"/>
        </w:rPr>
        <w:t>दुव</w:t>
      </w:r>
      <w:r w:rsidRPr="00232CA9">
        <w:rPr>
          <w:bCs w:val="0"/>
          <w:sz w:val="24"/>
          <w:szCs w:val="24"/>
          <w:cs/>
        </w:rPr>
        <w:t>क्कमा कम्मोवगा कम्म</w:t>
      </w:r>
      <w:r w:rsidRPr="00232CA9">
        <w:rPr>
          <w:rFonts w:hint="cs"/>
          <w:bCs w:val="0"/>
          <w:sz w:val="24"/>
          <w:szCs w:val="24"/>
          <w:cs/>
          <w:lang w:bidi="sa-IN"/>
        </w:rPr>
        <w:t>नि</w:t>
      </w:r>
      <w:r w:rsidRPr="00232CA9">
        <w:rPr>
          <w:bCs w:val="0"/>
          <w:sz w:val="24"/>
          <w:szCs w:val="24"/>
          <w:cs/>
        </w:rPr>
        <w:t>याणेणं तत्थव</w:t>
      </w:r>
      <w:r w:rsidRPr="00232CA9">
        <w:rPr>
          <w:rFonts w:hint="cs"/>
          <w:bCs w:val="0"/>
          <w:sz w:val="24"/>
          <w:szCs w:val="24"/>
          <w:cs/>
        </w:rPr>
        <w:t>ु</w:t>
      </w:r>
      <w:r w:rsidRPr="00232CA9">
        <w:rPr>
          <w:bCs w:val="0"/>
          <w:sz w:val="24"/>
          <w:szCs w:val="24"/>
          <w:cs/>
        </w:rPr>
        <w:t>क्कमा रुक्खजोणिएसु रुक्खत्ताए विउट्टंति</w:t>
      </w:r>
      <w:r w:rsidRPr="00232CA9">
        <w:rPr>
          <w:rFonts w:hint="cs"/>
          <w:bCs w:val="0"/>
          <w:sz w:val="24"/>
          <w:szCs w:val="24"/>
          <w:cs/>
          <w:lang w:bidi="sa-IN"/>
        </w:rPr>
        <w:t>,</w:t>
      </w:r>
      <w:r w:rsidRPr="00232CA9">
        <w:rPr>
          <w:bCs w:val="0"/>
          <w:sz w:val="24"/>
          <w:szCs w:val="24"/>
          <w:cs/>
        </w:rPr>
        <w:t xml:space="preserve"> ते जीवा तेसिं रुक्खजोणियाणं रुक्खाणं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rPr>
        <w:t>,</w:t>
      </w:r>
    </w:p>
    <w:p w:rsidR="004605FC" w:rsidRPr="00232CA9" w:rsidRDefault="004605FC" w:rsidP="00232CA9">
      <w:pPr>
        <w:pStyle w:val="H4Hindi"/>
        <w:tabs>
          <w:tab w:val="left" w:pos="2250"/>
        </w:tabs>
        <w:spacing w:before="0" w:after="0"/>
        <w:ind w:firstLine="1440"/>
        <w:jc w:val="distribute"/>
        <w:rPr>
          <w:bCs w:val="0"/>
          <w:sz w:val="24"/>
          <w:szCs w:val="24"/>
          <w:lang w:bidi="sa-IN"/>
        </w:rPr>
      </w:pPr>
      <w:r w:rsidRPr="00232CA9">
        <w:rPr>
          <w:bCs w:val="0"/>
          <w:sz w:val="24"/>
          <w:szCs w:val="24"/>
          <w:cs/>
        </w:rPr>
        <w:t>ते जीवा आहारेंति पुढविसरीरं आउसरीरं तेउसरीरं वाउसरीरं वणस्सइसरीरं तसथावराणं पाणाणं सरीरं अचित्तं कुव्वंति परिविद्धत्थं तं सरीरं पुव्वाहारियं तयाहारियं विपरिण</w:t>
      </w:r>
      <w:r w:rsidRPr="00232CA9">
        <w:rPr>
          <w:rFonts w:hint="cs"/>
          <w:bCs w:val="0"/>
          <w:sz w:val="24"/>
          <w:szCs w:val="24"/>
          <w:cs/>
        </w:rPr>
        <w:t>ामि</w:t>
      </w:r>
      <w:r w:rsidRPr="00232CA9">
        <w:rPr>
          <w:bCs w:val="0"/>
          <w:sz w:val="24"/>
          <w:szCs w:val="24"/>
          <w:cs/>
        </w:rPr>
        <w:t>यं सारूविकडं संतं</w:t>
      </w:r>
      <w:r w:rsidRPr="00232CA9">
        <w:rPr>
          <w:rFonts w:hint="cs"/>
          <w:bCs w:val="0"/>
          <w:sz w:val="24"/>
          <w:szCs w:val="24"/>
          <w:cs/>
          <w:lang w:bidi="sa-IN"/>
        </w:rPr>
        <w:t>,</w:t>
      </w:r>
      <w:r w:rsidRPr="00232CA9">
        <w:rPr>
          <w:bCs w:val="0"/>
          <w:sz w:val="24"/>
          <w:szCs w:val="24"/>
          <w:cs/>
        </w:rPr>
        <w:t xml:space="preserve"> </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अवरे वि य णं तेसिं रुक्खजोणियाण रुक्खाणं सरीरा ना</w:t>
      </w:r>
      <w:r w:rsidRPr="00232CA9">
        <w:rPr>
          <w:rFonts w:hint="cs"/>
          <w:bCs w:val="0"/>
          <w:sz w:val="24"/>
          <w:szCs w:val="24"/>
          <w:cs/>
          <w:lang w:bidi="sa-IN"/>
        </w:rPr>
        <w:t>ना</w:t>
      </w:r>
      <w:r w:rsidRPr="00232CA9">
        <w:rPr>
          <w:bCs w:val="0"/>
          <w:sz w:val="24"/>
          <w:szCs w:val="24"/>
          <w:cs/>
        </w:rPr>
        <w:t>वण्णा ना</w:t>
      </w:r>
      <w:r w:rsidRPr="00232CA9">
        <w:rPr>
          <w:rFonts w:hint="cs"/>
          <w:bCs w:val="0"/>
          <w:sz w:val="24"/>
          <w:szCs w:val="24"/>
          <w:cs/>
          <w:lang w:bidi="sa-IN"/>
        </w:rPr>
        <w:t>ना</w:t>
      </w:r>
      <w:r w:rsidRPr="00232CA9">
        <w:rPr>
          <w:bCs w:val="0"/>
          <w:sz w:val="24"/>
          <w:szCs w:val="24"/>
          <w:cs/>
        </w:rPr>
        <w:t>गंधा ना</w:t>
      </w:r>
      <w:r w:rsidRPr="00232CA9">
        <w:rPr>
          <w:rFonts w:hint="cs"/>
          <w:bCs w:val="0"/>
          <w:sz w:val="24"/>
          <w:szCs w:val="24"/>
          <w:cs/>
          <w:lang w:bidi="sa-IN"/>
        </w:rPr>
        <w:t>ना</w:t>
      </w:r>
      <w:r w:rsidRPr="00232CA9">
        <w:rPr>
          <w:bCs w:val="0"/>
          <w:sz w:val="24"/>
          <w:szCs w:val="24"/>
          <w:cs/>
        </w:rPr>
        <w:t>रसा ना</w:t>
      </w:r>
      <w:r w:rsidRPr="00232CA9">
        <w:rPr>
          <w:rFonts w:hint="cs"/>
          <w:bCs w:val="0"/>
          <w:sz w:val="24"/>
          <w:szCs w:val="24"/>
          <w:cs/>
          <w:lang w:bidi="sa-IN"/>
        </w:rPr>
        <w:t>ना</w:t>
      </w:r>
      <w:r w:rsidRPr="00232CA9">
        <w:rPr>
          <w:bCs w:val="0"/>
          <w:sz w:val="24"/>
          <w:szCs w:val="24"/>
          <w:cs/>
        </w:rPr>
        <w:t>फासा ना</w:t>
      </w:r>
      <w:r w:rsidRPr="00232CA9">
        <w:rPr>
          <w:rFonts w:hint="cs"/>
          <w:bCs w:val="0"/>
          <w:sz w:val="24"/>
          <w:szCs w:val="24"/>
          <w:cs/>
          <w:lang w:bidi="sa-IN"/>
        </w:rPr>
        <w:t>ना</w:t>
      </w:r>
      <w:r w:rsidRPr="00232CA9">
        <w:rPr>
          <w:bCs w:val="0"/>
          <w:sz w:val="24"/>
          <w:szCs w:val="24"/>
          <w:cs/>
        </w:rPr>
        <w:t>संठाण-संठिया ना</w:t>
      </w:r>
      <w:r w:rsidRPr="00232CA9">
        <w:rPr>
          <w:rFonts w:hint="cs"/>
          <w:bCs w:val="0"/>
          <w:sz w:val="24"/>
          <w:szCs w:val="24"/>
          <w:cs/>
          <w:lang w:bidi="sa-IN"/>
        </w:rPr>
        <w:t>ना</w:t>
      </w:r>
      <w:r w:rsidRPr="00232CA9">
        <w:rPr>
          <w:bCs w:val="0"/>
          <w:sz w:val="24"/>
          <w:szCs w:val="24"/>
          <w:cs/>
        </w:rPr>
        <w:t>विह-सरीरपोग्गलविउव्विया ते जीवा कम्मोवव</w:t>
      </w:r>
      <w:r w:rsidRPr="00232CA9">
        <w:rPr>
          <w:rFonts w:hint="cs"/>
          <w:bCs w:val="0"/>
          <w:sz w:val="24"/>
          <w:szCs w:val="24"/>
          <w:cs/>
        </w:rPr>
        <w:t>न्न</w:t>
      </w:r>
      <w:r w:rsidRPr="00232CA9">
        <w:rPr>
          <w:bCs w:val="0"/>
          <w:sz w:val="24"/>
          <w:szCs w:val="24"/>
          <w:cs/>
        </w:rPr>
        <w:t>गा भवंति त्ति मक्खायं ।</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७८</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4605FC" w:rsidRPr="00232CA9">
        <w:rPr>
          <w:rFonts w:hint="cs"/>
          <w:bCs w:val="0"/>
          <w:sz w:val="24"/>
          <w:szCs w:val="24"/>
          <w:cs/>
          <w:lang w:bidi="sa-IN"/>
        </w:rPr>
        <w:t xml:space="preserve"> </w:t>
      </w:r>
      <w:r w:rsidR="004605FC" w:rsidRPr="00232CA9">
        <w:rPr>
          <w:bCs w:val="0"/>
          <w:sz w:val="24"/>
          <w:szCs w:val="24"/>
          <w:cs/>
        </w:rPr>
        <w:t>इहेगइया सत्ता रुक्खजोणिया रुक्खसंभवा रुक्खव</w:t>
      </w:r>
      <w:r w:rsidR="004605FC" w:rsidRPr="00232CA9">
        <w:rPr>
          <w:rFonts w:hint="cs"/>
          <w:bCs w:val="0"/>
          <w:sz w:val="24"/>
          <w:szCs w:val="24"/>
          <w:cs/>
          <w:lang w:bidi="sa-IN"/>
        </w:rPr>
        <w:t>ु</w:t>
      </w:r>
      <w:r w:rsidR="004605FC" w:rsidRPr="00232CA9">
        <w:rPr>
          <w:bCs w:val="0"/>
          <w:sz w:val="24"/>
          <w:szCs w:val="24"/>
          <w:cs/>
        </w:rPr>
        <w:t>क्कमा तज्जोणिया तस्संभवा त</w:t>
      </w:r>
      <w:r w:rsidR="004605FC" w:rsidRPr="00232CA9">
        <w:rPr>
          <w:rFonts w:hint="cs"/>
          <w:bCs w:val="0"/>
          <w:sz w:val="24"/>
          <w:szCs w:val="24"/>
          <w:cs/>
          <w:lang w:bidi="sa-IN"/>
        </w:rPr>
        <w:t>दु</w:t>
      </w:r>
      <w:r w:rsidR="004605FC" w:rsidRPr="00232CA9">
        <w:rPr>
          <w:bCs w:val="0"/>
          <w:sz w:val="24"/>
          <w:szCs w:val="24"/>
          <w:cs/>
        </w:rPr>
        <w:t>व</w:t>
      </w:r>
      <w:r w:rsidR="004605FC" w:rsidRPr="00232CA9">
        <w:rPr>
          <w:rFonts w:hint="cs"/>
          <w:bCs w:val="0"/>
          <w:sz w:val="24"/>
          <w:szCs w:val="24"/>
          <w:cs/>
          <w:lang w:bidi="sa-IN"/>
        </w:rPr>
        <w:t>क्क</w:t>
      </w:r>
      <w:r w:rsidR="004605FC" w:rsidRPr="00232CA9">
        <w:rPr>
          <w:bCs w:val="0"/>
          <w:sz w:val="24"/>
          <w:szCs w:val="24"/>
          <w:cs/>
        </w:rPr>
        <w:t>मा कम्मोवगा कम्मनियाणेणं तत्थव</w:t>
      </w:r>
      <w:r w:rsidR="004605FC" w:rsidRPr="00232CA9">
        <w:rPr>
          <w:rFonts w:hint="cs"/>
          <w:bCs w:val="0"/>
          <w:sz w:val="24"/>
          <w:szCs w:val="24"/>
          <w:cs/>
          <w:lang w:bidi="sa-IN"/>
        </w:rPr>
        <w:t>ु</w:t>
      </w:r>
      <w:r w:rsidR="004605FC" w:rsidRPr="00232CA9">
        <w:rPr>
          <w:bCs w:val="0"/>
          <w:sz w:val="24"/>
          <w:szCs w:val="24"/>
          <w:cs/>
        </w:rPr>
        <w:t>क्कमा रुक्खजोणिएसु रुक्खेसु</w:t>
      </w:r>
      <w:r w:rsidR="004605FC" w:rsidRPr="00232CA9">
        <w:rPr>
          <w:rFonts w:hint="cs"/>
          <w:bCs w:val="0"/>
          <w:sz w:val="24"/>
          <w:szCs w:val="24"/>
          <w:cs/>
          <w:lang w:bidi="sa-IN"/>
        </w:rPr>
        <w:t xml:space="preserve"> </w:t>
      </w:r>
      <w:r w:rsidR="004605FC" w:rsidRPr="00232CA9">
        <w:rPr>
          <w:bCs w:val="0"/>
          <w:sz w:val="24"/>
          <w:szCs w:val="24"/>
          <w:cs/>
        </w:rPr>
        <w:t>मूलत्ताए कंद</w:t>
      </w:r>
      <w:r w:rsidR="004605FC" w:rsidRPr="00232CA9">
        <w:rPr>
          <w:rFonts w:hint="cs"/>
          <w:bCs w:val="0"/>
          <w:sz w:val="24"/>
          <w:szCs w:val="24"/>
          <w:cs/>
          <w:lang w:bidi="sa-IN"/>
        </w:rPr>
        <w:t>त्ता</w:t>
      </w:r>
      <w:r w:rsidR="004605FC" w:rsidRPr="00232CA9">
        <w:rPr>
          <w:bCs w:val="0"/>
          <w:sz w:val="24"/>
          <w:szCs w:val="24"/>
          <w:cs/>
        </w:rPr>
        <w:t>ए खंधत्ताए तयत्ताए सालत्ताए पवालत्ताए पत्तत्ताए पुप्फत्ताए फलत्ताए बीयत्ताए विउट्टंति</w:t>
      </w:r>
      <w:r w:rsidR="004605FC" w:rsidRPr="00232CA9">
        <w:rPr>
          <w:rFonts w:hint="cs"/>
          <w:bCs w:val="0"/>
          <w:sz w:val="24"/>
          <w:szCs w:val="24"/>
          <w:cs/>
        </w:rPr>
        <w:t>,</w:t>
      </w:r>
      <w:r w:rsidR="004605FC" w:rsidRPr="00232CA9">
        <w:rPr>
          <w:rFonts w:hint="cs"/>
          <w:bCs w:val="0"/>
          <w:sz w:val="24"/>
          <w:szCs w:val="24"/>
          <w:cs/>
          <w:lang w:bidi="sa-IN"/>
        </w:rPr>
        <w:t xml:space="preserve"> </w:t>
      </w:r>
      <w:r w:rsidR="004605FC" w:rsidRPr="00232CA9">
        <w:rPr>
          <w:bCs w:val="0"/>
          <w:sz w:val="24"/>
          <w:szCs w:val="24"/>
          <w:cs/>
        </w:rPr>
        <w:t>ते जीवा तेसिं रुक्खजोणियाणं रुक्खाणं सि</w:t>
      </w:r>
      <w:r w:rsidR="004605FC" w:rsidRPr="00232CA9">
        <w:rPr>
          <w:rFonts w:hint="cs"/>
          <w:bCs w:val="0"/>
          <w:sz w:val="24"/>
          <w:szCs w:val="24"/>
          <w:cs/>
          <w:lang w:bidi="sa-IN"/>
        </w:rPr>
        <w:t>ने</w:t>
      </w:r>
      <w:r w:rsidR="004605FC" w:rsidRPr="00232CA9">
        <w:rPr>
          <w:bCs w:val="0"/>
          <w:sz w:val="24"/>
          <w:szCs w:val="24"/>
          <w:cs/>
        </w:rPr>
        <w:t xml:space="preserve">हमाहारेंति </w:t>
      </w:r>
      <w:r w:rsidR="004605FC" w:rsidRPr="00232CA9">
        <w:rPr>
          <w:rFonts w:hint="cs"/>
          <w:bCs w:val="0"/>
          <w:sz w:val="24"/>
          <w:szCs w:val="24"/>
          <w:cs/>
          <w:lang w:bidi="sa-IN"/>
        </w:rPr>
        <w:t>।</w:t>
      </w:r>
    </w:p>
    <w:p w:rsidR="00ED6EB6" w:rsidRPr="00232CA9" w:rsidRDefault="00ED6EB6" w:rsidP="00ED6EB6">
      <w:pPr>
        <w:pStyle w:val="H4Hindi"/>
        <w:tabs>
          <w:tab w:val="left" w:pos="2250"/>
        </w:tabs>
        <w:spacing w:before="0" w:after="0"/>
        <w:jc w:val="both"/>
        <w:rPr>
          <w:bCs w:val="0"/>
          <w:sz w:val="24"/>
          <w:szCs w:val="24"/>
          <w:lang w:bidi="sa-IN"/>
        </w:rPr>
      </w:pPr>
      <w:r>
        <w:rPr>
          <w:rFonts w:asciiTheme="minorHAnsi" w:eastAsiaTheme="minorHAnsi" w:hAnsiTheme="minorHAnsi" w:hint="cs"/>
          <w:bCs w:val="0"/>
          <w:sz w:val="24"/>
          <w:szCs w:val="24"/>
          <w:cs/>
        </w:rPr>
        <w:t xml:space="preserve">            </w:t>
      </w:r>
      <w:r w:rsidRPr="00232CA9">
        <w:rPr>
          <w:bCs w:val="0"/>
          <w:sz w:val="24"/>
          <w:szCs w:val="24"/>
          <w:cs/>
        </w:rPr>
        <w:t>ते जीवा आहारेतिं पुढविसरीरं आउसरीरं तेउसरीरं वाउसरीरं वणस्सइसरीरं ना</w:t>
      </w:r>
      <w:r w:rsidRPr="00232CA9">
        <w:rPr>
          <w:rFonts w:hint="cs"/>
          <w:bCs w:val="0"/>
          <w:sz w:val="24"/>
          <w:szCs w:val="24"/>
          <w:cs/>
          <w:lang w:bidi="sa-IN"/>
        </w:rPr>
        <w:t>ना</w:t>
      </w:r>
      <w:r w:rsidRPr="00232CA9">
        <w:rPr>
          <w:bCs w:val="0"/>
          <w:sz w:val="24"/>
          <w:szCs w:val="24"/>
          <w:cs/>
        </w:rPr>
        <w:t>विहाणं तसथावराणं पाणाणं सरीरं अचित्तं कुव्वंति परिविद्धत्थं तं सरीर</w:t>
      </w:r>
      <w:r w:rsidRPr="00232CA9">
        <w:rPr>
          <w:rFonts w:hint="cs"/>
          <w:bCs w:val="0"/>
          <w:sz w:val="24"/>
          <w:szCs w:val="24"/>
          <w:cs/>
        </w:rPr>
        <w:t>गं</w:t>
      </w:r>
      <w:r w:rsidRPr="00232CA9">
        <w:rPr>
          <w:bCs w:val="0"/>
          <w:sz w:val="24"/>
          <w:szCs w:val="24"/>
          <w:cs/>
        </w:rPr>
        <w:t xml:space="preserve"> </w:t>
      </w:r>
      <w:r w:rsidRPr="00232CA9">
        <w:rPr>
          <w:rFonts w:hint="cs"/>
          <w:bCs w:val="0"/>
          <w:sz w:val="24"/>
          <w:szCs w:val="24"/>
          <w:cs/>
          <w:lang w:bidi="sa-IN"/>
        </w:rPr>
        <w:t xml:space="preserve">जाव </w:t>
      </w:r>
      <w:r w:rsidRPr="00232CA9">
        <w:rPr>
          <w:bCs w:val="0"/>
          <w:sz w:val="24"/>
          <w:szCs w:val="24"/>
          <w:cs/>
        </w:rPr>
        <w:t xml:space="preserve">सारूविकडं संतं </w:t>
      </w:r>
      <w:r w:rsidRPr="00232CA9">
        <w:rPr>
          <w:rFonts w:hint="cs"/>
          <w:bCs w:val="0"/>
          <w:sz w:val="24"/>
          <w:szCs w:val="24"/>
          <w:cs/>
          <w:lang w:bidi="sa-IN"/>
        </w:rPr>
        <w:t>।</w:t>
      </w:r>
    </w:p>
    <w:p w:rsidR="00EA2485" w:rsidRDefault="00EA2485" w:rsidP="00EA2485">
      <w:pPr>
        <w:spacing w:after="0" w:line="240" w:lineRule="auto"/>
        <w:ind w:right="1708"/>
        <w:contextualSpacing/>
        <w:rPr>
          <w:rFonts w:cs="Mangal"/>
          <w:sz w:val="24"/>
          <w:szCs w:val="24"/>
        </w:rPr>
      </w:pPr>
      <w:r>
        <w:rPr>
          <w:rFonts w:cs="Mangal" w:hint="cs"/>
          <w:sz w:val="24"/>
          <w:szCs w:val="24"/>
          <w:cs/>
        </w:rPr>
        <w:lastRenderedPageBreak/>
        <w:t>सुयक्खंधो-२, अज्झयणं-३, उद्देसो-</w:t>
      </w:r>
    </w:p>
    <w:tbl>
      <w:tblPr>
        <w:tblW w:w="10140" w:type="dxa"/>
        <w:tblInd w:w="93" w:type="dxa"/>
        <w:tblBorders>
          <w:top w:val="single" w:sz="4" w:space="0" w:color="auto"/>
        </w:tblBorders>
        <w:tblLook w:val="04A0"/>
      </w:tblPr>
      <w:tblGrid>
        <w:gridCol w:w="10140"/>
      </w:tblGrid>
      <w:tr w:rsidR="00EA2485" w:rsidTr="00A43EF4">
        <w:trPr>
          <w:trHeight w:val="228"/>
        </w:trPr>
        <w:tc>
          <w:tcPr>
            <w:tcW w:w="10140" w:type="dxa"/>
            <w:tcBorders>
              <w:top w:val="single" w:sz="4" w:space="0" w:color="FF0000"/>
              <w:left w:val="nil"/>
              <w:bottom w:val="nil"/>
              <w:right w:val="nil"/>
            </w:tcBorders>
          </w:tcPr>
          <w:p w:rsidR="00EA2485" w:rsidRDefault="00EA2485"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 xml:space="preserve">अवरे वि य णं तेसिं रुक्खजोणियाणं मूलाणं कंदाणं खंधाणं तयाणं सालाणं पवालाणं </w:t>
      </w:r>
      <w:r w:rsidRPr="00232CA9">
        <w:rPr>
          <w:rFonts w:hint="cs"/>
          <w:bCs w:val="0"/>
          <w:sz w:val="24"/>
          <w:szCs w:val="24"/>
          <w:cs/>
        </w:rPr>
        <w:t xml:space="preserve">जाव </w:t>
      </w:r>
      <w:r w:rsidRPr="00232CA9">
        <w:rPr>
          <w:bCs w:val="0"/>
          <w:sz w:val="24"/>
          <w:szCs w:val="24"/>
          <w:cs/>
        </w:rPr>
        <w:t>बीयाणं सरीरा ना</w:t>
      </w:r>
      <w:r w:rsidRPr="00232CA9">
        <w:rPr>
          <w:rFonts w:hint="cs"/>
          <w:bCs w:val="0"/>
          <w:sz w:val="24"/>
          <w:szCs w:val="24"/>
          <w:cs/>
        </w:rPr>
        <w:t>ना</w:t>
      </w:r>
      <w:r w:rsidRPr="00232CA9">
        <w:rPr>
          <w:bCs w:val="0"/>
          <w:sz w:val="24"/>
          <w:szCs w:val="24"/>
          <w:cs/>
        </w:rPr>
        <w:t>वण्णा ना</w:t>
      </w:r>
      <w:r w:rsidRPr="00232CA9">
        <w:rPr>
          <w:rFonts w:hint="cs"/>
          <w:bCs w:val="0"/>
          <w:sz w:val="24"/>
          <w:szCs w:val="24"/>
          <w:cs/>
          <w:lang w:bidi="sa-IN"/>
        </w:rPr>
        <w:t>ना</w:t>
      </w:r>
      <w:r w:rsidRPr="00232CA9">
        <w:rPr>
          <w:bCs w:val="0"/>
          <w:sz w:val="24"/>
          <w:szCs w:val="24"/>
          <w:cs/>
        </w:rPr>
        <w:t xml:space="preserve">गंधा </w:t>
      </w:r>
      <w:r w:rsidRPr="00232CA9">
        <w:rPr>
          <w:rFonts w:hint="cs"/>
          <w:bCs w:val="0"/>
          <w:sz w:val="24"/>
          <w:szCs w:val="24"/>
          <w:cs/>
        </w:rPr>
        <w:t>जाव</w:t>
      </w:r>
      <w:r w:rsidRPr="00232CA9">
        <w:rPr>
          <w:bCs w:val="0"/>
          <w:sz w:val="24"/>
          <w:szCs w:val="24"/>
          <w:cs/>
        </w:rPr>
        <w:t xml:space="preserve"> नानाविहसरीरपोग्गलविउव्विया ते जीवा कम्मोवव</w:t>
      </w:r>
      <w:r w:rsidRPr="00232CA9">
        <w:rPr>
          <w:rFonts w:hint="cs"/>
          <w:bCs w:val="0"/>
          <w:sz w:val="24"/>
          <w:szCs w:val="24"/>
          <w:cs/>
        </w:rPr>
        <w:t>न्न</w:t>
      </w:r>
      <w:r w:rsidRPr="00232CA9">
        <w:rPr>
          <w:bCs w:val="0"/>
          <w:sz w:val="24"/>
          <w:szCs w:val="24"/>
          <w:cs/>
        </w:rPr>
        <w:t>गा भवंति त्ति मक्खायं ।</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७९</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पुरक्खायं-इहेगइया सत्ता रुक्खजोणिया रुक्खसंभवा रुक्खव</w:t>
      </w:r>
      <w:r w:rsidR="004605FC" w:rsidRPr="00232CA9">
        <w:rPr>
          <w:rFonts w:hint="cs"/>
          <w:bCs w:val="0"/>
          <w:sz w:val="24"/>
          <w:szCs w:val="24"/>
          <w:cs/>
          <w:lang w:bidi="sa-IN"/>
        </w:rPr>
        <w:t>ु</w:t>
      </w:r>
      <w:r w:rsidR="004605FC" w:rsidRPr="00232CA9">
        <w:rPr>
          <w:bCs w:val="0"/>
          <w:sz w:val="24"/>
          <w:szCs w:val="24"/>
          <w:cs/>
        </w:rPr>
        <w:t>क्कमा तज्जोणिया तस्संभवा त</w:t>
      </w:r>
      <w:r w:rsidR="004605FC" w:rsidRPr="00232CA9">
        <w:rPr>
          <w:rFonts w:hint="cs"/>
          <w:bCs w:val="0"/>
          <w:sz w:val="24"/>
          <w:szCs w:val="24"/>
          <w:cs/>
          <w:lang w:bidi="sa-IN"/>
        </w:rPr>
        <w:t>दुव</w:t>
      </w:r>
      <w:r w:rsidR="004605FC" w:rsidRPr="00232CA9">
        <w:rPr>
          <w:bCs w:val="0"/>
          <w:sz w:val="24"/>
          <w:szCs w:val="24"/>
          <w:cs/>
        </w:rPr>
        <w:t>क्कमा कम्मो</w:t>
      </w:r>
      <w:r w:rsidR="004605FC" w:rsidRPr="00232CA9">
        <w:rPr>
          <w:rFonts w:hint="cs"/>
          <w:bCs w:val="0"/>
          <w:sz w:val="24"/>
          <w:szCs w:val="24"/>
          <w:cs/>
          <w:lang w:bidi="sa-IN"/>
        </w:rPr>
        <w:t>ववन्न</w:t>
      </w:r>
      <w:r w:rsidR="004605FC" w:rsidRPr="00232CA9">
        <w:rPr>
          <w:bCs w:val="0"/>
          <w:sz w:val="24"/>
          <w:szCs w:val="24"/>
          <w:cs/>
        </w:rPr>
        <w:t>गा कम्म</w:t>
      </w:r>
      <w:r w:rsidR="004605FC" w:rsidRPr="00232CA9">
        <w:rPr>
          <w:rFonts w:hint="cs"/>
          <w:bCs w:val="0"/>
          <w:sz w:val="24"/>
          <w:szCs w:val="24"/>
          <w:cs/>
          <w:lang w:bidi="sa-IN"/>
        </w:rPr>
        <w:t>नि</w:t>
      </w:r>
      <w:r w:rsidR="004605FC" w:rsidRPr="00232CA9">
        <w:rPr>
          <w:bCs w:val="0"/>
          <w:sz w:val="24"/>
          <w:szCs w:val="24"/>
          <w:cs/>
        </w:rPr>
        <w:t>याणेणं तत्थव</w:t>
      </w:r>
      <w:r w:rsidR="004605FC" w:rsidRPr="00232CA9">
        <w:rPr>
          <w:rFonts w:hint="cs"/>
          <w:bCs w:val="0"/>
          <w:sz w:val="24"/>
          <w:szCs w:val="24"/>
          <w:cs/>
        </w:rPr>
        <w:t>ु</w:t>
      </w:r>
      <w:r w:rsidR="004605FC" w:rsidRPr="00232CA9">
        <w:rPr>
          <w:bCs w:val="0"/>
          <w:sz w:val="24"/>
          <w:szCs w:val="24"/>
          <w:cs/>
        </w:rPr>
        <w:t>क्कमा रुक्खजोणिएहिं रुक्खेहिं अज्झारोहत्ताए विउट्टंति</w:t>
      </w:r>
      <w:r w:rsidR="004605FC" w:rsidRPr="00232CA9">
        <w:rPr>
          <w:rFonts w:hint="cs"/>
          <w:bCs w:val="0"/>
          <w:sz w:val="24"/>
          <w:szCs w:val="24"/>
          <w:cs/>
          <w:lang w:bidi="sa-IN"/>
        </w:rPr>
        <w:t>,</w:t>
      </w:r>
      <w:r w:rsidR="004605FC" w:rsidRPr="00232CA9">
        <w:rPr>
          <w:bCs w:val="0"/>
          <w:sz w:val="24"/>
          <w:szCs w:val="24"/>
          <w:cs/>
        </w:rPr>
        <w:t xml:space="preserve"> ते जीवा तेसिं रुक्खजोणियाणं रुक्खाणं सि</w:t>
      </w:r>
      <w:r w:rsidR="004605FC" w:rsidRPr="00232CA9">
        <w:rPr>
          <w:rFonts w:hint="cs"/>
          <w:bCs w:val="0"/>
          <w:sz w:val="24"/>
          <w:szCs w:val="24"/>
          <w:cs/>
          <w:lang w:bidi="sa-IN"/>
        </w:rPr>
        <w:t>ने</w:t>
      </w:r>
      <w:r w:rsidR="004605FC" w:rsidRPr="00232CA9">
        <w:rPr>
          <w:bCs w:val="0"/>
          <w:sz w:val="24"/>
          <w:szCs w:val="24"/>
          <w:cs/>
        </w:rPr>
        <w:t>हमाहारेंति-</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 xml:space="preserve">ते जीवा आहारेतिं पुढविसरीरं </w:t>
      </w:r>
      <w:r w:rsidRPr="00232CA9">
        <w:rPr>
          <w:rFonts w:hint="cs"/>
          <w:bCs w:val="0"/>
          <w:sz w:val="24"/>
          <w:szCs w:val="24"/>
          <w:cs/>
          <w:lang w:bidi="sa-IN"/>
        </w:rPr>
        <w:t xml:space="preserve">जाव </w:t>
      </w:r>
      <w:r w:rsidRPr="00232CA9">
        <w:rPr>
          <w:bCs w:val="0"/>
          <w:sz w:val="24"/>
          <w:szCs w:val="24"/>
          <w:cs/>
        </w:rPr>
        <w:t>सारूविकडं संतं</w:t>
      </w:r>
      <w:r w:rsidRPr="00232CA9">
        <w:rPr>
          <w:rFonts w:hint="cs"/>
          <w:bCs w:val="0"/>
          <w:sz w:val="24"/>
          <w:szCs w:val="24"/>
          <w:cs/>
          <w:lang w:bidi="sa-IN"/>
        </w:rPr>
        <w:t xml:space="preserve">, </w:t>
      </w:r>
      <w:r w:rsidRPr="00232CA9">
        <w:rPr>
          <w:bCs w:val="0"/>
          <w:sz w:val="24"/>
          <w:szCs w:val="24"/>
          <w:cs/>
        </w:rPr>
        <w:t xml:space="preserve">अवरे वि य णं तेसिं रुक्ख-जोणियाणं अज्झारोहाणं सरीरा नानावण्णा </w:t>
      </w:r>
      <w:r w:rsidRPr="00232CA9">
        <w:rPr>
          <w:rFonts w:hint="cs"/>
          <w:bCs w:val="0"/>
          <w:sz w:val="24"/>
          <w:szCs w:val="24"/>
          <w:cs/>
          <w:lang w:bidi="sa-IN"/>
        </w:rPr>
        <w:t>जाव</w:t>
      </w:r>
      <w:r w:rsidRPr="00232CA9">
        <w:rPr>
          <w:bCs w:val="0"/>
          <w:sz w:val="24"/>
          <w:szCs w:val="24"/>
          <w:cs/>
        </w:rPr>
        <w:t xml:space="preserve"> मक्खायं ।</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८०</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4605FC" w:rsidRPr="00232CA9">
        <w:rPr>
          <w:rFonts w:hint="cs"/>
          <w:bCs w:val="0"/>
          <w:sz w:val="24"/>
          <w:szCs w:val="24"/>
          <w:cs/>
          <w:lang w:bidi="sa-IN"/>
        </w:rPr>
        <w:t xml:space="preserve"> </w:t>
      </w:r>
      <w:r w:rsidR="004605FC" w:rsidRPr="00232CA9">
        <w:rPr>
          <w:bCs w:val="0"/>
          <w:sz w:val="24"/>
          <w:szCs w:val="24"/>
          <w:cs/>
        </w:rPr>
        <w:t xml:space="preserve">इहेगइया सत्ता अज्झारोहजोणिया अज्झारोहसंभवा </w:t>
      </w:r>
      <w:r w:rsidR="004605FC" w:rsidRPr="00232CA9">
        <w:rPr>
          <w:rFonts w:hint="cs"/>
          <w:bCs w:val="0"/>
          <w:sz w:val="24"/>
          <w:szCs w:val="24"/>
          <w:cs/>
          <w:lang w:bidi="sa-IN"/>
        </w:rPr>
        <w:t>जाव</w:t>
      </w:r>
      <w:r w:rsidR="004605FC" w:rsidRPr="00232CA9">
        <w:rPr>
          <w:bCs w:val="0"/>
          <w:sz w:val="24"/>
          <w:szCs w:val="24"/>
          <w:cs/>
        </w:rPr>
        <w:t xml:space="preserve"> कम्मनियाणेणं तत्थव</w:t>
      </w:r>
      <w:r w:rsidR="004605FC" w:rsidRPr="00232CA9">
        <w:rPr>
          <w:rFonts w:hint="cs"/>
          <w:bCs w:val="0"/>
          <w:sz w:val="24"/>
          <w:szCs w:val="24"/>
          <w:cs/>
        </w:rPr>
        <w:t>ु</w:t>
      </w:r>
      <w:r w:rsidR="004605FC" w:rsidRPr="00232CA9">
        <w:rPr>
          <w:bCs w:val="0"/>
          <w:sz w:val="24"/>
          <w:szCs w:val="24"/>
          <w:cs/>
        </w:rPr>
        <w:t>क्कमा रुक्खजोणिएसु अज्झारोहेसु अज्झारोहत्ताए विउट्टंति</w:t>
      </w:r>
      <w:r w:rsidR="004605FC" w:rsidRPr="00232CA9">
        <w:rPr>
          <w:rFonts w:hint="cs"/>
          <w:bCs w:val="0"/>
          <w:sz w:val="24"/>
          <w:szCs w:val="24"/>
          <w:cs/>
        </w:rPr>
        <w:t>,</w:t>
      </w:r>
      <w:r w:rsidR="004605FC" w:rsidRPr="00232CA9">
        <w:rPr>
          <w:bCs w:val="0"/>
          <w:sz w:val="24"/>
          <w:szCs w:val="24"/>
          <w:cs/>
        </w:rPr>
        <w:t xml:space="preserve"> ते जीवा तेसिं रुक्खजोणियाणं अज्झारोहाणं सि</w:t>
      </w:r>
      <w:r w:rsidR="004605FC" w:rsidRPr="00232CA9">
        <w:rPr>
          <w:rFonts w:hint="cs"/>
          <w:bCs w:val="0"/>
          <w:sz w:val="24"/>
          <w:szCs w:val="24"/>
          <w:cs/>
          <w:lang w:bidi="sa-IN"/>
        </w:rPr>
        <w:t>ने</w:t>
      </w:r>
      <w:r w:rsidR="004605FC" w:rsidRPr="00232CA9">
        <w:rPr>
          <w:bCs w:val="0"/>
          <w:sz w:val="24"/>
          <w:szCs w:val="24"/>
          <w:cs/>
        </w:rPr>
        <w:t>हमाहारेंति-</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 xml:space="preserve">ते जीवा आहारेंति पुढविसरीरं </w:t>
      </w:r>
      <w:r w:rsidRPr="00232CA9">
        <w:rPr>
          <w:rFonts w:hint="cs"/>
          <w:bCs w:val="0"/>
          <w:sz w:val="24"/>
          <w:szCs w:val="24"/>
          <w:cs/>
          <w:lang w:bidi="sa-IN"/>
        </w:rPr>
        <w:t xml:space="preserve">जाव </w:t>
      </w:r>
      <w:r w:rsidRPr="00232CA9">
        <w:rPr>
          <w:bCs w:val="0"/>
          <w:sz w:val="24"/>
          <w:szCs w:val="24"/>
          <w:cs/>
        </w:rPr>
        <w:t xml:space="preserve"> सारूविकडं संतं</w:t>
      </w:r>
      <w:r w:rsidRPr="00232CA9">
        <w:rPr>
          <w:rFonts w:hint="cs"/>
          <w:bCs w:val="0"/>
          <w:sz w:val="24"/>
          <w:szCs w:val="24"/>
          <w:cs/>
          <w:lang w:bidi="sa-IN"/>
        </w:rPr>
        <w:t>,</w:t>
      </w:r>
      <w:r w:rsidRPr="00232CA9">
        <w:rPr>
          <w:bCs w:val="0"/>
          <w:sz w:val="24"/>
          <w:szCs w:val="24"/>
          <w:cs/>
        </w:rPr>
        <w:t xml:space="preserve"> अवरे वि य णं तेसिं अज्झारोहजोणियाणं अज्झारोहाणं सरीरा नानावण्णा </w:t>
      </w:r>
      <w:r w:rsidRPr="00232CA9">
        <w:rPr>
          <w:rFonts w:hint="cs"/>
          <w:bCs w:val="0"/>
          <w:sz w:val="24"/>
          <w:szCs w:val="24"/>
          <w:cs/>
          <w:lang w:bidi="sa-IN"/>
        </w:rPr>
        <w:t>जाव</w:t>
      </w:r>
      <w:r w:rsidRPr="00232CA9">
        <w:rPr>
          <w:bCs w:val="0"/>
          <w:sz w:val="24"/>
          <w:szCs w:val="24"/>
          <w:cs/>
        </w:rPr>
        <w:t xml:space="preserve"> त्ति मक्खायं ।</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८१</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 - इहेग</w:t>
      </w:r>
      <w:r w:rsidR="004605FC" w:rsidRPr="00232CA9">
        <w:rPr>
          <w:rFonts w:hint="cs"/>
          <w:bCs w:val="0"/>
          <w:sz w:val="24"/>
          <w:szCs w:val="24"/>
          <w:cs/>
          <w:lang w:bidi="sa-IN"/>
        </w:rPr>
        <w:t>ति</w:t>
      </w:r>
      <w:r w:rsidR="004605FC" w:rsidRPr="00232CA9">
        <w:rPr>
          <w:bCs w:val="0"/>
          <w:sz w:val="24"/>
          <w:szCs w:val="24"/>
          <w:cs/>
        </w:rPr>
        <w:t xml:space="preserve">या सत्ता अज्झारोहजोणिया अज्झारोहसंभवा </w:t>
      </w:r>
      <w:r w:rsidR="004605FC" w:rsidRPr="00232CA9">
        <w:rPr>
          <w:rFonts w:hint="cs"/>
          <w:bCs w:val="0"/>
          <w:sz w:val="24"/>
          <w:szCs w:val="24"/>
          <w:cs/>
          <w:lang w:bidi="sa-IN"/>
        </w:rPr>
        <w:t xml:space="preserve">जाव </w:t>
      </w:r>
      <w:r w:rsidR="004605FC" w:rsidRPr="00232CA9">
        <w:rPr>
          <w:bCs w:val="0"/>
          <w:sz w:val="24"/>
          <w:szCs w:val="24"/>
          <w:cs/>
        </w:rPr>
        <w:t>कम्मनियाणेणं तत्थव</w:t>
      </w:r>
      <w:r w:rsidR="004605FC" w:rsidRPr="00232CA9">
        <w:rPr>
          <w:rFonts w:hint="cs"/>
          <w:bCs w:val="0"/>
          <w:sz w:val="24"/>
          <w:szCs w:val="24"/>
          <w:cs/>
          <w:lang w:bidi="sa-IN"/>
        </w:rPr>
        <w:t>ु</w:t>
      </w:r>
      <w:r w:rsidR="004605FC" w:rsidRPr="00232CA9">
        <w:rPr>
          <w:bCs w:val="0"/>
          <w:sz w:val="24"/>
          <w:szCs w:val="24"/>
          <w:cs/>
        </w:rPr>
        <w:t>क्कमा अज्झ</w:t>
      </w:r>
      <w:r w:rsidR="004605FC" w:rsidRPr="00232CA9">
        <w:rPr>
          <w:rFonts w:hint="cs"/>
          <w:bCs w:val="0"/>
          <w:sz w:val="24"/>
          <w:szCs w:val="24"/>
          <w:cs/>
        </w:rPr>
        <w:t>ा</w:t>
      </w:r>
      <w:r w:rsidR="004605FC" w:rsidRPr="00232CA9">
        <w:rPr>
          <w:bCs w:val="0"/>
          <w:sz w:val="24"/>
          <w:szCs w:val="24"/>
          <w:cs/>
        </w:rPr>
        <w:t>रोहजोणिएसु अज्झारोहेसु अज्झारोहत्ताए विउ</w:t>
      </w:r>
      <w:r w:rsidR="004605FC" w:rsidRPr="00232CA9">
        <w:rPr>
          <w:rFonts w:hint="cs"/>
          <w:bCs w:val="0"/>
          <w:sz w:val="24"/>
          <w:szCs w:val="24"/>
          <w:cs/>
          <w:lang w:bidi="sa-IN"/>
        </w:rPr>
        <w:t>ट्टं</w:t>
      </w:r>
      <w:r w:rsidR="004605FC" w:rsidRPr="00232CA9">
        <w:rPr>
          <w:bCs w:val="0"/>
          <w:sz w:val="24"/>
          <w:szCs w:val="24"/>
          <w:cs/>
        </w:rPr>
        <w:t>ति</w:t>
      </w:r>
      <w:r w:rsidR="004605FC" w:rsidRPr="00232CA9">
        <w:rPr>
          <w:rFonts w:hint="cs"/>
          <w:bCs w:val="0"/>
          <w:sz w:val="24"/>
          <w:szCs w:val="24"/>
          <w:cs/>
          <w:lang w:bidi="sa-IN"/>
        </w:rPr>
        <w:t>,</w:t>
      </w:r>
      <w:r w:rsidR="004605FC" w:rsidRPr="00232CA9">
        <w:rPr>
          <w:bCs w:val="0"/>
          <w:sz w:val="24"/>
          <w:szCs w:val="24"/>
          <w:cs/>
        </w:rPr>
        <w:t xml:space="preserve"> ते जीवा तेसिं अज्झारोह-जोणियाणं अज्झारोहाणं सि</w:t>
      </w:r>
      <w:r w:rsidR="004605FC" w:rsidRPr="00232CA9">
        <w:rPr>
          <w:rFonts w:hint="cs"/>
          <w:bCs w:val="0"/>
          <w:sz w:val="24"/>
          <w:szCs w:val="24"/>
          <w:cs/>
          <w:lang w:bidi="sa-IN"/>
        </w:rPr>
        <w:t>ने</w:t>
      </w:r>
      <w:r w:rsidR="004605FC" w:rsidRPr="00232CA9">
        <w:rPr>
          <w:bCs w:val="0"/>
          <w:sz w:val="24"/>
          <w:szCs w:val="24"/>
          <w:cs/>
        </w:rPr>
        <w:t>हमाहारेतिं-</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ते जीवा आहारे</w:t>
      </w:r>
      <w:r w:rsidRPr="00232CA9">
        <w:rPr>
          <w:rFonts w:hint="cs"/>
          <w:bCs w:val="0"/>
          <w:sz w:val="24"/>
          <w:szCs w:val="24"/>
          <w:cs/>
          <w:lang w:bidi="sa-IN"/>
        </w:rPr>
        <w:t>ं</w:t>
      </w:r>
      <w:r w:rsidRPr="00232CA9">
        <w:rPr>
          <w:bCs w:val="0"/>
          <w:sz w:val="24"/>
          <w:szCs w:val="24"/>
          <w:cs/>
        </w:rPr>
        <w:t xml:space="preserve">ति पुढविसरीरं आउसरीरं </w:t>
      </w:r>
      <w:r w:rsidRPr="00232CA9">
        <w:rPr>
          <w:rFonts w:hint="cs"/>
          <w:bCs w:val="0"/>
          <w:sz w:val="24"/>
          <w:szCs w:val="24"/>
          <w:cs/>
          <w:lang w:bidi="sa-IN"/>
        </w:rPr>
        <w:t xml:space="preserve">जाव </w:t>
      </w:r>
      <w:r w:rsidRPr="00232CA9">
        <w:rPr>
          <w:bCs w:val="0"/>
          <w:sz w:val="24"/>
          <w:szCs w:val="24"/>
          <w:cs/>
        </w:rPr>
        <w:t>सारूविकडं संतं</w:t>
      </w:r>
      <w:r w:rsidRPr="00232CA9">
        <w:rPr>
          <w:rFonts w:hint="cs"/>
          <w:bCs w:val="0"/>
          <w:sz w:val="24"/>
          <w:szCs w:val="24"/>
          <w:cs/>
          <w:lang w:bidi="sa-IN"/>
        </w:rPr>
        <w:t>,</w:t>
      </w:r>
      <w:r w:rsidRPr="00232CA9">
        <w:rPr>
          <w:bCs w:val="0"/>
          <w:sz w:val="24"/>
          <w:szCs w:val="24"/>
          <w:cs/>
        </w:rPr>
        <w:t xml:space="preserve"> अवरे</w:t>
      </w:r>
      <w:r w:rsidRPr="00232CA9">
        <w:rPr>
          <w:rFonts w:hint="cs"/>
          <w:bCs w:val="0"/>
          <w:sz w:val="24"/>
          <w:szCs w:val="24"/>
          <w:cs/>
          <w:lang w:bidi="sa-IN"/>
        </w:rPr>
        <w:t>ऽ</w:t>
      </w:r>
      <w:r w:rsidRPr="00232CA9">
        <w:rPr>
          <w:bCs w:val="0"/>
          <w:sz w:val="24"/>
          <w:szCs w:val="24"/>
          <w:cs/>
        </w:rPr>
        <w:t xml:space="preserve">वि य णं तेसिं अज्झारोहजोणियाणं अज्झारोहाणं सरीरा नानावण्णा </w:t>
      </w:r>
      <w:r w:rsidRPr="00232CA9">
        <w:rPr>
          <w:rFonts w:hint="cs"/>
          <w:bCs w:val="0"/>
          <w:sz w:val="24"/>
          <w:szCs w:val="24"/>
          <w:cs/>
          <w:lang w:bidi="sa-IN"/>
        </w:rPr>
        <w:t>जाव</w:t>
      </w:r>
      <w:r w:rsidRPr="00232CA9">
        <w:rPr>
          <w:bCs w:val="0"/>
          <w:sz w:val="24"/>
          <w:szCs w:val="24"/>
          <w:cs/>
        </w:rPr>
        <w:t xml:space="preserve"> मक्खायं ।</w:t>
      </w:r>
    </w:p>
    <w:p w:rsidR="004605FC" w:rsidRPr="00232CA9" w:rsidRDefault="00820B4A" w:rsidP="001F6EFF">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८२</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 xml:space="preserve">अहावरं पुरक्खायं-इहेगइया सत्ता अज्झारोहजोणिया अज्झारोहसंभवा </w:t>
      </w:r>
      <w:r w:rsidR="004605FC" w:rsidRPr="00232CA9">
        <w:rPr>
          <w:rFonts w:hint="cs"/>
          <w:bCs w:val="0"/>
          <w:sz w:val="24"/>
          <w:szCs w:val="24"/>
          <w:cs/>
          <w:lang w:bidi="sa-IN"/>
        </w:rPr>
        <w:t>जाव</w:t>
      </w:r>
      <w:r w:rsidR="004605FC" w:rsidRPr="00232CA9">
        <w:rPr>
          <w:bCs w:val="0"/>
          <w:sz w:val="24"/>
          <w:szCs w:val="24"/>
          <w:cs/>
        </w:rPr>
        <w:t xml:space="preserve"> कम्म</w:t>
      </w:r>
      <w:r w:rsidR="004605FC" w:rsidRPr="00232CA9">
        <w:rPr>
          <w:rFonts w:hint="cs"/>
          <w:bCs w:val="0"/>
          <w:sz w:val="24"/>
          <w:szCs w:val="24"/>
          <w:cs/>
          <w:lang w:bidi="sa-IN"/>
        </w:rPr>
        <w:t>नि</w:t>
      </w:r>
      <w:r w:rsidR="004605FC" w:rsidRPr="00232CA9">
        <w:rPr>
          <w:bCs w:val="0"/>
          <w:sz w:val="24"/>
          <w:szCs w:val="24"/>
          <w:cs/>
        </w:rPr>
        <w:t>याणेणं तत्थव</w:t>
      </w:r>
      <w:r w:rsidR="004605FC" w:rsidRPr="00232CA9">
        <w:rPr>
          <w:rFonts w:hint="cs"/>
          <w:bCs w:val="0"/>
          <w:sz w:val="24"/>
          <w:szCs w:val="24"/>
          <w:cs/>
        </w:rPr>
        <w:t>ु</w:t>
      </w:r>
      <w:r w:rsidR="004605FC" w:rsidRPr="00232CA9">
        <w:rPr>
          <w:bCs w:val="0"/>
          <w:sz w:val="24"/>
          <w:szCs w:val="24"/>
          <w:cs/>
        </w:rPr>
        <w:t xml:space="preserve">क्कमा अज्झारोहजोणिएसु अज्झारोहेसु मूलत्ताए </w:t>
      </w:r>
      <w:r w:rsidR="004605FC" w:rsidRPr="00232CA9">
        <w:rPr>
          <w:rFonts w:hint="cs"/>
          <w:bCs w:val="0"/>
          <w:sz w:val="24"/>
          <w:szCs w:val="24"/>
          <w:cs/>
          <w:lang w:bidi="sa-IN"/>
        </w:rPr>
        <w:t xml:space="preserve">जाव </w:t>
      </w:r>
      <w:r w:rsidR="004605FC" w:rsidRPr="00232CA9">
        <w:rPr>
          <w:bCs w:val="0"/>
          <w:sz w:val="24"/>
          <w:szCs w:val="24"/>
          <w:cs/>
        </w:rPr>
        <w:t>बीयत्ताए विउट्टंति</w:t>
      </w:r>
      <w:r w:rsidR="004605FC" w:rsidRPr="00232CA9">
        <w:rPr>
          <w:rFonts w:hint="cs"/>
          <w:bCs w:val="0"/>
          <w:sz w:val="24"/>
          <w:szCs w:val="24"/>
          <w:cs/>
        </w:rPr>
        <w:t>,</w:t>
      </w:r>
      <w:r w:rsidR="004605FC" w:rsidRPr="00232CA9">
        <w:rPr>
          <w:bCs w:val="0"/>
          <w:sz w:val="24"/>
          <w:szCs w:val="24"/>
          <w:cs/>
        </w:rPr>
        <w:t xml:space="preserve"> </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ते जीवा तेसिं अज्झारोहजोणियाणं अज्झारोहाणं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rPr>
        <w:t xml:space="preserve">  जाव </w:t>
      </w:r>
      <w:r w:rsidRPr="00232CA9">
        <w:rPr>
          <w:bCs w:val="0"/>
          <w:sz w:val="24"/>
          <w:szCs w:val="24"/>
          <w:cs/>
        </w:rPr>
        <w:t>अवरे</w:t>
      </w:r>
      <w:r w:rsidRPr="00232CA9">
        <w:rPr>
          <w:rFonts w:hint="cs"/>
          <w:bCs w:val="0"/>
          <w:sz w:val="24"/>
          <w:szCs w:val="24"/>
          <w:cs/>
          <w:lang w:bidi="sa-IN"/>
        </w:rPr>
        <w:t>ऽ</w:t>
      </w:r>
      <w:r w:rsidRPr="00232CA9">
        <w:rPr>
          <w:bCs w:val="0"/>
          <w:sz w:val="24"/>
          <w:szCs w:val="24"/>
          <w:cs/>
        </w:rPr>
        <w:t xml:space="preserve">वि य </w:t>
      </w:r>
      <w:r w:rsidRPr="00232CA9">
        <w:rPr>
          <w:rFonts w:hint="cs"/>
          <w:bCs w:val="0"/>
          <w:sz w:val="24"/>
          <w:szCs w:val="24"/>
          <w:cs/>
          <w:lang w:bidi="sa-IN"/>
        </w:rPr>
        <w:t>णं</w:t>
      </w:r>
      <w:r w:rsidRPr="00232CA9">
        <w:rPr>
          <w:bCs w:val="0"/>
          <w:sz w:val="24"/>
          <w:szCs w:val="24"/>
          <w:cs/>
        </w:rPr>
        <w:t xml:space="preserve"> तेसिं अज्झारोहजोणियाणं मूलाणं </w:t>
      </w:r>
      <w:r w:rsidRPr="00232CA9">
        <w:rPr>
          <w:rFonts w:hint="cs"/>
          <w:bCs w:val="0"/>
          <w:sz w:val="24"/>
          <w:szCs w:val="24"/>
          <w:cs/>
          <w:lang w:bidi="sa-IN"/>
        </w:rPr>
        <w:t>जाव</w:t>
      </w:r>
      <w:r w:rsidRPr="00232CA9">
        <w:rPr>
          <w:bCs w:val="0"/>
          <w:sz w:val="24"/>
          <w:szCs w:val="24"/>
          <w:cs/>
        </w:rPr>
        <w:t xml:space="preserve"> बीयाणं सरीरा नानावण्णा </w:t>
      </w:r>
      <w:r w:rsidRPr="00232CA9">
        <w:rPr>
          <w:rFonts w:hint="cs"/>
          <w:bCs w:val="0"/>
          <w:sz w:val="24"/>
          <w:szCs w:val="24"/>
          <w:cs/>
          <w:lang w:bidi="sa-IN"/>
        </w:rPr>
        <w:t>जाव</w:t>
      </w:r>
      <w:r w:rsidRPr="00232CA9">
        <w:rPr>
          <w:bCs w:val="0"/>
          <w:sz w:val="24"/>
          <w:szCs w:val="24"/>
          <w:cs/>
        </w:rPr>
        <w:t xml:space="preserve"> मक्खायं ।</w:t>
      </w:r>
    </w:p>
    <w:p w:rsidR="004605FC" w:rsidRPr="00232CA9" w:rsidRDefault="00820B4A" w:rsidP="001A17BE">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८३</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4605FC" w:rsidRPr="00232CA9">
        <w:rPr>
          <w:rFonts w:hint="cs"/>
          <w:bCs w:val="0"/>
          <w:sz w:val="24"/>
          <w:szCs w:val="24"/>
          <w:cs/>
          <w:lang w:bidi="sa-IN"/>
        </w:rPr>
        <w:t xml:space="preserve"> </w:t>
      </w:r>
      <w:r w:rsidR="004605FC" w:rsidRPr="00232CA9">
        <w:rPr>
          <w:bCs w:val="0"/>
          <w:sz w:val="24"/>
          <w:szCs w:val="24"/>
          <w:cs/>
        </w:rPr>
        <w:t xml:space="preserve">इहेगइया सत्ता पुढविजोणिया पुढविसंभवा पुढविवक्कमा </w:t>
      </w:r>
      <w:r w:rsidR="004605FC" w:rsidRPr="00232CA9">
        <w:rPr>
          <w:rFonts w:hint="cs"/>
          <w:bCs w:val="0"/>
          <w:sz w:val="24"/>
          <w:szCs w:val="24"/>
          <w:cs/>
          <w:lang w:bidi="sa-IN"/>
        </w:rPr>
        <w:t>जाव</w:t>
      </w:r>
      <w:r w:rsidR="004605FC" w:rsidRPr="00232CA9">
        <w:rPr>
          <w:bCs w:val="0"/>
          <w:sz w:val="24"/>
          <w:szCs w:val="24"/>
          <w:cs/>
        </w:rPr>
        <w:t xml:space="preserve"> नानाविहजोणियासु पुढवीसु तणत्ताए विउट्टंति</w:t>
      </w:r>
      <w:r w:rsidR="004605FC" w:rsidRPr="00232CA9">
        <w:rPr>
          <w:rFonts w:hint="cs"/>
          <w:bCs w:val="0"/>
          <w:sz w:val="24"/>
          <w:szCs w:val="24"/>
          <w:cs/>
          <w:lang w:bidi="sa-IN"/>
        </w:rPr>
        <w:t>,</w:t>
      </w:r>
      <w:r w:rsidR="004605FC" w:rsidRPr="00232CA9">
        <w:rPr>
          <w:bCs w:val="0"/>
          <w:sz w:val="24"/>
          <w:szCs w:val="24"/>
          <w:cs/>
        </w:rPr>
        <w:t xml:space="preserve"> ते जीवा </w:t>
      </w:r>
      <w:r w:rsidR="004605FC" w:rsidRPr="00232CA9">
        <w:rPr>
          <w:rFonts w:hint="cs"/>
          <w:bCs w:val="0"/>
          <w:sz w:val="24"/>
          <w:szCs w:val="24"/>
          <w:cs/>
          <w:lang w:bidi="sa-IN"/>
        </w:rPr>
        <w:t>ते</w:t>
      </w:r>
      <w:r w:rsidR="004605FC" w:rsidRPr="00232CA9">
        <w:rPr>
          <w:bCs w:val="0"/>
          <w:sz w:val="24"/>
          <w:szCs w:val="24"/>
          <w:cs/>
        </w:rPr>
        <w:t>सिं नानाविहजोणियाणं पुढवीणं सि</w:t>
      </w:r>
      <w:r w:rsidR="004605FC" w:rsidRPr="00232CA9">
        <w:rPr>
          <w:rFonts w:hint="cs"/>
          <w:bCs w:val="0"/>
          <w:sz w:val="24"/>
          <w:szCs w:val="24"/>
          <w:cs/>
          <w:lang w:bidi="sa-IN"/>
        </w:rPr>
        <w:t>ने</w:t>
      </w:r>
      <w:r w:rsidR="004605FC" w:rsidRPr="00232CA9">
        <w:rPr>
          <w:bCs w:val="0"/>
          <w:sz w:val="24"/>
          <w:szCs w:val="24"/>
          <w:cs/>
        </w:rPr>
        <w:t>हमाहारेंति</w:t>
      </w:r>
      <w:r w:rsidR="004605FC" w:rsidRPr="00232CA9">
        <w:rPr>
          <w:rFonts w:hint="cs"/>
          <w:bCs w:val="0"/>
          <w:sz w:val="24"/>
          <w:szCs w:val="24"/>
          <w:cs/>
        </w:rPr>
        <w:t xml:space="preserve"> </w:t>
      </w:r>
      <w:r w:rsidR="004605FC" w:rsidRPr="00232CA9">
        <w:rPr>
          <w:rFonts w:hint="cs"/>
          <w:bCs w:val="0"/>
          <w:sz w:val="24"/>
          <w:szCs w:val="24"/>
          <w:cs/>
          <w:lang w:bidi="sa-IN"/>
        </w:rPr>
        <w:t>जाव</w:t>
      </w:r>
      <w:r w:rsidR="004605FC" w:rsidRPr="00232CA9">
        <w:rPr>
          <w:bCs w:val="0"/>
          <w:sz w:val="24"/>
          <w:szCs w:val="24"/>
          <w:cs/>
        </w:rPr>
        <w:t xml:space="preserve"> ते जीवा कम्मोवव</w:t>
      </w:r>
      <w:r w:rsidR="004605FC" w:rsidRPr="00232CA9">
        <w:rPr>
          <w:rFonts w:hint="cs"/>
          <w:bCs w:val="0"/>
          <w:sz w:val="24"/>
          <w:szCs w:val="24"/>
          <w:cs/>
        </w:rPr>
        <w:t>न्न</w:t>
      </w:r>
      <w:r w:rsidR="004605FC" w:rsidRPr="00232CA9">
        <w:rPr>
          <w:bCs w:val="0"/>
          <w:sz w:val="24"/>
          <w:szCs w:val="24"/>
          <w:cs/>
        </w:rPr>
        <w:t>गा भवंति त्ति मक्खायं ।</w:t>
      </w:r>
    </w:p>
    <w:p w:rsidR="004605FC" w:rsidRPr="00232CA9" w:rsidRDefault="00820B4A" w:rsidP="001A17BE">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८४</w:t>
      </w:r>
      <w:r w:rsidRPr="00232CA9">
        <w:rPr>
          <w:color w:val="FF0000"/>
          <w:sz w:val="24"/>
          <w:szCs w:val="24"/>
        </w:rPr>
        <w:t>]</w:t>
      </w:r>
      <w:r w:rsidR="004605FC" w:rsidRPr="00232CA9">
        <w:rPr>
          <w:rFonts w:hint="cs"/>
          <w:bCs w:val="0"/>
          <w:sz w:val="24"/>
          <w:szCs w:val="24"/>
          <w:cs/>
          <w:lang w:bidi="sa-IN"/>
        </w:rPr>
        <w:t xml:space="preserve"> </w:t>
      </w:r>
      <w:r w:rsidR="004605FC" w:rsidRPr="00232CA9">
        <w:rPr>
          <w:rFonts w:hint="cs"/>
          <w:bCs w:val="0"/>
          <w:sz w:val="24"/>
          <w:szCs w:val="24"/>
          <w:cs/>
        </w:rPr>
        <w:t xml:space="preserve">एवं </w:t>
      </w:r>
      <w:r w:rsidR="004605FC" w:rsidRPr="00232CA9">
        <w:rPr>
          <w:bCs w:val="0"/>
          <w:sz w:val="24"/>
          <w:szCs w:val="24"/>
          <w:cs/>
        </w:rPr>
        <w:t>पुढविजोणिएसु तणेसु तणत्ताए विउट्टंति</w:t>
      </w:r>
      <w:r w:rsidR="004605FC" w:rsidRPr="00232CA9">
        <w:rPr>
          <w:rFonts w:hint="cs"/>
          <w:bCs w:val="0"/>
          <w:sz w:val="24"/>
          <w:szCs w:val="24"/>
          <w:cs/>
          <w:lang w:bidi="sa-IN"/>
        </w:rPr>
        <w:t>,</w:t>
      </w:r>
      <w:r w:rsidR="004605FC" w:rsidRPr="00232CA9">
        <w:rPr>
          <w:bCs w:val="0"/>
          <w:sz w:val="24"/>
          <w:szCs w:val="24"/>
          <w:cs/>
        </w:rPr>
        <w:t xml:space="preserve"> </w:t>
      </w:r>
      <w:r w:rsidR="004605FC" w:rsidRPr="00232CA9">
        <w:rPr>
          <w:rFonts w:hint="cs"/>
          <w:bCs w:val="0"/>
          <w:sz w:val="24"/>
          <w:szCs w:val="24"/>
          <w:cs/>
          <w:lang w:bidi="sa-IN"/>
        </w:rPr>
        <w:t xml:space="preserve">जाव </w:t>
      </w:r>
      <w:r w:rsidR="004605FC" w:rsidRPr="00232CA9">
        <w:rPr>
          <w:bCs w:val="0"/>
          <w:sz w:val="24"/>
          <w:szCs w:val="24"/>
          <w:cs/>
        </w:rPr>
        <w:t>मक्खायं ।</w:t>
      </w:r>
    </w:p>
    <w:p w:rsidR="004605FC" w:rsidRPr="00232CA9" w:rsidRDefault="00820B4A"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८५</w:t>
      </w:r>
      <w:r w:rsidRPr="00232CA9">
        <w:rPr>
          <w:color w:val="FF0000"/>
          <w:sz w:val="24"/>
          <w:szCs w:val="24"/>
        </w:rPr>
        <w:t>]</w:t>
      </w:r>
      <w:r w:rsidR="004605FC" w:rsidRPr="00232CA9">
        <w:rPr>
          <w:rFonts w:hint="cs"/>
          <w:bCs w:val="0"/>
          <w:sz w:val="24"/>
          <w:szCs w:val="24"/>
          <w:cs/>
          <w:lang w:bidi="sa-IN"/>
        </w:rPr>
        <w:t xml:space="preserve"> एवं तणजोणिएसु तणेसु तणत्ताए विउट्टंति, तणजोणियं तणसरीरं च आहारेंति जाव एवमक्खायं ।</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rFonts w:hint="cs"/>
          <w:bCs w:val="0"/>
          <w:sz w:val="24"/>
          <w:szCs w:val="24"/>
          <w:cs/>
          <w:lang w:bidi="sa-IN"/>
        </w:rPr>
        <w:t>एवं ओसहीणवि चत्तारि आलावगा ।</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rFonts w:hint="cs"/>
          <w:bCs w:val="0"/>
          <w:sz w:val="24"/>
          <w:szCs w:val="24"/>
          <w:cs/>
          <w:lang w:bidi="sa-IN"/>
        </w:rPr>
        <w:t>एवं हरियाणवि चत्तारि आलावगा ।</w:t>
      </w:r>
    </w:p>
    <w:p w:rsidR="00EA2485" w:rsidRDefault="00820B4A" w:rsidP="00EA2485">
      <w:pPr>
        <w:pStyle w:val="H4Hindi"/>
        <w:tabs>
          <w:tab w:val="left" w:pos="2250"/>
        </w:tabs>
        <w:spacing w:before="0" w:after="0"/>
        <w:ind w:firstLine="1440"/>
        <w:jc w:val="distribute"/>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८६</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4605FC" w:rsidRPr="00232CA9">
        <w:rPr>
          <w:rFonts w:hint="cs"/>
          <w:bCs w:val="0"/>
          <w:sz w:val="24"/>
          <w:szCs w:val="24"/>
          <w:cs/>
          <w:lang w:bidi="sa-IN"/>
        </w:rPr>
        <w:t xml:space="preserve"> </w:t>
      </w:r>
      <w:r w:rsidR="004605FC" w:rsidRPr="00232CA9">
        <w:rPr>
          <w:bCs w:val="0"/>
          <w:sz w:val="24"/>
          <w:szCs w:val="24"/>
          <w:cs/>
        </w:rPr>
        <w:t xml:space="preserve">इहेगइया सत्ता पुढविजोणिया पुढविसंभवा </w:t>
      </w:r>
      <w:r w:rsidR="004605FC" w:rsidRPr="00232CA9">
        <w:rPr>
          <w:rFonts w:hint="cs"/>
          <w:bCs w:val="0"/>
          <w:sz w:val="24"/>
          <w:szCs w:val="24"/>
          <w:cs/>
          <w:lang w:bidi="sa-IN"/>
        </w:rPr>
        <w:t>जाव</w:t>
      </w:r>
      <w:r w:rsidR="004605FC" w:rsidRPr="00232CA9">
        <w:rPr>
          <w:bCs w:val="0"/>
          <w:sz w:val="24"/>
          <w:szCs w:val="24"/>
          <w:cs/>
        </w:rPr>
        <w:t xml:space="preserve"> कम्म</w:t>
      </w:r>
      <w:r w:rsidR="004605FC" w:rsidRPr="00232CA9">
        <w:rPr>
          <w:rFonts w:hint="cs"/>
          <w:bCs w:val="0"/>
          <w:sz w:val="24"/>
          <w:szCs w:val="24"/>
          <w:cs/>
          <w:lang w:bidi="sa-IN"/>
        </w:rPr>
        <w:t>नि</w:t>
      </w:r>
      <w:r w:rsidR="004605FC" w:rsidRPr="00232CA9">
        <w:rPr>
          <w:bCs w:val="0"/>
          <w:sz w:val="24"/>
          <w:szCs w:val="24"/>
          <w:cs/>
        </w:rPr>
        <w:t>याणेणं तत्थव</w:t>
      </w:r>
      <w:r w:rsidR="004605FC" w:rsidRPr="00232CA9">
        <w:rPr>
          <w:rFonts w:hint="cs"/>
          <w:bCs w:val="0"/>
          <w:sz w:val="24"/>
          <w:szCs w:val="24"/>
          <w:cs/>
        </w:rPr>
        <w:t>ु</w:t>
      </w:r>
      <w:r w:rsidR="004605FC" w:rsidRPr="00232CA9">
        <w:rPr>
          <w:bCs w:val="0"/>
          <w:sz w:val="24"/>
          <w:szCs w:val="24"/>
          <w:cs/>
        </w:rPr>
        <w:t xml:space="preserve">क्कमा </w:t>
      </w:r>
      <w:r w:rsidR="004605FC" w:rsidRPr="00232CA9">
        <w:rPr>
          <w:rFonts w:hint="cs"/>
          <w:bCs w:val="0"/>
          <w:sz w:val="24"/>
          <w:szCs w:val="24"/>
          <w:cs/>
          <w:lang w:bidi="sa-IN"/>
        </w:rPr>
        <w:t>नाना</w:t>
      </w:r>
      <w:r w:rsidR="004605FC" w:rsidRPr="00232CA9">
        <w:rPr>
          <w:bCs w:val="0"/>
          <w:sz w:val="24"/>
          <w:szCs w:val="24"/>
          <w:cs/>
        </w:rPr>
        <w:t xml:space="preserve">विहजोणियासु पुढवीसु आयत्ताए </w:t>
      </w:r>
      <w:r w:rsidR="004605FC" w:rsidRPr="00232CA9">
        <w:rPr>
          <w:rFonts w:hint="cs"/>
          <w:bCs w:val="0"/>
          <w:sz w:val="24"/>
          <w:szCs w:val="24"/>
          <w:cs/>
          <w:lang w:bidi="sa-IN"/>
        </w:rPr>
        <w:t xml:space="preserve">वायत्ताए </w:t>
      </w:r>
      <w:r w:rsidR="004605FC" w:rsidRPr="00232CA9">
        <w:rPr>
          <w:bCs w:val="0"/>
          <w:sz w:val="24"/>
          <w:szCs w:val="24"/>
          <w:cs/>
        </w:rPr>
        <w:t>कायत्ताए कुहणत्ताए कुंदकत्ताए उव्वेह</w:t>
      </w:r>
      <w:r w:rsidR="004605FC" w:rsidRPr="00232CA9">
        <w:rPr>
          <w:rFonts w:hint="cs"/>
          <w:bCs w:val="0"/>
          <w:sz w:val="24"/>
          <w:szCs w:val="24"/>
          <w:cs/>
          <w:lang w:bidi="sa-IN"/>
        </w:rPr>
        <w:t>नि</w:t>
      </w:r>
      <w:r w:rsidR="004605FC" w:rsidRPr="00232CA9">
        <w:rPr>
          <w:bCs w:val="0"/>
          <w:sz w:val="24"/>
          <w:szCs w:val="24"/>
          <w:cs/>
        </w:rPr>
        <w:t xml:space="preserve">यत्ताए </w:t>
      </w:r>
    </w:p>
    <w:p w:rsidR="00AA1533" w:rsidRPr="00232CA9" w:rsidRDefault="00AA1533" w:rsidP="00AA1533">
      <w:pPr>
        <w:pStyle w:val="H4Hindi"/>
        <w:tabs>
          <w:tab w:val="left" w:pos="2250"/>
        </w:tabs>
        <w:spacing w:before="0" w:after="0"/>
        <w:jc w:val="both"/>
        <w:rPr>
          <w:bCs w:val="0"/>
          <w:sz w:val="24"/>
          <w:szCs w:val="24"/>
        </w:rPr>
      </w:pPr>
      <w:r w:rsidRPr="00232CA9">
        <w:rPr>
          <w:bCs w:val="0"/>
          <w:sz w:val="24"/>
          <w:szCs w:val="24"/>
          <w:cs/>
        </w:rPr>
        <w:t>निव्वेह</w:t>
      </w:r>
      <w:r w:rsidRPr="00232CA9">
        <w:rPr>
          <w:rFonts w:hint="cs"/>
          <w:bCs w:val="0"/>
          <w:sz w:val="24"/>
          <w:szCs w:val="24"/>
          <w:cs/>
          <w:lang w:bidi="sa-IN"/>
        </w:rPr>
        <w:t>नि</w:t>
      </w:r>
      <w:r w:rsidRPr="00232CA9">
        <w:rPr>
          <w:bCs w:val="0"/>
          <w:sz w:val="24"/>
          <w:szCs w:val="24"/>
          <w:cs/>
        </w:rPr>
        <w:t>यत्ताए सछत्ताए छत्तगत्ताए वासा</w:t>
      </w:r>
      <w:r w:rsidRPr="00232CA9">
        <w:rPr>
          <w:rFonts w:hint="cs"/>
          <w:bCs w:val="0"/>
          <w:sz w:val="24"/>
          <w:szCs w:val="24"/>
          <w:cs/>
          <w:lang w:bidi="sa-IN"/>
        </w:rPr>
        <w:t>नि</w:t>
      </w:r>
      <w:r w:rsidRPr="00232CA9">
        <w:rPr>
          <w:bCs w:val="0"/>
          <w:sz w:val="24"/>
          <w:szCs w:val="24"/>
          <w:cs/>
        </w:rPr>
        <w:t>यत्ताए कूरत्ताए विउट्टंति</w:t>
      </w:r>
      <w:r w:rsidRPr="00232CA9">
        <w:rPr>
          <w:rFonts w:hint="cs"/>
          <w:bCs w:val="0"/>
          <w:sz w:val="24"/>
          <w:szCs w:val="24"/>
          <w:cs/>
          <w:lang w:bidi="sa-IN"/>
        </w:rPr>
        <w:t>,</w:t>
      </w:r>
      <w:r w:rsidRPr="00232CA9">
        <w:rPr>
          <w:bCs w:val="0"/>
          <w:sz w:val="24"/>
          <w:szCs w:val="24"/>
          <w:cs/>
        </w:rPr>
        <w:t xml:space="preserve"> ते जीवा तासिं नानाविहजोणियाणं पुढवीणं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lang w:bidi="sa-IN"/>
        </w:rPr>
        <w:t xml:space="preserve"> </w:t>
      </w:r>
    </w:p>
    <w:p w:rsidR="00EA2485" w:rsidRDefault="00EA2485" w:rsidP="00EA2485">
      <w:pPr>
        <w:spacing w:after="0" w:line="240" w:lineRule="auto"/>
        <w:ind w:right="1708"/>
        <w:contextualSpacing/>
        <w:rPr>
          <w:rFonts w:cs="Mangal"/>
          <w:sz w:val="24"/>
          <w:szCs w:val="24"/>
        </w:rPr>
      </w:pPr>
      <w:r>
        <w:rPr>
          <w:rFonts w:cs="Mangal" w:hint="cs"/>
          <w:sz w:val="24"/>
          <w:szCs w:val="24"/>
          <w:cs/>
        </w:rPr>
        <w:lastRenderedPageBreak/>
        <w:t>सुयक्खंधो-२, अज्झयणं-३, उद्देसो-</w:t>
      </w:r>
    </w:p>
    <w:tbl>
      <w:tblPr>
        <w:tblW w:w="10140" w:type="dxa"/>
        <w:tblInd w:w="93" w:type="dxa"/>
        <w:tblBorders>
          <w:top w:val="single" w:sz="4" w:space="0" w:color="auto"/>
        </w:tblBorders>
        <w:tblLook w:val="04A0"/>
      </w:tblPr>
      <w:tblGrid>
        <w:gridCol w:w="10140"/>
      </w:tblGrid>
      <w:tr w:rsidR="00EA2485" w:rsidTr="00A43EF4">
        <w:trPr>
          <w:trHeight w:val="228"/>
        </w:trPr>
        <w:tc>
          <w:tcPr>
            <w:tcW w:w="10140" w:type="dxa"/>
            <w:tcBorders>
              <w:top w:val="single" w:sz="4" w:space="0" w:color="FF0000"/>
              <w:left w:val="nil"/>
              <w:bottom w:val="nil"/>
              <w:right w:val="nil"/>
            </w:tcBorders>
          </w:tcPr>
          <w:p w:rsidR="00EA2485" w:rsidRDefault="00EA2485"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232CA9">
      <w:pPr>
        <w:pStyle w:val="H4Hindi"/>
        <w:tabs>
          <w:tab w:val="left" w:pos="2250"/>
        </w:tabs>
        <w:spacing w:before="0" w:after="0"/>
        <w:ind w:firstLine="1440"/>
        <w:jc w:val="distribute"/>
        <w:rPr>
          <w:bCs w:val="0"/>
          <w:sz w:val="24"/>
          <w:szCs w:val="24"/>
          <w:lang w:bidi="sa-IN"/>
        </w:rPr>
      </w:pPr>
      <w:r w:rsidRPr="00232CA9">
        <w:rPr>
          <w:bCs w:val="0"/>
          <w:sz w:val="24"/>
          <w:szCs w:val="24"/>
          <w:cs/>
        </w:rPr>
        <w:t xml:space="preserve">ते जीवा आहारेंति पुढविसरीरं </w:t>
      </w:r>
      <w:r w:rsidRPr="00232CA9">
        <w:rPr>
          <w:rFonts w:hint="cs"/>
          <w:bCs w:val="0"/>
          <w:sz w:val="24"/>
          <w:szCs w:val="24"/>
          <w:cs/>
          <w:lang w:bidi="sa-IN"/>
        </w:rPr>
        <w:t>जाव</w:t>
      </w:r>
      <w:r w:rsidRPr="00232CA9">
        <w:rPr>
          <w:bCs w:val="0"/>
          <w:sz w:val="24"/>
          <w:szCs w:val="24"/>
          <w:cs/>
        </w:rPr>
        <w:t xml:space="preserve"> संतं</w:t>
      </w:r>
      <w:r w:rsidRPr="00232CA9">
        <w:rPr>
          <w:rFonts w:hint="cs"/>
          <w:bCs w:val="0"/>
          <w:sz w:val="24"/>
          <w:szCs w:val="24"/>
          <w:cs/>
          <w:lang w:bidi="sa-IN"/>
        </w:rPr>
        <w:t>,</w:t>
      </w:r>
      <w:r w:rsidRPr="00232CA9">
        <w:rPr>
          <w:bCs w:val="0"/>
          <w:sz w:val="24"/>
          <w:szCs w:val="24"/>
          <w:cs/>
        </w:rPr>
        <w:t xml:space="preserve"> अवरे</w:t>
      </w:r>
      <w:r w:rsidRPr="00232CA9">
        <w:rPr>
          <w:rFonts w:hint="cs"/>
          <w:bCs w:val="0"/>
          <w:sz w:val="24"/>
          <w:szCs w:val="24"/>
          <w:cs/>
          <w:lang w:bidi="sa-IN"/>
        </w:rPr>
        <w:t>ऽ</w:t>
      </w:r>
      <w:r w:rsidRPr="00232CA9">
        <w:rPr>
          <w:bCs w:val="0"/>
          <w:sz w:val="24"/>
          <w:szCs w:val="24"/>
          <w:cs/>
        </w:rPr>
        <w:t>वि य णं तेसिं पुढविजोणियाणं आ</w:t>
      </w:r>
      <w:r w:rsidRPr="00232CA9">
        <w:rPr>
          <w:rFonts w:hint="cs"/>
          <w:bCs w:val="0"/>
          <w:sz w:val="24"/>
          <w:szCs w:val="24"/>
          <w:cs/>
          <w:lang w:bidi="sa-IN"/>
        </w:rPr>
        <w:t>यत्ता</w:t>
      </w:r>
      <w:r w:rsidRPr="00232CA9">
        <w:rPr>
          <w:bCs w:val="0"/>
          <w:sz w:val="24"/>
          <w:szCs w:val="24"/>
          <w:cs/>
        </w:rPr>
        <w:t xml:space="preserve">णं </w:t>
      </w:r>
      <w:r w:rsidRPr="00232CA9">
        <w:rPr>
          <w:rFonts w:hint="cs"/>
          <w:bCs w:val="0"/>
          <w:sz w:val="24"/>
          <w:szCs w:val="24"/>
          <w:cs/>
          <w:lang w:bidi="sa-IN"/>
        </w:rPr>
        <w:t>जाव</w:t>
      </w:r>
      <w:r w:rsidRPr="00232CA9">
        <w:rPr>
          <w:bCs w:val="0"/>
          <w:sz w:val="24"/>
          <w:szCs w:val="24"/>
          <w:cs/>
        </w:rPr>
        <w:t xml:space="preserve"> कूराणं सरीरा नानावण्णा </w:t>
      </w:r>
      <w:r w:rsidRPr="00232CA9">
        <w:rPr>
          <w:rFonts w:hint="cs"/>
          <w:bCs w:val="0"/>
          <w:sz w:val="24"/>
          <w:szCs w:val="24"/>
          <w:cs/>
          <w:lang w:bidi="sa-IN"/>
        </w:rPr>
        <w:t>जाव</w:t>
      </w:r>
      <w:r w:rsidRPr="00232CA9">
        <w:rPr>
          <w:bCs w:val="0"/>
          <w:sz w:val="24"/>
          <w:szCs w:val="24"/>
          <w:cs/>
        </w:rPr>
        <w:t xml:space="preserve"> मक्खायं</w:t>
      </w:r>
      <w:r w:rsidRPr="00232CA9">
        <w:rPr>
          <w:rFonts w:hint="cs"/>
          <w:bCs w:val="0"/>
          <w:sz w:val="24"/>
          <w:szCs w:val="24"/>
          <w:cs/>
          <w:lang w:bidi="sa-IN"/>
        </w:rPr>
        <w:t>,</w:t>
      </w:r>
      <w:r w:rsidRPr="00232CA9">
        <w:rPr>
          <w:bCs w:val="0"/>
          <w:sz w:val="24"/>
          <w:szCs w:val="24"/>
          <w:cs/>
        </w:rPr>
        <w:t xml:space="preserve"> एक्को चेव आलावगो</w:t>
      </w:r>
      <w:r w:rsidRPr="00232CA9">
        <w:rPr>
          <w:rFonts w:hint="cs"/>
          <w:bCs w:val="0"/>
          <w:sz w:val="24"/>
          <w:szCs w:val="24"/>
          <w:cs/>
          <w:lang w:bidi="sa-IN"/>
        </w:rPr>
        <w:t xml:space="preserve"> जहा पुढविजोणियाणं रुक्खाणं चत्तारि गमा, अज्झारुहाण वि तहेव, तणाणं ओसहीणं हरियाणं चत्तारि आलावगा, भाणियव्वा एक्केक्के।</w:t>
      </w:r>
    </w:p>
    <w:p w:rsidR="00AA1533" w:rsidRDefault="004605FC" w:rsidP="00AA1533">
      <w:pPr>
        <w:pStyle w:val="H4Hindi"/>
        <w:tabs>
          <w:tab w:val="left" w:pos="2250"/>
        </w:tabs>
        <w:spacing w:before="0" w:after="0"/>
        <w:ind w:firstLine="1440"/>
        <w:jc w:val="both"/>
        <w:rPr>
          <w:rFonts w:hint="cs"/>
          <w:bCs w:val="0"/>
          <w:sz w:val="24"/>
          <w:szCs w:val="24"/>
        </w:rPr>
      </w:pPr>
      <w:r w:rsidRPr="00232CA9">
        <w:rPr>
          <w:rFonts w:hint="cs"/>
          <w:bCs w:val="0"/>
          <w:sz w:val="24"/>
          <w:szCs w:val="24"/>
          <w:cs/>
          <w:lang w:bidi="sa-IN"/>
        </w:rPr>
        <w:t xml:space="preserve">अहावरे पुरक्खायं इहेगतिया सत्ता उदगजोणिया उदगसंभवा जाव कम्मनियाणेणं तत्थवुक्कमा नानाविहजोणइएसु उदएसु उदगत्ताए अवगत्ताए पनगत्ताए सेवालत्ताए कलंबुगत्ताए हडताए कसेरुगत्ताए कच्छभाणियत्ताए उप्पलत्ताए पउमत्ताए कुमुयत्ताए नलिनत्ताए सुभगत्ताए सोगंधियत्ताए पोंडरीयमहापोंडरीयत्ताए सयपत्तताए सहस्सपत्तताए एवं कल्हारकोंकणयत्ताए अरविंदत्ताए नामरसत्ताए भिसभिसमुणालपुक्खलत्ताए पुक्खलच्छिमगत्ताए विउट्टंति, </w:t>
      </w:r>
    </w:p>
    <w:p w:rsidR="004605FC" w:rsidRPr="00232CA9" w:rsidRDefault="004605FC" w:rsidP="00AA1533">
      <w:pPr>
        <w:pStyle w:val="H4Hindi"/>
        <w:tabs>
          <w:tab w:val="left" w:pos="2250"/>
        </w:tabs>
        <w:spacing w:before="0" w:after="0"/>
        <w:ind w:firstLine="1440"/>
        <w:jc w:val="both"/>
        <w:rPr>
          <w:bCs w:val="0"/>
          <w:sz w:val="24"/>
          <w:szCs w:val="24"/>
          <w:lang w:bidi="sa-IN"/>
        </w:rPr>
      </w:pPr>
      <w:r w:rsidRPr="00232CA9">
        <w:rPr>
          <w:rFonts w:hint="cs"/>
          <w:bCs w:val="0"/>
          <w:sz w:val="24"/>
          <w:szCs w:val="24"/>
          <w:cs/>
          <w:lang w:bidi="sa-IN"/>
        </w:rPr>
        <w:t>ते जीवा तेसिं नानाविहजोणियाणं उदगाणं सिनेहमाहारेंति, ते जीवा आहारेंति पुढवीसरीरं जाव संतं, अवरेऽवि य णं तेसिं उदग जोणियाणं उदगाणं जाव पुक्खलच्छिभगाणं सरीरा नानावण्णा जाव मक्खायं, एगो चेव आलावगो ।</w:t>
      </w:r>
      <w:r w:rsidRPr="00232CA9">
        <w:rPr>
          <w:bCs w:val="0"/>
          <w:sz w:val="24"/>
          <w:szCs w:val="24"/>
          <w:cs/>
        </w:rPr>
        <w:t xml:space="preserve"> सेसा ति</w:t>
      </w:r>
      <w:r w:rsidR="00AA1533">
        <w:rPr>
          <w:rFonts w:hint="cs"/>
          <w:bCs w:val="0"/>
          <w:sz w:val="24"/>
          <w:szCs w:val="24"/>
          <w:cs/>
        </w:rPr>
        <w:t>न्नी</w:t>
      </w:r>
      <w:r w:rsidRPr="00232CA9">
        <w:rPr>
          <w:bCs w:val="0"/>
          <w:sz w:val="24"/>
          <w:szCs w:val="24"/>
          <w:cs/>
        </w:rPr>
        <w:t xml:space="preserve"> नत्थि</w:t>
      </w:r>
      <w:r w:rsidRPr="00232CA9">
        <w:rPr>
          <w:rFonts w:hint="cs"/>
          <w:bCs w:val="0"/>
          <w:sz w:val="24"/>
          <w:szCs w:val="24"/>
          <w:cs/>
          <w:lang w:bidi="sa-IN"/>
        </w:rPr>
        <w:t xml:space="preserve"> ।</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अहावरं पुरक्खाय</w:t>
      </w:r>
      <w:r w:rsidRPr="00232CA9">
        <w:rPr>
          <w:rFonts w:hint="cs"/>
          <w:bCs w:val="0"/>
          <w:sz w:val="24"/>
          <w:szCs w:val="24"/>
          <w:cs/>
          <w:lang w:bidi="sa-IN"/>
        </w:rPr>
        <w:t>ं</w:t>
      </w:r>
      <w:r w:rsidRPr="00232CA9">
        <w:rPr>
          <w:bCs w:val="0"/>
          <w:sz w:val="24"/>
          <w:szCs w:val="24"/>
          <w:cs/>
        </w:rPr>
        <w:t>-</w:t>
      </w:r>
      <w:r w:rsidRPr="00232CA9">
        <w:rPr>
          <w:rFonts w:hint="cs"/>
          <w:bCs w:val="0"/>
          <w:sz w:val="24"/>
          <w:szCs w:val="24"/>
          <w:cs/>
          <w:lang w:bidi="sa-IN"/>
        </w:rPr>
        <w:t xml:space="preserve"> </w:t>
      </w:r>
      <w:r w:rsidRPr="00232CA9">
        <w:rPr>
          <w:bCs w:val="0"/>
          <w:sz w:val="24"/>
          <w:szCs w:val="24"/>
          <w:cs/>
        </w:rPr>
        <w:t xml:space="preserve">इहेगइया सत्ता उदगजोणिया उदगसंभवा </w:t>
      </w:r>
      <w:r w:rsidRPr="00232CA9">
        <w:rPr>
          <w:rFonts w:hint="cs"/>
          <w:bCs w:val="0"/>
          <w:sz w:val="24"/>
          <w:szCs w:val="24"/>
          <w:cs/>
          <w:lang w:bidi="sa-IN"/>
        </w:rPr>
        <w:t>जाव</w:t>
      </w:r>
      <w:r w:rsidRPr="00232CA9">
        <w:rPr>
          <w:bCs w:val="0"/>
          <w:sz w:val="24"/>
          <w:szCs w:val="24"/>
          <w:cs/>
        </w:rPr>
        <w:t xml:space="preserve"> कम्म</w:t>
      </w:r>
      <w:r w:rsidRPr="00232CA9">
        <w:rPr>
          <w:rFonts w:hint="cs"/>
          <w:bCs w:val="0"/>
          <w:sz w:val="24"/>
          <w:szCs w:val="24"/>
          <w:cs/>
          <w:lang w:bidi="sa-IN"/>
        </w:rPr>
        <w:t>नि</w:t>
      </w:r>
      <w:r w:rsidRPr="00232CA9">
        <w:rPr>
          <w:bCs w:val="0"/>
          <w:sz w:val="24"/>
          <w:szCs w:val="24"/>
          <w:cs/>
        </w:rPr>
        <w:t>याणेणं तत्थ</w:t>
      </w:r>
      <w:r w:rsidR="00002A28">
        <w:rPr>
          <w:rFonts w:hint="cs"/>
          <w:bCs w:val="0"/>
          <w:sz w:val="24"/>
          <w:szCs w:val="24"/>
          <w:cs/>
        </w:rPr>
        <w:t xml:space="preserve">- </w:t>
      </w:r>
      <w:r w:rsidRPr="00232CA9">
        <w:rPr>
          <w:bCs w:val="0"/>
          <w:sz w:val="24"/>
          <w:szCs w:val="24"/>
          <w:cs/>
        </w:rPr>
        <w:t>व</w:t>
      </w:r>
      <w:r w:rsidRPr="00232CA9">
        <w:rPr>
          <w:rFonts w:hint="cs"/>
          <w:bCs w:val="0"/>
          <w:sz w:val="24"/>
          <w:szCs w:val="24"/>
          <w:cs/>
        </w:rPr>
        <w:t>ु</w:t>
      </w:r>
      <w:r w:rsidRPr="00232CA9">
        <w:rPr>
          <w:bCs w:val="0"/>
          <w:sz w:val="24"/>
          <w:szCs w:val="24"/>
          <w:cs/>
        </w:rPr>
        <w:t>क्कमा नानाविहजोणिएसु उदएसु रुक्खत्ताए विउट्टंति</w:t>
      </w:r>
      <w:r w:rsidRPr="00232CA9">
        <w:rPr>
          <w:rFonts w:hint="cs"/>
          <w:bCs w:val="0"/>
          <w:sz w:val="24"/>
          <w:szCs w:val="24"/>
          <w:cs/>
          <w:lang w:bidi="sa-IN"/>
        </w:rPr>
        <w:t>,</w:t>
      </w:r>
      <w:r w:rsidRPr="00232CA9">
        <w:rPr>
          <w:bCs w:val="0"/>
          <w:sz w:val="24"/>
          <w:szCs w:val="24"/>
          <w:cs/>
        </w:rPr>
        <w:t xml:space="preserve"> ते जीवा तेसिं नानाविहजोणियाणं उदगाणं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lang w:bidi="sa-IN"/>
        </w:rPr>
        <w:t xml:space="preserve"> </w:t>
      </w:r>
      <w:r w:rsidRPr="00232CA9">
        <w:rPr>
          <w:bCs w:val="0"/>
          <w:sz w:val="24"/>
          <w:szCs w:val="24"/>
          <w:cs/>
        </w:rPr>
        <w:t xml:space="preserve">ते जीवा आहारेंति पुढविसरीरं </w:t>
      </w:r>
      <w:r w:rsidRPr="00232CA9">
        <w:rPr>
          <w:rFonts w:hint="cs"/>
          <w:bCs w:val="0"/>
          <w:sz w:val="24"/>
          <w:szCs w:val="24"/>
          <w:cs/>
          <w:lang w:bidi="sa-IN"/>
        </w:rPr>
        <w:t xml:space="preserve">जाव संतं, </w:t>
      </w:r>
      <w:r w:rsidRPr="00232CA9">
        <w:rPr>
          <w:bCs w:val="0"/>
          <w:sz w:val="24"/>
          <w:szCs w:val="24"/>
          <w:cs/>
        </w:rPr>
        <w:t>अवरे</w:t>
      </w:r>
      <w:r w:rsidRPr="00232CA9">
        <w:rPr>
          <w:rFonts w:hint="cs"/>
          <w:bCs w:val="0"/>
          <w:sz w:val="24"/>
          <w:szCs w:val="24"/>
          <w:cs/>
          <w:lang w:bidi="sa-IN"/>
        </w:rPr>
        <w:t>ऽ</w:t>
      </w:r>
      <w:r w:rsidRPr="00232CA9">
        <w:rPr>
          <w:bCs w:val="0"/>
          <w:sz w:val="24"/>
          <w:szCs w:val="24"/>
          <w:cs/>
        </w:rPr>
        <w:t xml:space="preserve">वि य णं तेसिं उदगजोणियाणं रुक्खाणं सरीरा नानावण्णा </w:t>
      </w:r>
      <w:r w:rsidRPr="00232CA9">
        <w:rPr>
          <w:rFonts w:hint="cs"/>
          <w:bCs w:val="0"/>
          <w:sz w:val="24"/>
          <w:szCs w:val="24"/>
          <w:cs/>
          <w:lang w:bidi="sa-IN"/>
        </w:rPr>
        <w:t xml:space="preserve">जाव </w:t>
      </w:r>
      <w:r w:rsidRPr="00232CA9">
        <w:rPr>
          <w:bCs w:val="0"/>
          <w:sz w:val="24"/>
          <w:szCs w:val="24"/>
          <w:cs/>
        </w:rPr>
        <w:t>मक्खायं ।</w:t>
      </w:r>
    </w:p>
    <w:p w:rsidR="004605FC" w:rsidRPr="00232CA9" w:rsidRDefault="00454A98"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८७</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4605FC" w:rsidRPr="00232CA9">
        <w:rPr>
          <w:rFonts w:hint="cs"/>
          <w:bCs w:val="0"/>
          <w:sz w:val="24"/>
          <w:szCs w:val="24"/>
          <w:cs/>
          <w:lang w:bidi="sa-IN"/>
        </w:rPr>
        <w:t xml:space="preserve"> इह</w:t>
      </w:r>
      <w:r w:rsidR="004605FC" w:rsidRPr="00232CA9">
        <w:rPr>
          <w:rFonts w:hint="cs"/>
          <w:bCs w:val="0"/>
          <w:sz w:val="24"/>
          <w:szCs w:val="24"/>
          <w:cs/>
        </w:rPr>
        <w:t>े</w:t>
      </w:r>
      <w:r w:rsidR="004605FC" w:rsidRPr="00232CA9">
        <w:rPr>
          <w:rFonts w:hint="cs"/>
          <w:bCs w:val="0"/>
          <w:sz w:val="24"/>
          <w:szCs w:val="24"/>
          <w:cs/>
          <w:lang w:bidi="sa-IN"/>
        </w:rPr>
        <w:t>गतिया सत्ता तेसिं चेव पुढवीजोणिएहिं रुक्खेहिं रुक्खजोणिएहिं रुक्खेहिं रुक्खजोणिएहिं मूलेहिं जाव बीएहिं रुक्खजोणिएहिं अज्झारोहेहिं अज्झारोहजोणइएहिं अज्झारुहेहिं अज्झारोहजोणिएहिं मूलेहिं जाव बीएहिं, पुढवीजोणिएहिं तणेहिं तणजोणिएहिं मूलेहिं जाव बीएहिं, पुढवी जोणिएहिं तणेहिं तणजोणिएहिं मूलेहिं जाव बीएहिं एवं ओसहीहिवि तिन्नि आलावगा । एवं हरिएहिवि तिन्नि आलावगा ।</w:t>
      </w:r>
    </w:p>
    <w:p w:rsidR="004605FC" w:rsidRPr="00232CA9" w:rsidRDefault="004605FC" w:rsidP="00002A28">
      <w:pPr>
        <w:pStyle w:val="H4Hindi"/>
        <w:tabs>
          <w:tab w:val="left" w:pos="2250"/>
        </w:tabs>
        <w:spacing w:before="0" w:after="0"/>
        <w:ind w:firstLine="1440"/>
        <w:jc w:val="both"/>
        <w:rPr>
          <w:bCs w:val="0"/>
          <w:sz w:val="24"/>
          <w:szCs w:val="24"/>
          <w:lang w:bidi="sa-IN"/>
        </w:rPr>
      </w:pPr>
      <w:r w:rsidRPr="00232CA9">
        <w:rPr>
          <w:rFonts w:hint="cs"/>
          <w:bCs w:val="0"/>
          <w:sz w:val="24"/>
          <w:szCs w:val="24"/>
          <w:cs/>
          <w:lang w:bidi="sa-IN"/>
        </w:rPr>
        <w:t>पुढवीजोणिएहि वि आएहिं काएहिं जाव कूरेहिं उदगजोणिएहिं रुक्खेहिं रुक्खजोणइएहिं रुक्खेहिं रुक्खजोण</w:t>
      </w:r>
      <w:r w:rsidRPr="00232CA9">
        <w:rPr>
          <w:rFonts w:hint="cs"/>
          <w:bCs w:val="0"/>
          <w:sz w:val="24"/>
          <w:szCs w:val="24"/>
          <w:cs/>
        </w:rPr>
        <w:t>ि</w:t>
      </w:r>
      <w:r w:rsidRPr="00232CA9">
        <w:rPr>
          <w:rFonts w:hint="cs"/>
          <w:bCs w:val="0"/>
          <w:sz w:val="24"/>
          <w:szCs w:val="24"/>
          <w:cs/>
          <w:lang w:bidi="sa-IN"/>
        </w:rPr>
        <w:t>एहिं मूलेहिं जाव बीएहिं एवं अज्झारुहेहि</w:t>
      </w:r>
      <w:r w:rsidRPr="00232CA9">
        <w:rPr>
          <w:rFonts w:hint="cs"/>
          <w:bCs w:val="0"/>
          <w:sz w:val="24"/>
          <w:szCs w:val="24"/>
          <w:cs/>
        </w:rPr>
        <w:t>ं</w:t>
      </w:r>
      <w:r w:rsidRPr="00232CA9">
        <w:rPr>
          <w:rFonts w:hint="cs"/>
          <w:bCs w:val="0"/>
          <w:sz w:val="24"/>
          <w:szCs w:val="24"/>
          <w:cs/>
          <w:lang w:bidi="sa-IN"/>
        </w:rPr>
        <w:t>वि तिन्नि तणेहिंपि तिन्नि आलावगा, ओसहीहिंपि तिन्नि, हरिएहिंपि तिन्नि, उदगजोण</w:t>
      </w:r>
      <w:r w:rsidRPr="00232CA9">
        <w:rPr>
          <w:rFonts w:hint="cs"/>
          <w:bCs w:val="0"/>
          <w:sz w:val="24"/>
          <w:szCs w:val="24"/>
          <w:cs/>
        </w:rPr>
        <w:t>ि</w:t>
      </w:r>
      <w:r w:rsidRPr="00232CA9">
        <w:rPr>
          <w:rFonts w:hint="cs"/>
          <w:bCs w:val="0"/>
          <w:sz w:val="24"/>
          <w:szCs w:val="24"/>
          <w:cs/>
          <w:lang w:bidi="sa-IN"/>
        </w:rPr>
        <w:t>एहिं उदएहिं अवएहिं जाव पुक्खलच्छिभएहिं तसपाणत्ताए विउट्टंति</w:t>
      </w:r>
      <w:r w:rsidR="00002A28">
        <w:rPr>
          <w:rFonts w:hint="cs"/>
          <w:bCs w:val="0"/>
          <w:sz w:val="24"/>
          <w:szCs w:val="24"/>
          <w:cs/>
        </w:rPr>
        <w:t>|</w:t>
      </w:r>
      <w:r w:rsidRPr="00232CA9">
        <w:rPr>
          <w:rFonts w:hint="cs"/>
          <w:bCs w:val="0"/>
          <w:sz w:val="24"/>
          <w:szCs w:val="24"/>
          <w:cs/>
          <w:lang w:bidi="sa-IN"/>
        </w:rPr>
        <w:t xml:space="preserve"> </w:t>
      </w:r>
    </w:p>
    <w:p w:rsidR="004605FC" w:rsidRPr="00232CA9" w:rsidRDefault="004605FC" w:rsidP="00232CA9">
      <w:pPr>
        <w:pStyle w:val="H4Hindi"/>
        <w:tabs>
          <w:tab w:val="left" w:pos="2250"/>
        </w:tabs>
        <w:spacing w:before="0" w:after="0"/>
        <w:ind w:firstLine="1440"/>
        <w:jc w:val="distribute"/>
        <w:rPr>
          <w:bCs w:val="0"/>
          <w:sz w:val="24"/>
          <w:szCs w:val="24"/>
          <w:lang w:bidi="sa-IN"/>
        </w:rPr>
      </w:pPr>
      <w:r w:rsidRPr="00232CA9">
        <w:rPr>
          <w:rFonts w:hint="cs"/>
          <w:bCs w:val="0"/>
          <w:sz w:val="24"/>
          <w:szCs w:val="24"/>
          <w:cs/>
          <w:lang w:bidi="sa-IN"/>
        </w:rPr>
        <w:t>ते जीवा तेसिं पुढवीजोणियाणं उदगजोणियाणं रुक्खजोणियाणं अज्झारोहजोणियाणं तणजोणियाणं ओसहीजोणियाणं हरियजोणियाणं रुक्खाणं अज्झारुहाणं तणाणं ओसहीणं हरियाणं मूलाणं जाव बीयाणं आयाणं कायाणं जाव कुरवाणं उदगाणं अवगाणं जाव पुक्खलच्छिभगाणं सिनेहमाहारेंति ।</w:t>
      </w:r>
    </w:p>
    <w:p w:rsidR="004605FC" w:rsidRPr="00232CA9" w:rsidRDefault="004605FC" w:rsidP="001A17BE">
      <w:pPr>
        <w:pStyle w:val="H4Hindi"/>
        <w:tabs>
          <w:tab w:val="left" w:pos="2250"/>
        </w:tabs>
        <w:spacing w:before="0" w:after="0"/>
        <w:ind w:firstLine="1440"/>
        <w:jc w:val="both"/>
        <w:rPr>
          <w:bCs w:val="0"/>
          <w:sz w:val="24"/>
          <w:szCs w:val="24"/>
        </w:rPr>
      </w:pPr>
      <w:r w:rsidRPr="00232CA9">
        <w:rPr>
          <w:rFonts w:hint="cs"/>
          <w:bCs w:val="0"/>
          <w:sz w:val="24"/>
          <w:szCs w:val="24"/>
          <w:cs/>
          <w:lang w:bidi="sa-IN"/>
        </w:rPr>
        <w:t>ते जीवा आहारेंति पुढवीसरीरं जाव संतं, अवरेऽवि य णं तेसिं रुक्खजोणियाणं अज्झारोहजोणियाणं तणजोणियाणं ओसहिजोणियाणं हरियजोणियाणं मूलजोणियाणं कंदजोणियाणं जाव बीयजोणियाणं आयजोणियाणं कायजोणियाणं जाव कूरजोणियाणं उदगजोणियाणं अवगजोणियाणं जाव पुक्खलच्छिभगजोणियाणं तसपाणाणं सरीरा नानावण्णा जाव मक्खायं ।</w:t>
      </w:r>
    </w:p>
    <w:p w:rsidR="00EA2485" w:rsidRDefault="00454A98" w:rsidP="00002A28">
      <w:pPr>
        <w:pStyle w:val="H4Hindi"/>
        <w:tabs>
          <w:tab w:val="left" w:pos="2250"/>
        </w:tabs>
        <w:spacing w:before="0" w:after="0"/>
        <w:ind w:firstLine="1440"/>
        <w:jc w:val="center"/>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८८</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4605FC" w:rsidRPr="00232CA9">
        <w:rPr>
          <w:rFonts w:hint="cs"/>
          <w:bCs w:val="0"/>
          <w:sz w:val="24"/>
          <w:szCs w:val="24"/>
          <w:cs/>
          <w:lang w:bidi="sa-IN"/>
        </w:rPr>
        <w:t xml:space="preserve"> </w:t>
      </w:r>
      <w:r w:rsidR="004605FC" w:rsidRPr="00232CA9">
        <w:rPr>
          <w:bCs w:val="0"/>
          <w:sz w:val="24"/>
          <w:szCs w:val="24"/>
          <w:cs/>
        </w:rPr>
        <w:t>नानाविहाणं म</w:t>
      </w:r>
      <w:r w:rsidR="004605FC" w:rsidRPr="00232CA9">
        <w:rPr>
          <w:rFonts w:hint="cs"/>
          <w:bCs w:val="0"/>
          <w:sz w:val="24"/>
          <w:szCs w:val="24"/>
          <w:cs/>
          <w:lang w:bidi="sa-IN"/>
        </w:rPr>
        <w:t>नु</w:t>
      </w:r>
      <w:r w:rsidR="004605FC" w:rsidRPr="00232CA9">
        <w:rPr>
          <w:bCs w:val="0"/>
          <w:sz w:val="24"/>
          <w:szCs w:val="24"/>
          <w:cs/>
        </w:rPr>
        <w:t>स्साणं तं जहा-</w:t>
      </w:r>
      <w:r w:rsidR="004605FC" w:rsidRPr="00232CA9">
        <w:rPr>
          <w:rFonts w:hint="cs"/>
          <w:bCs w:val="0"/>
          <w:sz w:val="24"/>
          <w:szCs w:val="24"/>
          <w:cs/>
          <w:lang w:bidi="sa-IN"/>
        </w:rPr>
        <w:t xml:space="preserve"> </w:t>
      </w:r>
      <w:r w:rsidR="004605FC" w:rsidRPr="00232CA9">
        <w:rPr>
          <w:bCs w:val="0"/>
          <w:sz w:val="24"/>
          <w:szCs w:val="24"/>
          <w:cs/>
        </w:rPr>
        <w:t xml:space="preserve">कम्मभूमगाणं अकम्मभूमगाणं अंतरदीवगाणं आरियाणं मिलक्खूणं तेसिं </w:t>
      </w:r>
      <w:r w:rsidR="00002A28">
        <w:rPr>
          <w:rFonts w:hint="cs"/>
          <w:bCs w:val="0"/>
          <w:sz w:val="24"/>
          <w:szCs w:val="24"/>
          <w:cs/>
        </w:rPr>
        <w:t xml:space="preserve"> </w:t>
      </w:r>
      <w:r w:rsidR="004605FC" w:rsidRPr="00232CA9">
        <w:rPr>
          <w:bCs w:val="0"/>
          <w:sz w:val="24"/>
          <w:szCs w:val="24"/>
          <w:cs/>
        </w:rPr>
        <w:t>च णं अहाबीएणं अहावगासेणं इत्थीए पुरिसस्स य कम्मकडाए</w:t>
      </w:r>
    </w:p>
    <w:p w:rsidR="00AA1533" w:rsidRDefault="00AA1533" w:rsidP="00EA2485">
      <w:pPr>
        <w:spacing w:after="0" w:line="240" w:lineRule="auto"/>
        <w:ind w:right="1708"/>
        <w:contextualSpacing/>
        <w:rPr>
          <w:rFonts w:cs="Mangal" w:hint="cs"/>
          <w:sz w:val="24"/>
          <w:szCs w:val="24"/>
        </w:rPr>
      </w:pPr>
    </w:p>
    <w:p w:rsidR="00EA2485" w:rsidRDefault="00EA2485" w:rsidP="00EA2485">
      <w:pPr>
        <w:spacing w:after="0" w:line="240" w:lineRule="auto"/>
        <w:ind w:right="1708"/>
        <w:contextualSpacing/>
        <w:rPr>
          <w:rFonts w:cs="Mangal"/>
          <w:sz w:val="24"/>
          <w:szCs w:val="24"/>
        </w:rPr>
      </w:pPr>
      <w:r>
        <w:rPr>
          <w:rFonts w:cs="Mangal" w:hint="cs"/>
          <w:sz w:val="24"/>
          <w:szCs w:val="24"/>
          <w:cs/>
        </w:rPr>
        <w:lastRenderedPageBreak/>
        <w:t>सुयक्खंधो-२, अज्झयणं-३, उद्देसो-</w:t>
      </w:r>
    </w:p>
    <w:tbl>
      <w:tblPr>
        <w:tblW w:w="10140" w:type="dxa"/>
        <w:tblInd w:w="93" w:type="dxa"/>
        <w:tblBorders>
          <w:top w:val="single" w:sz="4" w:space="0" w:color="auto"/>
        </w:tblBorders>
        <w:tblLook w:val="04A0"/>
      </w:tblPr>
      <w:tblGrid>
        <w:gridCol w:w="10140"/>
      </w:tblGrid>
      <w:tr w:rsidR="00EA2485" w:rsidTr="00A43EF4">
        <w:trPr>
          <w:trHeight w:val="228"/>
        </w:trPr>
        <w:tc>
          <w:tcPr>
            <w:tcW w:w="10140" w:type="dxa"/>
            <w:tcBorders>
              <w:top w:val="single" w:sz="4" w:space="0" w:color="FF0000"/>
              <w:left w:val="nil"/>
              <w:bottom w:val="nil"/>
              <w:right w:val="nil"/>
            </w:tcBorders>
          </w:tcPr>
          <w:p w:rsidR="00EA2485" w:rsidRDefault="00EA2485"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EA2485">
      <w:pPr>
        <w:pStyle w:val="H4Hindi"/>
        <w:tabs>
          <w:tab w:val="left" w:pos="2250"/>
        </w:tabs>
        <w:spacing w:before="0" w:after="0"/>
        <w:jc w:val="both"/>
        <w:rPr>
          <w:bCs w:val="0"/>
          <w:sz w:val="24"/>
          <w:szCs w:val="24"/>
          <w:lang w:bidi="sa-IN"/>
        </w:rPr>
      </w:pPr>
      <w:r w:rsidRPr="00232CA9">
        <w:rPr>
          <w:bCs w:val="0"/>
          <w:sz w:val="24"/>
          <w:szCs w:val="24"/>
          <w:cs/>
        </w:rPr>
        <w:t>जोणिए एत्थ णं मेहुणवत्तियाए नामं संजोगे समुप्पज्जइ ते दुहओ वि सि</w:t>
      </w:r>
      <w:r w:rsidRPr="00232CA9">
        <w:rPr>
          <w:rFonts w:hint="cs"/>
          <w:bCs w:val="0"/>
          <w:sz w:val="24"/>
          <w:szCs w:val="24"/>
          <w:cs/>
          <w:lang w:bidi="sa-IN"/>
        </w:rPr>
        <w:t>ने</w:t>
      </w:r>
      <w:r w:rsidRPr="00232CA9">
        <w:rPr>
          <w:bCs w:val="0"/>
          <w:sz w:val="24"/>
          <w:szCs w:val="24"/>
          <w:cs/>
        </w:rPr>
        <w:t>हं संचिणंति</w:t>
      </w:r>
      <w:r w:rsidRPr="00232CA9">
        <w:rPr>
          <w:rFonts w:hint="cs"/>
          <w:bCs w:val="0"/>
          <w:sz w:val="24"/>
          <w:szCs w:val="24"/>
          <w:cs/>
          <w:lang w:bidi="sa-IN"/>
        </w:rPr>
        <w:t>,</w:t>
      </w:r>
      <w:r w:rsidRPr="00232CA9">
        <w:rPr>
          <w:bCs w:val="0"/>
          <w:sz w:val="24"/>
          <w:szCs w:val="24"/>
          <w:cs/>
        </w:rPr>
        <w:t xml:space="preserve"> तत्थ णं जीवा इत्थित्ताए पुरिसत्ताए नपुंसगत्ताए विउट्टंति</w:t>
      </w:r>
      <w:r w:rsidRPr="00232CA9">
        <w:rPr>
          <w:rFonts w:hint="cs"/>
          <w:bCs w:val="0"/>
          <w:sz w:val="24"/>
          <w:szCs w:val="24"/>
          <w:cs/>
          <w:lang w:bidi="sa-IN"/>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 xml:space="preserve"> ते जीवा माउओयं पिउसुक्कं तदुभय-संसट्ठं कलुसं किब्बिसं तप्पढमयाए आहारमाहारेंति</w:t>
      </w:r>
      <w:r w:rsidRPr="00232CA9">
        <w:rPr>
          <w:rFonts w:hint="cs"/>
          <w:bCs w:val="0"/>
          <w:sz w:val="24"/>
          <w:szCs w:val="24"/>
          <w:cs/>
          <w:lang w:bidi="sa-IN"/>
        </w:rPr>
        <w:t>,</w:t>
      </w:r>
      <w:r w:rsidRPr="00232CA9">
        <w:rPr>
          <w:bCs w:val="0"/>
          <w:sz w:val="24"/>
          <w:szCs w:val="24"/>
          <w:cs/>
        </w:rPr>
        <w:t xml:space="preserve"> तओ पच्छा जं से माया नानाविहाओ रस</w:t>
      </w:r>
      <w:r w:rsidRPr="00232CA9">
        <w:rPr>
          <w:rFonts w:hint="cs"/>
          <w:bCs w:val="0"/>
          <w:sz w:val="24"/>
          <w:szCs w:val="24"/>
          <w:cs/>
          <w:lang w:bidi="sa-IN"/>
        </w:rPr>
        <w:t>विही</w:t>
      </w:r>
      <w:r w:rsidRPr="00232CA9">
        <w:rPr>
          <w:bCs w:val="0"/>
          <w:sz w:val="24"/>
          <w:szCs w:val="24"/>
          <w:cs/>
        </w:rPr>
        <w:t xml:space="preserve">ओ आहारमाहारेंति तओ एगदेसेणं ओयमाहारेंति </w:t>
      </w:r>
      <w:r w:rsidRPr="00232CA9">
        <w:rPr>
          <w:rFonts w:hint="cs"/>
          <w:bCs w:val="0"/>
          <w:sz w:val="24"/>
          <w:szCs w:val="24"/>
          <w:cs/>
          <w:lang w:bidi="sa-IN"/>
        </w:rPr>
        <w:t>आनु</w:t>
      </w:r>
      <w:r w:rsidRPr="00232CA9">
        <w:rPr>
          <w:bCs w:val="0"/>
          <w:sz w:val="24"/>
          <w:szCs w:val="24"/>
          <w:cs/>
        </w:rPr>
        <w:t>पुव्वेणं वुड्ढा पलिपागमणुपवण्णा तओ कायाओ अभि</w:t>
      </w:r>
      <w:r w:rsidRPr="00232CA9">
        <w:rPr>
          <w:rFonts w:hint="cs"/>
          <w:bCs w:val="0"/>
          <w:sz w:val="24"/>
          <w:szCs w:val="24"/>
          <w:cs/>
          <w:lang w:bidi="sa-IN"/>
        </w:rPr>
        <w:t>नि</w:t>
      </w:r>
      <w:r w:rsidRPr="00232CA9">
        <w:rPr>
          <w:bCs w:val="0"/>
          <w:sz w:val="24"/>
          <w:szCs w:val="24"/>
          <w:cs/>
        </w:rPr>
        <w:t>वट्टमाणा इत्थिं वेगया ज</w:t>
      </w:r>
      <w:r w:rsidRPr="00232CA9">
        <w:rPr>
          <w:rFonts w:hint="cs"/>
          <w:bCs w:val="0"/>
          <w:sz w:val="24"/>
          <w:szCs w:val="24"/>
          <w:cs/>
          <w:lang w:bidi="sa-IN"/>
        </w:rPr>
        <w:t>न</w:t>
      </w:r>
      <w:r w:rsidRPr="00232CA9">
        <w:rPr>
          <w:bCs w:val="0"/>
          <w:sz w:val="24"/>
          <w:szCs w:val="24"/>
          <w:cs/>
        </w:rPr>
        <w:t>यंति पुरिसं वेगया ज</w:t>
      </w:r>
      <w:r w:rsidRPr="00232CA9">
        <w:rPr>
          <w:rFonts w:hint="cs"/>
          <w:bCs w:val="0"/>
          <w:sz w:val="24"/>
          <w:szCs w:val="24"/>
          <w:cs/>
          <w:lang w:bidi="sa-IN"/>
        </w:rPr>
        <w:t>न</w:t>
      </w:r>
      <w:r w:rsidRPr="00232CA9">
        <w:rPr>
          <w:bCs w:val="0"/>
          <w:sz w:val="24"/>
          <w:szCs w:val="24"/>
          <w:cs/>
        </w:rPr>
        <w:t>यंति नपुंसगं वेगया ज</w:t>
      </w:r>
      <w:r w:rsidRPr="00232CA9">
        <w:rPr>
          <w:rFonts w:hint="cs"/>
          <w:bCs w:val="0"/>
          <w:sz w:val="24"/>
          <w:szCs w:val="24"/>
          <w:cs/>
          <w:lang w:bidi="sa-IN"/>
        </w:rPr>
        <w:t>न</w:t>
      </w:r>
      <w:r w:rsidRPr="00232CA9">
        <w:rPr>
          <w:bCs w:val="0"/>
          <w:sz w:val="24"/>
          <w:szCs w:val="24"/>
          <w:cs/>
        </w:rPr>
        <w:t xml:space="preserve">यंति </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 xml:space="preserve">ते जीवा डहरा समाणा माउक्खीरं सप्पिं आहारेंति </w:t>
      </w:r>
      <w:r w:rsidRPr="00232CA9">
        <w:rPr>
          <w:rFonts w:hint="cs"/>
          <w:bCs w:val="0"/>
          <w:sz w:val="24"/>
          <w:szCs w:val="24"/>
          <w:cs/>
          <w:lang w:bidi="sa-IN"/>
        </w:rPr>
        <w:t>आनु</w:t>
      </w:r>
      <w:r w:rsidRPr="00232CA9">
        <w:rPr>
          <w:bCs w:val="0"/>
          <w:sz w:val="24"/>
          <w:szCs w:val="24"/>
          <w:cs/>
        </w:rPr>
        <w:t>पुव्वेणं वुड्ढा ओयणं कुम्मासं तसथावरे य पाणे</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 xml:space="preserve">ते जीवा आहारेंति पुढविसरीरं </w:t>
      </w:r>
      <w:r w:rsidRPr="00232CA9">
        <w:rPr>
          <w:rFonts w:hint="cs"/>
          <w:bCs w:val="0"/>
          <w:sz w:val="24"/>
          <w:szCs w:val="24"/>
          <w:cs/>
          <w:lang w:bidi="sa-IN"/>
        </w:rPr>
        <w:t>जाव</w:t>
      </w:r>
      <w:r w:rsidRPr="00232CA9">
        <w:rPr>
          <w:bCs w:val="0"/>
          <w:sz w:val="24"/>
          <w:szCs w:val="24"/>
          <w:cs/>
        </w:rPr>
        <w:t xml:space="preserve"> सारुविकडं संतं</w:t>
      </w:r>
      <w:r w:rsidRPr="00232CA9">
        <w:rPr>
          <w:rFonts w:hint="cs"/>
          <w:bCs w:val="0"/>
          <w:sz w:val="24"/>
          <w:szCs w:val="24"/>
          <w:cs/>
          <w:lang w:bidi="sa-IN"/>
        </w:rPr>
        <w:t>,</w:t>
      </w:r>
      <w:r w:rsidRPr="00232CA9">
        <w:rPr>
          <w:bCs w:val="0"/>
          <w:sz w:val="24"/>
          <w:szCs w:val="24"/>
          <w:cs/>
        </w:rPr>
        <w:t xml:space="preserve"> अवरे</w:t>
      </w:r>
      <w:r w:rsidRPr="00232CA9">
        <w:rPr>
          <w:rFonts w:hint="cs"/>
          <w:bCs w:val="0"/>
          <w:sz w:val="24"/>
          <w:szCs w:val="24"/>
          <w:cs/>
          <w:lang w:bidi="sa-IN"/>
        </w:rPr>
        <w:t>ऽ</w:t>
      </w:r>
      <w:r w:rsidRPr="00232CA9">
        <w:rPr>
          <w:bCs w:val="0"/>
          <w:sz w:val="24"/>
          <w:szCs w:val="24"/>
          <w:cs/>
        </w:rPr>
        <w:t>वि य णं तेसिं नानाविहाणं म</w:t>
      </w:r>
      <w:r w:rsidRPr="00232CA9">
        <w:rPr>
          <w:rFonts w:hint="cs"/>
          <w:bCs w:val="0"/>
          <w:sz w:val="24"/>
          <w:szCs w:val="24"/>
          <w:cs/>
          <w:lang w:bidi="sa-IN"/>
        </w:rPr>
        <w:t>नु</w:t>
      </w:r>
      <w:r w:rsidRPr="00232CA9">
        <w:rPr>
          <w:bCs w:val="0"/>
          <w:sz w:val="24"/>
          <w:szCs w:val="24"/>
          <w:cs/>
        </w:rPr>
        <w:t>स्सागाणं कम्मभूमगाणं अकम्मभूमगाणं अंतर</w:t>
      </w:r>
      <w:r w:rsidRPr="00232CA9">
        <w:rPr>
          <w:rFonts w:hint="cs"/>
          <w:bCs w:val="0"/>
          <w:sz w:val="24"/>
          <w:szCs w:val="24"/>
          <w:cs/>
          <w:lang w:bidi="sa-IN"/>
        </w:rPr>
        <w:t>द्दी</w:t>
      </w:r>
      <w:r w:rsidRPr="00232CA9">
        <w:rPr>
          <w:bCs w:val="0"/>
          <w:sz w:val="24"/>
          <w:szCs w:val="24"/>
          <w:cs/>
        </w:rPr>
        <w:t xml:space="preserve">वगाणं आरियाणं मिलक्खूणं सरीरा नानावण्णा </w:t>
      </w:r>
      <w:r w:rsidRPr="00232CA9">
        <w:rPr>
          <w:rFonts w:hint="cs"/>
          <w:bCs w:val="0"/>
          <w:sz w:val="24"/>
          <w:szCs w:val="24"/>
          <w:cs/>
          <w:lang w:bidi="sa-IN"/>
        </w:rPr>
        <w:t>जाव</w:t>
      </w:r>
      <w:r w:rsidRPr="00232CA9">
        <w:rPr>
          <w:bCs w:val="0"/>
          <w:sz w:val="24"/>
          <w:szCs w:val="24"/>
          <w:cs/>
        </w:rPr>
        <w:t xml:space="preserve"> भवंति त्ति मक्खायं ।</w:t>
      </w:r>
    </w:p>
    <w:p w:rsidR="004605FC" w:rsidRPr="00232CA9" w:rsidRDefault="00454A98"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८९</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002A28">
        <w:rPr>
          <w:rFonts w:hint="cs"/>
          <w:bCs w:val="0"/>
          <w:sz w:val="24"/>
          <w:szCs w:val="24"/>
          <w:cs/>
        </w:rPr>
        <w:t xml:space="preserve"> </w:t>
      </w:r>
      <w:r w:rsidR="004605FC" w:rsidRPr="00232CA9">
        <w:rPr>
          <w:bCs w:val="0"/>
          <w:sz w:val="24"/>
          <w:szCs w:val="24"/>
          <w:cs/>
        </w:rPr>
        <w:t>नानाविहाणं जलचराणं पंचिदिय</w:t>
      </w:r>
      <w:r w:rsidR="00002A28">
        <w:rPr>
          <w:rFonts w:hint="cs"/>
          <w:bCs w:val="0"/>
          <w:sz w:val="24"/>
          <w:szCs w:val="24"/>
          <w:cs/>
        </w:rPr>
        <w:t xml:space="preserve"> </w:t>
      </w:r>
      <w:r w:rsidR="004605FC" w:rsidRPr="00232CA9">
        <w:rPr>
          <w:bCs w:val="0"/>
          <w:sz w:val="24"/>
          <w:szCs w:val="24"/>
          <w:cs/>
        </w:rPr>
        <w:t>तिरिक्खजोणियाणं तं जहा-</w:t>
      </w:r>
      <w:r w:rsidR="004605FC" w:rsidRPr="00232CA9">
        <w:rPr>
          <w:rFonts w:hint="cs"/>
          <w:bCs w:val="0"/>
          <w:sz w:val="24"/>
          <w:szCs w:val="24"/>
          <w:cs/>
        </w:rPr>
        <w:t xml:space="preserve"> </w:t>
      </w:r>
      <w:r w:rsidR="004605FC" w:rsidRPr="00232CA9">
        <w:rPr>
          <w:bCs w:val="0"/>
          <w:sz w:val="24"/>
          <w:szCs w:val="24"/>
          <w:cs/>
        </w:rPr>
        <w:t xml:space="preserve">मच्छाणं </w:t>
      </w:r>
      <w:r w:rsidR="004605FC" w:rsidRPr="00232CA9">
        <w:rPr>
          <w:rFonts w:hint="cs"/>
          <w:bCs w:val="0"/>
          <w:sz w:val="24"/>
          <w:szCs w:val="24"/>
          <w:cs/>
          <w:lang w:bidi="sa-IN"/>
        </w:rPr>
        <w:t xml:space="preserve">जाव </w:t>
      </w:r>
      <w:r w:rsidR="004605FC" w:rsidRPr="00232CA9">
        <w:rPr>
          <w:bCs w:val="0"/>
          <w:sz w:val="24"/>
          <w:szCs w:val="24"/>
          <w:cs/>
        </w:rPr>
        <w:t xml:space="preserve">सुंसुमाराणं तेसिं च णं अहाबीएणं अहावगासेणं इत्थीए पुरिसस्स य कम्म कडाए </w:t>
      </w:r>
      <w:r w:rsidR="004605FC" w:rsidRPr="00232CA9">
        <w:rPr>
          <w:rFonts w:hint="cs"/>
          <w:bCs w:val="0"/>
          <w:sz w:val="24"/>
          <w:szCs w:val="24"/>
          <w:cs/>
          <w:lang w:bidi="sa-IN"/>
        </w:rPr>
        <w:t xml:space="preserve">तहेव जाव </w:t>
      </w:r>
      <w:r w:rsidR="004605FC" w:rsidRPr="00232CA9">
        <w:rPr>
          <w:bCs w:val="0"/>
          <w:sz w:val="24"/>
          <w:szCs w:val="24"/>
          <w:cs/>
        </w:rPr>
        <w:t xml:space="preserve">एगदेसेणं ओयमाहारेंति </w:t>
      </w:r>
      <w:r w:rsidR="004605FC" w:rsidRPr="00232CA9">
        <w:rPr>
          <w:rFonts w:hint="cs"/>
          <w:bCs w:val="0"/>
          <w:sz w:val="24"/>
          <w:szCs w:val="24"/>
          <w:cs/>
          <w:lang w:bidi="sa-IN"/>
        </w:rPr>
        <w:t>आनु</w:t>
      </w:r>
      <w:r w:rsidR="004605FC" w:rsidRPr="00232CA9">
        <w:rPr>
          <w:bCs w:val="0"/>
          <w:sz w:val="24"/>
          <w:szCs w:val="24"/>
          <w:cs/>
        </w:rPr>
        <w:t>पुव्वेणं वुड्ढा पलिपागम</w:t>
      </w:r>
      <w:r w:rsidR="004605FC" w:rsidRPr="00232CA9">
        <w:rPr>
          <w:rFonts w:hint="cs"/>
          <w:bCs w:val="0"/>
          <w:sz w:val="24"/>
          <w:szCs w:val="24"/>
          <w:cs/>
          <w:lang w:bidi="sa-IN"/>
        </w:rPr>
        <w:t>नु</w:t>
      </w:r>
      <w:r w:rsidR="004605FC" w:rsidRPr="00232CA9">
        <w:rPr>
          <w:bCs w:val="0"/>
          <w:sz w:val="24"/>
          <w:szCs w:val="24"/>
          <w:cs/>
        </w:rPr>
        <w:t>पवण्णा तओ कायाओ अभिनिवट्टमाणा अंडं वेगया ज</w:t>
      </w:r>
      <w:r w:rsidR="004605FC" w:rsidRPr="00232CA9">
        <w:rPr>
          <w:rFonts w:hint="cs"/>
          <w:bCs w:val="0"/>
          <w:sz w:val="24"/>
          <w:szCs w:val="24"/>
          <w:cs/>
          <w:lang w:bidi="sa-IN"/>
        </w:rPr>
        <w:t>न</w:t>
      </w:r>
      <w:r w:rsidR="004605FC" w:rsidRPr="00232CA9">
        <w:rPr>
          <w:bCs w:val="0"/>
          <w:sz w:val="24"/>
          <w:szCs w:val="24"/>
          <w:cs/>
        </w:rPr>
        <w:t>यंति पोयं वेगया ज</w:t>
      </w:r>
      <w:r w:rsidR="004605FC" w:rsidRPr="00232CA9">
        <w:rPr>
          <w:rFonts w:hint="cs"/>
          <w:bCs w:val="0"/>
          <w:sz w:val="24"/>
          <w:szCs w:val="24"/>
          <w:cs/>
          <w:lang w:bidi="sa-IN"/>
        </w:rPr>
        <w:t>न</w:t>
      </w:r>
      <w:r w:rsidR="004605FC" w:rsidRPr="00232CA9">
        <w:rPr>
          <w:bCs w:val="0"/>
          <w:sz w:val="24"/>
          <w:szCs w:val="24"/>
          <w:cs/>
        </w:rPr>
        <w:t>यंति</w:t>
      </w:r>
      <w:r w:rsidR="004605FC" w:rsidRPr="00232CA9">
        <w:rPr>
          <w:rFonts w:hint="cs"/>
          <w:bCs w:val="0"/>
          <w:sz w:val="24"/>
          <w:szCs w:val="24"/>
          <w:cs/>
          <w:lang w:bidi="sa-IN"/>
        </w:rPr>
        <w:t>,</w:t>
      </w:r>
      <w:r w:rsidR="004605FC" w:rsidRPr="00232CA9">
        <w:rPr>
          <w:bCs w:val="0"/>
          <w:sz w:val="24"/>
          <w:szCs w:val="24"/>
          <w:cs/>
        </w:rPr>
        <w:t xml:space="preserve"> से अंडे उब्भिज्जमाणे इत्थिं वेगया ज</w:t>
      </w:r>
      <w:r w:rsidR="004605FC" w:rsidRPr="00232CA9">
        <w:rPr>
          <w:rFonts w:hint="cs"/>
          <w:bCs w:val="0"/>
          <w:sz w:val="24"/>
          <w:szCs w:val="24"/>
          <w:cs/>
          <w:lang w:bidi="sa-IN"/>
        </w:rPr>
        <w:t>न</w:t>
      </w:r>
      <w:r w:rsidR="004605FC" w:rsidRPr="00232CA9">
        <w:rPr>
          <w:bCs w:val="0"/>
          <w:sz w:val="24"/>
          <w:szCs w:val="24"/>
          <w:cs/>
        </w:rPr>
        <w:t>यंति पुरिसं वेगया ज</w:t>
      </w:r>
      <w:r w:rsidR="004605FC" w:rsidRPr="00232CA9">
        <w:rPr>
          <w:rFonts w:hint="cs"/>
          <w:bCs w:val="0"/>
          <w:sz w:val="24"/>
          <w:szCs w:val="24"/>
          <w:cs/>
          <w:lang w:bidi="sa-IN"/>
        </w:rPr>
        <w:t>न</w:t>
      </w:r>
      <w:r w:rsidR="004605FC" w:rsidRPr="00232CA9">
        <w:rPr>
          <w:bCs w:val="0"/>
          <w:sz w:val="24"/>
          <w:szCs w:val="24"/>
          <w:cs/>
        </w:rPr>
        <w:t>यंति नपुंसगं वेगया ज</w:t>
      </w:r>
      <w:r w:rsidR="004605FC" w:rsidRPr="00232CA9">
        <w:rPr>
          <w:rFonts w:hint="cs"/>
          <w:bCs w:val="0"/>
          <w:sz w:val="24"/>
          <w:szCs w:val="24"/>
          <w:cs/>
          <w:lang w:bidi="sa-IN"/>
        </w:rPr>
        <w:t>न</w:t>
      </w:r>
      <w:r w:rsidR="004605FC" w:rsidRPr="00232CA9">
        <w:rPr>
          <w:bCs w:val="0"/>
          <w:sz w:val="24"/>
          <w:szCs w:val="24"/>
          <w:cs/>
        </w:rPr>
        <w:t>यंति</w:t>
      </w:r>
      <w:r w:rsidR="004605FC" w:rsidRPr="00232CA9">
        <w:rPr>
          <w:rFonts w:hint="cs"/>
          <w:bCs w:val="0"/>
          <w:sz w:val="24"/>
          <w:szCs w:val="24"/>
          <w:cs/>
          <w:lang w:bidi="sa-IN"/>
        </w:rPr>
        <w:t>,</w:t>
      </w:r>
      <w:r w:rsidR="004605FC" w:rsidRPr="00232CA9">
        <w:rPr>
          <w:bCs w:val="0"/>
          <w:sz w:val="24"/>
          <w:szCs w:val="24"/>
          <w:cs/>
        </w:rPr>
        <w:t xml:space="preserve"> ते जीवा डहरा सम</w:t>
      </w:r>
      <w:r w:rsidR="004605FC" w:rsidRPr="00232CA9">
        <w:rPr>
          <w:rFonts w:hint="cs"/>
          <w:bCs w:val="0"/>
          <w:sz w:val="24"/>
          <w:szCs w:val="24"/>
          <w:cs/>
          <w:lang w:bidi="sa-IN"/>
        </w:rPr>
        <w:t>ा</w:t>
      </w:r>
      <w:r w:rsidR="004605FC" w:rsidRPr="00232CA9">
        <w:rPr>
          <w:bCs w:val="0"/>
          <w:sz w:val="24"/>
          <w:szCs w:val="24"/>
          <w:cs/>
        </w:rPr>
        <w:t>णा आउसिणेहमाहारेंति अ</w:t>
      </w:r>
      <w:r w:rsidR="004605FC" w:rsidRPr="00232CA9">
        <w:rPr>
          <w:rFonts w:hint="cs"/>
          <w:bCs w:val="0"/>
          <w:sz w:val="24"/>
          <w:szCs w:val="24"/>
          <w:cs/>
          <w:lang w:bidi="sa-IN"/>
        </w:rPr>
        <w:t>नु</w:t>
      </w:r>
      <w:r w:rsidR="004605FC" w:rsidRPr="00232CA9">
        <w:rPr>
          <w:bCs w:val="0"/>
          <w:sz w:val="24"/>
          <w:szCs w:val="24"/>
          <w:cs/>
        </w:rPr>
        <w:t>पुव्वेणं वुड्ढा वणस्सइकायं तसथावरे य पाणे</w:t>
      </w:r>
      <w:r w:rsidR="004605FC" w:rsidRPr="00232CA9">
        <w:rPr>
          <w:rFonts w:hint="cs"/>
          <w:bCs w:val="0"/>
          <w:sz w:val="24"/>
          <w:szCs w:val="24"/>
          <w:cs/>
          <w:lang w:bidi="sa-IN"/>
        </w:rPr>
        <w:t xml:space="preserve">, </w:t>
      </w:r>
      <w:r w:rsidR="004605FC" w:rsidRPr="00232CA9">
        <w:rPr>
          <w:bCs w:val="0"/>
          <w:sz w:val="24"/>
          <w:szCs w:val="24"/>
          <w:cs/>
        </w:rPr>
        <w:t xml:space="preserve">ते जीवा आहारेंति पुढविसरीरं </w:t>
      </w:r>
      <w:r w:rsidR="004605FC" w:rsidRPr="00232CA9">
        <w:rPr>
          <w:rFonts w:hint="cs"/>
          <w:bCs w:val="0"/>
          <w:sz w:val="24"/>
          <w:szCs w:val="24"/>
          <w:cs/>
          <w:lang w:bidi="sa-IN"/>
        </w:rPr>
        <w:t>जाव</w:t>
      </w:r>
      <w:r w:rsidR="004605FC" w:rsidRPr="00232CA9">
        <w:rPr>
          <w:bCs w:val="0"/>
          <w:sz w:val="24"/>
          <w:szCs w:val="24"/>
          <w:cs/>
        </w:rPr>
        <w:t xml:space="preserve"> </w:t>
      </w:r>
      <w:r w:rsidR="004605FC" w:rsidRPr="00232CA9">
        <w:rPr>
          <w:rFonts w:hint="cs"/>
          <w:bCs w:val="0"/>
          <w:sz w:val="24"/>
          <w:szCs w:val="24"/>
          <w:cs/>
        </w:rPr>
        <w:t xml:space="preserve">संतं, </w:t>
      </w:r>
      <w:r w:rsidR="004605FC" w:rsidRPr="00232CA9">
        <w:rPr>
          <w:bCs w:val="0"/>
          <w:sz w:val="24"/>
          <w:szCs w:val="24"/>
          <w:cs/>
        </w:rPr>
        <w:t>अवरे</w:t>
      </w:r>
      <w:r w:rsidR="004605FC" w:rsidRPr="00232CA9">
        <w:rPr>
          <w:rFonts w:hint="cs"/>
          <w:bCs w:val="0"/>
          <w:sz w:val="24"/>
          <w:szCs w:val="24"/>
          <w:cs/>
          <w:lang w:bidi="sa-IN"/>
        </w:rPr>
        <w:t>ऽ</w:t>
      </w:r>
      <w:r w:rsidR="004605FC" w:rsidRPr="00232CA9">
        <w:rPr>
          <w:bCs w:val="0"/>
          <w:sz w:val="24"/>
          <w:szCs w:val="24"/>
          <w:cs/>
        </w:rPr>
        <w:t>वि य णं तेसिं नानाविहाणं जलचरपंचिदिय</w:t>
      </w:r>
      <w:r w:rsidR="001A17BE">
        <w:rPr>
          <w:rFonts w:hint="cs"/>
          <w:bCs w:val="0"/>
          <w:sz w:val="24"/>
          <w:szCs w:val="24"/>
          <w:cs/>
        </w:rPr>
        <w:t>-</w:t>
      </w:r>
      <w:r w:rsidR="004605FC" w:rsidRPr="00232CA9">
        <w:rPr>
          <w:bCs w:val="0"/>
          <w:sz w:val="24"/>
          <w:szCs w:val="24"/>
          <w:cs/>
        </w:rPr>
        <w:t xml:space="preserve">तिरिक्खजोणियाणं मच्छाणं </w:t>
      </w:r>
      <w:r w:rsidR="004605FC" w:rsidRPr="00232CA9">
        <w:rPr>
          <w:rFonts w:hint="cs"/>
          <w:bCs w:val="0"/>
          <w:sz w:val="24"/>
          <w:szCs w:val="24"/>
          <w:cs/>
          <w:lang w:bidi="sa-IN"/>
        </w:rPr>
        <w:t>जाव</w:t>
      </w:r>
      <w:r w:rsidR="004605FC" w:rsidRPr="00232CA9">
        <w:rPr>
          <w:bCs w:val="0"/>
          <w:sz w:val="24"/>
          <w:szCs w:val="24"/>
          <w:cs/>
        </w:rPr>
        <w:t xml:space="preserve"> सुंसुमाराणं सरीरा नानावण्णा </w:t>
      </w:r>
      <w:r w:rsidR="004605FC" w:rsidRPr="00232CA9">
        <w:rPr>
          <w:rFonts w:hint="cs"/>
          <w:bCs w:val="0"/>
          <w:sz w:val="24"/>
          <w:szCs w:val="24"/>
          <w:cs/>
        </w:rPr>
        <w:t xml:space="preserve">जाव </w:t>
      </w:r>
      <w:r w:rsidR="004605FC" w:rsidRPr="00232CA9">
        <w:rPr>
          <w:bCs w:val="0"/>
          <w:sz w:val="24"/>
          <w:szCs w:val="24"/>
          <w:cs/>
        </w:rPr>
        <w:t xml:space="preserve">मक्खायं </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अहावरं पुरक्खायं-</w:t>
      </w:r>
      <w:r w:rsidRPr="00232CA9">
        <w:rPr>
          <w:rFonts w:hint="cs"/>
          <w:bCs w:val="0"/>
          <w:sz w:val="24"/>
          <w:szCs w:val="24"/>
          <w:cs/>
          <w:lang w:bidi="sa-IN"/>
        </w:rPr>
        <w:t xml:space="preserve"> </w:t>
      </w:r>
      <w:r w:rsidRPr="00232CA9">
        <w:rPr>
          <w:bCs w:val="0"/>
          <w:sz w:val="24"/>
          <w:szCs w:val="24"/>
          <w:cs/>
        </w:rPr>
        <w:t>नानाविहाणं चउप्पयथलयर</w:t>
      </w:r>
      <w:r w:rsidRPr="00232CA9">
        <w:rPr>
          <w:rFonts w:hint="cs"/>
          <w:bCs w:val="0"/>
          <w:sz w:val="24"/>
          <w:szCs w:val="24"/>
          <w:cs/>
        </w:rPr>
        <w:t xml:space="preserve"> </w:t>
      </w:r>
      <w:r w:rsidRPr="00232CA9">
        <w:rPr>
          <w:bCs w:val="0"/>
          <w:sz w:val="24"/>
          <w:szCs w:val="24"/>
          <w:cs/>
        </w:rPr>
        <w:t>पंचिदि</w:t>
      </w:r>
      <w:r w:rsidRPr="00232CA9">
        <w:rPr>
          <w:rFonts w:hint="cs"/>
          <w:bCs w:val="0"/>
          <w:sz w:val="24"/>
          <w:szCs w:val="24"/>
          <w:cs/>
          <w:lang w:bidi="sa-IN"/>
        </w:rPr>
        <w:t>य</w:t>
      </w:r>
      <w:r w:rsidR="00002A28">
        <w:rPr>
          <w:rFonts w:hint="cs"/>
          <w:bCs w:val="0"/>
          <w:sz w:val="24"/>
          <w:szCs w:val="24"/>
          <w:cs/>
        </w:rPr>
        <w:t xml:space="preserve"> </w:t>
      </w:r>
      <w:r w:rsidRPr="00232CA9">
        <w:rPr>
          <w:bCs w:val="0"/>
          <w:sz w:val="24"/>
          <w:szCs w:val="24"/>
          <w:cs/>
        </w:rPr>
        <w:t>तिरिक्खजोणियाणं</w:t>
      </w:r>
      <w:r w:rsidRPr="00232CA9">
        <w:rPr>
          <w:rFonts w:hint="cs"/>
          <w:bCs w:val="0"/>
          <w:sz w:val="24"/>
          <w:szCs w:val="24"/>
          <w:cs/>
        </w:rPr>
        <w:t>,</w:t>
      </w:r>
      <w:r w:rsidRPr="00232CA9">
        <w:rPr>
          <w:bCs w:val="0"/>
          <w:sz w:val="24"/>
          <w:szCs w:val="24"/>
          <w:cs/>
        </w:rPr>
        <w:t xml:space="preserve"> तं जहा-</w:t>
      </w:r>
      <w:r w:rsidRPr="00232CA9">
        <w:rPr>
          <w:rFonts w:hint="cs"/>
          <w:bCs w:val="0"/>
          <w:sz w:val="24"/>
          <w:szCs w:val="24"/>
          <w:cs/>
          <w:lang w:bidi="sa-IN"/>
        </w:rPr>
        <w:t xml:space="preserve"> </w:t>
      </w:r>
      <w:r w:rsidRPr="00232CA9">
        <w:rPr>
          <w:bCs w:val="0"/>
          <w:sz w:val="24"/>
          <w:szCs w:val="24"/>
          <w:cs/>
        </w:rPr>
        <w:t>एगखुराणं दुखुराणं गंडीपदाणं सणप्फयाणं</w:t>
      </w:r>
      <w:r w:rsidRPr="00232CA9">
        <w:rPr>
          <w:rFonts w:hint="cs"/>
          <w:bCs w:val="0"/>
          <w:sz w:val="24"/>
          <w:szCs w:val="24"/>
          <w:cs/>
          <w:lang w:bidi="sa-IN"/>
        </w:rPr>
        <w:t>,</w:t>
      </w:r>
      <w:r w:rsidRPr="00232CA9">
        <w:rPr>
          <w:bCs w:val="0"/>
          <w:sz w:val="24"/>
          <w:szCs w:val="24"/>
          <w:cs/>
        </w:rPr>
        <w:t xml:space="preserve"> तेसिं च णं अहाबीएणं अहावगासेणं इत्थीए पुरिसस्स य कम्म </w:t>
      </w:r>
      <w:r w:rsidRPr="00232CA9">
        <w:rPr>
          <w:rFonts w:hint="cs"/>
          <w:bCs w:val="0"/>
          <w:sz w:val="24"/>
          <w:szCs w:val="24"/>
          <w:cs/>
          <w:lang w:bidi="sa-IN"/>
        </w:rPr>
        <w:t>जाव</w:t>
      </w:r>
      <w:r w:rsidRPr="00232CA9">
        <w:rPr>
          <w:bCs w:val="0"/>
          <w:sz w:val="24"/>
          <w:szCs w:val="24"/>
          <w:cs/>
        </w:rPr>
        <w:t xml:space="preserve"> मेहुणवत्तिए नामं संजोगे समुप्पज्जइ</w:t>
      </w:r>
      <w:r w:rsidRPr="00232CA9">
        <w:rPr>
          <w:rFonts w:hint="cs"/>
          <w:bCs w:val="0"/>
          <w:sz w:val="24"/>
          <w:szCs w:val="24"/>
          <w:cs/>
          <w:lang w:bidi="sa-IN"/>
        </w:rPr>
        <w:t>,</w:t>
      </w:r>
      <w:r w:rsidRPr="00232CA9">
        <w:rPr>
          <w:bCs w:val="0"/>
          <w:sz w:val="24"/>
          <w:szCs w:val="24"/>
          <w:cs/>
        </w:rPr>
        <w:t xml:space="preserve"> ते दुहओ वि सि</w:t>
      </w:r>
      <w:r w:rsidRPr="00232CA9">
        <w:rPr>
          <w:rFonts w:hint="cs"/>
          <w:bCs w:val="0"/>
          <w:sz w:val="24"/>
          <w:szCs w:val="24"/>
          <w:cs/>
          <w:lang w:bidi="sa-IN"/>
        </w:rPr>
        <w:t>ने</w:t>
      </w:r>
      <w:r w:rsidRPr="00232CA9">
        <w:rPr>
          <w:bCs w:val="0"/>
          <w:sz w:val="24"/>
          <w:szCs w:val="24"/>
          <w:cs/>
        </w:rPr>
        <w:t>हं संचिणंति</w:t>
      </w:r>
      <w:r w:rsidRPr="00232CA9">
        <w:rPr>
          <w:rFonts w:hint="cs"/>
          <w:bCs w:val="0"/>
          <w:sz w:val="24"/>
          <w:szCs w:val="24"/>
          <w:cs/>
          <w:lang w:bidi="sa-IN"/>
        </w:rPr>
        <w:t>,</w:t>
      </w:r>
      <w:r w:rsidRPr="00232CA9">
        <w:rPr>
          <w:bCs w:val="0"/>
          <w:sz w:val="24"/>
          <w:szCs w:val="24"/>
          <w:cs/>
        </w:rPr>
        <w:t xml:space="preserve"> तत्थ णं जीवा इत्थित्ताए पुरिसत्ताए नपुंसगत्ताए </w:t>
      </w:r>
      <w:r w:rsidRPr="00232CA9">
        <w:rPr>
          <w:rFonts w:hint="cs"/>
          <w:bCs w:val="0"/>
          <w:sz w:val="24"/>
          <w:szCs w:val="24"/>
          <w:cs/>
        </w:rPr>
        <w:t xml:space="preserve">जाव </w:t>
      </w:r>
      <w:r w:rsidRPr="00232CA9">
        <w:rPr>
          <w:bCs w:val="0"/>
          <w:sz w:val="24"/>
          <w:szCs w:val="24"/>
          <w:cs/>
        </w:rPr>
        <w:t>विउट्टंति ते जीवा मा</w:t>
      </w:r>
      <w:r w:rsidRPr="00232CA9">
        <w:rPr>
          <w:rFonts w:hint="cs"/>
          <w:bCs w:val="0"/>
          <w:sz w:val="24"/>
          <w:szCs w:val="24"/>
          <w:cs/>
          <w:lang w:bidi="sa-IN"/>
        </w:rPr>
        <w:t>ओउ</w:t>
      </w:r>
      <w:r w:rsidRPr="00232CA9">
        <w:rPr>
          <w:bCs w:val="0"/>
          <w:sz w:val="24"/>
          <w:szCs w:val="24"/>
          <w:cs/>
        </w:rPr>
        <w:t xml:space="preserve">यं पिउसुक्कं </w:t>
      </w:r>
      <w:r w:rsidRPr="00232CA9">
        <w:rPr>
          <w:rFonts w:hint="cs"/>
          <w:bCs w:val="0"/>
          <w:sz w:val="24"/>
          <w:szCs w:val="24"/>
          <w:cs/>
          <w:lang w:bidi="sa-IN"/>
        </w:rPr>
        <w:t xml:space="preserve">एवं जहा मणुस्साणं </w:t>
      </w:r>
      <w:r w:rsidRPr="00232CA9">
        <w:rPr>
          <w:bCs w:val="0"/>
          <w:sz w:val="24"/>
          <w:szCs w:val="24"/>
          <w:cs/>
        </w:rPr>
        <w:t>इत्थिं वेगया ज</w:t>
      </w:r>
      <w:r w:rsidRPr="00232CA9">
        <w:rPr>
          <w:rFonts w:hint="cs"/>
          <w:bCs w:val="0"/>
          <w:sz w:val="24"/>
          <w:szCs w:val="24"/>
          <w:cs/>
          <w:lang w:bidi="sa-IN"/>
        </w:rPr>
        <w:t>न</w:t>
      </w:r>
      <w:r w:rsidRPr="00232CA9">
        <w:rPr>
          <w:bCs w:val="0"/>
          <w:sz w:val="24"/>
          <w:szCs w:val="24"/>
          <w:cs/>
        </w:rPr>
        <w:t>यंति पुरिसं वेगया ज</w:t>
      </w:r>
      <w:r w:rsidRPr="00232CA9">
        <w:rPr>
          <w:rFonts w:hint="cs"/>
          <w:bCs w:val="0"/>
          <w:sz w:val="24"/>
          <w:szCs w:val="24"/>
          <w:cs/>
          <w:lang w:bidi="sa-IN"/>
        </w:rPr>
        <w:t>न</w:t>
      </w:r>
      <w:r w:rsidRPr="00232CA9">
        <w:rPr>
          <w:bCs w:val="0"/>
          <w:sz w:val="24"/>
          <w:szCs w:val="24"/>
          <w:cs/>
        </w:rPr>
        <w:t>यंति नपुंसगं वेगया ज</w:t>
      </w:r>
      <w:r w:rsidRPr="00232CA9">
        <w:rPr>
          <w:rFonts w:hint="cs"/>
          <w:bCs w:val="0"/>
          <w:sz w:val="24"/>
          <w:szCs w:val="24"/>
          <w:cs/>
          <w:lang w:bidi="sa-IN"/>
        </w:rPr>
        <w:t>न</w:t>
      </w:r>
      <w:r w:rsidRPr="00232CA9">
        <w:rPr>
          <w:bCs w:val="0"/>
          <w:sz w:val="24"/>
          <w:szCs w:val="24"/>
          <w:cs/>
        </w:rPr>
        <w:t>यंति</w:t>
      </w:r>
      <w:r w:rsidRPr="00232CA9">
        <w:rPr>
          <w:rFonts w:hint="cs"/>
          <w:bCs w:val="0"/>
          <w:sz w:val="24"/>
          <w:szCs w:val="24"/>
          <w:cs/>
          <w:lang w:bidi="sa-IN"/>
        </w:rPr>
        <w:t>,</w:t>
      </w:r>
      <w:r w:rsidRPr="00232CA9">
        <w:rPr>
          <w:bCs w:val="0"/>
          <w:sz w:val="24"/>
          <w:szCs w:val="24"/>
          <w:cs/>
        </w:rPr>
        <w:t xml:space="preserve"> ते जीवा डहरा समाणा माउक्खीरं सप्पिं आहारेंति </w:t>
      </w:r>
      <w:r w:rsidRPr="00232CA9">
        <w:rPr>
          <w:rFonts w:hint="cs"/>
          <w:bCs w:val="0"/>
          <w:sz w:val="24"/>
          <w:szCs w:val="24"/>
          <w:cs/>
          <w:lang w:bidi="sa-IN"/>
        </w:rPr>
        <w:t>आनु</w:t>
      </w:r>
      <w:r w:rsidRPr="00232CA9">
        <w:rPr>
          <w:bCs w:val="0"/>
          <w:sz w:val="24"/>
          <w:szCs w:val="24"/>
          <w:cs/>
        </w:rPr>
        <w:t>पुव्वेणं वुड्ढा वणस्सइकायं तसथावरे य पाणे</w:t>
      </w:r>
      <w:r w:rsidRPr="00232CA9">
        <w:rPr>
          <w:rFonts w:hint="cs"/>
          <w:bCs w:val="0"/>
          <w:sz w:val="24"/>
          <w:szCs w:val="24"/>
          <w:cs/>
          <w:lang w:bidi="sa-IN"/>
        </w:rPr>
        <w:t xml:space="preserve">, </w:t>
      </w:r>
      <w:r w:rsidRPr="00232CA9">
        <w:rPr>
          <w:bCs w:val="0"/>
          <w:sz w:val="24"/>
          <w:szCs w:val="24"/>
          <w:cs/>
        </w:rPr>
        <w:t xml:space="preserve">ते जीवा आहारेंति पुढविसरीरं </w:t>
      </w:r>
      <w:r w:rsidRPr="00232CA9">
        <w:rPr>
          <w:rFonts w:hint="cs"/>
          <w:bCs w:val="0"/>
          <w:sz w:val="24"/>
          <w:szCs w:val="24"/>
          <w:cs/>
          <w:lang w:bidi="sa-IN"/>
        </w:rPr>
        <w:t xml:space="preserve">जाव संतं, </w:t>
      </w:r>
      <w:r w:rsidRPr="00232CA9">
        <w:rPr>
          <w:bCs w:val="0"/>
          <w:sz w:val="24"/>
          <w:szCs w:val="24"/>
          <w:cs/>
        </w:rPr>
        <w:t>अवरे वि य णं तेसिं नानाविहाणं चउप्पयथलचर</w:t>
      </w:r>
      <w:r w:rsidRPr="00232CA9">
        <w:rPr>
          <w:rFonts w:hint="cs"/>
          <w:bCs w:val="0"/>
          <w:sz w:val="24"/>
          <w:szCs w:val="24"/>
          <w:cs/>
          <w:lang w:bidi="sa-IN"/>
        </w:rPr>
        <w:t xml:space="preserve"> </w:t>
      </w:r>
      <w:r w:rsidRPr="00232CA9">
        <w:rPr>
          <w:bCs w:val="0"/>
          <w:sz w:val="24"/>
          <w:szCs w:val="24"/>
          <w:cs/>
        </w:rPr>
        <w:t xml:space="preserve">पंचिदियतिरिक्खजोणियाणं एगखुराणं दुखुराणं गंडीपदाणं सणप्फयाणं सरीरा नानावण्णा </w:t>
      </w:r>
      <w:r w:rsidRPr="00232CA9">
        <w:rPr>
          <w:rFonts w:hint="cs"/>
          <w:bCs w:val="0"/>
          <w:sz w:val="24"/>
          <w:szCs w:val="24"/>
          <w:cs/>
          <w:lang w:bidi="sa-IN"/>
        </w:rPr>
        <w:t xml:space="preserve">जाव </w:t>
      </w:r>
      <w:r w:rsidRPr="00232CA9">
        <w:rPr>
          <w:bCs w:val="0"/>
          <w:sz w:val="24"/>
          <w:szCs w:val="24"/>
          <w:cs/>
        </w:rPr>
        <w:t xml:space="preserve">मक्खायं </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अहावरं पुरक्खायं</w:t>
      </w:r>
      <w:r w:rsidRPr="00232CA9">
        <w:rPr>
          <w:rFonts w:hint="cs"/>
          <w:bCs w:val="0"/>
          <w:sz w:val="24"/>
          <w:szCs w:val="24"/>
          <w:cs/>
          <w:lang w:bidi="sa-IN"/>
        </w:rPr>
        <w:t xml:space="preserve"> </w:t>
      </w:r>
      <w:r w:rsidRPr="00232CA9">
        <w:rPr>
          <w:bCs w:val="0"/>
          <w:sz w:val="24"/>
          <w:szCs w:val="24"/>
          <w:cs/>
        </w:rPr>
        <w:t>नानाविहाणं उरपरिसप्प</w:t>
      </w:r>
      <w:r w:rsidRPr="00232CA9">
        <w:rPr>
          <w:rFonts w:hint="cs"/>
          <w:bCs w:val="0"/>
          <w:sz w:val="24"/>
          <w:szCs w:val="24"/>
          <w:cs/>
          <w:lang w:bidi="sa-IN"/>
        </w:rPr>
        <w:t xml:space="preserve"> </w:t>
      </w:r>
      <w:r w:rsidRPr="00232CA9">
        <w:rPr>
          <w:bCs w:val="0"/>
          <w:sz w:val="24"/>
          <w:szCs w:val="24"/>
          <w:cs/>
        </w:rPr>
        <w:t>थलयर</w:t>
      </w:r>
      <w:r w:rsidRPr="00232CA9">
        <w:rPr>
          <w:rFonts w:hint="cs"/>
          <w:bCs w:val="0"/>
          <w:sz w:val="24"/>
          <w:szCs w:val="24"/>
          <w:cs/>
          <w:lang w:bidi="sa-IN"/>
        </w:rPr>
        <w:t xml:space="preserve"> </w:t>
      </w:r>
      <w:r w:rsidRPr="00232CA9">
        <w:rPr>
          <w:bCs w:val="0"/>
          <w:sz w:val="24"/>
          <w:szCs w:val="24"/>
          <w:cs/>
        </w:rPr>
        <w:t>पंचिंदियतिरिक्खजोणियाणं</w:t>
      </w:r>
      <w:r w:rsidRPr="00232CA9">
        <w:rPr>
          <w:rFonts w:hint="cs"/>
          <w:bCs w:val="0"/>
          <w:sz w:val="24"/>
          <w:szCs w:val="24"/>
          <w:cs/>
          <w:lang w:bidi="sa-IN"/>
        </w:rPr>
        <w:t>,</w:t>
      </w:r>
      <w:r w:rsidRPr="00232CA9">
        <w:rPr>
          <w:bCs w:val="0"/>
          <w:sz w:val="24"/>
          <w:szCs w:val="24"/>
          <w:cs/>
        </w:rPr>
        <w:t xml:space="preserve"> तं जहा</w:t>
      </w:r>
      <w:r w:rsidRPr="00232CA9">
        <w:rPr>
          <w:rFonts w:hint="cs"/>
          <w:bCs w:val="0"/>
          <w:sz w:val="24"/>
          <w:szCs w:val="24"/>
          <w:cs/>
          <w:lang w:bidi="sa-IN"/>
        </w:rPr>
        <w:t xml:space="preserve"> </w:t>
      </w:r>
      <w:r w:rsidRPr="00232CA9">
        <w:rPr>
          <w:bCs w:val="0"/>
          <w:sz w:val="24"/>
          <w:szCs w:val="24"/>
          <w:cs/>
        </w:rPr>
        <w:t>अहीणं अयगराणं आसालियाणं महोरगाणं</w:t>
      </w:r>
      <w:r w:rsidRPr="00232CA9">
        <w:rPr>
          <w:rFonts w:hint="cs"/>
          <w:bCs w:val="0"/>
          <w:sz w:val="24"/>
          <w:szCs w:val="24"/>
          <w:cs/>
        </w:rPr>
        <w:t>,</w:t>
      </w:r>
      <w:r w:rsidRPr="00232CA9">
        <w:rPr>
          <w:bCs w:val="0"/>
          <w:sz w:val="24"/>
          <w:szCs w:val="24"/>
          <w:cs/>
        </w:rPr>
        <w:t xml:space="preserve"> तेसिं च णं अहाबीएणं अहावगासेणं इत्थीए पुरिसस्स </w:t>
      </w:r>
      <w:r w:rsidRPr="00232CA9">
        <w:rPr>
          <w:rFonts w:hint="cs"/>
          <w:bCs w:val="0"/>
          <w:sz w:val="24"/>
          <w:szCs w:val="24"/>
          <w:cs/>
          <w:lang w:bidi="sa-IN"/>
        </w:rPr>
        <w:t>जाव</w:t>
      </w:r>
      <w:r w:rsidRPr="00232CA9">
        <w:rPr>
          <w:bCs w:val="0"/>
          <w:sz w:val="24"/>
          <w:szCs w:val="24"/>
          <w:cs/>
        </w:rPr>
        <w:t xml:space="preserve"> एत्थ णं मेहुणवत्तियाए</w:t>
      </w:r>
      <w:r w:rsidR="002D071D" w:rsidRPr="00454A98">
        <w:rPr>
          <w:rFonts w:hint="cs"/>
          <w:bCs w:val="0"/>
          <w:color w:val="000000" w:themeColor="text1"/>
          <w:sz w:val="24"/>
          <w:szCs w:val="24"/>
          <w:cs/>
        </w:rPr>
        <w:t>०</w:t>
      </w:r>
      <w:r w:rsidRPr="00232CA9">
        <w:rPr>
          <w:bCs w:val="0"/>
          <w:sz w:val="24"/>
          <w:szCs w:val="24"/>
          <w:cs/>
        </w:rPr>
        <w:t xml:space="preserve"> </w:t>
      </w:r>
      <w:r w:rsidRPr="00232CA9">
        <w:rPr>
          <w:rFonts w:hint="cs"/>
          <w:bCs w:val="0"/>
          <w:sz w:val="24"/>
          <w:szCs w:val="24"/>
          <w:cs/>
          <w:lang w:bidi="sa-IN"/>
        </w:rPr>
        <w:t>एवं तं चेव, नाणत्तं</w:t>
      </w:r>
      <w:r w:rsidRPr="00232CA9">
        <w:rPr>
          <w:bCs w:val="0"/>
          <w:sz w:val="24"/>
          <w:szCs w:val="24"/>
          <w:cs/>
        </w:rPr>
        <w:t xml:space="preserve"> अंडं वेगया ज</w:t>
      </w:r>
      <w:r w:rsidRPr="00232CA9">
        <w:rPr>
          <w:rFonts w:hint="cs"/>
          <w:bCs w:val="0"/>
          <w:sz w:val="24"/>
          <w:szCs w:val="24"/>
          <w:cs/>
          <w:lang w:bidi="sa-IN"/>
        </w:rPr>
        <w:t>न</w:t>
      </w:r>
      <w:r w:rsidRPr="00232CA9">
        <w:rPr>
          <w:bCs w:val="0"/>
          <w:sz w:val="24"/>
          <w:szCs w:val="24"/>
          <w:cs/>
        </w:rPr>
        <w:t>यंति पोयं वेगया ज</w:t>
      </w:r>
      <w:r w:rsidRPr="00232CA9">
        <w:rPr>
          <w:rFonts w:hint="cs"/>
          <w:bCs w:val="0"/>
          <w:sz w:val="24"/>
          <w:szCs w:val="24"/>
          <w:cs/>
        </w:rPr>
        <w:t>न</w:t>
      </w:r>
      <w:r w:rsidRPr="00232CA9">
        <w:rPr>
          <w:bCs w:val="0"/>
          <w:sz w:val="24"/>
          <w:szCs w:val="24"/>
          <w:cs/>
        </w:rPr>
        <w:t>यंति</w:t>
      </w:r>
      <w:r w:rsidRPr="00232CA9">
        <w:rPr>
          <w:rFonts w:hint="cs"/>
          <w:bCs w:val="0"/>
          <w:sz w:val="24"/>
          <w:szCs w:val="24"/>
          <w:cs/>
          <w:lang w:bidi="sa-IN"/>
        </w:rPr>
        <w:t>,</w:t>
      </w:r>
      <w:r w:rsidRPr="00232CA9">
        <w:rPr>
          <w:bCs w:val="0"/>
          <w:sz w:val="24"/>
          <w:szCs w:val="24"/>
          <w:cs/>
        </w:rPr>
        <w:t xml:space="preserve"> से अंडे उब्भिज्जमाणे इत्थिं वेगया ज</w:t>
      </w:r>
      <w:r w:rsidRPr="00232CA9">
        <w:rPr>
          <w:rFonts w:hint="cs"/>
          <w:bCs w:val="0"/>
          <w:sz w:val="24"/>
          <w:szCs w:val="24"/>
          <w:cs/>
          <w:lang w:bidi="sa-IN"/>
        </w:rPr>
        <w:t>न</w:t>
      </w:r>
      <w:r w:rsidRPr="00232CA9">
        <w:rPr>
          <w:bCs w:val="0"/>
          <w:sz w:val="24"/>
          <w:szCs w:val="24"/>
          <w:cs/>
        </w:rPr>
        <w:t>यंति पुरिसं वेगया ज</w:t>
      </w:r>
      <w:r w:rsidRPr="00232CA9">
        <w:rPr>
          <w:rFonts w:hint="cs"/>
          <w:bCs w:val="0"/>
          <w:sz w:val="24"/>
          <w:szCs w:val="24"/>
          <w:cs/>
          <w:lang w:bidi="sa-IN"/>
        </w:rPr>
        <w:t>न</w:t>
      </w:r>
      <w:r w:rsidRPr="00232CA9">
        <w:rPr>
          <w:bCs w:val="0"/>
          <w:sz w:val="24"/>
          <w:szCs w:val="24"/>
          <w:cs/>
        </w:rPr>
        <w:t>यंति नपुंसगं वेगया ज</w:t>
      </w:r>
      <w:r w:rsidRPr="00232CA9">
        <w:rPr>
          <w:rFonts w:hint="cs"/>
          <w:bCs w:val="0"/>
          <w:sz w:val="24"/>
          <w:szCs w:val="24"/>
          <w:cs/>
          <w:lang w:bidi="sa-IN"/>
        </w:rPr>
        <w:t>न</w:t>
      </w:r>
      <w:r w:rsidRPr="00232CA9">
        <w:rPr>
          <w:bCs w:val="0"/>
          <w:sz w:val="24"/>
          <w:szCs w:val="24"/>
          <w:cs/>
        </w:rPr>
        <w:t>यंति</w:t>
      </w:r>
      <w:r w:rsidRPr="00232CA9">
        <w:rPr>
          <w:rFonts w:hint="cs"/>
          <w:bCs w:val="0"/>
          <w:sz w:val="24"/>
          <w:szCs w:val="24"/>
          <w:cs/>
        </w:rPr>
        <w:t>,</w:t>
      </w:r>
      <w:r w:rsidRPr="00232CA9">
        <w:rPr>
          <w:bCs w:val="0"/>
          <w:sz w:val="24"/>
          <w:szCs w:val="24"/>
          <w:cs/>
        </w:rPr>
        <w:t xml:space="preserve"> ते जीवा डहरा समाणा वाउकायमाहारेंति </w:t>
      </w:r>
      <w:r w:rsidRPr="00232CA9">
        <w:rPr>
          <w:rFonts w:hint="cs"/>
          <w:bCs w:val="0"/>
          <w:sz w:val="24"/>
          <w:szCs w:val="24"/>
          <w:cs/>
          <w:lang w:bidi="sa-IN"/>
        </w:rPr>
        <w:t>आनु</w:t>
      </w:r>
      <w:r w:rsidRPr="00232CA9">
        <w:rPr>
          <w:bCs w:val="0"/>
          <w:sz w:val="24"/>
          <w:szCs w:val="24"/>
          <w:cs/>
        </w:rPr>
        <w:t>पुव्वेणं वुड्ढा वणस्सइकायं तसथावरे य पाणे</w:t>
      </w:r>
      <w:r w:rsidRPr="00232CA9">
        <w:rPr>
          <w:rFonts w:hint="cs"/>
          <w:bCs w:val="0"/>
          <w:sz w:val="24"/>
          <w:szCs w:val="24"/>
          <w:cs/>
          <w:lang w:bidi="sa-IN"/>
        </w:rPr>
        <w:t xml:space="preserve">, </w:t>
      </w:r>
      <w:r w:rsidRPr="00232CA9">
        <w:rPr>
          <w:bCs w:val="0"/>
          <w:sz w:val="24"/>
          <w:szCs w:val="24"/>
          <w:cs/>
        </w:rPr>
        <w:t xml:space="preserve">ते जीवा आहारेंति पुढविसरीरं </w:t>
      </w:r>
      <w:r w:rsidRPr="00232CA9">
        <w:rPr>
          <w:rFonts w:hint="cs"/>
          <w:bCs w:val="0"/>
          <w:sz w:val="24"/>
          <w:szCs w:val="24"/>
          <w:cs/>
          <w:lang w:bidi="sa-IN"/>
        </w:rPr>
        <w:t>जाव संतं</w:t>
      </w:r>
      <w:r w:rsidRPr="00232CA9">
        <w:rPr>
          <w:rFonts w:hint="cs"/>
          <w:bCs w:val="0"/>
          <w:sz w:val="24"/>
          <w:szCs w:val="24"/>
          <w:cs/>
        </w:rPr>
        <w:t>,</w:t>
      </w:r>
      <w:r w:rsidRPr="00232CA9">
        <w:rPr>
          <w:bCs w:val="0"/>
          <w:sz w:val="24"/>
          <w:szCs w:val="24"/>
          <w:cs/>
        </w:rPr>
        <w:t xml:space="preserve"> अवरे वि य णं तेसिं नानाविहाणं उरपरिसप्प</w:t>
      </w:r>
      <w:r w:rsidRPr="00232CA9">
        <w:rPr>
          <w:rFonts w:hint="cs"/>
          <w:bCs w:val="0"/>
          <w:sz w:val="24"/>
          <w:szCs w:val="24"/>
          <w:cs/>
          <w:lang w:bidi="sa-IN"/>
        </w:rPr>
        <w:t xml:space="preserve"> </w:t>
      </w:r>
      <w:r w:rsidRPr="00232CA9">
        <w:rPr>
          <w:bCs w:val="0"/>
          <w:sz w:val="24"/>
          <w:szCs w:val="24"/>
          <w:cs/>
        </w:rPr>
        <w:t>थलचर</w:t>
      </w:r>
      <w:r w:rsidRPr="00232CA9">
        <w:rPr>
          <w:rFonts w:hint="cs"/>
          <w:bCs w:val="0"/>
          <w:sz w:val="24"/>
          <w:szCs w:val="24"/>
          <w:cs/>
          <w:lang w:bidi="sa-IN"/>
        </w:rPr>
        <w:t xml:space="preserve"> </w:t>
      </w:r>
      <w:r w:rsidRPr="00232CA9">
        <w:rPr>
          <w:bCs w:val="0"/>
          <w:sz w:val="24"/>
          <w:szCs w:val="24"/>
          <w:cs/>
        </w:rPr>
        <w:t xml:space="preserve">पंचिदियतिरिक्खजोणियाणं अहीणं </w:t>
      </w:r>
      <w:r w:rsidRPr="00232CA9">
        <w:rPr>
          <w:rFonts w:hint="cs"/>
          <w:bCs w:val="0"/>
          <w:sz w:val="24"/>
          <w:szCs w:val="24"/>
          <w:cs/>
          <w:lang w:bidi="sa-IN"/>
        </w:rPr>
        <w:t>जाव म</w:t>
      </w:r>
      <w:r w:rsidRPr="00232CA9">
        <w:rPr>
          <w:bCs w:val="0"/>
          <w:sz w:val="24"/>
          <w:szCs w:val="24"/>
          <w:cs/>
        </w:rPr>
        <w:t xml:space="preserve">होरगाणं सरीरा नानावण्णा नानागंधा </w:t>
      </w:r>
      <w:r w:rsidRPr="00232CA9">
        <w:rPr>
          <w:rFonts w:hint="cs"/>
          <w:bCs w:val="0"/>
          <w:sz w:val="24"/>
          <w:szCs w:val="24"/>
          <w:cs/>
          <w:lang w:bidi="sa-IN"/>
        </w:rPr>
        <w:t>जाव</w:t>
      </w:r>
      <w:r w:rsidRPr="00232CA9">
        <w:rPr>
          <w:bCs w:val="0"/>
          <w:sz w:val="24"/>
          <w:szCs w:val="24"/>
          <w:cs/>
        </w:rPr>
        <w:t xml:space="preserve"> मक्खायं </w:t>
      </w:r>
      <w:r w:rsidRPr="00232CA9">
        <w:rPr>
          <w:rFonts w:hint="cs"/>
          <w:bCs w:val="0"/>
          <w:sz w:val="24"/>
          <w:szCs w:val="24"/>
          <w:cs/>
        </w:rPr>
        <w:t>।</w:t>
      </w:r>
    </w:p>
    <w:p w:rsidR="00EA2485" w:rsidRDefault="004605FC" w:rsidP="00EA2485">
      <w:pPr>
        <w:pStyle w:val="H4Hindi"/>
        <w:tabs>
          <w:tab w:val="left" w:pos="2250"/>
        </w:tabs>
        <w:spacing w:before="0" w:after="0"/>
        <w:ind w:firstLine="1440"/>
        <w:jc w:val="distribute"/>
        <w:rPr>
          <w:bCs w:val="0"/>
          <w:sz w:val="24"/>
          <w:szCs w:val="24"/>
        </w:rPr>
      </w:pPr>
      <w:r w:rsidRPr="00232CA9">
        <w:rPr>
          <w:bCs w:val="0"/>
          <w:sz w:val="24"/>
          <w:szCs w:val="24"/>
          <w:cs/>
        </w:rPr>
        <w:t>अहावरं पुरक्खायं</w:t>
      </w:r>
      <w:r w:rsidRPr="00232CA9">
        <w:rPr>
          <w:rFonts w:hint="cs"/>
          <w:bCs w:val="0"/>
          <w:sz w:val="24"/>
          <w:szCs w:val="24"/>
          <w:cs/>
          <w:lang w:bidi="sa-IN"/>
        </w:rPr>
        <w:t xml:space="preserve"> </w:t>
      </w:r>
      <w:r w:rsidRPr="00232CA9">
        <w:rPr>
          <w:bCs w:val="0"/>
          <w:sz w:val="24"/>
          <w:szCs w:val="24"/>
          <w:cs/>
        </w:rPr>
        <w:t>नानाविहाणं भुयपरिसप्प</w:t>
      </w:r>
      <w:r w:rsidRPr="00232CA9">
        <w:rPr>
          <w:rFonts w:hint="cs"/>
          <w:bCs w:val="0"/>
          <w:sz w:val="24"/>
          <w:szCs w:val="24"/>
          <w:cs/>
        </w:rPr>
        <w:t xml:space="preserve"> </w:t>
      </w:r>
      <w:r w:rsidRPr="00232CA9">
        <w:rPr>
          <w:bCs w:val="0"/>
          <w:sz w:val="24"/>
          <w:szCs w:val="24"/>
          <w:cs/>
        </w:rPr>
        <w:t>थलचरपंचिदिय</w:t>
      </w:r>
      <w:r w:rsidRPr="00232CA9">
        <w:rPr>
          <w:rFonts w:hint="cs"/>
          <w:bCs w:val="0"/>
          <w:sz w:val="24"/>
          <w:szCs w:val="24"/>
          <w:cs/>
        </w:rPr>
        <w:t xml:space="preserve"> </w:t>
      </w:r>
      <w:r w:rsidRPr="00232CA9">
        <w:rPr>
          <w:bCs w:val="0"/>
          <w:sz w:val="24"/>
          <w:szCs w:val="24"/>
          <w:cs/>
        </w:rPr>
        <w:t>तिरिक्खजोणियाणं तं जहा</w:t>
      </w:r>
      <w:r w:rsidRPr="00232CA9">
        <w:rPr>
          <w:rFonts w:hint="cs"/>
          <w:bCs w:val="0"/>
          <w:sz w:val="24"/>
          <w:szCs w:val="24"/>
          <w:cs/>
          <w:lang w:bidi="sa-IN"/>
        </w:rPr>
        <w:t xml:space="preserve"> </w:t>
      </w:r>
      <w:r w:rsidRPr="00232CA9">
        <w:rPr>
          <w:bCs w:val="0"/>
          <w:sz w:val="24"/>
          <w:szCs w:val="24"/>
          <w:cs/>
        </w:rPr>
        <w:t xml:space="preserve">गोहाणं नउलाणं </w:t>
      </w:r>
      <w:r w:rsidRPr="00232CA9">
        <w:rPr>
          <w:rFonts w:hint="cs"/>
          <w:bCs w:val="0"/>
          <w:sz w:val="24"/>
          <w:szCs w:val="24"/>
          <w:cs/>
          <w:lang w:bidi="sa-IN"/>
        </w:rPr>
        <w:t>सी</w:t>
      </w:r>
      <w:r w:rsidRPr="00232CA9">
        <w:rPr>
          <w:bCs w:val="0"/>
          <w:sz w:val="24"/>
          <w:szCs w:val="24"/>
          <w:cs/>
        </w:rPr>
        <w:t xml:space="preserve">हाणं सरडाणं सल्लाणं सरवाणं खराणं घरकोइलियाणं विस्संभराणं मूसगाणं मंगुसाणं </w:t>
      </w:r>
    </w:p>
    <w:p w:rsidR="00EA2485" w:rsidRDefault="00EA2485" w:rsidP="00EA2485">
      <w:pPr>
        <w:spacing w:after="0" w:line="240" w:lineRule="auto"/>
        <w:ind w:right="1708"/>
        <w:contextualSpacing/>
        <w:rPr>
          <w:rFonts w:cs="Mangal"/>
          <w:sz w:val="24"/>
          <w:szCs w:val="24"/>
        </w:rPr>
      </w:pPr>
      <w:r>
        <w:rPr>
          <w:rFonts w:cs="Mangal" w:hint="cs"/>
          <w:sz w:val="24"/>
          <w:szCs w:val="24"/>
          <w:cs/>
        </w:rPr>
        <w:lastRenderedPageBreak/>
        <w:t>सुयक्खंधो-२, अज्झयणं-३, उद्देसो-</w:t>
      </w:r>
    </w:p>
    <w:tbl>
      <w:tblPr>
        <w:tblW w:w="10140" w:type="dxa"/>
        <w:tblInd w:w="93" w:type="dxa"/>
        <w:tblBorders>
          <w:top w:val="single" w:sz="4" w:space="0" w:color="auto"/>
        </w:tblBorders>
        <w:tblLook w:val="04A0"/>
      </w:tblPr>
      <w:tblGrid>
        <w:gridCol w:w="10140"/>
      </w:tblGrid>
      <w:tr w:rsidR="00EA2485" w:rsidTr="00A43EF4">
        <w:trPr>
          <w:trHeight w:val="228"/>
        </w:trPr>
        <w:tc>
          <w:tcPr>
            <w:tcW w:w="10140" w:type="dxa"/>
            <w:tcBorders>
              <w:top w:val="single" w:sz="4" w:space="0" w:color="FF0000"/>
              <w:left w:val="nil"/>
              <w:bottom w:val="nil"/>
              <w:right w:val="nil"/>
            </w:tcBorders>
          </w:tcPr>
          <w:p w:rsidR="00EA2485" w:rsidRDefault="00EA2485"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EA2485">
      <w:pPr>
        <w:pStyle w:val="H4Hindi"/>
        <w:tabs>
          <w:tab w:val="left" w:pos="2250"/>
        </w:tabs>
        <w:spacing w:before="0" w:after="0"/>
        <w:jc w:val="both"/>
        <w:rPr>
          <w:bCs w:val="0"/>
          <w:sz w:val="24"/>
          <w:szCs w:val="24"/>
          <w:lang w:bidi="sa-IN"/>
        </w:rPr>
      </w:pPr>
      <w:r w:rsidRPr="00232CA9">
        <w:rPr>
          <w:bCs w:val="0"/>
          <w:sz w:val="24"/>
          <w:szCs w:val="24"/>
          <w:cs/>
        </w:rPr>
        <w:t xml:space="preserve">पयलाइयाणं </w:t>
      </w:r>
      <w:r w:rsidRPr="00232CA9">
        <w:rPr>
          <w:rFonts w:hint="cs"/>
          <w:bCs w:val="0"/>
          <w:sz w:val="24"/>
          <w:szCs w:val="24"/>
          <w:cs/>
          <w:lang w:bidi="sa-IN"/>
        </w:rPr>
        <w:t>बि</w:t>
      </w:r>
      <w:r w:rsidRPr="00232CA9">
        <w:rPr>
          <w:bCs w:val="0"/>
          <w:sz w:val="24"/>
          <w:szCs w:val="24"/>
          <w:cs/>
        </w:rPr>
        <w:t>रालियाणं ज</w:t>
      </w:r>
      <w:r w:rsidRPr="00232CA9">
        <w:rPr>
          <w:rFonts w:hint="cs"/>
          <w:bCs w:val="0"/>
          <w:sz w:val="24"/>
          <w:szCs w:val="24"/>
          <w:cs/>
        </w:rPr>
        <w:t>ो</w:t>
      </w:r>
      <w:r w:rsidRPr="00232CA9">
        <w:rPr>
          <w:bCs w:val="0"/>
          <w:sz w:val="24"/>
          <w:szCs w:val="24"/>
          <w:cs/>
        </w:rPr>
        <w:t>हाणं चाउप्पाइयाणं</w:t>
      </w:r>
      <w:r w:rsidRPr="00232CA9">
        <w:rPr>
          <w:rFonts w:hint="cs"/>
          <w:bCs w:val="0"/>
          <w:sz w:val="24"/>
          <w:szCs w:val="24"/>
          <w:cs/>
          <w:lang w:bidi="sa-IN"/>
        </w:rPr>
        <w:t>,</w:t>
      </w:r>
      <w:r w:rsidRPr="00232CA9">
        <w:rPr>
          <w:bCs w:val="0"/>
          <w:sz w:val="24"/>
          <w:szCs w:val="24"/>
          <w:cs/>
        </w:rPr>
        <w:t xml:space="preserve"> तेसिं च णं अहाबीएणं अहावगासेणं इत्थीए पुरिसस्स य </w:t>
      </w:r>
      <w:r w:rsidRPr="00232CA9">
        <w:rPr>
          <w:rFonts w:hint="cs"/>
          <w:bCs w:val="0"/>
          <w:sz w:val="24"/>
          <w:szCs w:val="24"/>
          <w:cs/>
          <w:lang w:bidi="sa-IN"/>
        </w:rPr>
        <w:t xml:space="preserve">जहा उरपरिसप्पाणं तहा भाणियव्वं, जाव सारूविकडं संतं, </w:t>
      </w:r>
      <w:r w:rsidRPr="00232CA9">
        <w:rPr>
          <w:bCs w:val="0"/>
          <w:sz w:val="24"/>
          <w:szCs w:val="24"/>
          <w:cs/>
        </w:rPr>
        <w:t>अवरे</w:t>
      </w:r>
      <w:r w:rsidRPr="00232CA9">
        <w:rPr>
          <w:rFonts w:hint="cs"/>
          <w:bCs w:val="0"/>
          <w:sz w:val="24"/>
          <w:szCs w:val="24"/>
          <w:cs/>
          <w:lang w:bidi="sa-IN"/>
        </w:rPr>
        <w:t>ऽ</w:t>
      </w:r>
      <w:r w:rsidRPr="00232CA9">
        <w:rPr>
          <w:bCs w:val="0"/>
          <w:sz w:val="24"/>
          <w:szCs w:val="24"/>
          <w:cs/>
        </w:rPr>
        <w:t>वि य णं तेसिं नानाविहाणं भुयपरिसप्प</w:t>
      </w:r>
      <w:r w:rsidRPr="00232CA9">
        <w:rPr>
          <w:rFonts w:hint="cs"/>
          <w:bCs w:val="0"/>
          <w:sz w:val="24"/>
          <w:szCs w:val="24"/>
          <w:cs/>
          <w:lang w:bidi="sa-IN"/>
        </w:rPr>
        <w:t xml:space="preserve"> </w:t>
      </w:r>
      <w:r w:rsidRPr="00232CA9">
        <w:rPr>
          <w:rFonts w:hint="cs"/>
          <w:bCs w:val="0"/>
          <w:sz w:val="24"/>
          <w:szCs w:val="24"/>
          <w:cs/>
        </w:rPr>
        <w:t xml:space="preserve">थलचर </w:t>
      </w:r>
      <w:r w:rsidRPr="00232CA9">
        <w:rPr>
          <w:bCs w:val="0"/>
          <w:sz w:val="24"/>
          <w:szCs w:val="24"/>
          <w:cs/>
        </w:rPr>
        <w:t>पंचिदिय</w:t>
      </w:r>
      <w:r w:rsidRPr="00232CA9">
        <w:rPr>
          <w:rFonts w:hint="cs"/>
          <w:bCs w:val="0"/>
          <w:sz w:val="24"/>
          <w:szCs w:val="24"/>
          <w:cs/>
          <w:lang w:bidi="sa-IN"/>
        </w:rPr>
        <w:t xml:space="preserve"> </w:t>
      </w:r>
      <w:r w:rsidRPr="00232CA9">
        <w:rPr>
          <w:bCs w:val="0"/>
          <w:sz w:val="24"/>
          <w:szCs w:val="24"/>
          <w:cs/>
        </w:rPr>
        <w:t xml:space="preserve">तिरिक्खजोणियाणं </w:t>
      </w:r>
      <w:r w:rsidRPr="00232CA9">
        <w:rPr>
          <w:rFonts w:hint="cs"/>
          <w:bCs w:val="0"/>
          <w:sz w:val="24"/>
          <w:szCs w:val="24"/>
          <w:cs/>
          <w:lang w:bidi="sa-IN"/>
        </w:rPr>
        <w:t xml:space="preserve">तं जहा- </w:t>
      </w:r>
      <w:r w:rsidRPr="00232CA9">
        <w:rPr>
          <w:bCs w:val="0"/>
          <w:sz w:val="24"/>
          <w:szCs w:val="24"/>
          <w:cs/>
        </w:rPr>
        <w:t xml:space="preserve">गोहाणं </w:t>
      </w:r>
      <w:r w:rsidRPr="00232CA9">
        <w:rPr>
          <w:rFonts w:hint="cs"/>
          <w:bCs w:val="0"/>
          <w:sz w:val="24"/>
          <w:szCs w:val="24"/>
          <w:cs/>
          <w:lang w:bidi="sa-IN"/>
        </w:rPr>
        <w:t>जाव</w:t>
      </w:r>
      <w:r w:rsidRPr="00232CA9">
        <w:rPr>
          <w:bCs w:val="0"/>
          <w:sz w:val="24"/>
          <w:szCs w:val="24"/>
          <w:cs/>
        </w:rPr>
        <w:t xml:space="preserve"> मक्खायं </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अहावरं पुरक्खायं</w:t>
      </w:r>
      <w:r w:rsidRPr="00232CA9">
        <w:rPr>
          <w:rFonts w:hint="cs"/>
          <w:bCs w:val="0"/>
          <w:sz w:val="24"/>
          <w:szCs w:val="24"/>
          <w:cs/>
        </w:rPr>
        <w:t xml:space="preserve"> </w:t>
      </w:r>
      <w:r w:rsidRPr="00232CA9">
        <w:rPr>
          <w:bCs w:val="0"/>
          <w:sz w:val="24"/>
          <w:szCs w:val="24"/>
          <w:cs/>
        </w:rPr>
        <w:t>नानाविहाणं खहचर</w:t>
      </w:r>
      <w:r w:rsidRPr="00232CA9">
        <w:rPr>
          <w:rFonts w:hint="cs"/>
          <w:bCs w:val="0"/>
          <w:sz w:val="24"/>
          <w:szCs w:val="24"/>
          <w:cs/>
          <w:lang w:bidi="sa-IN"/>
        </w:rPr>
        <w:t xml:space="preserve"> </w:t>
      </w:r>
      <w:r w:rsidRPr="00232CA9">
        <w:rPr>
          <w:bCs w:val="0"/>
          <w:sz w:val="24"/>
          <w:szCs w:val="24"/>
          <w:cs/>
        </w:rPr>
        <w:t>पंचिदिय</w:t>
      </w:r>
      <w:r w:rsidRPr="00232CA9">
        <w:rPr>
          <w:rFonts w:hint="cs"/>
          <w:bCs w:val="0"/>
          <w:sz w:val="24"/>
          <w:szCs w:val="24"/>
          <w:cs/>
          <w:lang w:bidi="sa-IN"/>
        </w:rPr>
        <w:t xml:space="preserve"> </w:t>
      </w:r>
      <w:r w:rsidRPr="00232CA9">
        <w:rPr>
          <w:bCs w:val="0"/>
          <w:sz w:val="24"/>
          <w:szCs w:val="24"/>
          <w:cs/>
        </w:rPr>
        <w:t>तिरिक्खजोणियाणं तं जहा-</w:t>
      </w:r>
      <w:r w:rsidRPr="00232CA9">
        <w:rPr>
          <w:rFonts w:hint="cs"/>
          <w:bCs w:val="0"/>
          <w:sz w:val="24"/>
          <w:szCs w:val="24"/>
          <w:cs/>
        </w:rPr>
        <w:t xml:space="preserve"> </w:t>
      </w:r>
      <w:r w:rsidRPr="00232CA9">
        <w:rPr>
          <w:rFonts w:hint="cs"/>
          <w:bCs w:val="0"/>
          <w:sz w:val="24"/>
          <w:szCs w:val="24"/>
          <w:cs/>
          <w:lang w:bidi="sa-IN"/>
        </w:rPr>
        <w:t>च</w:t>
      </w:r>
      <w:r w:rsidRPr="00232CA9">
        <w:rPr>
          <w:bCs w:val="0"/>
          <w:sz w:val="24"/>
          <w:szCs w:val="24"/>
          <w:cs/>
        </w:rPr>
        <w:t xml:space="preserve">म्मपक्खीणं लोमपक्खीणं समुग्गपक्खीणं विततपक्खीणं तेसिं च णं अहाबीएणं अहावगासेणं इत्थीए </w:t>
      </w:r>
      <w:r w:rsidRPr="00232CA9">
        <w:rPr>
          <w:rFonts w:hint="cs"/>
          <w:bCs w:val="0"/>
          <w:sz w:val="24"/>
          <w:szCs w:val="24"/>
          <w:cs/>
          <w:lang w:bidi="sa-IN"/>
        </w:rPr>
        <w:t>जहा उरपरिसप्पाणं, नाणत्तं</w:t>
      </w:r>
      <w:r w:rsidRPr="00232CA9">
        <w:rPr>
          <w:bCs w:val="0"/>
          <w:sz w:val="24"/>
          <w:szCs w:val="24"/>
          <w:cs/>
        </w:rPr>
        <w:t xml:space="preserve"> ते जीवा डहरा समाणा माउगा</w:t>
      </w:r>
      <w:r w:rsidRPr="00232CA9">
        <w:rPr>
          <w:rFonts w:hint="cs"/>
          <w:bCs w:val="0"/>
          <w:sz w:val="24"/>
          <w:szCs w:val="24"/>
          <w:cs/>
          <w:lang w:bidi="sa-IN"/>
        </w:rPr>
        <w:t>त्त</w:t>
      </w:r>
      <w:r w:rsidRPr="00232CA9">
        <w:rPr>
          <w:bCs w:val="0"/>
          <w:sz w:val="24"/>
          <w:szCs w:val="24"/>
          <w:cs/>
        </w:rPr>
        <w:t xml:space="preserve">सिणेहमाहारेंति </w:t>
      </w:r>
      <w:r w:rsidRPr="00232CA9">
        <w:rPr>
          <w:rFonts w:hint="cs"/>
          <w:bCs w:val="0"/>
          <w:sz w:val="24"/>
          <w:szCs w:val="24"/>
          <w:cs/>
          <w:lang w:bidi="sa-IN"/>
        </w:rPr>
        <w:t>आनुपुव्वेणं वुड्ढा वणस्सतिकायं तसथावर</w:t>
      </w:r>
      <w:r w:rsidRPr="00232CA9">
        <w:rPr>
          <w:rFonts w:hint="cs"/>
          <w:bCs w:val="0"/>
          <w:sz w:val="24"/>
          <w:szCs w:val="24"/>
          <w:cs/>
        </w:rPr>
        <w:t>े</w:t>
      </w:r>
      <w:r w:rsidRPr="00232CA9">
        <w:rPr>
          <w:rFonts w:hint="cs"/>
          <w:bCs w:val="0"/>
          <w:sz w:val="24"/>
          <w:szCs w:val="24"/>
          <w:cs/>
          <w:lang w:bidi="sa-IN"/>
        </w:rPr>
        <w:t xml:space="preserve"> य पाणे, ते जीवा आहारेंति पुढविसरीरं जाव संतं, </w:t>
      </w:r>
      <w:r w:rsidRPr="00232CA9">
        <w:rPr>
          <w:bCs w:val="0"/>
          <w:sz w:val="24"/>
          <w:szCs w:val="24"/>
          <w:cs/>
        </w:rPr>
        <w:t>अवरे</w:t>
      </w:r>
      <w:r w:rsidRPr="00232CA9">
        <w:rPr>
          <w:rFonts w:hint="cs"/>
          <w:bCs w:val="0"/>
          <w:sz w:val="24"/>
          <w:szCs w:val="24"/>
          <w:cs/>
          <w:lang w:bidi="sa-IN"/>
        </w:rPr>
        <w:t>ऽ</w:t>
      </w:r>
      <w:r w:rsidRPr="00232CA9">
        <w:rPr>
          <w:bCs w:val="0"/>
          <w:sz w:val="24"/>
          <w:szCs w:val="24"/>
          <w:cs/>
        </w:rPr>
        <w:t>वि य णं तेसिं नानाविहाणं खहचर</w:t>
      </w:r>
      <w:r w:rsidRPr="00232CA9">
        <w:rPr>
          <w:rFonts w:hint="cs"/>
          <w:bCs w:val="0"/>
          <w:sz w:val="24"/>
          <w:szCs w:val="24"/>
          <w:cs/>
          <w:lang w:bidi="sa-IN"/>
        </w:rPr>
        <w:t xml:space="preserve"> </w:t>
      </w:r>
      <w:r w:rsidRPr="00232CA9">
        <w:rPr>
          <w:bCs w:val="0"/>
          <w:sz w:val="24"/>
          <w:szCs w:val="24"/>
          <w:cs/>
        </w:rPr>
        <w:t>पंचिदिय</w:t>
      </w:r>
      <w:r w:rsidRPr="00232CA9">
        <w:rPr>
          <w:rFonts w:hint="cs"/>
          <w:bCs w:val="0"/>
          <w:sz w:val="24"/>
          <w:szCs w:val="24"/>
          <w:cs/>
          <w:lang w:bidi="sa-IN"/>
        </w:rPr>
        <w:t xml:space="preserve"> </w:t>
      </w:r>
      <w:r w:rsidRPr="00232CA9">
        <w:rPr>
          <w:bCs w:val="0"/>
          <w:sz w:val="24"/>
          <w:szCs w:val="24"/>
          <w:cs/>
        </w:rPr>
        <w:t xml:space="preserve">तिरिक्खजोणियाणं चम्मपक्खीणं </w:t>
      </w:r>
      <w:r w:rsidRPr="00232CA9">
        <w:rPr>
          <w:rFonts w:hint="cs"/>
          <w:bCs w:val="0"/>
          <w:sz w:val="24"/>
          <w:szCs w:val="24"/>
          <w:cs/>
          <w:lang w:bidi="sa-IN"/>
        </w:rPr>
        <w:t>जाव</w:t>
      </w:r>
      <w:r w:rsidRPr="00232CA9">
        <w:rPr>
          <w:bCs w:val="0"/>
          <w:sz w:val="24"/>
          <w:szCs w:val="24"/>
          <w:cs/>
        </w:rPr>
        <w:t xml:space="preserve"> मक्खायं ।</w:t>
      </w:r>
    </w:p>
    <w:p w:rsidR="004605FC" w:rsidRPr="00232CA9" w:rsidRDefault="00454A98"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९०</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4605FC" w:rsidRPr="00232CA9">
        <w:rPr>
          <w:rFonts w:hint="cs"/>
          <w:bCs w:val="0"/>
          <w:sz w:val="24"/>
          <w:szCs w:val="24"/>
          <w:cs/>
          <w:lang w:bidi="sa-IN"/>
        </w:rPr>
        <w:t xml:space="preserve"> </w:t>
      </w:r>
      <w:r w:rsidR="004605FC" w:rsidRPr="00232CA9">
        <w:rPr>
          <w:bCs w:val="0"/>
          <w:sz w:val="24"/>
          <w:szCs w:val="24"/>
          <w:cs/>
        </w:rPr>
        <w:t>इहेगइया सत्ता नानाविहजोणिया नानाविहसंभवा नानाविहव</w:t>
      </w:r>
      <w:r w:rsidR="004605FC" w:rsidRPr="00232CA9">
        <w:rPr>
          <w:rFonts w:hint="cs"/>
          <w:bCs w:val="0"/>
          <w:sz w:val="24"/>
          <w:szCs w:val="24"/>
          <w:cs/>
          <w:lang w:bidi="sa-IN"/>
        </w:rPr>
        <w:t>ु</w:t>
      </w:r>
      <w:r w:rsidR="004605FC" w:rsidRPr="00232CA9">
        <w:rPr>
          <w:bCs w:val="0"/>
          <w:sz w:val="24"/>
          <w:szCs w:val="24"/>
          <w:cs/>
        </w:rPr>
        <w:t>क्कमा तज्जोणिया तस्संभवा त</w:t>
      </w:r>
      <w:r w:rsidR="004605FC" w:rsidRPr="00232CA9">
        <w:rPr>
          <w:rFonts w:hint="cs"/>
          <w:bCs w:val="0"/>
          <w:sz w:val="24"/>
          <w:szCs w:val="24"/>
          <w:cs/>
          <w:lang w:bidi="sa-IN"/>
        </w:rPr>
        <w:t>दुव</w:t>
      </w:r>
      <w:r w:rsidR="004605FC" w:rsidRPr="00232CA9">
        <w:rPr>
          <w:bCs w:val="0"/>
          <w:sz w:val="24"/>
          <w:szCs w:val="24"/>
          <w:cs/>
        </w:rPr>
        <w:t>क्कमा कम्मोवगा कम्म</w:t>
      </w:r>
      <w:r w:rsidR="004605FC" w:rsidRPr="00232CA9">
        <w:rPr>
          <w:rFonts w:hint="cs"/>
          <w:bCs w:val="0"/>
          <w:sz w:val="24"/>
          <w:szCs w:val="24"/>
          <w:cs/>
          <w:lang w:bidi="sa-IN"/>
        </w:rPr>
        <w:t>नि</w:t>
      </w:r>
      <w:r w:rsidR="004605FC" w:rsidRPr="00232CA9">
        <w:rPr>
          <w:bCs w:val="0"/>
          <w:sz w:val="24"/>
          <w:szCs w:val="24"/>
          <w:cs/>
        </w:rPr>
        <w:t>याणेणं तत्थव</w:t>
      </w:r>
      <w:r w:rsidR="004605FC" w:rsidRPr="00232CA9">
        <w:rPr>
          <w:rFonts w:hint="cs"/>
          <w:bCs w:val="0"/>
          <w:sz w:val="24"/>
          <w:szCs w:val="24"/>
          <w:cs/>
          <w:lang w:bidi="sa-IN"/>
        </w:rPr>
        <w:t>ु</w:t>
      </w:r>
      <w:r w:rsidR="004605FC" w:rsidRPr="00232CA9">
        <w:rPr>
          <w:bCs w:val="0"/>
          <w:sz w:val="24"/>
          <w:szCs w:val="24"/>
          <w:cs/>
        </w:rPr>
        <w:t xml:space="preserve">क्कमा नानाविहाणं तसथावराणं </w:t>
      </w:r>
      <w:r w:rsidR="004605FC" w:rsidRPr="00232CA9">
        <w:rPr>
          <w:rFonts w:hint="cs"/>
          <w:bCs w:val="0"/>
          <w:sz w:val="24"/>
          <w:szCs w:val="24"/>
          <w:cs/>
          <w:lang w:bidi="sa-IN"/>
        </w:rPr>
        <w:t>पोग्गला</w:t>
      </w:r>
      <w:r w:rsidR="004605FC" w:rsidRPr="00232CA9">
        <w:rPr>
          <w:bCs w:val="0"/>
          <w:sz w:val="24"/>
          <w:szCs w:val="24"/>
          <w:cs/>
        </w:rPr>
        <w:t>णं सरीरे</w:t>
      </w:r>
      <w:r w:rsidR="004605FC" w:rsidRPr="00232CA9">
        <w:rPr>
          <w:rFonts w:hint="cs"/>
          <w:bCs w:val="0"/>
          <w:sz w:val="24"/>
          <w:szCs w:val="24"/>
          <w:cs/>
          <w:lang w:bidi="sa-IN"/>
        </w:rPr>
        <w:t>सु</w:t>
      </w:r>
      <w:r w:rsidR="004605FC" w:rsidRPr="00232CA9">
        <w:rPr>
          <w:bCs w:val="0"/>
          <w:sz w:val="24"/>
          <w:szCs w:val="24"/>
          <w:cs/>
        </w:rPr>
        <w:t xml:space="preserve"> </w:t>
      </w:r>
      <w:r w:rsidR="004605FC" w:rsidRPr="00232CA9">
        <w:rPr>
          <w:rFonts w:hint="cs"/>
          <w:bCs w:val="0"/>
          <w:sz w:val="24"/>
          <w:szCs w:val="24"/>
          <w:cs/>
        </w:rPr>
        <w:t xml:space="preserve">वा </w:t>
      </w:r>
      <w:r w:rsidR="004605FC" w:rsidRPr="00232CA9">
        <w:rPr>
          <w:bCs w:val="0"/>
          <w:sz w:val="24"/>
          <w:szCs w:val="24"/>
          <w:cs/>
        </w:rPr>
        <w:t>सचित्तेसु वा अचित्तेसु वा अ</w:t>
      </w:r>
      <w:r w:rsidR="004605FC" w:rsidRPr="00232CA9">
        <w:rPr>
          <w:rFonts w:hint="cs"/>
          <w:bCs w:val="0"/>
          <w:sz w:val="24"/>
          <w:szCs w:val="24"/>
          <w:cs/>
          <w:lang w:bidi="sa-IN"/>
        </w:rPr>
        <w:t>नु</w:t>
      </w:r>
      <w:r w:rsidR="004605FC" w:rsidRPr="00232CA9">
        <w:rPr>
          <w:bCs w:val="0"/>
          <w:sz w:val="24"/>
          <w:szCs w:val="24"/>
          <w:cs/>
        </w:rPr>
        <w:t>सूयत्ताए विउट्टंति</w:t>
      </w:r>
      <w:r w:rsidR="004605FC"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ते जीवा तेसिं नानाविहाणं तसथावराणं पाणाणं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lang w:bidi="sa-IN"/>
        </w:rPr>
        <w:t xml:space="preserve">, </w:t>
      </w:r>
      <w:r w:rsidRPr="00232CA9">
        <w:rPr>
          <w:bCs w:val="0"/>
          <w:sz w:val="24"/>
          <w:szCs w:val="24"/>
          <w:cs/>
        </w:rPr>
        <w:t xml:space="preserve">ते जीवा आहारेंति पुढविसरीरं </w:t>
      </w:r>
      <w:r w:rsidRPr="00232CA9">
        <w:rPr>
          <w:rFonts w:hint="cs"/>
          <w:bCs w:val="0"/>
          <w:sz w:val="24"/>
          <w:szCs w:val="24"/>
          <w:cs/>
          <w:lang w:bidi="sa-IN"/>
        </w:rPr>
        <w:t>जाव संतं,</w:t>
      </w:r>
      <w:r w:rsidRPr="00232CA9">
        <w:rPr>
          <w:bCs w:val="0"/>
          <w:sz w:val="24"/>
          <w:szCs w:val="24"/>
          <w:cs/>
        </w:rPr>
        <w:t xml:space="preserve"> अवरे</w:t>
      </w:r>
      <w:r w:rsidRPr="00232CA9">
        <w:rPr>
          <w:rFonts w:hint="cs"/>
          <w:bCs w:val="0"/>
          <w:sz w:val="24"/>
          <w:szCs w:val="24"/>
          <w:cs/>
          <w:lang w:bidi="sa-IN"/>
        </w:rPr>
        <w:t>ऽ</w:t>
      </w:r>
      <w:r w:rsidRPr="00232CA9">
        <w:rPr>
          <w:bCs w:val="0"/>
          <w:sz w:val="24"/>
          <w:szCs w:val="24"/>
          <w:cs/>
        </w:rPr>
        <w:t xml:space="preserve"> वि य णं तेसिं तसथावरजोणियाणं अ</w:t>
      </w:r>
      <w:r w:rsidRPr="00232CA9">
        <w:rPr>
          <w:rFonts w:hint="cs"/>
          <w:bCs w:val="0"/>
          <w:sz w:val="24"/>
          <w:szCs w:val="24"/>
          <w:cs/>
          <w:lang w:bidi="sa-IN"/>
        </w:rPr>
        <w:t>नु</w:t>
      </w:r>
      <w:r w:rsidRPr="00232CA9">
        <w:rPr>
          <w:bCs w:val="0"/>
          <w:sz w:val="24"/>
          <w:szCs w:val="24"/>
          <w:cs/>
        </w:rPr>
        <w:t xml:space="preserve">सूयगाणं सरीरा नानावण्णा </w:t>
      </w:r>
      <w:r w:rsidRPr="00232CA9">
        <w:rPr>
          <w:rFonts w:hint="cs"/>
          <w:bCs w:val="0"/>
          <w:sz w:val="24"/>
          <w:szCs w:val="24"/>
          <w:cs/>
          <w:lang w:bidi="sa-IN"/>
        </w:rPr>
        <w:t>जाव</w:t>
      </w:r>
      <w:r w:rsidRPr="00232CA9">
        <w:rPr>
          <w:bCs w:val="0"/>
          <w:sz w:val="24"/>
          <w:szCs w:val="24"/>
          <w:cs/>
        </w:rPr>
        <w:t xml:space="preserve"> मक्खायं ।</w:t>
      </w:r>
      <w:r w:rsidR="001A17BE">
        <w:rPr>
          <w:rFonts w:hint="cs"/>
          <w:bCs w:val="0"/>
          <w:sz w:val="24"/>
          <w:szCs w:val="24"/>
          <w:cs/>
        </w:rPr>
        <w:t xml:space="preserve"> </w:t>
      </w:r>
      <w:r w:rsidRPr="00232CA9">
        <w:rPr>
          <w:rFonts w:hint="cs"/>
          <w:bCs w:val="0"/>
          <w:sz w:val="24"/>
          <w:szCs w:val="24"/>
          <w:cs/>
          <w:lang w:bidi="sa-IN"/>
        </w:rPr>
        <w:t xml:space="preserve">एवं दुरूवसंभवत्ताए </w:t>
      </w:r>
      <w:r w:rsidRPr="00232CA9">
        <w:rPr>
          <w:rFonts w:hint="cs"/>
          <w:bCs w:val="0"/>
          <w:sz w:val="24"/>
          <w:szCs w:val="24"/>
          <w:cs/>
        </w:rPr>
        <w:t xml:space="preserve">। </w:t>
      </w:r>
      <w:r w:rsidRPr="00232CA9">
        <w:rPr>
          <w:rFonts w:hint="cs"/>
          <w:bCs w:val="0"/>
          <w:sz w:val="24"/>
          <w:szCs w:val="24"/>
          <w:cs/>
          <w:lang w:bidi="sa-IN"/>
        </w:rPr>
        <w:t>एवं खुरदुगत्ताए ।</w:t>
      </w:r>
    </w:p>
    <w:p w:rsidR="004605FC" w:rsidRPr="00232CA9" w:rsidRDefault="00454A98" w:rsidP="001A17BE">
      <w:pPr>
        <w:pStyle w:val="H4Hindi"/>
        <w:tabs>
          <w:tab w:val="left" w:pos="2250"/>
        </w:tabs>
        <w:spacing w:before="0" w:after="0"/>
        <w:ind w:firstLine="1440"/>
        <w:jc w:val="both"/>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९१</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4605FC" w:rsidRPr="00232CA9">
        <w:rPr>
          <w:rFonts w:hint="cs"/>
          <w:bCs w:val="0"/>
          <w:sz w:val="24"/>
          <w:szCs w:val="24"/>
          <w:cs/>
          <w:lang w:bidi="sa-IN"/>
        </w:rPr>
        <w:t xml:space="preserve"> </w:t>
      </w:r>
      <w:r w:rsidR="004605FC" w:rsidRPr="00232CA9">
        <w:rPr>
          <w:bCs w:val="0"/>
          <w:sz w:val="24"/>
          <w:szCs w:val="24"/>
          <w:cs/>
        </w:rPr>
        <w:t xml:space="preserve">इहेगइया सत्ता नानाविहजोणिया </w:t>
      </w:r>
      <w:r w:rsidR="004605FC" w:rsidRPr="00232CA9">
        <w:rPr>
          <w:rFonts w:hint="cs"/>
          <w:bCs w:val="0"/>
          <w:sz w:val="24"/>
          <w:szCs w:val="24"/>
          <w:cs/>
          <w:lang w:bidi="sa-IN"/>
        </w:rPr>
        <w:t>जाव</w:t>
      </w:r>
      <w:r w:rsidR="004605FC" w:rsidRPr="00232CA9">
        <w:rPr>
          <w:bCs w:val="0"/>
          <w:sz w:val="24"/>
          <w:szCs w:val="24"/>
          <w:cs/>
        </w:rPr>
        <w:t xml:space="preserve"> कम्म</w:t>
      </w:r>
      <w:r w:rsidR="004605FC" w:rsidRPr="00232CA9">
        <w:rPr>
          <w:rFonts w:hint="cs"/>
          <w:bCs w:val="0"/>
          <w:sz w:val="24"/>
          <w:szCs w:val="24"/>
          <w:cs/>
          <w:lang w:bidi="sa-IN"/>
        </w:rPr>
        <w:t>नि</w:t>
      </w:r>
      <w:r w:rsidR="004605FC" w:rsidRPr="00232CA9">
        <w:rPr>
          <w:bCs w:val="0"/>
          <w:sz w:val="24"/>
          <w:szCs w:val="24"/>
          <w:cs/>
        </w:rPr>
        <w:t>याणेणं तत्थव</w:t>
      </w:r>
      <w:r w:rsidR="004605FC" w:rsidRPr="00232CA9">
        <w:rPr>
          <w:rFonts w:hint="cs"/>
          <w:bCs w:val="0"/>
          <w:sz w:val="24"/>
          <w:szCs w:val="24"/>
          <w:cs/>
          <w:lang w:bidi="sa-IN"/>
        </w:rPr>
        <w:t>ु</w:t>
      </w:r>
      <w:r w:rsidR="004605FC" w:rsidRPr="00232CA9">
        <w:rPr>
          <w:bCs w:val="0"/>
          <w:sz w:val="24"/>
          <w:szCs w:val="24"/>
          <w:cs/>
        </w:rPr>
        <w:t xml:space="preserve">क्कमा नानाविहाणं तसथावराणं पाणाणं सरीरेसु सचित्तेसु वा अचित्तेसु वा तं सरीरगं वायसंसिद्धं </w:t>
      </w:r>
      <w:r w:rsidR="004605FC" w:rsidRPr="00232CA9">
        <w:rPr>
          <w:rFonts w:hint="cs"/>
          <w:bCs w:val="0"/>
          <w:sz w:val="24"/>
          <w:szCs w:val="24"/>
          <w:cs/>
        </w:rPr>
        <w:t xml:space="preserve">वा </w:t>
      </w:r>
      <w:r w:rsidR="004605FC" w:rsidRPr="00232CA9">
        <w:rPr>
          <w:bCs w:val="0"/>
          <w:sz w:val="24"/>
          <w:szCs w:val="24"/>
          <w:cs/>
        </w:rPr>
        <w:t>वायसंगहियं</w:t>
      </w:r>
      <w:r w:rsidR="004605FC" w:rsidRPr="00232CA9">
        <w:rPr>
          <w:rFonts w:hint="cs"/>
          <w:bCs w:val="0"/>
          <w:sz w:val="24"/>
          <w:szCs w:val="24"/>
          <w:cs/>
        </w:rPr>
        <w:t xml:space="preserve"> </w:t>
      </w:r>
      <w:r w:rsidR="004605FC" w:rsidRPr="00232CA9">
        <w:rPr>
          <w:rFonts w:hint="cs"/>
          <w:bCs w:val="0"/>
          <w:sz w:val="24"/>
          <w:szCs w:val="24"/>
          <w:cs/>
          <w:lang w:bidi="sa-IN"/>
        </w:rPr>
        <w:t>वा</w:t>
      </w:r>
      <w:r w:rsidR="004605FC" w:rsidRPr="00232CA9">
        <w:rPr>
          <w:bCs w:val="0"/>
          <w:sz w:val="24"/>
          <w:szCs w:val="24"/>
          <w:cs/>
        </w:rPr>
        <w:t xml:space="preserve"> वायपरि</w:t>
      </w:r>
      <w:r w:rsidR="004605FC" w:rsidRPr="00232CA9">
        <w:rPr>
          <w:rFonts w:hint="cs"/>
          <w:bCs w:val="0"/>
          <w:sz w:val="24"/>
          <w:szCs w:val="24"/>
          <w:cs/>
          <w:lang w:bidi="sa-IN"/>
        </w:rPr>
        <w:t>ग्गहि</w:t>
      </w:r>
      <w:r w:rsidR="004605FC" w:rsidRPr="00232CA9">
        <w:rPr>
          <w:bCs w:val="0"/>
          <w:sz w:val="24"/>
          <w:szCs w:val="24"/>
          <w:cs/>
        </w:rPr>
        <w:t>यं उड्ढंवाएसु उड्ढंभागी भवइ अहोवाएसु अहेभागी भवइ तिरियवाएसु तिरियभागी भवइ</w:t>
      </w:r>
      <w:r w:rsidR="004605FC" w:rsidRPr="00232CA9">
        <w:rPr>
          <w:rFonts w:hint="cs"/>
          <w:bCs w:val="0"/>
          <w:sz w:val="24"/>
          <w:szCs w:val="24"/>
          <w:cs/>
        </w:rPr>
        <w:t>,</w:t>
      </w:r>
      <w:r w:rsidR="004605FC" w:rsidRPr="00232CA9">
        <w:rPr>
          <w:bCs w:val="0"/>
          <w:sz w:val="24"/>
          <w:szCs w:val="24"/>
          <w:cs/>
        </w:rPr>
        <w:t xml:space="preserve"> तं जहा</w:t>
      </w:r>
      <w:r w:rsidR="004605FC"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rFonts w:hint="cs"/>
          <w:bCs w:val="0"/>
          <w:sz w:val="24"/>
          <w:szCs w:val="24"/>
          <w:cs/>
          <w:lang w:bidi="sa-IN"/>
        </w:rPr>
        <w:t>ओसा</w:t>
      </w:r>
      <w:r w:rsidRPr="00232CA9">
        <w:rPr>
          <w:bCs w:val="0"/>
          <w:sz w:val="24"/>
          <w:szCs w:val="24"/>
          <w:cs/>
        </w:rPr>
        <w:t xml:space="preserve"> हिमए महिया करए हरतणुए सुद्धोदए</w:t>
      </w:r>
      <w:r w:rsidRPr="00232CA9">
        <w:rPr>
          <w:rFonts w:hint="cs"/>
          <w:bCs w:val="0"/>
          <w:sz w:val="24"/>
          <w:szCs w:val="24"/>
          <w:cs/>
          <w:lang w:bidi="sa-IN"/>
        </w:rPr>
        <w:t>,</w:t>
      </w:r>
      <w:r w:rsidRPr="00232CA9">
        <w:rPr>
          <w:bCs w:val="0"/>
          <w:sz w:val="24"/>
          <w:szCs w:val="24"/>
          <w:cs/>
        </w:rPr>
        <w:t xml:space="preserve"> ते जीवा तेसिं नानाविहाणं तसथावराणं पाणाणं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 xml:space="preserve">ते जीवा आहारेंति पुढविसरीरं </w:t>
      </w:r>
      <w:r w:rsidRPr="00232CA9">
        <w:rPr>
          <w:rFonts w:hint="cs"/>
          <w:bCs w:val="0"/>
          <w:sz w:val="24"/>
          <w:szCs w:val="24"/>
          <w:cs/>
          <w:lang w:bidi="sa-IN"/>
        </w:rPr>
        <w:t>जाव संतं,</w:t>
      </w:r>
      <w:r w:rsidRPr="00232CA9">
        <w:rPr>
          <w:bCs w:val="0"/>
          <w:sz w:val="24"/>
          <w:szCs w:val="24"/>
          <w:cs/>
        </w:rPr>
        <w:t xml:space="preserve"> अवरे</w:t>
      </w:r>
      <w:r w:rsidRPr="00232CA9">
        <w:rPr>
          <w:rFonts w:hint="cs"/>
          <w:bCs w:val="0"/>
          <w:sz w:val="24"/>
          <w:szCs w:val="24"/>
          <w:cs/>
          <w:lang w:bidi="sa-IN"/>
        </w:rPr>
        <w:t>ऽ</w:t>
      </w:r>
      <w:r w:rsidRPr="00232CA9">
        <w:rPr>
          <w:bCs w:val="0"/>
          <w:sz w:val="24"/>
          <w:szCs w:val="24"/>
          <w:cs/>
        </w:rPr>
        <w:t xml:space="preserve">वि य णं तेसिं तसथावरजोणियाणं </w:t>
      </w:r>
      <w:r w:rsidRPr="00232CA9">
        <w:rPr>
          <w:rFonts w:hint="cs"/>
          <w:bCs w:val="0"/>
          <w:sz w:val="24"/>
          <w:szCs w:val="24"/>
          <w:cs/>
          <w:lang w:bidi="sa-IN"/>
        </w:rPr>
        <w:t xml:space="preserve">ओसाणं जाव </w:t>
      </w:r>
      <w:r w:rsidRPr="00232CA9">
        <w:rPr>
          <w:bCs w:val="0"/>
          <w:sz w:val="24"/>
          <w:szCs w:val="24"/>
          <w:cs/>
        </w:rPr>
        <w:t xml:space="preserve">सुद्धोदगाणं सरीरा नानावण्णा </w:t>
      </w:r>
      <w:r w:rsidRPr="00232CA9">
        <w:rPr>
          <w:rFonts w:hint="cs"/>
          <w:bCs w:val="0"/>
          <w:sz w:val="24"/>
          <w:szCs w:val="24"/>
          <w:cs/>
          <w:lang w:bidi="sa-IN"/>
        </w:rPr>
        <w:t>जाव</w:t>
      </w:r>
      <w:r w:rsidRPr="00232CA9">
        <w:rPr>
          <w:bCs w:val="0"/>
          <w:sz w:val="24"/>
          <w:szCs w:val="24"/>
          <w:cs/>
        </w:rPr>
        <w:t xml:space="preserve"> मक्खायं </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bCs w:val="0"/>
          <w:sz w:val="24"/>
          <w:szCs w:val="24"/>
          <w:cs/>
        </w:rPr>
        <w:t>अहावरं पुरक्खायं-</w:t>
      </w:r>
      <w:r w:rsidRPr="00232CA9">
        <w:rPr>
          <w:rFonts w:hint="cs"/>
          <w:bCs w:val="0"/>
          <w:sz w:val="24"/>
          <w:szCs w:val="24"/>
          <w:cs/>
          <w:lang w:bidi="sa-IN"/>
        </w:rPr>
        <w:t xml:space="preserve"> </w:t>
      </w:r>
      <w:r w:rsidRPr="00232CA9">
        <w:rPr>
          <w:bCs w:val="0"/>
          <w:sz w:val="24"/>
          <w:szCs w:val="24"/>
          <w:cs/>
        </w:rPr>
        <w:t xml:space="preserve">इहेगइया सत्ता उदगजोणिया उदगंसंभवा </w:t>
      </w:r>
      <w:r w:rsidRPr="00232CA9">
        <w:rPr>
          <w:rFonts w:hint="cs"/>
          <w:bCs w:val="0"/>
          <w:sz w:val="24"/>
          <w:szCs w:val="24"/>
          <w:cs/>
          <w:lang w:bidi="sa-IN"/>
        </w:rPr>
        <w:t>जाव</w:t>
      </w:r>
      <w:r w:rsidRPr="00232CA9">
        <w:rPr>
          <w:bCs w:val="0"/>
          <w:sz w:val="24"/>
          <w:szCs w:val="24"/>
          <w:cs/>
        </w:rPr>
        <w:t xml:space="preserve"> कम्म</w:t>
      </w:r>
      <w:r w:rsidRPr="00232CA9">
        <w:rPr>
          <w:rFonts w:hint="cs"/>
          <w:bCs w:val="0"/>
          <w:sz w:val="24"/>
          <w:szCs w:val="24"/>
          <w:cs/>
          <w:lang w:bidi="sa-IN"/>
        </w:rPr>
        <w:t>नि</w:t>
      </w:r>
      <w:r w:rsidRPr="00232CA9">
        <w:rPr>
          <w:bCs w:val="0"/>
          <w:sz w:val="24"/>
          <w:szCs w:val="24"/>
          <w:cs/>
        </w:rPr>
        <w:t>याणेणं तत्थव</w:t>
      </w:r>
      <w:r w:rsidRPr="00232CA9">
        <w:rPr>
          <w:rFonts w:hint="cs"/>
          <w:bCs w:val="0"/>
          <w:sz w:val="24"/>
          <w:szCs w:val="24"/>
          <w:cs/>
        </w:rPr>
        <w:t>ु</w:t>
      </w:r>
      <w:r w:rsidRPr="00232CA9">
        <w:rPr>
          <w:bCs w:val="0"/>
          <w:sz w:val="24"/>
          <w:szCs w:val="24"/>
          <w:cs/>
        </w:rPr>
        <w:t>क्कमा तसथावरजोणिएसु उदएसु उदगत्ताए विउट्टंति</w:t>
      </w:r>
      <w:r w:rsidRPr="00232CA9">
        <w:rPr>
          <w:rFonts w:hint="cs"/>
          <w:bCs w:val="0"/>
          <w:sz w:val="24"/>
          <w:szCs w:val="24"/>
          <w:cs/>
          <w:lang w:bidi="sa-IN"/>
        </w:rPr>
        <w:t>,</w:t>
      </w:r>
      <w:r w:rsidRPr="00232CA9">
        <w:rPr>
          <w:bCs w:val="0"/>
          <w:sz w:val="24"/>
          <w:szCs w:val="24"/>
          <w:cs/>
        </w:rPr>
        <w:t xml:space="preserve"> ते जीवा तेसिं तसथावरजोणियाणं उदगाणं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lang w:bidi="sa-IN"/>
        </w:rPr>
        <w:t xml:space="preserve">, </w:t>
      </w:r>
      <w:r w:rsidRPr="00232CA9">
        <w:rPr>
          <w:bCs w:val="0"/>
          <w:sz w:val="24"/>
          <w:szCs w:val="24"/>
          <w:cs/>
        </w:rPr>
        <w:t xml:space="preserve">ते जीवा आहारेंति पुढविसरीरं </w:t>
      </w:r>
      <w:r w:rsidRPr="00232CA9">
        <w:rPr>
          <w:rFonts w:hint="cs"/>
          <w:bCs w:val="0"/>
          <w:sz w:val="24"/>
          <w:szCs w:val="24"/>
          <w:cs/>
          <w:lang w:bidi="sa-IN"/>
        </w:rPr>
        <w:t>जाव संतं,</w:t>
      </w:r>
      <w:r w:rsidRPr="00232CA9">
        <w:rPr>
          <w:bCs w:val="0"/>
          <w:sz w:val="24"/>
          <w:szCs w:val="24"/>
          <w:cs/>
        </w:rPr>
        <w:t xml:space="preserve"> अवरे</w:t>
      </w:r>
      <w:r w:rsidRPr="00232CA9">
        <w:rPr>
          <w:rFonts w:hint="cs"/>
          <w:bCs w:val="0"/>
          <w:sz w:val="24"/>
          <w:szCs w:val="24"/>
          <w:cs/>
          <w:lang w:bidi="sa-IN"/>
        </w:rPr>
        <w:t>ऽ</w:t>
      </w:r>
      <w:r w:rsidRPr="00232CA9">
        <w:rPr>
          <w:bCs w:val="0"/>
          <w:sz w:val="24"/>
          <w:szCs w:val="24"/>
          <w:cs/>
        </w:rPr>
        <w:t xml:space="preserve">वि य णं </w:t>
      </w:r>
      <w:r w:rsidRPr="00232CA9">
        <w:rPr>
          <w:rFonts w:hint="cs"/>
          <w:bCs w:val="0"/>
          <w:sz w:val="24"/>
          <w:szCs w:val="24"/>
          <w:cs/>
          <w:lang w:bidi="sa-IN"/>
        </w:rPr>
        <w:t xml:space="preserve">तेसिं </w:t>
      </w:r>
      <w:r w:rsidRPr="00232CA9">
        <w:rPr>
          <w:rFonts w:hint="cs"/>
          <w:bCs w:val="0"/>
          <w:sz w:val="24"/>
          <w:szCs w:val="24"/>
          <w:cs/>
        </w:rPr>
        <w:t>उदग</w:t>
      </w:r>
      <w:r w:rsidRPr="00232CA9">
        <w:rPr>
          <w:bCs w:val="0"/>
          <w:sz w:val="24"/>
          <w:szCs w:val="24"/>
          <w:cs/>
        </w:rPr>
        <w:t xml:space="preserve">जोणियाणं उदगाणं सरीरा नानावण्णा </w:t>
      </w:r>
      <w:r w:rsidRPr="00232CA9">
        <w:rPr>
          <w:rFonts w:hint="cs"/>
          <w:bCs w:val="0"/>
          <w:sz w:val="24"/>
          <w:szCs w:val="24"/>
          <w:cs/>
          <w:lang w:bidi="sa-IN"/>
        </w:rPr>
        <w:t>जाव</w:t>
      </w:r>
      <w:r w:rsidRPr="00232CA9">
        <w:rPr>
          <w:bCs w:val="0"/>
          <w:sz w:val="24"/>
          <w:szCs w:val="24"/>
          <w:cs/>
        </w:rPr>
        <w:t xml:space="preserve"> मक्खायं </w:t>
      </w:r>
      <w:r w:rsidRPr="00232CA9">
        <w:rPr>
          <w:rFonts w:hint="cs"/>
          <w:bCs w:val="0"/>
          <w:sz w:val="24"/>
          <w:szCs w:val="24"/>
          <w:cs/>
        </w:rPr>
        <w:t>।</w:t>
      </w:r>
    </w:p>
    <w:p w:rsidR="004605FC" w:rsidRPr="00232CA9" w:rsidRDefault="004605FC" w:rsidP="001A17BE">
      <w:pPr>
        <w:pStyle w:val="H4Hindi"/>
        <w:tabs>
          <w:tab w:val="left" w:pos="2250"/>
        </w:tabs>
        <w:spacing w:before="0" w:after="0"/>
        <w:ind w:firstLine="1440"/>
        <w:jc w:val="both"/>
        <w:rPr>
          <w:bCs w:val="0"/>
          <w:sz w:val="24"/>
          <w:szCs w:val="24"/>
        </w:rPr>
      </w:pPr>
      <w:r w:rsidRPr="00232CA9">
        <w:rPr>
          <w:bCs w:val="0"/>
          <w:sz w:val="24"/>
          <w:szCs w:val="24"/>
          <w:cs/>
        </w:rPr>
        <w:t>अहावरं पुरक्खायं-</w:t>
      </w:r>
      <w:r w:rsidRPr="00232CA9">
        <w:rPr>
          <w:rFonts w:hint="cs"/>
          <w:bCs w:val="0"/>
          <w:sz w:val="24"/>
          <w:szCs w:val="24"/>
          <w:cs/>
          <w:lang w:bidi="sa-IN"/>
        </w:rPr>
        <w:t xml:space="preserve"> </w:t>
      </w:r>
      <w:r w:rsidRPr="00232CA9">
        <w:rPr>
          <w:bCs w:val="0"/>
          <w:sz w:val="24"/>
          <w:szCs w:val="24"/>
          <w:cs/>
        </w:rPr>
        <w:t xml:space="preserve">इहेगइया सत्ता उदगजोणिया </w:t>
      </w:r>
      <w:r w:rsidRPr="00232CA9">
        <w:rPr>
          <w:rFonts w:hint="cs"/>
          <w:bCs w:val="0"/>
          <w:sz w:val="24"/>
          <w:szCs w:val="24"/>
          <w:cs/>
          <w:lang w:bidi="sa-IN"/>
        </w:rPr>
        <w:t>जाव</w:t>
      </w:r>
      <w:r w:rsidRPr="00232CA9">
        <w:rPr>
          <w:bCs w:val="0"/>
          <w:sz w:val="24"/>
          <w:szCs w:val="24"/>
          <w:cs/>
        </w:rPr>
        <w:t xml:space="preserve"> कम्म</w:t>
      </w:r>
      <w:r w:rsidRPr="00232CA9">
        <w:rPr>
          <w:rFonts w:hint="cs"/>
          <w:bCs w:val="0"/>
          <w:sz w:val="24"/>
          <w:szCs w:val="24"/>
          <w:cs/>
          <w:lang w:bidi="sa-IN"/>
        </w:rPr>
        <w:t>नि</w:t>
      </w:r>
      <w:r w:rsidRPr="00232CA9">
        <w:rPr>
          <w:bCs w:val="0"/>
          <w:sz w:val="24"/>
          <w:szCs w:val="24"/>
          <w:cs/>
        </w:rPr>
        <w:t>याणेणं तत्थव</w:t>
      </w:r>
      <w:r w:rsidRPr="00232CA9">
        <w:rPr>
          <w:rFonts w:hint="cs"/>
          <w:bCs w:val="0"/>
          <w:sz w:val="24"/>
          <w:szCs w:val="24"/>
          <w:cs/>
          <w:lang w:bidi="sa-IN"/>
        </w:rPr>
        <w:t>ु</w:t>
      </w:r>
      <w:r w:rsidRPr="00232CA9">
        <w:rPr>
          <w:bCs w:val="0"/>
          <w:sz w:val="24"/>
          <w:szCs w:val="24"/>
          <w:cs/>
        </w:rPr>
        <w:t>क्कमा उ</w:t>
      </w:r>
      <w:r w:rsidRPr="00232CA9">
        <w:rPr>
          <w:rFonts w:hint="cs"/>
          <w:bCs w:val="0"/>
          <w:sz w:val="24"/>
          <w:szCs w:val="24"/>
          <w:cs/>
          <w:lang w:bidi="sa-IN"/>
        </w:rPr>
        <w:t>द</w:t>
      </w:r>
      <w:r w:rsidRPr="00232CA9">
        <w:rPr>
          <w:bCs w:val="0"/>
          <w:sz w:val="24"/>
          <w:szCs w:val="24"/>
          <w:cs/>
        </w:rPr>
        <w:t>गजोणिएसु उदएसु तसपाणत्ताए विउट्टंति</w:t>
      </w:r>
      <w:r w:rsidRPr="00232CA9">
        <w:rPr>
          <w:rFonts w:hint="cs"/>
          <w:bCs w:val="0"/>
          <w:sz w:val="24"/>
          <w:szCs w:val="24"/>
          <w:cs/>
          <w:lang w:bidi="sa-IN"/>
        </w:rPr>
        <w:t>,</w:t>
      </w:r>
      <w:r w:rsidRPr="00232CA9">
        <w:rPr>
          <w:bCs w:val="0"/>
          <w:sz w:val="24"/>
          <w:szCs w:val="24"/>
          <w:cs/>
        </w:rPr>
        <w:t xml:space="preserve"> ते जीवा तेसिं उदगजोणियाणं उदग</w:t>
      </w:r>
      <w:r w:rsidRPr="00232CA9">
        <w:rPr>
          <w:rFonts w:hint="cs"/>
          <w:bCs w:val="0"/>
          <w:sz w:val="24"/>
          <w:szCs w:val="24"/>
          <w:cs/>
          <w:lang w:bidi="sa-IN"/>
        </w:rPr>
        <w:t>ा</w:t>
      </w:r>
      <w:r w:rsidRPr="00232CA9">
        <w:rPr>
          <w:bCs w:val="0"/>
          <w:sz w:val="24"/>
          <w:szCs w:val="24"/>
          <w:cs/>
        </w:rPr>
        <w:t>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ते जीवा आहारे</w:t>
      </w:r>
      <w:r w:rsidRPr="00232CA9">
        <w:rPr>
          <w:rFonts w:hint="cs"/>
          <w:bCs w:val="0"/>
          <w:sz w:val="24"/>
          <w:szCs w:val="24"/>
          <w:cs/>
          <w:lang w:bidi="sa-IN"/>
        </w:rPr>
        <w:t>ं</w:t>
      </w:r>
      <w:r w:rsidRPr="00232CA9">
        <w:rPr>
          <w:bCs w:val="0"/>
          <w:sz w:val="24"/>
          <w:szCs w:val="24"/>
          <w:cs/>
        </w:rPr>
        <w:t xml:space="preserve">ति पुढविसरीरं </w:t>
      </w:r>
      <w:r w:rsidRPr="00232CA9">
        <w:rPr>
          <w:rFonts w:hint="cs"/>
          <w:bCs w:val="0"/>
          <w:sz w:val="24"/>
          <w:szCs w:val="24"/>
          <w:cs/>
          <w:lang w:bidi="sa-IN"/>
        </w:rPr>
        <w:t xml:space="preserve">जाव संतं, </w:t>
      </w:r>
      <w:r w:rsidRPr="00232CA9">
        <w:rPr>
          <w:bCs w:val="0"/>
          <w:sz w:val="24"/>
          <w:szCs w:val="24"/>
          <w:cs/>
        </w:rPr>
        <w:t>अवरे</w:t>
      </w:r>
      <w:r w:rsidRPr="00232CA9">
        <w:rPr>
          <w:rFonts w:hint="cs"/>
          <w:bCs w:val="0"/>
          <w:sz w:val="24"/>
          <w:szCs w:val="24"/>
          <w:cs/>
          <w:lang w:bidi="sa-IN"/>
        </w:rPr>
        <w:t>ऽ</w:t>
      </w:r>
      <w:r w:rsidRPr="00232CA9">
        <w:rPr>
          <w:bCs w:val="0"/>
          <w:sz w:val="24"/>
          <w:szCs w:val="24"/>
          <w:cs/>
        </w:rPr>
        <w:t xml:space="preserve">वि य णं तेसिं उदगजोणियाणं तसपाणाणं सरीरा नानावण्णा </w:t>
      </w:r>
      <w:r w:rsidRPr="00232CA9">
        <w:rPr>
          <w:rFonts w:hint="cs"/>
          <w:bCs w:val="0"/>
          <w:sz w:val="24"/>
          <w:szCs w:val="24"/>
          <w:cs/>
          <w:lang w:bidi="sa-IN"/>
        </w:rPr>
        <w:t>जाव</w:t>
      </w:r>
      <w:r w:rsidRPr="00232CA9">
        <w:rPr>
          <w:bCs w:val="0"/>
          <w:sz w:val="24"/>
          <w:szCs w:val="24"/>
          <w:cs/>
        </w:rPr>
        <w:t xml:space="preserve"> मक्खायं ।</w:t>
      </w:r>
    </w:p>
    <w:p w:rsidR="004605FC" w:rsidRPr="00232CA9" w:rsidRDefault="004605FC" w:rsidP="004E148A">
      <w:pPr>
        <w:pStyle w:val="H4Hindi"/>
        <w:tabs>
          <w:tab w:val="left" w:pos="2250"/>
        </w:tabs>
        <w:spacing w:before="0" w:after="0"/>
        <w:ind w:firstLine="1440"/>
        <w:jc w:val="both"/>
        <w:rPr>
          <w:bCs w:val="0"/>
          <w:sz w:val="24"/>
          <w:szCs w:val="24"/>
        </w:rPr>
      </w:pPr>
      <w:r w:rsidRPr="00232CA9">
        <w:rPr>
          <w:rFonts w:hint="cs"/>
          <w:bCs w:val="0"/>
          <w:sz w:val="24"/>
          <w:szCs w:val="24"/>
          <w:cs/>
        </w:rPr>
        <w:t>अहावरं पुरक्खायं इहेगइया सत्ता नानाविहजोणिया जाव कम्मनियाणेणं तत्</w:t>
      </w:r>
      <w:r w:rsidR="00FB06E3">
        <w:rPr>
          <w:rFonts w:hint="cs"/>
          <w:bCs w:val="0"/>
          <w:sz w:val="24"/>
          <w:szCs w:val="24"/>
          <w:cs/>
        </w:rPr>
        <w:t>थवुक्कमा नानाविहाणं तसथावराणं पा</w:t>
      </w:r>
      <w:r w:rsidRPr="00232CA9">
        <w:rPr>
          <w:rFonts w:hint="cs"/>
          <w:bCs w:val="0"/>
          <w:sz w:val="24"/>
          <w:szCs w:val="24"/>
          <w:cs/>
        </w:rPr>
        <w:t>णाणं सरीरेसु सचित्तेसु वा अचित्तेसु वा अगनिकायत्ताए विउट्टंति, ते जीवा तेसिं नाना विहाणं तसथावराणं पाणाणं सिणेहमाहारेंति, ते जीवा आहारेंति पुढविसरीर जाव संतं अवरे</w:t>
      </w:r>
      <w:r w:rsidRPr="00232CA9">
        <w:rPr>
          <w:rFonts w:hint="cs"/>
          <w:bCs w:val="0"/>
          <w:sz w:val="24"/>
          <w:szCs w:val="24"/>
          <w:cs/>
          <w:lang w:bidi="sa-IN"/>
        </w:rPr>
        <w:t>ऽ</w:t>
      </w:r>
      <w:r w:rsidRPr="00232CA9">
        <w:rPr>
          <w:rFonts w:hint="cs"/>
          <w:bCs w:val="0"/>
          <w:sz w:val="24"/>
          <w:szCs w:val="24"/>
          <w:cs/>
        </w:rPr>
        <w:t>विय</w:t>
      </w:r>
      <w:r w:rsidR="00FB06E3">
        <w:rPr>
          <w:rFonts w:hint="cs"/>
          <w:bCs w:val="0"/>
          <w:sz w:val="24"/>
          <w:szCs w:val="24"/>
          <w:cs/>
        </w:rPr>
        <w:t xml:space="preserve"> णं तेसिं उदग</w:t>
      </w:r>
      <w:r w:rsidRPr="00232CA9">
        <w:rPr>
          <w:rFonts w:hint="cs"/>
          <w:bCs w:val="0"/>
          <w:sz w:val="24"/>
          <w:szCs w:val="24"/>
          <w:cs/>
        </w:rPr>
        <w:t>जोणियाणं तसपाणाणं सरीरा नानावण्णा जाव मक्खायं ।</w:t>
      </w:r>
    </w:p>
    <w:p w:rsidR="004E148A" w:rsidRDefault="00454A98" w:rsidP="004E148A">
      <w:pPr>
        <w:pStyle w:val="H4Hindi"/>
        <w:tabs>
          <w:tab w:val="left" w:pos="2250"/>
        </w:tabs>
        <w:spacing w:before="0" w:after="0"/>
        <w:ind w:firstLine="1440"/>
        <w:jc w:val="distribute"/>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९२</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 xml:space="preserve">अहावरं पुरक्खायं-इहेगइया सत्ता </w:t>
      </w:r>
      <w:r w:rsidR="004605FC" w:rsidRPr="00232CA9">
        <w:rPr>
          <w:rFonts w:hint="cs"/>
          <w:bCs w:val="0"/>
          <w:sz w:val="24"/>
          <w:szCs w:val="24"/>
          <w:cs/>
          <w:lang w:bidi="sa-IN"/>
        </w:rPr>
        <w:t>नाना</w:t>
      </w:r>
      <w:r w:rsidR="004605FC" w:rsidRPr="00232CA9">
        <w:rPr>
          <w:bCs w:val="0"/>
          <w:sz w:val="24"/>
          <w:szCs w:val="24"/>
          <w:cs/>
        </w:rPr>
        <w:t xml:space="preserve">विहजोणिया </w:t>
      </w:r>
      <w:r w:rsidR="004605FC" w:rsidRPr="00232CA9">
        <w:rPr>
          <w:rFonts w:hint="cs"/>
          <w:bCs w:val="0"/>
          <w:sz w:val="24"/>
          <w:szCs w:val="24"/>
          <w:cs/>
          <w:lang w:bidi="sa-IN"/>
        </w:rPr>
        <w:t>जाव</w:t>
      </w:r>
      <w:r w:rsidR="004605FC" w:rsidRPr="00232CA9">
        <w:rPr>
          <w:bCs w:val="0"/>
          <w:sz w:val="24"/>
          <w:szCs w:val="24"/>
          <w:cs/>
        </w:rPr>
        <w:t xml:space="preserve"> कम्म</w:t>
      </w:r>
      <w:r w:rsidR="004605FC" w:rsidRPr="00232CA9">
        <w:rPr>
          <w:rFonts w:hint="cs"/>
          <w:bCs w:val="0"/>
          <w:sz w:val="24"/>
          <w:szCs w:val="24"/>
          <w:cs/>
          <w:lang w:bidi="sa-IN"/>
        </w:rPr>
        <w:t>नि</w:t>
      </w:r>
      <w:r w:rsidR="004605FC" w:rsidRPr="00232CA9">
        <w:rPr>
          <w:bCs w:val="0"/>
          <w:sz w:val="24"/>
          <w:szCs w:val="24"/>
          <w:cs/>
        </w:rPr>
        <w:t>याणेणं तत्थव</w:t>
      </w:r>
      <w:r w:rsidR="004605FC" w:rsidRPr="00232CA9">
        <w:rPr>
          <w:rFonts w:hint="cs"/>
          <w:bCs w:val="0"/>
          <w:sz w:val="24"/>
          <w:szCs w:val="24"/>
          <w:cs/>
          <w:lang w:bidi="sa-IN"/>
        </w:rPr>
        <w:t>ु</w:t>
      </w:r>
      <w:r w:rsidR="004605FC" w:rsidRPr="00232CA9">
        <w:rPr>
          <w:bCs w:val="0"/>
          <w:sz w:val="24"/>
          <w:szCs w:val="24"/>
          <w:cs/>
        </w:rPr>
        <w:t xml:space="preserve">क्कमा </w:t>
      </w:r>
    </w:p>
    <w:p w:rsidR="004E148A" w:rsidRDefault="004E148A" w:rsidP="004E148A">
      <w:pPr>
        <w:spacing w:after="0" w:line="240" w:lineRule="auto"/>
        <w:ind w:right="1708"/>
        <w:contextualSpacing/>
        <w:rPr>
          <w:rFonts w:cs="Mangal"/>
          <w:sz w:val="24"/>
          <w:szCs w:val="24"/>
        </w:rPr>
      </w:pPr>
      <w:r>
        <w:rPr>
          <w:rFonts w:cs="Mangal" w:hint="cs"/>
          <w:sz w:val="24"/>
          <w:szCs w:val="24"/>
          <w:cs/>
        </w:rPr>
        <w:lastRenderedPageBreak/>
        <w:t>सुयक्खंधो-२, अज्झयणं-३, उद्देसो-</w:t>
      </w:r>
    </w:p>
    <w:tbl>
      <w:tblPr>
        <w:tblW w:w="10140" w:type="dxa"/>
        <w:tblInd w:w="93" w:type="dxa"/>
        <w:tblBorders>
          <w:top w:val="single" w:sz="4" w:space="0" w:color="auto"/>
        </w:tblBorders>
        <w:tblLook w:val="04A0"/>
      </w:tblPr>
      <w:tblGrid>
        <w:gridCol w:w="10140"/>
      </w:tblGrid>
      <w:tr w:rsidR="004E148A" w:rsidTr="00A43EF4">
        <w:trPr>
          <w:trHeight w:val="228"/>
        </w:trPr>
        <w:tc>
          <w:tcPr>
            <w:tcW w:w="10140" w:type="dxa"/>
            <w:tcBorders>
              <w:top w:val="single" w:sz="4" w:space="0" w:color="FF0000"/>
              <w:left w:val="nil"/>
              <w:bottom w:val="nil"/>
              <w:right w:val="nil"/>
            </w:tcBorders>
          </w:tcPr>
          <w:p w:rsidR="004E148A" w:rsidRDefault="004E148A"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4E148A">
      <w:pPr>
        <w:pStyle w:val="H4Hindi"/>
        <w:tabs>
          <w:tab w:val="left" w:pos="2250"/>
        </w:tabs>
        <w:spacing w:before="0" w:after="0"/>
        <w:jc w:val="both"/>
        <w:rPr>
          <w:bCs w:val="0"/>
          <w:sz w:val="24"/>
          <w:szCs w:val="24"/>
        </w:rPr>
      </w:pPr>
      <w:r w:rsidRPr="00232CA9">
        <w:rPr>
          <w:bCs w:val="0"/>
          <w:sz w:val="24"/>
          <w:szCs w:val="24"/>
          <w:cs/>
        </w:rPr>
        <w:t>नानाविहाणं तसथावराणं पाणाणं सरीरेसु सचित्तेसु वा अचित्तेसु वा अग</w:t>
      </w:r>
      <w:r w:rsidRPr="00232CA9">
        <w:rPr>
          <w:rFonts w:hint="cs"/>
          <w:bCs w:val="0"/>
          <w:sz w:val="24"/>
          <w:szCs w:val="24"/>
          <w:cs/>
          <w:lang w:bidi="sa-IN"/>
        </w:rPr>
        <w:t>नि</w:t>
      </w:r>
      <w:r w:rsidRPr="00232CA9">
        <w:rPr>
          <w:bCs w:val="0"/>
          <w:sz w:val="24"/>
          <w:szCs w:val="24"/>
          <w:cs/>
        </w:rPr>
        <w:t>कायत्ताए विउट्टंति</w:t>
      </w:r>
      <w:r w:rsidRPr="00232CA9">
        <w:rPr>
          <w:rFonts w:hint="cs"/>
          <w:bCs w:val="0"/>
          <w:sz w:val="24"/>
          <w:szCs w:val="24"/>
          <w:cs/>
          <w:lang w:bidi="sa-IN"/>
        </w:rPr>
        <w:t>, ते जीवा</w:t>
      </w:r>
      <w:r w:rsidRPr="00232CA9">
        <w:rPr>
          <w:bCs w:val="0"/>
          <w:sz w:val="24"/>
          <w:szCs w:val="24"/>
          <w:cs/>
        </w:rPr>
        <w:t xml:space="preserve"> तेसिं नानाविहाणं तसथावराणं पाणाणं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rPr>
        <w:t>,</w:t>
      </w:r>
      <w:r w:rsidRPr="00232CA9">
        <w:rPr>
          <w:rFonts w:hint="cs"/>
          <w:bCs w:val="0"/>
          <w:sz w:val="24"/>
          <w:szCs w:val="24"/>
          <w:cs/>
          <w:lang w:bidi="sa-IN"/>
        </w:rPr>
        <w:t xml:space="preserve"> </w:t>
      </w:r>
      <w:r w:rsidRPr="00232CA9">
        <w:rPr>
          <w:bCs w:val="0"/>
          <w:sz w:val="24"/>
          <w:szCs w:val="24"/>
          <w:cs/>
        </w:rPr>
        <w:t xml:space="preserve">ते जीवा आहारेंति पुढविसरीरं </w:t>
      </w:r>
      <w:r w:rsidRPr="00232CA9">
        <w:rPr>
          <w:rFonts w:hint="cs"/>
          <w:bCs w:val="0"/>
          <w:sz w:val="24"/>
          <w:szCs w:val="24"/>
          <w:cs/>
          <w:lang w:bidi="sa-IN"/>
        </w:rPr>
        <w:t xml:space="preserve">जाव संतं, </w:t>
      </w:r>
      <w:r w:rsidRPr="00232CA9">
        <w:rPr>
          <w:bCs w:val="0"/>
          <w:sz w:val="24"/>
          <w:szCs w:val="24"/>
          <w:cs/>
        </w:rPr>
        <w:t>अवरे</w:t>
      </w:r>
      <w:r w:rsidRPr="00232CA9">
        <w:rPr>
          <w:rFonts w:hint="cs"/>
          <w:bCs w:val="0"/>
          <w:sz w:val="24"/>
          <w:szCs w:val="24"/>
          <w:cs/>
          <w:lang w:bidi="sa-IN"/>
        </w:rPr>
        <w:t>ऽ</w:t>
      </w:r>
      <w:r w:rsidRPr="00232CA9">
        <w:rPr>
          <w:bCs w:val="0"/>
          <w:sz w:val="24"/>
          <w:szCs w:val="24"/>
          <w:cs/>
        </w:rPr>
        <w:t xml:space="preserve">वि य णं तेसिं तसथावरजोणियाणं अगणीणं सरीरा नानावण्णा </w:t>
      </w:r>
      <w:r w:rsidRPr="00232CA9">
        <w:rPr>
          <w:rFonts w:hint="cs"/>
          <w:bCs w:val="0"/>
          <w:sz w:val="24"/>
          <w:szCs w:val="24"/>
          <w:cs/>
          <w:lang w:bidi="sa-IN"/>
        </w:rPr>
        <w:t>जाव मक्खायं, सेसा तिन्नि आलावगा जहा उदगाणं</w:t>
      </w:r>
      <w:r w:rsidRPr="00232CA9">
        <w:rPr>
          <w:rFonts w:hint="cs"/>
          <w:bCs w:val="0"/>
          <w:sz w:val="24"/>
          <w:szCs w:val="24"/>
          <w:cs/>
        </w:rPr>
        <w:t xml:space="preserve"> ।</w:t>
      </w:r>
    </w:p>
    <w:p w:rsidR="004605FC" w:rsidRPr="00232CA9" w:rsidRDefault="004605FC" w:rsidP="001A17BE">
      <w:pPr>
        <w:pStyle w:val="H4Hindi"/>
        <w:tabs>
          <w:tab w:val="left" w:pos="2250"/>
        </w:tabs>
        <w:spacing w:before="0" w:after="0"/>
        <w:ind w:firstLine="1440"/>
        <w:jc w:val="both"/>
        <w:rPr>
          <w:bCs w:val="0"/>
          <w:sz w:val="24"/>
          <w:szCs w:val="24"/>
          <w:lang w:bidi="sa-IN"/>
        </w:rPr>
      </w:pPr>
      <w:r w:rsidRPr="00232CA9">
        <w:rPr>
          <w:rFonts w:hint="cs"/>
          <w:bCs w:val="0"/>
          <w:sz w:val="24"/>
          <w:szCs w:val="24"/>
          <w:cs/>
          <w:lang w:bidi="sa-IN"/>
        </w:rPr>
        <w:t>अहावरं पुरक्खायं इहेगतिया सत्ता नानाविहजोणियाणं जाव कम्मनियाणेणं तत्थवुक्कमा नानाविहाणं तसथावराणं पाणाणं सरीरेसु सचित्तेसु वा अचित्तेसु वा वाउक्कायत्ताए विउट्टंति, जहा अगन</w:t>
      </w:r>
      <w:r w:rsidRPr="00232CA9">
        <w:rPr>
          <w:rFonts w:hint="cs"/>
          <w:bCs w:val="0"/>
          <w:sz w:val="24"/>
          <w:szCs w:val="24"/>
          <w:cs/>
        </w:rPr>
        <w:t>ी</w:t>
      </w:r>
      <w:r w:rsidRPr="00232CA9">
        <w:rPr>
          <w:rFonts w:hint="cs"/>
          <w:bCs w:val="0"/>
          <w:sz w:val="24"/>
          <w:szCs w:val="24"/>
          <w:cs/>
          <w:lang w:bidi="sa-IN"/>
        </w:rPr>
        <w:t>णं तहा भाणियव्वा चत्तारि गमा ।</w:t>
      </w:r>
    </w:p>
    <w:p w:rsidR="004605FC" w:rsidRPr="00232CA9" w:rsidRDefault="00454A98" w:rsidP="001A17BE">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९३</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w:t>
      </w:r>
      <w:r w:rsidR="004605FC" w:rsidRPr="00232CA9">
        <w:rPr>
          <w:rFonts w:hint="cs"/>
          <w:bCs w:val="0"/>
          <w:sz w:val="24"/>
          <w:szCs w:val="24"/>
          <w:cs/>
          <w:lang w:bidi="sa-IN"/>
        </w:rPr>
        <w:t xml:space="preserve"> </w:t>
      </w:r>
      <w:r w:rsidR="004605FC" w:rsidRPr="00232CA9">
        <w:rPr>
          <w:bCs w:val="0"/>
          <w:sz w:val="24"/>
          <w:szCs w:val="24"/>
          <w:cs/>
        </w:rPr>
        <w:t>इहेग</w:t>
      </w:r>
      <w:r w:rsidR="004605FC" w:rsidRPr="00232CA9">
        <w:rPr>
          <w:rFonts w:hint="cs"/>
          <w:bCs w:val="0"/>
          <w:sz w:val="24"/>
          <w:szCs w:val="24"/>
          <w:cs/>
          <w:lang w:bidi="sa-IN"/>
        </w:rPr>
        <w:t>ति</w:t>
      </w:r>
      <w:r w:rsidR="004605FC" w:rsidRPr="00232CA9">
        <w:rPr>
          <w:bCs w:val="0"/>
          <w:sz w:val="24"/>
          <w:szCs w:val="24"/>
          <w:cs/>
        </w:rPr>
        <w:t xml:space="preserve">या सत्ता </w:t>
      </w:r>
      <w:r w:rsidR="004605FC" w:rsidRPr="00232CA9">
        <w:rPr>
          <w:rFonts w:hint="cs"/>
          <w:bCs w:val="0"/>
          <w:sz w:val="24"/>
          <w:szCs w:val="24"/>
          <w:cs/>
          <w:lang w:bidi="sa-IN"/>
        </w:rPr>
        <w:t>नाना</w:t>
      </w:r>
      <w:r w:rsidR="004605FC" w:rsidRPr="00232CA9">
        <w:rPr>
          <w:bCs w:val="0"/>
          <w:sz w:val="24"/>
          <w:szCs w:val="24"/>
          <w:cs/>
        </w:rPr>
        <w:t xml:space="preserve">विहजोणिया </w:t>
      </w:r>
      <w:r w:rsidR="004605FC" w:rsidRPr="00232CA9">
        <w:rPr>
          <w:rFonts w:hint="cs"/>
          <w:bCs w:val="0"/>
          <w:sz w:val="24"/>
          <w:szCs w:val="24"/>
          <w:cs/>
          <w:lang w:bidi="sa-IN"/>
        </w:rPr>
        <w:t xml:space="preserve">जाव </w:t>
      </w:r>
      <w:r w:rsidR="004605FC" w:rsidRPr="00232CA9">
        <w:rPr>
          <w:bCs w:val="0"/>
          <w:sz w:val="24"/>
          <w:szCs w:val="24"/>
          <w:cs/>
        </w:rPr>
        <w:t xml:space="preserve"> कम्म</w:t>
      </w:r>
      <w:r w:rsidR="004605FC" w:rsidRPr="00232CA9">
        <w:rPr>
          <w:rFonts w:hint="cs"/>
          <w:bCs w:val="0"/>
          <w:sz w:val="24"/>
          <w:szCs w:val="24"/>
          <w:cs/>
          <w:lang w:bidi="sa-IN"/>
        </w:rPr>
        <w:t>नि</w:t>
      </w:r>
      <w:r w:rsidR="004605FC" w:rsidRPr="00232CA9">
        <w:rPr>
          <w:bCs w:val="0"/>
          <w:sz w:val="24"/>
          <w:szCs w:val="24"/>
          <w:cs/>
        </w:rPr>
        <w:t>याणेणं तत्थव</w:t>
      </w:r>
      <w:r w:rsidR="004605FC" w:rsidRPr="00232CA9">
        <w:rPr>
          <w:rFonts w:hint="cs"/>
          <w:bCs w:val="0"/>
          <w:sz w:val="24"/>
          <w:szCs w:val="24"/>
          <w:cs/>
          <w:lang w:bidi="sa-IN"/>
        </w:rPr>
        <w:t>ु</w:t>
      </w:r>
      <w:r w:rsidR="004605FC" w:rsidRPr="00232CA9">
        <w:rPr>
          <w:bCs w:val="0"/>
          <w:sz w:val="24"/>
          <w:szCs w:val="24"/>
          <w:cs/>
        </w:rPr>
        <w:t xml:space="preserve">क्कमा नानाविहाणं तसथावराणं पाणाणं सरीरेसु सचित्तेसु वा अचित्तेसु वा </w:t>
      </w:r>
      <w:r w:rsidR="004605FC" w:rsidRPr="00232CA9">
        <w:rPr>
          <w:rFonts w:hint="cs"/>
          <w:bCs w:val="0"/>
          <w:sz w:val="24"/>
          <w:szCs w:val="24"/>
          <w:cs/>
          <w:lang w:bidi="sa-IN"/>
        </w:rPr>
        <w:t xml:space="preserve">पुढवीत्ताए सक्करत्ताए </w:t>
      </w:r>
      <w:r w:rsidR="004605FC" w:rsidRPr="00232CA9">
        <w:rPr>
          <w:bCs w:val="0"/>
          <w:sz w:val="24"/>
          <w:szCs w:val="24"/>
          <w:cs/>
        </w:rPr>
        <w:t>वा</w:t>
      </w:r>
      <w:r w:rsidR="004605FC" w:rsidRPr="00232CA9">
        <w:rPr>
          <w:rFonts w:hint="cs"/>
          <w:bCs w:val="0"/>
          <w:sz w:val="24"/>
          <w:szCs w:val="24"/>
          <w:cs/>
          <w:lang w:bidi="sa-IN"/>
        </w:rPr>
        <w:t>लु</w:t>
      </w:r>
      <w:r w:rsidR="004605FC" w:rsidRPr="00232CA9">
        <w:rPr>
          <w:bCs w:val="0"/>
          <w:sz w:val="24"/>
          <w:szCs w:val="24"/>
          <w:cs/>
        </w:rPr>
        <w:t>यत्ताए</w:t>
      </w:r>
      <w:r w:rsidR="004605FC" w:rsidRPr="00232CA9">
        <w:rPr>
          <w:rFonts w:hint="cs"/>
          <w:bCs w:val="0"/>
          <w:sz w:val="24"/>
          <w:szCs w:val="24"/>
          <w:cs/>
        </w:rPr>
        <w:t>,</w:t>
      </w:r>
      <w:r w:rsidR="004605FC" w:rsidRPr="00232CA9">
        <w:rPr>
          <w:bCs w:val="0"/>
          <w:sz w:val="24"/>
          <w:szCs w:val="24"/>
          <w:cs/>
        </w:rPr>
        <w:t xml:space="preserve"> </w:t>
      </w:r>
      <w:r w:rsidR="004605FC" w:rsidRPr="00232CA9">
        <w:rPr>
          <w:rFonts w:hint="cs"/>
          <w:bCs w:val="0"/>
          <w:sz w:val="24"/>
          <w:szCs w:val="24"/>
          <w:cs/>
          <w:lang w:bidi="sa-IN"/>
        </w:rPr>
        <w:t>इमाओ गाहाओ अनुगंतव्वाओ ।</w:t>
      </w:r>
      <w:r w:rsidR="004605FC" w:rsidRPr="00232CA9" w:rsidDel="000C4506">
        <w:rPr>
          <w:bCs w:val="0"/>
          <w:sz w:val="24"/>
          <w:szCs w:val="24"/>
          <w:cs/>
        </w:rPr>
        <w:t xml:space="preserve"> </w:t>
      </w:r>
    </w:p>
    <w:p w:rsidR="004605FC" w:rsidRPr="00232CA9" w:rsidRDefault="0069493C" w:rsidP="00BC5AB5">
      <w:pPr>
        <w:pStyle w:val="H4Hindi"/>
        <w:tabs>
          <w:tab w:val="left" w:pos="2790"/>
        </w:tabs>
        <w:spacing w:before="0" w:after="0"/>
        <w:ind w:right="1978" w:firstLine="1980"/>
        <w:jc w:val="distribute"/>
        <w:rPr>
          <w:bCs w:val="0"/>
          <w:sz w:val="24"/>
          <w:szCs w:val="24"/>
        </w:rPr>
      </w:pPr>
      <w:r w:rsidRPr="00202113">
        <w:rPr>
          <w:color w:val="00B050"/>
          <w:sz w:val="24"/>
          <w:szCs w:val="24"/>
          <w:cs/>
        </w:rPr>
        <w:t>[</w:t>
      </w:r>
      <w:r w:rsidR="002D071D" w:rsidRPr="00202113">
        <w:rPr>
          <w:color w:val="00B050"/>
          <w:sz w:val="24"/>
          <w:szCs w:val="24"/>
          <w:cs/>
        </w:rPr>
        <w:t>६९४</w:t>
      </w:r>
      <w:r w:rsidRPr="00202113">
        <w:rPr>
          <w:color w:val="00B050"/>
          <w:sz w:val="24"/>
          <w:szCs w:val="24"/>
          <w:cs/>
        </w:rPr>
        <w:t>]</w:t>
      </w:r>
      <w:r w:rsidR="006C3E57">
        <w:rPr>
          <w:rFonts w:hint="cs"/>
          <w:color w:val="00B050"/>
          <w:sz w:val="24"/>
          <w:szCs w:val="24"/>
          <w:cs/>
        </w:rPr>
        <w:tab/>
      </w:r>
      <w:r w:rsidR="004605FC" w:rsidRPr="00232CA9">
        <w:rPr>
          <w:bCs w:val="0"/>
          <w:sz w:val="24"/>
          <w:szCs w:val="24"/>
          <w:cs/>
        </w:rPr>
        <w:t>पुढवी य सक्करा वालुया य</w:t>
      </w:r>
      <w:r w:rsidR="004605FC" w:rsidRPr="00232CA9">
        <w:rPr>
          <w:rFonts w:hint="cs"/>
          <w:bCs w:val="0"/>
          <w:sz w:val="24"/>
          <w:szCs w:val="24"/>
          <w:cs/>
          <w:lang w:bidi="sa-IN"/>
        </w:rPr>
        <w:t>,</w:t>
      </w:r>
      <w:r w:rsidR="004605FC" w:rsidRPr="00232CA9">
        <w:rPr>
          <w:bCs w:val="0"/>
          <w:sz w:val="24"/>
          <w:szCs w:val="24"/>
          <w:cs/>
        </w:rPr>
        <w:t xml:space="preserve"> उवले सिला य लोणूसे</w:t>
      </w:r>
      <w:r w:rsidR="004605FC" w:rsidRPr="00232CA9">
        <w:rPr>
          <w:rFonts w:hint="cs"/>
          <w:bCs w:val="0"/>
          <w:sz w:val="24"/>
          <w:szCs w:val="24"/>
          <w:cs/>
          <w:lang w:bidi="sa-IN"/>
        </w:rPr>
        <w:t xml:space="preserve"> ।</w:t>
      </w:r>
    </w:p>
    <w:p w:rsidR="004605FC" w:rsidRPr="00232CA9" w:rsidRDefault="00BC5AB5" w:rsidP="00BC5AB5">
      <w:pPr>
        <w:pStyle w:val="H4Hindi"/>
        <w:tabs>
          <w:tab w:val="left" w:pos="2790"/>
        </w:tabs>
        <w:spacing w:before="0" w:after="0"/>
        <w:ind w:right="1978" w:firstLine="1980"/>
        <w:jc w:val="distribute"/>
        <w:rPr>
          <w:bCs w:val="0"/>
          <w:sz w:val="24"/>
          <w:szCs w:val="24"/>
        </w:rPr>
      </w:pPr>
      <w:r>
        <w:rPr>
          <w:rFonts w:hint="cs"/>
          <w:bCs w:val="0"/>
          <w:sz w:val="24"/>
          <w:szCs w:val="24"/>
          <w:cs/>
        </w:rPr>
        <w:tab/>
      </w:r>
      <w:r w:rsidR="004605FC" w:rsidRPr="00232CA9">
        <w:rPr>
          <w:bCs w:val="0"/>
          <w:sz w:val="24"/>
          <w:szCs w:val="24"/>
          <w:cs/>
        </w:rPr>
        <w:t>अय तउय त</w:t>
      </w:r>
      <w:r w:rsidR="004605FC" w:rsidRPr="00232CA9">
        <w:rPr>
          <w:rFonts w:hint="cs"/>
          <w:bCs w:val="0"/>
          <w:sz w:val="24"/>
          <w:szCs w:val="24"/>
          <w:cs/>
          <w:lang w:bidi="sa-IN"/>
        </w:rPr>
        <w:t>ंब</w:t>
      </w:r>
      <w:r w:rsidR="004605FC" w:rsidRPr="00232CA9">
        <w:rPr>
          <w:bCs w:val="0"/>
          <w:sz w:val="24"/>
          <w:szCs w:val="24"/>
          <w:cs/>
        </w:rPr>
        <w:t xml:space="preserve"> सीसग रुप्प सुवण्णे य वइरे य ।।</w:t>
      </w:r>
    </w:p>
    <w:p w:rsidR="004605FC" w:rsidRPr="00232CA9" w:rsidRDefault="0069493C" w:rsidP="00BC5AB5">
      <w:pPr>
        <w:pStyle w:val="H4Hindi"/>
        <w:tabs>
          <w:tab w:val="left" w:pos="2790"/>
        </w:tabs>
        <w:spacing w:before="0" w:after="0"/>
        <w:ind w:right="1978" w:firstLine="1980"/>
        <w:jc w:val="distribute"/>
        <w:rPr>
          <w:bCs w:val="0"/>
          <w:sz w:val="24"/>
          <w:szCs w:val="24"/>
        </w:rPr>
      </w:pPr>
      <w:r w:rsidRPr="00202113">
        <w:rPr>
          <w:color w:val="00B050"/>
          <w:sz w:val="24"/>
          <w:szCs w:val="24"/>
          <w:cs/>
        </w:rPr>
        <w:t>[</w:t>
      </w:r>
      <w:r w:rsidR="002D071D" w:rsidRPr="00202113">
        <w:rPr>
          <w:color w:val="00B050"/>
          <w:sz w:val="24"/>
          <w:szCs w:val="24"/>
          <w:cs/>
        </w:rPr>
        <w:t>६९५</w:t>
      </w:r>
      <w:r w:rsidRPr="00202113">
        <w:rPr>
          <w:color w:val="00B050"/>
          <w:sz w:val="24"/>
          <w:szCs w:val="24"/>
          <w:cs/>
        </w:rPr>
        <w:t>]</w:t>
      </w:r>
      <w:r w:rsidR="006C3E57">
        <w:rPr>
          <w:rFonts w:hint="cs"/>
          <w:color w:val="00B050"/>
          <w:sz w:val="24"/>
          <w:szCs w:val="24"/>
          <w:cs/>
        </w:rPr>
        <w:tab/>
      </w:r>
      <w:r w:rsidR="004605FC" w:rsidRPr="00232CA9">
        <w:rPr>
          <w:bCs w:val="0"/>
          <w:sz w:val="24"/>
          <w:szCs w:val="24"/>
          <w:cs/>
        </w:rPr>
        <w:t>हरियाले हिंगुलु</w:t>
      </w:r>
      <w:r w:rsidR="004605FC" w:rsidRPr="00232CA9">
        <w:rPr>
          <w:rFonts w:hint="cs"/>
          <w:bCs w:val="0"/>
          <w:sz w:val="24"/>
          <w:szCs w:val="24"/>
          <w:cs/>
          <w:lang w:bidi="sa-IN"/>
        </w:rPr>
        <w:t>ं</w:t>
      </w:r>
      <w:r w:rsidR="004605FC" w:rsidRPr="00232CA9">
        <w:rPr>
          <w:bCs w:val="0"/>
          <w:sz w:val="24"/>
          <w:szCs w:val="24"/>
          <w:cs/>
        </w:rPr>
        <w:t>ए म</w:t>
      </w:r>
      <w:r w:rsidR="004605FC" w:rsidRPr="00232CA9">
        <w:rPr>
          <w:rFonts w:hint="cs"/>
          <w:bCs w:val="0"/>
          <w:sz w:val="24"/>
          <w:szCs w:val="24"/>
          <w:cs/>
          <w:lang w:bidi="sa-IN"/>
        </w:rPr>
        <w:t>नो</w:t>
      </w:r>
      <w:r w:rsidR="004605FC" w:rsidRPr="00232CA9">
        <w:rPr>
          <w:bCs w:val="0"/>
          <w:sz w:val="24"/>
          <w:szCs w:val="24"/>
          <w:cs/>
        </w:rPr>
        <w:t>सिला सासगंज</w:t>
      </w:r>
      <w:r w:rsidR="004605FC" w:rsidRPr="00232CA9">
        <w:rPr>
          <w:rFonts w:hint="cs"/>
          <w:bCs w:val="0"/>
          <w:sz w:val="24"/>
          <w:szCs w:val="24"/>
          <w:cs/>
          <w:lang w:bidi="sa-IN"/>
        </w:rPr>
        <w:t>न</w:t>
      </w:r>
      <w:r w:rsidR="004605FC" w:rsidRPr="00232CA9">
        <w:rPr>
          <w:bCs w:val="0"/>
          <w:sz w:val="24"/>
          <w:szCs w:val="24"/>
          <w:cs/>
        </w:rPr>
        <w:t>पवाले</w:t>
      </w:r>
      <w:r w:rsidR="004605FC" w:rsidRPr="00232CA9">
        <w:rPr>
          <w:rFonts w:hint="cs"/>
          <w:bCs w:val="0"/>
          <w:sz w:val="24"/>
          <w:szCs w:val="24"/>
          <w:cs/>
          <w:lang w:bidi="sa-IN"/>
        </w:rPr>
        <w:t xml:space="preserve"> ।</w:t>
      </w:r>
    </w:p>
    <w:p w:rsidR="004605FC" w:rsidRPr="00232CA9" w:rsidRDefault="00BC5AB5" w:rsidP="00BC5AB5">
      <w:pPr>
        <w:pStyle w:val="PlainHindi"/>
        <w:tabs>
          <w:tab w:val="left" w:pos="2790"/>
        </w:tabs>
        <w:spacing w:after="0"/>
        <w:ind w:right="1978" w:firstLine="1980"/>
        <w:jc w:val="distribute"/>
        <w:rPr>
          <w:sz w:val="24"/>
          <w:szCs w:val="24"/>
        </w:rPr>
      </w:pPr>
      <w:r>
        <w:rPr>
          <w:rFonts w:hint="cs"/>
          <w:sz w:val="24"/>
          <w:szCs w:val="24"/>
          <w:cs/>
        </w:rPr>
        <w:tab/>
      </w:r>
      <w:r w:rsidR="004605FC" w:rsidRPr="00232CA9">
        <w:rPr>
          <w:sz w:val="24"/>
          <w:szCs w:val="24"/>
          <w:cs/>
        </w:rPr>
        <w:t>अब्भपडलब्भवालुय</w:t>
      </w:r>
      <w:r w:rsidR="004605FC" w:rsidRPr="00232CA9">
        <w:rPr>
          <w:rFonts w:hint="cs"/>
          <w:sz w:val="24"/>
          <w:szCs w:val="24"/>
          <w:cs/>
          <w:lang w:bidi="sa-IN"/>
        </w:rPr>
        <w:t>,</w:t>
      </w:r>
      <w:r w:rsidR="004605FC" w:rsidRPr="00232CA9">
        <w:rPr>
          <w:sz w:val="24"/>
          <w:szCs w:val="24"/>
          <w:cs/>
        </w:rPr>
        <w:t xml:space="preserve"> बायरकाए मणिविहाणा ।।</w:t>
      </w:r>
    </w:p>
    <w:p w:rsidR="004605FC" w:rsidRPr="00232CA9" w:rsidRDefault="0069493C" w:rsidP="00BC5AB5">
      <w:pPr>
        <w:pStyle w:val="H4Hindi"/>
        <w:tabs>
          <w:tab w:val="left" w:pos="2790"/>
        </w:tabs>
        <w:spacing w:before="0" w:after="0"/>
        <w:ind w:right="1978" w:firstLine="1980"/>
        <w:jc w:val="distribute"/>
        <w:rPr>
          <w:bCs w:val="0"/>
          <w:sz w:val="24"/>
          <w:szCs w:val="24"/>
        </w:rPr>
      </w:pPr>
      <w:r w:rsidRPr="00202113">
        <w:rPr>
          <w:color w:val="00B050"/>
          <w:sz w:val="24"/>
          <w:szCs w:val="24"/>
          <w:cs/>
        </w:rPr>
        <w:t>[</w:t>
      </w:r>
      <w:r w:rsidR="002D071D" w:rsidRPr="00202113">
        <w:rPr>
          <w:color w:val="00B050"/>
          <w:sz w:val="24"/>
          <w:szCs w:val="24"/>
          <w:cs/>
        </w:rPr>
        <w:t>६९६</w:t>
      </w:r>
      <w:r w:rsidRPr="00202113">
        <w:rPr>
          <w:color w:val="00B050"/>
          <w:sz w:val="24"/>
          <w:szCs w:val="24"/>
          <w:cs/>
        </w:rPr>
        <w:t>]</w:t>
      </w:r>
      <w:r w:rsidR="006C3E57">
        <w:rPr>
          <w:rFonts w:hint="cs"/>
          <w:color w:val="00B050"/>
          <w:sz w:val="24"/>
          <w:szCs w:val="24"/>
          <w:cs/>
        </w:rPr>
        <w:tab/>
      </w:r>
      <w:r w:rsidR="004605FC" w:rsidRPr="00232CA9">
        <w:rPr>
          <w:bCs w:val="0"/>
          <w:sz w:val="24"/>
          <w:szCs w:val="24"/>
          <w:cs/>
        </w:rPr>
        <w:t>गोमेज्जए य रुयए</w:t>
      </w:r>
      <w:r w:rsidR="004605FC" w:rsidRPr="00232CA9">
        <w:rPr>
          <w:rFonts w:hint="cs"/>
          <w:bCs w:val="0"/>
          <w:sz w:val="24"/>
          <w:szCs w:val="24"/>
          <w:cs/>
          <w:lang w:bidi="sa-IN"/>
        </w:rPr>
        <w:t>,</w:t>
      </w:r>
      <w:r w:rsidR="004605FC" w:rsidRPr="00232CA9">
        <w:rPr>
          <w:bCs w:val="0"/>
          <w:sz w:val="24"/>
          <w:szCs w:val="24"/>
          <w:cs/>
        </w:rPr>
        <w:t xml:space="preserve"> अंके फलिहे य लोहियक्खे</w:t>
      </w:r>
      <w:r w:rsidR="004605FC" w:rsidRPr="00232CA9">
        <w:rPr>
          <w:rFonts w:hint="cs"/>
          <w:bCs w:val="0"/>
          <w:sz w:val="24"/>
          <w:szCs w:val="24"/>
          <w:cs/>
          <w:lang w:bidi="sa-IN"/>
        </w:rPr>
        <w:t xml:space="preserve"> </w:t>
      </w:r>
      <w:r w:rsidR="004605FC" w:rsidRPr="00232CA9">
        <w:rPr>
          <w:bCs w:val="0"/>
          <w:sz w:val="24"/>
          <w:szCs w:val="24"/>
          <w:cs/>
        </w:rPr>
        <w:t>य</w:t>
      </w:r>
      <w:r w:rsidR="004605FC" w:rsidRPr="00232CA9">
        <w:rPr>
          <w:rFonts w:hint="cs"/>
          <w:bCs w:val="0"/>
          <w:sz w:val="24"/>
          <w:szCs w:val="24"/>
          <w:cs/>
          <w:lang w:bidi="sa-IN"/>
        </w:rPr>
        <w:t xml:space="preserve"> ।</w:t>
      </w:r>
    </w:p>
    <w:p w:rsidR="004605FC" w:rsidRPr="00232CA9" w:rsidRDefault="00BC5AB5" w:rsidP="00BC5AB5">
      <w:pPr>
        <w:pStyle w:val="PlainHindi"/>
        <w:tabs>
          <w:tab w:val="left" w:pos="2790"/>
        </w:tabs>
        <w:spacing w:after="0"/>
        <w:ind w:right="1978" w:firstLine="1980"/>
        <w:jc w:val="distribute"/>
        <w:rPr>
          <w:sz w:val="24"/>
          <w:szCs w:val="24"/>
        </w:rPr>
      </w:pPr>
      <w:r>
        <w:rPr>
          <w:rFonts w:hint="cs"/>
          <w:sz w:val="24"/>
          <w:szCs w:val="24"/>
          <w:cs/>
        </w:rPr>
        <w:tab/>
      </w:r>
      <w:r w:rsidR="004605FC" w:rsidRPr="00232CA9">
        <w:rPr>
          <w:sz w:val="24"/>
          <w:szCs w:val="24"/>
          <w:cs/>
        </w:rPr>
        <w:t>मरगय मसारगल्ले</w:t>
      </w:r>
      <w:r w:rsidR="004605FC" w:rsidRPr="00232CA9">
        <w:rPr>
          <w:rFonts w:hint="cs"/>
          <w:sz w:val="24"/>
          <w:szCs w:val="24"/>
          <w:cs/>
          <w:lang w:bidi="sa-IN"/>
        </w:rPr>
        <w:t>,</w:t>
      </w:r>
      <w:r w:rsidR="004605FC" w:rsidRPr="00232CA9">
        <w:rPr>
          <w:sz w:val="24"/>
          <w:szCs w:val="24"/>
          <w:cs/>
        </w:rPr>
        <w:t xml:space="preserve"> भुयमोयग</w:t>
      </w:r>
      <w:r w:rsidR="004605FC" w:rsidRPr="00232CA9">
        <w:rPr>
          <w:rFonts w:hint="cs"/>
          <w:sz w:val="24"/>
          <w:szCs w:val="24"/>
          <w:cs/>
          <w:lang w:bidi="sa-IN"/>
        </w:rPr>
        <w:t xml:space="preserve"> </w:t>
      </w:r>
      <w:r w:rsidR="004605FC" w:rsidRPr="00232CA9">
        <w:rPr>
          <w:sz w:val="24"/>
          <w:szCs w:val="24"/>
          <w:cs/>
        </w:rPr>
        <w:t>इदंनीले य ।।</w:t>
      </w:r>
    </w:p>
    <w:p w:rsidR="004605FC" w:rsidRPr="00232CA9" w:rsidRDefault="0069493C" w:rsidP="00BC5AB5">
      <w:pPr>
        <w:pStyle w:val="H4Hindi"/>
        <w:tabs>
          <w:tab w:val="left" w:pos="2790"/>
        </w:tabs>
        <w:spacing w:before="0" w:after="0"/>
        <w:ind w:right="1978" w:firstLine="1980"/>
        <w:jc w:val="distribute"/>
        <w:rPr>
          <w:bCs w:val="0"/>
          <w:sz w:val="24"/>
          <w:szCs w:val="24"/>
        </w:rPr>
      </w:pPr>
      <w:r w:rsidRPr="00202113">
        <w:rPr>
          <w:color w:val="00B050"/>
          <w:sz w:val="24"/>
          <w:szCs w:val="24"/>
          <w:cs/>
        </w:rPr>
        <w:t>[</w:t>
      </w:r>
      <w:r w:rsidR="002D071D" w:rsidRPr="00202113">
        <w:rPr>
          <w:color w:val="00B050"/>
          <w:sz w:val="24"/>
          <w:szCs w:val="24"/>
          <w:cs/>
        </w:rPr>
        <w:t>६९७</w:t>
      </w:r>
      <w:r w:rsidRPr="00202113">
        <w:rPr>
          <w:color w:val="00B050"/>
          <w:sz w:val="24"/>
          <w:szCs w:val="24"/>
          <w:cs/>
        </w:rPr>
        <w:t>]</w:t>
      </w:r>
      <w:r w:rsidR="006C3E57">
        <w:rPr>
          <w:rFonts w:hint="cs"/>
          <w:color w:val="00B050"/>
          <w:sz w:val="24"/>
          <w:szCs w:val="24"/>
          <w:cs/>
        </w:rPr>
        <w:tab/>
      </w:r>
      <w:r w:rsidR="004605FC" w:rsidRPr="00232CA9">
        <w:rPr>
          <w:bCs w:val="0"/>
          <w:sz w:val="24"/>
          <w:szCs w:val="24"/>
          <w:cs/>
        </w:rPr>
        <w:t>चंद</w:t>
      </w:r>
      <w:r w:rsidR="004605FC" w:rsidRPr="00232CA9">
        <w:rPr>
          <w:rFonts w:hint="cs"/>
          <w:bCs w:val="0"/>
          <w:sz w:val="24"/>
          <w:szCs w:val="24"/>
          <w:cs/>
          <w:lang w:bidi="sa-IN"/>
        </w:rPr>
        <w:t xml:space="preserve">न </w:t>
      </w:r>
      <w:r w:rsidR="004605FC" w:rsidRPr="00232CA9">
        <w:rPr>
          <w:bCs w:val="0"/>
          <w:sz w:val="24"/>
          <w:szCs w:val="24"/>
          <w:cs/>
        </w:rPr>
        <w:t>गेरुय</w:t>
      </w:r>
      <w:r w:rsidR="004605FC" w:rsidRPr="00232CA9">
        <w:rPr>
          <w:rFonts w:hint="cs"/>
          <w:bCs w:val="0"/>
          <w:sz w:val="24"/>
          <w:szCs w:val="24"/>
          <w:cs/>
          <w:lang w:bidi="sa-IN"/>
        </w:rPr>
        <w:t xml:space="preserve"> </w:t>
      </w:r>
      <w:r w:rsidR="004605FC" w:rsidRPr="00232CA9">
        <w:rPr>
          <w:bCs w:val="0"/>
          <w:sz w:val="24"/>
          <w:szCs w:val="24"/>
          <w:cs/>
        </w:rPr>
        <w:t>हंसगब्भ पुलए सोगंधिए य बोद्धव्वे</w:t>
      </w:r>
      <w:r w:rsidR="004605FC" w:rsidRPr="00232CA9">
        <w:rPr>
          <w:rFonts w:hint="cs"/>
          <w:bCs w:val="0"/>
          <w:sz w:val="24"/>
          <w:szCs w:val="24"/>
          <w:cs/>
          <w:lang w:bidi="sa-IN"/>
        </w:rPr>
        <w:t xml:space="preserve"> ।</w:t>
      </w:r>
    </w:p>
    <w:p w:rsidR="004605FC" w:rsidRPr="00232CA9" w:rsidRDefault="006C3E57" w:rsidP="00BC5AB5">
      <w:pPr>
        <w:pStyle w:val="PlainHindi"/>
        <w:tabs>
          <w:tab w:val="left" w:pos="2790"/>
        </w:tabs>
        <w:spacing w:after="0"/>
        <w:ind w:right="1978" w:firstLine="1980"/>
        <w:jc w:val="distribute"/>
        <w:rPr>
          <w:sz w:val="24"/>
          <w:szCs w:val="24"/>
        </w:rPr>
      </w:pPr>
      <w:r>
        <w:rPr>
          <w:rFonts w:hint="cs"/>
          <w:sz w:val="24"/>
          <w:szCs w:val="24"/>
          <w:cs/>
        </w:rPr>
        <w:tab/>
      </w:r>
      <w:r w:rsidR="004605FC" w:rsidRPr="00232CA9">
        <w:rPr>
          <w:sz w:val="24"/>
          <w:szCs w:val="24"/>
          <w:cs/>
        </w:rPr>
        <w:t>चंदप्पभ</w:t>
      </w:r>
      <w:r w:rsidR="004605FC" w:rsidRPr="00232CA9">
        <w:rPr>
          <w:rFonts w:hint="cs"/>
          <w:sz w:val="24"/>
          <w:szCs w:val="24"/>
          <w:cs/>
        </w:rPr>
        <w:t xml:space="preserve"> </w:t>
      </w:r>
      <w:r w:rsidR="004605FC" w:rsidRPr="00232CA9">
        <w:rPr>
          <w:sz w:val="24"/>
          <w:szCs w:val="24"/>
          <w:cs/>
        </w:rPr>
        <w:t>वेरुलिए</w:t>
      </w:r>
      <w:r w:rsidR="004605FC" w:rsidRPr="00232CA9">
        <w:rPr>
          <w:rFonts w:hint="cs"/>
          <w:sz w:val="24"/>
          <w:szCs w:val="24"/>
          <w:cs/>
          <w:lang w:bidi="sa-IN"/>
        </w:rPr>
        <w:t>,</w:t>
      </w:r>
      <w:r w:rsidR="004605FC" w:rsidRPr="00232CA9">
        <w:rPr>
          <w:sz w:val="24"/>
          <w:szCs w:val="24"/>
          <w:cs/>
        </w:rPr>
        <w:t xml:space="preserve"> जलकंते सूरकंते य ।।</w:t>
      </w:r>
    </w:p>
    <w:p w:rsidR="004605FC" w:rsidRPr="00232CA9" w:rsidRDefault="00454A98" w:rsidP="00232CA9">
      <w:pPr>
        <w:pStyle w:val="H4Hindi"/>
        <w:tabs>
          <w:tab w:val="left" w:pos="2250"/>
        </w:tabs>
        <w:spacing w:before="0" w:after="0"/>
        <w:ind w:firstLine="1440"/>
        <w:jc w:val="distribute"/>
        <w:rPr>
          <w:bCs w:val="0"/>
          <w:sz w:val="24"/>
          <w:szCs w:val="24"/>
          <w:lang w:bidi="sa-IN"/>
        </w:rPr>
      </w:pPr>
      <w:r w:rsidRPr="00232CA9">
        <w:rPr>
          <w:color w:val="FF0000"/>
          <w:sz w:val="24"/>
          <w:szCs w:val="24"/>
        </w:rPr>
        <w:t>[</w:t>
      </w:r>
      <w:r w:rsidRPr="00232CA9">
        <w:rPr>
          <w:rFonts w:hint="cs"/>
          <w:color w:val="FF0000"/>
          <w:sz w:val="24"/>
          <w:szCs w:val="24"/>
          <w:cs/>
        </w:rPr>
        <w:t>६</w:t>
      </w:r>
      <w:r>
        <w:rPr>
          <w:rFonts w:hint="cs"/>
          <w:color w:val="FF0000"/>
          <w:sz w:val="24"/>
          <w:szCs w:val="24"/>
          <w:cs/>
        </w:rPr>
        <w:t>९८</w:t>
      </w:r>
      <w:r w:rsidRPr="00232CA9">
        <w:rPr>
          <w:color w:val="FF0000"/>
          <w:sz w:val="24"/>
          <w:szCs w:val="24"/>
        </w:rPr>
        <w:t>]</w:t>
      </w:r>
      <w:r w:rsidR="004605FC" w:rsidRPr="00232CA9">
        <w:rPr>
          <w:rFonts w:hint="cs"/>
          <w:bCs w:val="0"/>
          <w:sz w:val="24"/>
          <w:szCs w:val="24"/>
          <w:cs/>
          <w:lang w:bidi="sa-IN"/>
        </w:rPr>
        <w:t xml:space="preserve"> एयाओ एएसु भणियव्वाओ गाहाओ जाव सूरकंतत्ताए विउट्टंति</w:t>
      </w:r>
    </w:p>
    <w:p w:rsidR="004605FC" w:rsidRPr="00232CA9" w:rsidRDefault="004605FC" w:rsidP="00202113">
      <w:pPr>
        <w:pStyle w:val="H4Hindi"/>
        <w:tabs>
          <w:tab w:val="left" w:pos="2250"/>
        </w:tabs>
        <w:spacing w:before="0" w:after="0"/>
        <w:ind w:firstLine="1440"/>
        <w:jc w:val="both"/>
        <w:rPr>
          <w:bCs w:val="0"/>
          <w:sz w:val="24"/>
          <w:szCs w:val="24"/>
        </w:rPr>
      </w:pPr>
      <w:r w:rsidRPr="00232CA9">
        <w:rPr>
          <w:bCs w:val="0"/>
          <w:sz w:val="24"/>
          <w:szCs w:val="24"/>
          <w:cs/>
        </w:rPr>
        <w:t>ते जीवा तेसिं नानाविहाणं तसथावराणं पाणाणं सि</w:t>
      </w:r>
      <w:r w:rsidRPr="00232CA9">
        <w:rPr>
          <w:rFonts w:hint="cs"/>
          <w:bCs w:val="0"/>
          <w:sz w:val="24"/>
          <w:szCs w:val="24"/>
          <w:cs/>
          <w:lang w:bidi="sa-IN"/>
        </w:rPr>
        <w:t>ने</w:t>
      </w:r>
      <w:r w:rsidRPr="00232CA9">
        <w:rPr>
          <w:bCs w:val="0"/>
          <w:sz w:val="24"/>
          <w:szCs w:val="24"/>
          <w:cs/>
        </w:rPr>
        <w:t>हमाहारेंति</w:t>
      </w:r>
      <w:r w:rsidRPr="00232CA9">
        <w:rPr>
          <w:rFonts w:hint="cs"/>
          <w:bCs w:val="0"/>
          <w:sz w:val="24"/>
          <w:szCs w:val="24"/>
          <w:cs/>
          <w:lang w:bidi="sa-IN"/>
        </w:rPr>
        <w:t xml:space="preserve">, </w:t>
      </w:r>
      <w:r w:rsidRPr="00232CA9">
        <w:rPr>
          <w:bCs w:val="0"/>
          <w:sz w:val="24"/>
          <w:szCs w:val="24"/>
          <w:cs/>
        </w:rPr>
        <w:t xml:space="preserve">ते जीवा आहारेंति पुढविसरीरं </w:t>
      </w:r>
      <w:r w:rsidRPr="00232CA9">
        <w:rPr>
          <w:rFonts w:hint="cs"/>
          <w:bCs w:val="0"/>
          <w:sz w:val="24"/>
          <w:szCs w:val="24"/>
          <w:cs/>
          <w:lang w:bidi="sa-IN"/>
        </w:rPr>
        <w:t>जाव संतं,</w:t>
      </w:r>
      <w:r w:rsidRPr="00232CA9">
        <w:rPr>
          <w:bCs w:val="0"/>
          <w:sz w:val="24"/>
          <w:szCs w:val="24"/>
          <w:cs/>
        </w:rPr>
        <w:t xml:space="preserve"> अवरे</w:t>
      </w:r>
      <w:r w:rsidRPr="00232CA9">
        <w:rPr>
          <w:rFonts w:hint="cs"/>
          <w:bCs w:val="0"/>
          <w:sz w:val="24"/>
          <w:szCs w:val="24"/>
          <w:cs/>
          <w:lang w:bidi="sa-IN"/>
        </w:rPr>
        <w:t>ऽ</w:t>
      </w:r>
      <w:r w:rsidRPr="00232CA9">
        <w:rPr>
          <w:bCs w:val="0"/>
          <w:sz w:val="24"/>
          <w:szCs w:val="24"/>
          <w:cs/>
        </w:rPr>
        <w:t xml:space="preserve"> वि य णं </w:t>
      </w:r>
      <w:r w:rsidRPr="00232CA9">
        <w:rPr>
          <w:rFonts w:hint="cs"/>
          <w:bCs w:val="0"/>
          <w:sz w:val="24"/>
          <w:szCs w:val="24"/>
          <w:cs/>
          <w:lang w:bidi="sa-IN"/>
        </w:rPr>
        <w:t>ते</w:t>
      </w:r>
      <w:r w:rsidRPr="00232CA9">
        <w:rPr>
          <w:bCs w:val="0"/>
          <w:sz w:val="24"/>
          <w:szCs w:val="24"/>
          <w:cs/>
        </w:rPr>
        <w:t xml:space="preserve">सिं तसथावरजोणियाणं पुढवीणं जाव सूरकंताणं सरीरा नानावण्णा </w:t>
      </w:r>
      <w:r w:rsidRPr="00232CA9">
        <w:rPr>
          <w:rFonts w:hint="cs"/>
          <w:bCs w:val="0"/>
          <w:sz w:val="24"/>
          <w:szCs w:val="24"/>
          <w:cs/>
          <w:lang w:bidi="sa-IN"/>
        </w:rPr>
        <w:t xml:space="preserve">जाव </w:t>
      </w:r>
      <w:r w:rsidRPr="00232CA9">
        <w:rPr>
          <w:bCs w:val="0"/>
          <w:sz w:val="24"/>
          <w:szCs w:val="24"/>
          <w:cs/>
        </w:rPr>
        <w:t>मक्खायं</w:t>
      </w:r>
      <w:r w:rsidRPr="00232CA9">
        <w:rPr>
          <w:rFonts w:hint="cs"/>
          <w:bCs w:val="0"/>
          <w:sz w:val="24"/>
          <w:szCs w:val="24"/>
          <w:cs/>
          <w:lang w:bidi="sa-IN"/>
        </w:rPr>
        <w:t>, सेसा तिन्नि आलावगा जहा उदगाणं ।</w:t>
      </w:r>
    </w:p>
    <w:p w:rsidR="004605FC" w:rsidRPr="00232CA9" w:rsidRDefault="00454A98" w:rsidP="00202113">
      <w:pPr>
        <w:pStyle w:val="H4Hindi"/>
        <w:tabs>
          <w:tab w:val="left" w:pos="2250"/>
        </w:tabs>
        <w:spacing w:before="0" w:after="0"/>
        <w:ind w:firstLine="1440"/>
        <w:jc w:val="both"/>
        <w:rPr>
          <w:bCs w:val="0"/>
          <w:sz w:val="24"/>
          <w:szCs w:val="24"/>
        </w:rPr>
      </w:pPr>
      <w:r w:rsidRPr="00232CA9">
        <w:rPr>
          <w:color w:val="FF0000"/>
          <w:sz w:val="24"/>
          <w:szCs w:val="24"/>
        </w:rPr>
        <w:t>[</w:t>
      </w:r>
      <w:r w:rsidRPr="00232CA9">
        <w:rPr>
          <w:rFonts w:hint="cs"/>
          <w:color w:val="FF0000"/>
          <w:sz w:val="24"/>
          <w:szCs w:val="24"/>
          <w:cs/>
        </w:rPr>
        <w:t>६</w:t>
      </w:r>
      <w:r>
        <w:rPr>
          <w:rFonts w:hint="cs"/>
          <w:color w:val="FF0000"/>
          <w:sz w:val="24"/>
          <w:szCs w:val="24"/>
          <w:cs/>
        </w:rPr>
        <w:t>९९</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अहावरं पुरक्खायं-सव्वे पाणा सव्वे भूया सव्वे जीवा सव्वे सत्ता नानाविहजोणिया नानाविहसंभवा नानाविहव</w:t>
      </w:r>
      <w:r w:rsidR="004605FC" w:rsidRPr="00232CA9">
        <w:rPr>
          <w:rFonts w:hint="cs"/>
          <w:bCs w:val="0"/>
          <w:sz w:val="24"/>
          <w:szCs w:val="24"/>
          <w:cs/>
          <w:lang w:bidi="sa-IN"/>
        </w:rPr>
        <w:t>ु</w:t>
      </w:r>
      <w:r w:rsidR="004605FC" w:rsidRPr="00232CA9">
        <w:rPr>
          <w:bCs w:val="0"/>
          <w:sz w:val="24"/>
          <w:szCs w:val="24"/>
          <w:cs/>
        </w:rPr>
        <w:t>क्कमा सरीरजोणिया सरीरसंभवा सरीरव</w:t>
      </w:r>
      <w:r w:rsidR="004605FC" w:rsidRPr="00232CA9">
        <w:rPr>
          <w:rFonts w:hint="cs"/>
          <w:bCs w:val="0"/>
          <w:sz w:val="24"/>
          <w:szCs w:val="24"/>
          <w:cs/>
        </w:rPr>
        <w:t>ु</w:t>
      </w:r>
      <w:r w:rsidR="004605FC" w:rsidRPr="00232CA9">
        <w:rPr>
          <w:bCs w:val="0"/>
          <w:sz w:val="24"/>
          <w:szCs w:val="24"/>
          <w:cs/>
        </w:rPr>
        <w:t>क्कमा सरीराहारा कम्मोवगा कम्म</w:t>
      </w:r>
      <w:r w:rsidR="004605FC" w:rsidRPr="00232CA9">
        <w:rPr>
          <w:rFonts w:hint="cs"/>
          <w:bCs w:val="0"/>
          <w:sz w:val="24"/>
          <w:szCs w:val="24"/>
          <w:cs/>
          <w:lang w:bidi="sa-IN"/>
        </w:rPr>
        <w:t>नि</w:t>
      </w:r>
      <w:r w:rsidR="004605FC" w:rsidRPr="00232CA9">
        <w:rPr>
          <w:bCs w:val="0"/>
          <w:sz w:val="24"/>
          <w:szCs w:val="24"/>
          <w:cs/>
        </w:rPr>
        <w:t xml:space="preserve">याणा कम्मगइया कम्मठिइया कम्मणा चेव विप्परियासमुवेंति </w:t>
      </w:r>
      <w:r w:rsidR="004605FC" w:rsidRPr="00232CA9">
        <w:rPr>
          <w:rFonts w:hint="cs"/>
          <w:bCs w:val="0"/>
          <w:sz w:val="24"/>
          <w:szCs w:val="24"/>
          <w:cs/>
        </w:rPr>
        <w:t xml:space="preserve">। </w:t>
      </w:r>
      <w:r w:rsidR="004605FC" w:rsidRPr="00232CA9">
        <w:rPr>
          <w:bCs w:val="0"/>
          <w:sz w:val="24"/>
          <w:szCs w:val="24"/>
          <w:cs/>
        </w:rPr>
        <w:t>से</w:t>
      </w:r>
      <w:r w:rsidR="004605FC" w:rsidRPr="00232CA9">
        <w:rPr>
          <w:rFonts w:hint="cs"/>
          <w:bCs w:val="0"/>
          <w:sz w:val="24"/>
          <w:szCs w:val="24"/>
          <w:cs/>
          <w:lang w:bidi="sa-IN"/>
        </w:rPr>
        <w:t xml:space="preserve"> ए</w:t>
      </w:r>
      <w:r w:rsidR="004605FC" w:rsidRPr="00232CA9">
        <w:rPr>
          <w:bCs w:val="0"/>
          <w:sz w:val="24"/>
          <w:szCs w:val="24"/>
          <w:cs/>
        </w:rPr>
        <w:t>वमायाणह से</w:t>
      </w:r>
      <w:r w:rsidR="004605FC" w:rsidRPr="00232CA9">
        <w:rPr>
          <w:rFonts w:hint="cs"/>
          <w:bCs w:val="0"/>
          <w:sz w:val="24"/>
          <w:szCs w:val="24"/>
          <w:cs/>
          <w:lang w:bidi="sa-IN"/>
        </w:rPr>
        <w:t xml:space="preserve"> ए</w:t>
      </w:r>
      <w:r w:rsidR="004605FC" w:rsidRPr="00232CA9">
        <w:rPr>
          <w:bCs w:val="0"/>
          <w:sz w:val="24"/>
          <w:szCs w:val="24"/>
          <w:cs/>
        </w:rPr>
        <w:t>वमायाणित्ता आहारगुत्ते समिए सहिए सया जए त्ति बेमि ।</w:t>
      </w:r>
    </w:p>
    <w:p w:rsidR="004605FC" w:rsidRPr="009F5DF9" w:rsidRDefault="004605FC" w:rsidP="00232CA9">
      <w:pPr>
        <w:tabs>
          <w:tab w:val="left" w:pos="2250"/>
        </w:tabs>
        <w:spacing w:after="0" w:line="240" w:lineRule="auto"/>
        <w:jc w:val="center"/>
        <w:rPr>
          <w:bCs/>
          <w:color w:val="0BA51A"/>
          <w:sz w:val="26"/>
          <w:szCs w:val="26"/>
        </w:rPr>
      </w:pPr>
      <w:r w:rsidRPr="009F5DF9">
        <w:rPr>
          <w:rFonts w:cs="Mangal" w:hint="cs"/>
          <w:bCs/>
          <w:color w:val="0BA51A"/>
          <w:sz w:val="26"/>
          <w:szCs w:val="26"/>
          <w:cs/>
        </w:rPr>
        <w:t>मुनि</w:t>
      </w:r>
      <w:r w:rsidRPr="009F5DF9">
        <w:rPr>
          <w:rFonts w:ascii="Times New Roman" w:hAnsi="Times New Roman" w:cs="Times New Roman" w:hint="cs"/>
          <w:bCs/>
          <w:color w:val="0BA51A"/>
          <w:sz w:val="26"/>
          <w:szCs w:val="26"/>
          <w:cs/>
        </w:rPr>
        <w:t xml:space="preserve"> </w:t>
      </w:r>
      <w:r w:rsidRPr="009F5DF9">
        <w:rPr>
          <w:rFonts w:cs="Mangal" w:hint="cs"/>
          <w:bCs/>
          <w:color w:val="0BA51A"/>
          <w:sz w:val="26"/>
          <w:szCs w:val="26"/>
          <w:cs/>
        </w:rPr>
        <w:t>दीपरत्नसागरेण</w:t>
      </w:r>
      <w:r w:rsidRPr="009F5DF9">
        <w:rPr>
          <w:rFonts w:ascii="Times New Roman" w:hAnsi="Times New Roman" w:cs="Times New Roman" w:hint="cs"/>
          <w:bCs/>
          <w:color w:val="0BA51A"/>
          <w:sz w:val="26"/>
          <w:szCs w:val="26"/>
          <w:cs/>
        </w:rPr>
        <w:t xml:space="preserve"> </w:t>
      </w:r>
      <w:r w:rsidRPr="009F5DF9">
        <w:rPr>
          <w:rFonts w:cs="Mangal" w:hint="cs"/>
          <w:bCs/>
          <w:color w:val="0BA51A"/>
          <w:sz w:val="26"/>
          <w:szCs w:val="26"/>
          <w:cs/>
        </w:rPr>
        <w:t>संशोधितः</w:t>
      </w:r>
      <w:r w:rsidRPr="009F5DF9">
        <w:rPr>
          <w:rFonts w:cs="Shruti" w:hint="cs"/>
          <w:bCs/>
          <w:color w:val="0BA51A"/>
          <w:sz w:val="26"/>
          <w:szCs w:val="26"/>
          <w:cs/>
        </w:rPr>
        <w:t xml:space="preserve"> </w:t>
      </w:r>
      <w:r w:rsidRPr="009F5DF9">
        <w:rPr>
          <w:rFonts w:cs="Mangal" w:hint="cs"/>
          <w:bCs/>
          <w:color w:val="0BA51A"/>
          <w:sz w:val="26"/>
          <w:szCs w:val="26"/>
          <w:cs/>
        </w:rPr>
        <w:t>सम्पादितश्च</w:t>
      </w:r>
      <w:r w:rsidRPr="009F5DF9">
        <w:rPr>
          <w:rFonts w:cs="Shruti" w:hint="cs"/>
          <w:bCs/>
          <w:color w:val="0BA51A"/>
          <w:sz w:val="26"/>
          <w:szCs w:val="26"/>
          <w:cs/>
        </w:rPr>
        <w:t xml:space="preserve"> </w:t>
      </w:r>
      <w:r w:rsidRPr="009F5DF9">
        <w:rPr>
          <w:bCs/>
          <w:color w:val="0BA51A"/>
          <w:sz w:val="26"/>
          <w:szCs w:val="26"/>
        </w:rPr>
        <w:t>“</w:t>
      </w:r>
      <w:r w:rsidRPr="009F5DF9">
        <w:rPr>
          <w:rFonts w:cs="Mangal" w:hint="cs"/>
          <w:bCs/>
          <w:color w:val="0BA51A"/>
          <w:sz w:val="26"/>
          <w:szCs w:val="26"/>
          <w:cs/>
        </w:rPr>
        <w:t>तइयं</w:t>
      </w:r>
      <w:r w:rsidRPr="009F5DF9">
        <w:rPr>
          <w:bCs/>
          <w:color w:val="0BA51A"/>
          <w:sz w:val="26"/>
          <w:szCs w:val="26"/>
          <w:cs/>
        </w:rPr>
        <w:t xml:space="preserve"> </w:t>
      </w:r>
      <w:r w:rsidRPr="009F5DF9">
        <w:rPr>
          <w:rFonts w:cs="Mangal" w:hint="cs"/>
          <w:bCs/>
          <w:color w:val="0BA51A"/>
          <w:sz w:val="26"/>
          <w:szCs w:val="26"/>
          <w:cs/>
        </w:rPr>
        <w:t>अज्झयणं</w:t>
      </w:r>
      <w:r w:rsidRPr="009F5DF9">
        <w:rPr>
          <w:rFonts w:cs="Shruti" w:hint="cs"/>
          <w:bCs/>
          <w:color w:val="0BA51A"/>
          <w:sz w:val="26"/>
          <w:szCs w:val="26"/>
          <w:cs/>
        </w:rPr>
        <w:t xml:space="preserve"> </w:t>
      </w:r>
      <w:r w:rsidRPr="009F5DF9">
        <w:rPr>
          <w:rFonts w:cs="Mangal" w:hint="cs"/>
          <w:bCs/>
          <w:color w:val="0BA51A"/>
          <w:sz w:val="26"/>
          <w:szCs w:val="26"/>
          <w:cs/>
        </w:rPr>
        <w:t>समत्तं</w:t>
      </w:r>
      <w:r w:rsidRPr="009F5DF9">
        <w:rPr>
          <w:bCs/>
          <w:color w:val="0BA51A"/>
          <w:sz w:val="26"/>
          <w:szCs w:val="26"/>
        </w:rPr>
        <w:t>”</w:t>
      </w:r>
    </w:p>
    <w:p w:rsidR="004605FC" w:rsidRPr="004E148A" w:rsidRDefault="00843E0F" w:rsidP="00454A98">
      <w:pPr>
        <w:pStyle w:val="H2Hindi"/>
        <w:tabs>
          <w:tab w:val="left" w:pos="2250"/>
        </w:tabs>
        <w:rPr>
          <w:b w:val="0"/>
          <w:sz w:val="32"/>
          <w:szCs w:val="32"/>
        </w:rPr>
      </w:pPr>
      <w:bookmarkStart w:id="39" w:name="_Toc318398191"/>
      <w:r>
        <w:rPr>
          <w:b w:val="0"/>
          <w:sz w:val="32"/>
          <w:szCs w:val="32"/>
        </w:rPr>
        <w:t>0</w:t>
      </w:r>
      <w:r w:rsidR="00232CA9" w:rsidRPr="004E148A">
        <w:rPr>
          <w:rFonts w:hint="cs"/>
          <w:b w:val="0"/>
          <w:sz w:val="32"/>
          <w:szCs w:val="32"/>
          <w:cs/>
        </w:rPr>
        <w:t xml:space="preserve"> </w:t>
      </w:r>
      <w:r w:rsidR="004605FC" w:rsidRPr="004E148A">
        <w:rPr>
          <w:b w:val="0"/>
          <w:sz w:val="32"/>
          <w:szCs w:val="32"/>
          <w:cs/>
        </w:rPr>
        <w:t>चउत्थं अज्झयणं-</w:t>
      </w:r>
      <w:r w:rsidR="004605FC" w:rsidRPr="004E148A">
        <w:rPr>
          <w:rFonts w:hint="cs"/>
          <w:b w:val="0"/>
          <w:sz w:val="32"/>
          <w:szCs w:val="32"/>
          <w:cs/>
        </w:rPr>
        <w:t xml:space="preserve"> </w:t>
      </w:r>
      <w:r w:rsidR="004605FC" w:rsidRPr="004E148A">
        <w:rPr>
          <w:b w:val="0"/>
          <w:sz w:val="32"/>
          <w:szCs w:val="32"/>
          <w:cs/>
        </w:rPr>
        <w:t>पच्चक्खाणकिरिया</w:t>
      </w:r>
      <w:bookmarkEnd w:id="39"/>
      <w:r w:rsidR="00E20A20">
        <w:rPr>
          <w:rFonts w:hint="cs"/>
          <w:b w:val="0"/>
          <w:sz w:val="32"/>
          <w:szCs w:val="32"/>
          <w:cs/>
        </w:rPr>
        <w:t xml:space="preserve"> </w:t>
      </w:r>
      <w:r>
        <w:rPr>
          <w:b w:val="0"/>
          <w:sz w:val="32"/>
          <w:szCs w:val="32"/>
        </w:rPr>
        <w:t>0</w:t>
      </w:r>
    </w:p>
    <w:p w:rsidR="004605FC" w:rsidRPr="00232CA9" w:rsidRDefault="00454A98" w:rsidP="00232CA9">
      <w:pPr>
        <w:pStyle w:val="H4Hindi"/>
        <w:tabs>
          <w:tab w:val="left" w:pos="2250"/>
        </w:tabs>
        <w:spacing w:before="0" w:after="0"/>
        <w:ind w:firstLine="1440"/>
        <w:jc w:val="distribute"/>
        <w:rPr>
          <w:bCs w:val="0"/>
          <w:sz w:val="24"/>
          <w:szCs w:val="24"/>
          <w:lang w:bidi="sa-IN"/>
        </w:rPr>
      </w:pPr>
      <w:r w:rsidRPr="00232CA9">
        <w:rPr>
          <w:color w:val="FF0000"/>
          <w:sz w:val="24"/>
          <w:szCs w:val="24"/>
        </w:rPr>
        <w:t>[</w:t>
      </w:r>
      <w:r>
        <w:rPr>
          <w:rFonts w:hint="cs"/>
          <w:color w:val="FF0000"/>
          <w:sz w:val="24"/>
          <w:szCs w:val="24"/>
          <w:cs/>
        </w:rPr>
        <w:t>७००</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सुयं मे आउसं</w:t>
      </w:r>
      <w:r w:rsidR="004605FC" w:rsidRPr="00232CA9">
        <w:rPr>
          <w:rFonts w:hint="cs"/>
          <w:bCs w:val="0"/>
          <w:sz w:val="24"/>
          <w:szCs w:val="24"/>
          <w:cs/>
        </w:rPr>
        <w:t>!</w:t>
      </w:r>
      <w:r w:rsidR="004605FC" w:rsidRPr="00232CA9">
        <w:rPr>
          <w:bCs w:val="0"/>
          <w:sz w:val="24"/>
          <w:szCs w:val="24"/>
          <w:cs/>
        </w:rPr>
        <w:t xml:space="preserve"> तेणं भगवया एवमक्खायं-</w:t>
      </w:r>
      <w:r w:rsidR="004605FC" w:rsidRPr="00232CA9">
        <w:rPr>
          <w:rFonts w:hint="cs"/>
          <w:bCs w:val="0"/>
          <w:sz w:val="24"/>
          <w:szCs w:val="24"/>
          <w:cs/>
          <w:lang w:bidi="sa-IN"/>
        </w:rPr>
        <w:t xml:space="preserve"> </w:t>
      </w:r>
      <w:r w:rsidR="004605FC" w:rsidRPr="00232CA9">
        <w:rPr>
          <w:bCs w:val="0"/>
          <w:sz w:val="24"/>
          <w:szCs w:val="24"/>
          <w:cs/>
        </w:rPr>
        <w:t>इह खलु पच्चक्खाणकिरियानाम</w:t>
      </w:r>
      <w:r w:rsidR="004605FC" w:rsidRPr="00232CA9">
        <w:rPr>
          <w:rFonts w:hint="cs"/>
          <w:bCs w:val="0"/>
          <w:sz w:val="24"/>
          <w:szCs w:val="24"/>
          <w:cs/>
          <w:lang w:bidi="sa-IN"/>
        </w:rPr>
        <w:t>ज्झ</w:t>
      </w:r>
      <w:r w:rsidR="004605FC" w:rsidRPr="00232CA9">
        <w:rPr>
          <w:bCs w:val="0"/>
          <w:sz w:val="24"/>
          <w:szCs w:val="24"/>
          <w:cs/>
        </w:rPr>
        <w:t>यणे तस्स णं अयमट्ठे-</w:t>
      </w:r>
      <w:r w:rsidR="004605FC" w:rsidRPr="00232CA9">
        <w:rPr>
          <w:rFonts w:hint="cs"/>
          <w:bCs w:val="0"/>
          <w:sz w:val="24"/>
          <w:szCs w:val="24"/>
          <w:cs/>
          <w:lang w:bidi="sa-IN"/>
        </w:rPr>
        <w:t xml:space="preserve"> </w:t>
      </w:r>
      <w:r w:rsidR="004605FC" w:rsidRPr="00232CA9">
        <w:rPr>
          <w:bCs w:val="0"/>
          <w:sz w:val="24"/>
          <w:szCs w:val="24"/>
          <w:cs/>
        </w:rPr>
        <w:t>आया अपच्चक्खाणी यावि भवइ आया अकिरियाकुसले यावि भवइ आया मिच्छासंठिए यावि भवइ आया एगंतदंडे यावि भवइ आया एगंतबाले यावि भवइ आया एगंतसुत्ते यावि भवइ आया अवियार-म</w:t>
      </w:r>
      <w:r w:rsidR="004605FC" w:rsidRPr="00232CA9">
        <w:rPr>
          <w:rFonts w:hint="cs"/>
          <w:bCs w:val="0"/>
          <w:sz w:val="24"/>
          <w:szCs w:val="24"/>
          <w:cs/>
          <w:lang w:bidi="sa-IN"/>
        </w:rPr>
        <w:t>न</w:t>
      </w:r>
      <w:r w:rsidR="004605FC" w:rsidRPr="00232CA9">
        <w:rPr>
          <w:bCs w:val="0"/>
          <w:sz w:val="24"/>
          <w:szCs w:val="24"/>
          <w:cs/>
        </w:rPr>
        <w:t>-वयण-</w:t>
      </w:r>
      <w:r w:rsidR="004605FC" w:rsidRPr="00232CA9">
        <w:rPr>
          <w:rFonts w:hint="cs"/>
          <w:bCs w:val="0"/>
          <w:sz w:val="24"/>
          <w:szCs w:val="24"/>
          <w:cs/>
          <w:lang w:bidi="sa-IN"/>
        </w:rPr>
        <w:t>काय</w:t>
      </w:r>
      <w:r w:rsidR="004605FC" w:rsidRPr="00232CA9">
        <w:rPr>
          <w:bCs w:val="0"/>
          <w:sz w:val="24"/>
          <w:szCs w:val="24"/>
          <w:cs/>
        </w:rPr>
        <w:t>वक्के यावि भवइ</w:t>
      </w:r>
      <w:r w:rsidR="002822B5">
        <w:rPr>
          <w:bCs w:val="0"/>
          <w:sz w:val="24"/>
          <w:szCs w:val="24"/>
        </w:rPr>
        <w:t>,</w:t>
      </w:r>
      <w:r w:rsidR="004605FC" w:rsidRPr="00232CA9">
        <w:rPr>
          <w:bCs w:val="0"/>
          <w:sz w:val="24"/>
          <w:szCs w:val="24"/>
          <w:cs/>
        </w:rPr>
        <w:t xml:space="preserve"> आया अप्पडिहयपच्चक्खाय-पावक्कमे यावि भवइ</w:t>
      </w:r>
      <w:r w:rsidR="004605FC" w:rsidRPr="00232CA9">
        <w:rPr>
          <w:rFonts w:hint="cs"/>
          <w:bCs w:val="0"/>
          <w:sz w:val="24"/>
          <w:szCs w:val="24"/>
          <w:cs/>
        </w:rPr>
        <w:t>,</w:t>
      </w:r>
      <w:r w:rsidR="004605FC" w:rsidRPr="00232CA9">
        <w:rPr>
          <w:bCs w:val="0"/>
          <w:sz w:val="24"/>
          <w:szCs w:val="24"/>
          <w:cs/>
        </w:rPr>
        <w:t xml:space="preserve"> </w:t>
      </w:r>
    </w:p>
    <w:p w:rsidR="004E148A" w:rsidRDefault="004605FC" w:rsidP="004E148A">
      <w:pPr>
        <w:pStyle w:val="H4Hindi"/>
        <w:tabs>
          <w:tab w:val="left" w:pos="2250"/>
        </w:tabs>
        <w:spacing w:before="0" w:after="0"/>
        <w:ind w:firstLine="1440"/>
        <w:jc w:val="distribute"/>
        <w:rPr>
          <w:bCs w:val="0"/>
          <w:sz w:val="24"/>
          <w:szCs w:val="24"/>
        </w:rPr>
      </w:pPr>
      <w:r w:rsidRPr="00232CA9">
        <w:rPr>
          <w:bCs w:val="0"/>
          <w:sz w:val="24"/>
          <w:szCs w:val="24"/>
          <w:cs/>
        </w:rPr>
        <w:t xml:space="preserve">एस खलु भगवया अक्खाए असंजए अविरए अप्पडिहयपच्चक्खाय-पावक्कमे सकिरिए </w:t>
      </w:r>
    </w:p>
    <w:p w:rsidR="004E148A" w:rsidRDefault="004E148A" w:rsidP="004E148A">
      <w:pPr>
        <w:spacing w:after="0" w:line="240" w:lineRule="auto"/>
        <w:ind w:right="1708"/>
        <w:contextualSpacing/>
        <w:rPr>
          <w:rFonts w:cs="Mangal"/>
          <w:sz w:val="24"/>
          <w:szCs w:val="24"/>
        </w:rPr>
      </w:pPr>
      <w:r>
        <w:rPr>
          <w:rFonts w:cs="Mangal" w:hint="cs"/>
          <w:sz w:val="24"/>
          <w:szCs w:val="24"/>
          <w:cs/>
        </w:rPr>
        <w:lastRenderedPageBreak/>
        <w:t>सुयक्खंधो-२, अज्झयणं-४, उद्देसो-</w:t>
      </w:r>
    </w:p>
    <w:tbl>
      <w:tblPr>
        <w:tblW w:w="10140" w:type="dxa"/>
        <w:tblInd w:w="93" w:type="dxa"/>
        <w:tblBorders>
          <w:top w:val="single" w:sz="4" w:space="0" w:color="auto"/>
        </w:tblBorders>
        <w:tblLook w:val="04A0"/>
      </w:tblPr>
      <w:tblGrid>
        <w:gridCol w:w="10140"/>
      </w:tblGrid>
      <w:tr w:rsidR="004E148A" w:rsidTr="00A43EF4">
        <w:trPr>
          <w:trHeight w:val="228"/>
        </w:trPr>
        <w:tc>
          <w:tcPr>
            <w:tcW w:w="10140" w:type="dxa"/>
            <w:tcBorders>
              <w:top w:val="single" w:sz="4" w:space="0" w:color="FF0000"/>
              <w:left w:val="nil"/>
              <w:bottom w:val="nil"/>
              <w:right w:val="nil"/>
            </w:tcBorders>
          </w:tcPr>
          <w:p w:rsidR="004E148A" w:rsidRDefault="004E148A"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C24588">
      <w:pPr>
        <w:pStyle w:val="H4Hindi"/>
        <w:tabs>
          <w:tab w:val="left" w:pos="2250"/>
        </w:tabs>
        <w:spacing w:before="0" w:after="0"/>
        <w:jc w:val="both"/>
        <w:rPr>
          <w:bCs w:val="0"/>
          <w:sz w:val="24"/>
          <w:szCs w:val="24"/>
        </w:rPr>
      </w:pPr>
      <w:r w:rsidRPr="00232CA9">
        <w:rPr>
          <w:bCs w:val="0"/>
          <w:sz w:val="24"/>
          <w:szCs w:val="24"/>
          <w:cs/>
        </w:rPr>
        <w:t>असुंवडे एगंतदंडे एगंतबाले एगंतसुत्ते</w:t>
      </w:r>
      <w:r w:rsidRPr="00232CA9">
        <w:rPr>
          <w:rFonts w:hint="cs"/>
          <w:bCs w:val="0"/>
          <w:sz w:val="24"/>
          <w:szCs w:val="24"/>
          <w:cs/>
          <w:lang w:bidi="sa-IN"/>
        </w:rPr>
        <w:t>,</w:t>
      </w:r>
      <w:r w:rsidRPr="00232CA9">
        <w:rPr>
          <w:bCs w:val="0"/>
          <w:sz w:val="24"/>
          <w:szCs w:val="24"/>
          <w:cs/>
        </w:rPr>
        <w:t xml:space="preserve"> से बाले अवियार-म</w:t>
      </w:r>
      <w:r w:rsidRPr="00232CA9">
        <w:rPr>
          <w:rFonts w:hint="cs"/>
          <w:bCs w:val="0"/>
          <w:sz w:val="24"/>
          <w:szCs w:val="24"/>
          <w:cs/>
          <w:lang w:bidi="sa-IN"/>
        </w:rPr>
        <w:t>न</w:t>
      </w:r>
      <w:r w:rsidRPr="00232CA9">
        <w:rPr>
          <w:bCs w:val="0"/>
          <w:sz w:val="24"/>
          <w:szCs w:val="24"/>
          <w:cs/>
        </w:rPr>
        <w:t>-वयण-काय-वक्के सुविणमवि न पस्सइ</w:t>
      </w:r>
      <w:r w:rsidRPr="00232CA9">
        <w:rPr>
          <w:rFonts w:hint="cs"/>
          <w:bCs w:val="0"/>
          <w:sz w:val="24"/>
          <w:szCs w:val="24"/>
          <w:cs/>
          <w:lang w:bidi="sa-IN"/>
        </w:rPr>
        <w:t>,</w:t>
      </w:r>
      <w:r w:rsidRPr="00232CA9">
        <w:rPr>
          <w:bCs w:val="0"/>
          <w:sz w:val="24"/>
          <w:szCs w:val="24"/>
          <w:cs/>
        </w:rPr>
        <w:t xml:space="preserve"> पावे य से कम्मे कज्जइ ।</w:t>
      </w:r>
    </w:p>
    <w:p w:rsidR="004605FC" w:rsidRPr="00232CA9" w:rsidRDefault="00454A98" w:rsidP="00202113">
      <w:pPr>
        <w:pStyle w:val="H4Hindi"/>
        <w:tabs>
          <w:tab w:val="left" w:pos="2250"/>
        </w:tabs>
        <w:spacing w:before="0" w:after="0"/>
        <w:ind w:firstLine="1440"/>
        <w:jc w:val="both"/>
        <w:rPr>
          <w:bCs w:val="0"/>
          <w:sz w:val="24"/>
          <w:szCs w:val="24"/>
          <w:lang w:bidi="sa-IN"/>
        </w:rPr>
      </w:pPr>
      <w:r w:rsidRPr="00232CA9">
        <w:rPr>
          <w:color w:val="FF0000"/>
          <w:sz w:val="24"/>
          <w:szCs w:val="24"/>
        </w:rPr>
        <w:t>[</w:t>
      </w:r>
      <w:r>
        <w:rPr>
          <w:rFonts w:hint="cs"/>
          <w:color w:val="FF0000"/>
          <w:sz w:val="24"/>
          <w:szCs w:val="24"/>
          <w:cs/>
        </w:rPr>
        <w:t>७०१</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तत्थ चोयए प</w:t>
      </w:r>
      <w:r w:rsidR="004605FC" w:rsidRPr="00232CA9">
        <w:rPr>
          <w:rFonts w:hint="cs"/>
          <w:bCs w:val="0"/>
          <w:sz w:val="24"/>
          <w:szCs w:val="24"/>
          <w:cs/>
          <w:lang w:bidi="sa-IN"/>
        </w:rPr>
        <w:t>न्न</w:t>
      </w:r>
      <w:r w:rsidR="004605FC" w:rsidRPr="00232CA9">
        <w:rPr>
          <w:bCs w:val="0"/>
          <w:sz w:val="24"/>
          <w:szCs w:val="24"/>
          <w:cs/>
        </w:rPr>
        <w:t>वगं एवं वयासी-</w:t>
      </w:r>
      <w:r w:rsidR="004605FC" w:rsidRPr="00232CA9">
        <w:rPr>
          <w:rFonts w:hint="cs"/>
          <w:bCs w:val="0"/>
          <w:sz w:val="24"/>
          <w:szCs w:val="24"/>
          <w:cs/>
          <w:lang w:bidi="sa-IN"/>
        </w:rPr>
        <w:t xml:space="preserve"> </w:t>
      </w:r>
      <w:r w:rsidR="004605FC" w:rsidRPr="00232CA9">
        <w:rPr>
          <w:bCs w:val="0"/>
          <w:sz w:val="24"/>
          <w:szCs w:val="24"/>
          <w:cs/>
        </w:rPr>
        <w:t xml:space="preserve">असंतएणं मणेणं पावएणं असंतियाए वईए पावियाए असंतएणं काएणं </w:t>
      </w:r>
      <w:r w:rsidR="004605FC" w:rsidRPr="00232CA9">
        <w:rPr>
          <w:rFonts w:hint="cs"/>
          <w:bCs w:val="0"/>
          <w:sz w:val="24"/>
          <w:szCs w:val="24"/>
          <w:cs/>
          <w:lang w:bidi="sa-IN"/>
        </w:rPr>
        <w:t xml:space="preserve">पावएणं </w:t>
      </w:r>
      <w:r w:rsidR="004605FC" w:rsidRPr="00232CA9">
        <w:rPr>
          <w:bCs w:val="0"/>
          <w:sz w:val="24"/>
          <w:szCs w:val="24"/>
          <w:cs/>
        </w:rPr>
        <w:t>अहणंतस्स अमणक्खस्स अवियार-म</w:t>
      </w:r>
      <w:r w:rsidR="004605FC" w:rsidRPr="00232CA9">
        <w:rPr>
          <w:rFonts w:hint="cs"/>
          <w:bCs w:val="0"/>
          <w:sz w:val="24"/>
          <w:szCs w:val="24"/>
          <w:cs/>
          <w:lang w:bidi="sa-IN"/>
        </w:rPr>
        <w:t>न</w:t>
      </w:r>
      <w:r w:rsidR="004605FC" w:rsidRPr="00232CA9">
        <w:rPr>
          <w:bCs w:val="0"/>
          <w:sz w:val="24"/>
          <w:szCs w:val="24"/>
          <w:cs/>
        </w:rPr>
        <w:t xml:space="preserve">-वयण-काय-वक्कस्स सुविणमवि अपस्सओ पावे कम्मे नो कज्जइ कस्स णं तं हेउं </w:t>
      </w:r>
      <w:r w:rsidR="004605FC" w:rsidRPr="00232CA9">
        <w:rPr>
          <w:rFonts w:hint="cs"/>
          <w:bCs w:val="0"/>
          <w:sz w:val="24"/>
          <w:szCs w:val="24"/>
          <w:cs/>
        </w:rPr>
        <w:t>?</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चोयए एवं ब्रवीति-</w:t>
      </w:r>
      <w:r w:rsidRPr="00232CA9">
        <w:rPr>
          <w:rFonts w:hint="cs"/>
          <w:bCs w:val="0"/>
          <w:sz w:val="24"/>
          <w:szCs w:val="24"/>
          <w:cs/>
        </w:rPr>
        <w:t xml:space="preserve"> </w:t>
      </w:r>
      <w:r w:rsidRPr="00232CA9">
        <w:rPr>
          <w:bCs w:val="0"/>
          <w:sz w:val="24"/>
          <w:szCs w:val="24"/>
          <w:cs/>
        </w:rPr>
        <w:t>अ</w:t>
      </w:r>
      <w:r w:rsidRPr="00232CA9">
        <w:rPr>
          <w:rFonts w:hint="cs"/>
          <w:bCs w:val="0"/>
          <w:sz w:val="24"/>
          <w:szCs w:val="24"/>
          <w:cs/>
          <w:lang w:bidi="sa-IN"/>
        </w:rPr>
        <w:t>न्न</w:t>
      </w:r>
      <w:r w:rsidRPr="00232CA9">
        <w:rPr>
          <w:bCs w:val="0"/>
          <w:sz w:val="24"/>
          <w:szCs w:val="24"/>
          <w:cs/>
        </w:rPr>
        <w:t>यरेणं मणेणं पावएणं म</w:t>
      </w:r>
      <w:r w:rsidRPr="00232CA9">
        <w:rPr>
          <w:rFonts w:hint="cs"/>
          <w:bCs w:val="0"/>
          <w:sz w:val="24"/>
          <w:szCs w:val="24"/>
          <w:cs/>
          <w:lang w:bidi="sa-IN"/>
        </w:rPr>
        <w:t>न</w:t>
      </w:r>
      <w:r w:rsidRPr="00232CA9">
        <w:rPr>
          <w:bCs w:val="0"/>
          <w:sz w:val="24"/>
          <w:szCs w:val="24"/>
          <w:cs/>
        </w:rPr>
        <w:t>वत्तिए पावे कम्मे कज्जइ</w:t>
      </w:r>
      <w:r w:rsidRPr="00232CA9">
        <w:rPr>
          <w:rFonts w:hint="cs"/>
          <w:bCs w:val="0"/>
          <w:sz w:val="24"/>
          <w:szCs w:val="24"/>
          <w:cs/>
          <w:lang w:bidi="sa-IN"/>
        </w:rPr>
        <w:t>,</w:t>
      </w:r>
      <w:r w:rsidRPr="00232CA9">
        <w:rPr>
          <w:bCs w:val="0"/>
          <w:sz w:val="24"/>
          <w:szCs w:val="24"/>
          <w:cs/>
        </w:rPr>
        <w:t xml:space="preserve"> अ</w:t>
      </w:r>
      <w:r w:rsidRPr="00232CA9">
        <w:rPr>
          <w:rFonts w:hint="cs"/>
          <w:bCs w:val="0"/>
          <w:sz w:val="24"/>
          <w:szCs w:val="24"/>
          <w:cs/>
          <w:lang w:bidi="sa-IN"/>
        </w:rPr>
        <w:t>न्न</w:t>
      </w:r>
      <w:r w:rsidRPr="00232CA9">
        <w:rPr>
          <w:bCs w:val="0"/>
          <w:sz w:val="24"/>
          <w:szCs w:val="24"/>
          <w:cs/>
        </w:rPr>
        <w:t>यरीए वईए पावियाए वइवत्तिए पावे कम्मे कज्जइ</w:t>
      </w:r>
      <w:r w:rsidRPr="00232CA9">
        <w:rPr>
          <w:rFonts w:hint="cs"/>
          <w:bCs w:val="0"/>
          <w:sz w:val="24"/>
          <w:szCs w:val="24"/>
          <w:cs/>
          <w:lang w:bidi="sa-IN"/>
        </w:rPr>
        <w:t>,</w:t>
      </w:r>
      <w:r w:rsidRPr="00232CA9">
        <w:rPr>
          <w:bCs w:val="0"/>
          <w:sz w:val="24"/>
          <w:szCs w:val="24"/>
          <w:cs/>
        </w:rPr>
        <w:t xml:space="preserve"> अ</w:t>
      </w:r>
      <w:r w:rsidRPr="00232CA9">
        <w:rPr>
          <w:rFonts w:hint="cs"/>
          <w:bCs w:val="0"/>
          <w:sz w:val="24"/>
          <w:szCs w:val="24"/>
          <w:cs/>
          <w:lang w:bidi="sa-IN"/>
        </w:rPr>
        <w:t>न्न</w:t>
      </w:r>
      <w:r w:rsidRPr="00232CA9">
        <w:rPr>
          <w:bCs w:val="0"/>
          <w:sz w:val="24"/>
          <w:szCs w:val="24"/>
          <w:cs/>
        </w:rPr>
        <w:t>यरेणं काएणं पावएणं कायवत्तिए पावे कम्मे कज्जइ</w:t>
      </w:r>
      <w:r w:rsidRPr="00232CA9">
        <w:rPr>
          <w:rFonts w:hint="cs"/>
          <w:bCs w:val="0"/>
          <w:sz w:val="24"/>
          <w:szCs w:val="24"/>
          <w:cs/>
          <w:lang w:bidi="sa-IN"/>
        </w:rPr>
        <w:t>,</w:t>
      </w:r>
      <w:r w:rsidRPr="00232CA9">
        <w:rPr>
          <w:bCs w:val="0"/>
          <w:sz w:val="24"/>
          <w:szCs w:val="24"/>
          <w:cs/>
        </w:rPr>
        <w:t xml:space="preserve"> हणंतस्स सम</w:t>
      </w:r>
      <w:r w:rsidRPr="00232CA9">
        <w:rPr>
          <w:rFonts w:hint="cs"/>
          <w:bCs w:val="0"/>
          <w:sz w:val="24"/>
          <w:szCs w:val="24"/>
          <w:cs/>
          <w:lang w:bidi="sa-IN"/>
        </w:rPr>
        <w:t>न</w:t>
      </w:r>
      <w:r w:rsidRPr="00232CA9">
        <w:rPr>
          <w:bCs w:val="0"/>
          <w:sz w:val="24"/>
          <w:szCs w:val="24"/>
          <w:cs/>
        </w:rPr>
        <w:t>क्खस्स सवियार-म</w:t>
      </w:r>
      <w:r w:rsidRPr="00232CA9">
        <w:rPr>
          <w:rFonts w:hint="cs"/>
          <w:bCs w:val="0"/>
          <w:sz w:val="24"/>
          <w:szCs w:val="24"/>
          <w:cs/>
          <w:lang w:bidi="sa-IN"/>
        </w:rPr>
        <w:t>न</w:t>
      </w:r>
      <w:r w:rsidRPr="00232CA9">
        <w:rPr>
          <w:bCs w:val="0"/>
          <w:sz w:val="24"/>
          <w:szCs w:val="24"/>
          <w:cs/>
        </w:rPr>
        <w:t>-वयण-काय-वक्क</w:t>
      </w:r>
      <w:r w:rsidRPr="00232CA9">
        <w:rPr>
          <w:rFonts w:hint="cs"/>
          <w:bCs w:val="0"/>
          <w:sz w:val="24"/>
          <w:szCs w:val="24"/>
          <w:cs/>
          <w:lang w:bidi="sa-IN"/>
        </w:rPr>
        <w:t>स्</w:t>
      </w:r>
      <w:r w:rsidRPr="00232CA9">
        <w:rPr>
          <w:bCs w:val="0"/>
          <w:sz w:val="24"/>
          <w:szCs w:val="24"/>
          <w:cs/>
        </w:rPr>
        <w:t>स सुविणमवि पासओ</w:t>
      </w:r>
      <w:r w:rsidRPr="00232CA9">
        <w:rPr>
          <w:rFonts w:hint="cs"/>
          <w:bCs w:val="0"/>
          <w:sz w:val="24"/>
          <w:szCs w:val="24"/>
          <w:cs/>
        </w:rPr>
        <w:t xml:space="preserve"> </w:t>
      </w:r>
      <w:r w:rsidRPr="00232CA9">
        <w:rPr>
          <w:bCs w:val="0"/>
          <w:sz w:val="24"/>
          <w:szCs w:val="24"/>
          <w:cs/>
        </w:rPr>
        <w:t xml:space="preserve">एवंगुणजातीयस्स पावे कम्मे कज्जइ </w:t>
      </w:r>
      <w:r w:rsidRPr="00232CA9">
        <w:rPr>
          <w:rFonts w:hint="cs"/>
          <w:bCs w:val="0"/>
          <w:sz w:val="24"/>
          <w:szCs w:val="24"/>
          <w:cs/>
          <w:lang w:bidi="sa-IN"/>
        </w:rPr>
        <w:t>।</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पु</w:t>
      </w:r>
      <w:r w:rsidRPr="00232CA9">
        <w:rPr>
          <w:rFonts w:hint="cs"/>
          <w:bCs w:val="0"/>
          <w:sz w:val="24"/>
          <w:szCs w:val="24"/>
          <w:cs/>
          <w:lang w:bidi="sa-IN"/>
        </w:rPr>
        <w:t>न</w:t>
      </w:r>
      <w:r w:rsidRPr="00232CA9">
        <w:rPr>
          <w:bCs w:val="0"/>
          <w:sz w:val="24"/>
          <w:szCs w:val="24"/>
          <w:cs/>
        </w:rPr>
        <w:t>रवि चोय</w:t>
      </w:r>
      <w:r w:rsidRPr="00232CA9">
        <w:rPr>
          <w:rFonts w:hint="cs"/>
          <w:bCs w:val="0"/>
          <w:sz w:val="24"/>
          <w:szCs w:val="24"/>
          <w:cs/>
          <w:lang w:bidi="sa-IN"/>
        </w:rPr>
        <w:t>ए</w:t>
      </w:r>
      <w:r w:rsidRPr="00232CA9">
        <w:rPr>
          <w:bCs w:val="0"/>
          <w:sz w:val="24"/>
          <w:szCs w:val="24"/>
          <w:cs/>
        </w:rPr>
        <w:t xml:space="preserve"> एवं ब्रवीति-</w:t>
      </w:r>
      <w:r w:rsidRPr="00232CA9">
        <w:rPr>
          <w:rFonts w:hint="cs"/>
          <w:bCs w:val="0"/>
          <w:sz w:val="24"/>
          <w:szCs w:val="24"/>
          <w:cs/>
          <w:lang w:bidi="sa-IN"/>
        </w:rPr>
        <w:t xml:space="preserve"> </w:t>
      </w:r>
      <w:r w:rsidRPr="00232CA9">
        <w:rPr>
          <w:bCs w:val="0"/>
          <w:sz w:val="24"/>
          <w:szCs w:val="24"/>
          <w:cs/>
        </w:rPr>
        <w:t>तत्थ</w:t>
      </w:r>
      <w:r w:rsidRPr="00232CA9">
        <w:rPr>
          <w:rFonts w:hint="cs"/>
          <w:bCs w:val="0"/>
          <w:sz w:val="24"/>
          <w:szCs w:val="24"/>
          <w:cs/>
          <w:lang w:bidi="sa-IN"/>
        </w:rPr>
        <w:t xml:space="preserve"> </w:t>
      </w:r>
      <w:r w:rsidRPr="00232CA9">
        <w:rPr>
          <w:bCs w:val="0"/>
          <w:sz w:val="24"/>
          <w:szCs w:val="24"/>
          <w:cs/>
        </w:rPr>
        <w:t>णं जे ते एवमाहंसु-</w:t>
      </w:r>
      <w:r w:rsidRPr="00232CA9">
        <w:rPr>
          <w:rFonts w:hint="cs"/>
          <w:bCs w:val="0"/>
          <w:sz w:val="24"/>
          <w:szCs w:val="24"/>
          <w:cs/>
          <w:lang w:bidi="sa-IN"/>
        </w:rPr>
        <w:t xml:space="preserve"> </w:t>
      </w:r>
      <w:r w:rsidRPr="00232CA9">
        <w:rPr>
          <w:bCs w:val="0"/>
          <w:sz w:val="24"/>
          <w:szCs w:val="24"/>
          <w:cs/>
        </w:rPr>
        <w:t>असंतएणं मणेणं पावएणं असंतियाए वईए पावियाए असंतएणं काएणं पावएणं अहणंतस्स अम</w:t>
      </w:r>
      <w:r w:rsidRPr="00232CA9">
        <w:rPr>
          <w:rFonts w:hint="cs"/>
          <w:bCs w:val="0"/>
          <w:sz w:val="24"/>
          <w:szCs w:val="24"/>
          <w:cs/>
          <w:lang w:bidi="sa-IN"/>
        </w:rPr>
        <w:t>न</w:t>
      </w:r>
      <w:r w:rsidRPr="00232CA9">
        <w:rPr>
          <w:bCs w:val="0"/>
          <w:sz w:val="24"/>
          <w:szCs w:val="24"/>
          <w:cs/>
        </w:rPr>
        <w:t>क्खस्स अवियार-म</w:t>
      </w:r>
      <w:r w:rsidRPr="00232CA9">
        <w:rPr>
          <w:rFonts w:hint="cs"/>
          <w:bCs w:val="0"/>
          <w:sz w:val="24"/>
          <w:szCs w:val="24"/>
          <w:cs/>
          <w:lang w:bidi="sa-IN"/>
        </w:rPr>
        <w:t>न</w:t>
      </w:r>
      <w:r w:rsidRPr="00232CA9">
        <w:rPr>
          <w:bCs w:val="0"/>
          <w:sz w:val="24"/>
          <w:szCs w:val="24"/>
          <w:cs/>
        </w:rPr>
        <w:t>वयण-काय-वक्कस्स सुविणमवि अपस्सओ पावे कम्मे कज्जइ</w:t>
      </w:r>
      <w:r w:rsidRPr="00232CA9">
        <w:rPr>
          <w:rFonts w:hint="cs"/>
          <w:bCs w:val="0"/>
          <w:sz w:val="24"/>
          <w:szCs w:val="24"/>
          <w:cs/>
        </w:rPr>
        <w:t>,</w:t>
      </w:r>
      <w:r w:rsidRPr="00232CA9">
        <w:rPr>
          <w:bCs w:val="0"/>
          <w:sz w:val="24"/>
          <w:szCs w:val="24"/>
          <w:cs/>
        </w:rPr>
        <w:t xml:space="preserve"> तत्थ णं जे ते एवमाहंसु मिच्छं ते एवमाहंसु </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तत्थ प</w:t>
      </w:r>
      <w:r w:rsidRPr="00232CA9">
        <w:rPr>
          <w:rFonts w:hint="cs"/>
          <w:bCs w:val="0"/>
          <w:sz w:val="24"/>
          <w:szCs w:val="24"/>
          <w:cs/>
          <w:lang w:bidi="sa-IN"/>
        </w:rPr>
        <w:t>न्न</w:t>
      </w:r>
      <w:r w:rsidRPr="00232CA9">
        <w:rPr>
          <w:bCs w:val="0"/>
          <w:sz w:val="24"/>
          <w:szCs w:val="24"/>
          <w:cs/>
        </w:rPr>
        <w:t>वए चोयग एवं वयासी-</w:t>
      </w:r>
      <w:r w:rsidRPr="00232CA9">
        <w:rPr>
          <w:rFonts w:hint="cs"/>
          <w:bCs w:val="0"/>
          <w:sz w:val="24"/>
          <w:szCs w:val="24"/>
          <w:cs/>
          <w:lang w:bidi="sa-IN"/>
        </w:rPr>
        <w:t xml:space="preserve"> </w:t>
      </w:r>
      <w:r w:rsidRPr="00232CA9">
        <w:rPr>
          <w:rFonts w:hint="cs"/>
          <w:bCs w:val="0"/>
          <w:sz w:val="24"/>
          <w:szCs w:val="24"/>
          <w:cs/>
        </w:rPr>
        <w:t xml:space="preserve">तं सम्मं </w:t>
      </w:r>
      <w:r w:rsidRPr="00232CA9">
        <w:rPr>
          <w:bCs w:val="0"/>
          <w:sz w:val="24"/>
          <w:szCs w:val="24"/>
          <w:cs/>
        </w:rPr>
        <w:t>जं मए पुव्वं वुत्तं</w:t>
      </w:r>
      <w:r w:rsidRPr="00232CA9">
        <w:rPr>
          <w:rFonts w:hint="cs"/>
          <w:bCs w:val="0"/>
          <w:sz w:val="24"/>
          <w:szCs w:val="24"/>
          <w:cs/>
        </w:rPr>
        <w:t>,</w:t>
      </w:r>
      <w:r w:rsidRPr="00232CA9">
        <w:rPr>
          <w:bCs w:val="0"/>
          <w:sz w:val="24"/>
          <w:szCs w:val="24"/>
          <w:cs/>
        </w:rPr>
        <w:t xml:space="preserve"> असं</w:t>
      </w:r>
      <w:r w:rsidRPr="00232CA9">
        <w:rPr>
          <w:rFonts w:hint="cs"/>
          <w:bCs w:val="0"/>
          <w:sz w:val="24"/>
          <w:szCs w:val="24"/>
          <w:cs/>
          <w:lang w:bidi="sa-IN"/>
        </w:rPr>
        <w:t>त</w:t>
      </w:r>
      <w:r w:rsidRPr="00232CA9">
        <w:rPr>
          <w:bCs w:val="0"/>
          <w:sz w:val="24"/>
          <w:szCs w:val="24"/>
          <w:cs/>
        </w:rPr>
        <w:t>एणं मणेणं पावएणं असंतियाए वईए पावियाए असंतएणं काएणं पावएणं अहणंतस्स अम</w:t>
      </w:r>
      <w:r w:rsidRPr="00232CA9">
        <w:rPr>
          <w:rFonts w:hint="cs"/>
          <w:bCs w:val="0"/>
          <w:sz w:val="24"/>
          <w:szCs w:val="24"/>
          <w:cs/>
          <w:lang w:bidi="sa-IN"/>
        </w:rPr>
        <w:t>न</w:t>
      </w:r>
      <w:r w:rsidRPr="00232CA9">
        <w:rPr>
          <w:bCs w:val="0"/>
          <w:sz w:val="24"/>
          <w:szCs w:val="24"/>
          <w:cs/>
        </w:rPr>
        <w:t>क्खस्स अवियार</w:t>
      </w:r>
      <w:r w:rsidRPr="00232CA9">
        <w:rPr>
          <w:rFonts w:hint="cs"/>
          <w:bCs w:val="0"/>
          <w:sz w:val="24"/>
          <w:szCs w:val="24"/>
          <w:cs/>
        </w:rPr>
        <w:t xml:space="preserve"> </w:t>
      </w:r>
      <w:r w:rsidRPr="00232CA9">
        <w:rPr>
          <w:bCs w:val="0"/>
          <w:sz w:val="24"/>
          <w:szCs w:val="24"/>
          <w:cs/>
        </w:rPr>
        <w:t>म</w:t>
      </w:r>
      <w:r w:rsidRPr="00232CA9">
        <w:rPr>
          <w:rFonts w:hint="cs"/>
          <w:bCs w:val="0"/>
          <w:sz w:val="24"/>
          <w:szCs w:val="24"/>
          <w:cs/>
          <w:lang w:bidi="sa-IN"/>
        </w:rPr>
        <w:t>न</w:t>
      </w:r>
      <w:r w:rsidRPr="00232CA9">
        <w:rPr>
          <w:bCs w:val="0"/>
          <w:sz w:val="24"/>
          <w:szCs w:val="24"/>
          <w:cs/>
        </w:rPr>
        <w:t>-वयण-काय-</w:t>
      </w:r>
      <w:r w:rsidRPr="00232CA9">
        <w:rPr>
          <w:rFonts w:hint="cs"/>
          <w:bCs w:val="0"/>
          <w:sz w:val="24"/>
          <w:szCs w:val="24"/>
          <w:cs/>
        </w:rPr>
        <w:t xml:space="preserve"> </w:t>
      </w:r>
      <w:r w:rsidRPr="00232CA9">
        <w:rPr>
          <w:bCs w:val="0"/>
          <w:sz w:val="24"/>
          <w:szCs w:val="24"/>
          <w:cs/>
        </w:rPr>
        <w:t>वक्कस्स सुविणमवि अपस्सओ पावे कम्मे कज्जइ</w:t>
      </w:r>
      <w:r w:rsidRPr="00232CA9">
        <w:rPr>
          <w:rFonts w:hint="cs"/>
          <w:bCs w:val="0"/>
          <w:sz w:val="24"/>
          <w:szCs w:val="24"/>
          <w:cs/>
          <w:lang w:bidi="sa-IN"/>
        </w:rPr>
        <w:t>,</w:t>
      </w:r>
      <w:r w:rsidRPr="00232CA9">
        <w:rPr>
          <w:bCs w:val="0"/>
          <w:sz w:val="24"/>
          <w:szCs w:val="24"/>
          <w:cs/>
        </w:rPr>
        <w:t xml:space="preserve"> तं सम्मं</w:t>
      </w:r>
      <w:r w:rsidRPr="00232CA9">
        <w:rPr>
          <w:rFonts w:hint="cs"/>
          <w:bCs w:val="0"/>
          <w:sz w:val="24"/>
          <w:szCs w:val="24"/>
          <w:cs/>
          <w:lang w:bidi="sa-IN"/>
        </w:rPr>
        <w:t>,</w:t>
      </w:r>
      <w:r w:rsidRPr="00232CA9">
        <w:rPr>
          <w:bCs w:val="0"/>
          <w:sz w:val="24"/>
          <w:szCs w:val="24"/>
          <w:cs/>
        </w:rPr>
        <w:t xml:space="preserve"> कस्स णं तं हेउं </w:t>
      </w:r>
      <w:r w:rsidRPr="00232CA9">
        <w:rPr>
          <w:bCs w:val="0"/>
          <w:sz w:val="24"/>
          <w:szCs w:val="24"/>
        </w:rPr>
        <w:t>?</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आचार्य आह-</w:t>
      </w:r>
      <w:r w:rsidRPr="00232CA9">
        <w:rPr>
          <w:rFonts w:hint="cs"/>
          <w:bCs w:val="0"/>
          <w:sz w:val="24"/>
          <w:szCs w:val="24"/>
          <w:cs/>
          <w:lang w:bidi="sa-IN"/>
        </w:rPr>
        <w:t xml:space="preserve"> </w:t>
      </w:r>
      <w:r w:rsidRPr="00232CA9">
        <w:rPr>
          <w:bCs w:val="0"/>
          <w:sz w:val="24"/>
          <w:szCs w:val="24"/>
          <w:cs/>
        </w:rPr>
        <w:t>तत्थ खलु भगवया छज्जीवणिकाया हेऊ प</w:t>
      </w:r>
      <w:r w:rsidRPr="00232CA9">
        <w:rPr>
          <w:rFonts w:hint="cs"/>
          <w:bCs w:val="0"/>
          <w:sz w:val="24"/>
          <w:szCs w:val="24"/>
          <w:cs/>
          <w:lang w:bidi="sa-IN"/>
        </w:rPr>
        <w:t>न्न</w:t>
      </w:r>
      <w:r w:rsidRPr="00232CA9">
        <w:rPr>
          <w:bCs w:val="0"/>
          <w:sz w:val="24"/>
          <w:szCs w:val="24"/>
          <w:cs/>
        </w:rPr>
        <w:t>त्ता</w:t>
      </w:r>
      <w:r w:rsidRPr="00232CA9">
        <w:rPr>
          <w:rFonts w:hint="cs"/>
          <w:bCs w:val="0"/>
          <w:sz w:val="24"/>
          <w:szCs w:val="24"/>
          <w:cs/>
          <w:lang w:bidi="sa-IN"/>
        </w:rPr>
        <w:t>,</w:t>
      </w:r>
      <w:r w:rsidRPr="00232CA9">
        <w:rPr>
          <w:bCs w:val="0"/>
          <w:sz w:val="24"/>
          <w:szCs w:val="24"/>
          <w:cs/>
        </w:rPr>
        <w:t xml:space="preserve"> तं जहा-पुढविकाइया </w:t>
      </w:r>
      <w:r w:rsidRPr="00232CA9">
        <w:rPr>
          <w:rFonts w:hint="cs"/>
          <w:bCs w:val="0"/>
          <w:sz w:val="24"/>
          <w:szCs w:val="24"/>
          <w:cs/>
          <w:lang w:bidi="sa-IN"/>
        </w:rPr>
        <w:t>जाव</w:t>
      </w:r>
      <w:r w:rsidRPr="00232CA9">
        <w:rPr>
          <w:bCs w:val="0"/>
          <w:sz w:val="24"/>
          <w:szCs w:val="24"/>
          <w:cs/>
        </w:rPr>
        <w:t xml:space="preserve"> तसकाइया</w:t>
      </w:r>
      <w:r w:rsidRPr="00232CA9">
        <w:rPr>
          <w:rFonts w:hint="cs"/>
          <w:bCs w:val="0"/>
          <w:sz w:val="24"/>
          <w:szCs w:val="24"/>
          <w:cs/>
          <w:lang w:bidi="sa-IN"/>
        </w:rPr>
        <w:t>,</w:t>
      </w:r>
      <w:r w:rsidRPr="00232CA9">
        <w:rPr>
          <w:bCs w:val="0"/>
          <w:sz w:val="24"/>
          <w:szCs w:val="24"/>
          <w:cs/>
        </w:rPr>
        <w:t xml:space="preserve"> इच्चेतेहिं छहिं जीव</w:t>
      </w:r>
      <w:r w:rsidRPr="00232CA9">
        <w:rPr>
          <w:rFonts w:hint="cs"/>
          <w:bCs w:val="0"/>
          <w:sz w:val="24"/>
          <w:szCs w:val="24"/>
          <w:cs/>
          <w:lang w:bidi="sa-IN"/>
        </w:rPr>
        <w:t>नि</w:t>
      </w:r>
      <w:r w:rsidRPr="00232CA9">
        <w:rPr>
          <w:bCs w:val="0"/>
          <w:sz w:val="24"/>
          <w:szCs w:val="24"/>
          <w:cs/>
        </w:rPr>
        <w:t xml:space="preserve">काएहिं आया अप्पडिहयपच्चक्खाय-पावकम्मे </w:t>
      </w:r>
      <w:r w:rsidRPr="00232CA9">
        <w:rPr>
          <w:rFonts w:hint="cs"/>
          <w:bCs w:val="0"/>
          <w:sz w:val="24"/>
          <w:szCs w:val="24"/>
          <w:cs/>
          <w:lang w:bidi="sa-IN"/>
        </w:rPr>
        <w:t>नि</w:t>
      </w:r>
      <w:r w:rsidRPr="00232CA9">
        <w:rPr>
          <w:bCs w:val="0"/>
          <w:sz w:val="24"/>
          <w:szCs w:val="24"/>
          <w:cs/>
        </w:rPr>
        <w:t>च्चं पसढ-विओवात-चित्त-दंडे</w:t>
      </w:r>
      <w:r w:rsidRPr="00232CA9">
        <w:rPr>
          <w:rFonts w:hint="cs"/>
          <w:bCs w:val="0"/>
          <w:sz w:val="24"/>
          <w:szCs w:val="24"/>
          <w:cs/>
          <w:lang w:bidi="sa-IN"/>
        </w:rPr>
        <w:t>,</w:t>
      </w:r>
      <w:r w:rsidRPr="00232CA9">
        <w:rPr>
          <w:bCs w:val="0"/>
          <w:sz w:val="24"/>
          <w:szCs w:val="24"/>
          <w:cs/>
        </w:rPr>
        <w:t xml:space="preserve"> तं जहा पाणाइवाए </w:t>
      </w:r>
      <w:r w:rsidRPr="00232CA9">
        <w:rPr>
          <w:rFonts w:hint="cs"/>
          <w:bCs w:val="0"/>
          <w:sz w:val="24"/>
          <w:szCs w:val="24"/>
          <w:cs/>
          <w:lang w:bidi="sa-IN"/>
        </w:rPr>
        <w:t>जाव</w:t>
      </w:r>
      <w:r w:rsidRPr="00232CA9">
        <w:rPr>
          <w:bCs w:val="0"/>
          <w:sz w:val="24"/>
          <w:szCs w:val="24"/>
          <w:cs/>
        </w:rPr>
        <w:t xml:space="preserve"> परिग्गहे कोहे </w:t>
      </w:r>
      <w:r w:rsidRPr="00232CA9">
        <w:rPr>
          <w:rFonts w:hint="cs"/>
          <w:bCs w:val="0"/>
          <w:sz w:val="24"/>
          <w:szCs w:val="24"/>
          <w:cs/>
          <w:lang w:bidi="sa-IN"/>
        </w:rPr>
        <w:t>जाव</w:t>
      </w:r>
      <w:r w:rsidRPr="00232CA9">
        <w:rPr>
          <w:bCs w:val="0"/>
          <w:sz w:val="24"/>
          <w:szCs w:val="24"/>
          <w:cs/>
        </w:rPr>
        <w:t xml:space="preserve"> मिच्छादंसणसल्ले</w:t>
      </w:r>
      <w:r w:rsidRPr="00232CA9">
        <w:rPr>
          <w:bCs w:val="0"/>
          <w:sz w:val="24"/>
          <w:szCs w:val="24"/>
        </w:rPr>
        <w:t xml:space="preserve">, </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आचार्य आह-</w:t>
      </w:r>
      <w:r w:rsidRPr="00232CA9">
        <w:rPr>
          <w:rFonts w:hint="cs"/>
          <w:bCs w:val="0"/>
          <w:sz w:val="24"/>
          <w:szCs w:val="24"/>
          <w:cs/>
          <w:lang w:bidi="sa-IN"/>
        </w:rPr>
        <w:t xml:space="preserve"> </w:t>
      </w:r>
      <w:r w:rsidRPr="00232CA9">
        <w:rPr>
          <w:bCs w:val="0"/>
          <w:sz w:val="24"/>
          <w:szCs w:val="24"/>
          <w:cs/>
        </w:rPr>
        <w:t>तत्थ खलु भगवया वहए दिट्ठंते प</w:t>
      </w:r>
      <w:r w:rsidRPr="00232CA9">
        <w:rPr>
          <w:rFonts w:hint="cs"/>
          <w:bCs w:val="0"/>
          <w:sz w:val="24"/>
          <w:szCs w:val="24"/>
          <w:cs/>
          <w:lang w:bidi="sa-IN"/>
        </w:rPr>
        <w:t>न्न</w:t>
      </w:r>
      <w:r w:rsidRPr="00232CA9">
        <w:rPr>
          <w:bCs w:val="0"/>
          <w:sz w:val="24"/>
          <w:szCs w:val="24"/>
          <w:cs/>
        </w:rPr>
        <w:t>त्ते</w:t>
      </w:r>
      <w:r w:rsidRPr="00232CA9">
        <w:rPr>
          <w:rFonts w:hint="cs"/>
          <w:bCs w:val="0"/>
          <w:sz w:val="24"/>
          <w:szCs w:val="24"/>
          <w:cs/>
          <w:lang w:bidi="sa-IN"/>
        </w:rPr>
        <w:t xml:space="preserve"> </w:t>
      </w:r>
      <w:r w:rsidRPr="00232CA9">
        <w:rPr>
          <w:bCs w:val="0"/>
          <w:sz w:val="24"/>
          <w:szCs w:val="24"/>
          <w:cs/>
        </w:rPr>
        <w:t xml:space="preserve">से जहानामए वहए सिया गाहावइस्स वा गाहावइपुत्तस्स वा रण्णो वा रायपुरिस्स वा खणं </w:t>
      </w:r>
      <w:r w:rsidRPr="00232CA9">
        <w:rPr>
          <w:rFonts w:hint="cs"/>
          <w:bCs w:val="0"/>
          <w:sz w:val="24"/>
          <w:szCs w:val="24"/>
          <w:cs/>
          <w:lang w:bidi="sa-IN"/>
        </w:rPr>
        <w:t>निद्दाय</w:t>
      </w:r>
      <w:r w:rsidRPr="00232CA9">
        <w:rPr>
          <w:bCs w:val="0"/>
          <w:sz w:val="24"/>
          <w:szCs w:val="24"/>
          <w:cs/>
        </w:rPr>
        <w:t xml:space="preserve"> पविसिस्सामि खणं लद्घूण वहिस्सामित्ति पहारेमाणे से किं </w:t>
      </w:r>
      <w:r w:rsidRPr="00232CA9">
        <w:rPr>
          <w:rFonts w:hint="cs"/>
          <w:bCs w:val="0"/>
          <w:sz w:val="24"/>
          <w:szCs w:val="24"/>
          <w:cs/>
          <w:lang w:bidi="sa-IN"/>
        </w:rPr>
        <w:t>नु</w:t>
      </w:r>
      <w:r w:rsidRPr="00232CA9">
        <w:rPr>
          <w:bCs w:val="0"/>
          <w:sz w:val="24"/>
          <w:szCs w:val="24"/>
          <w:cs/>
        </w:rPr>
        <w:t xml:space="preserve"> हु नाम से वहए तस्स वा गाहावइस्स गाहावइपुत्तस्स वा रण्णो वा रायपुरिसस्स </w:t>
      </w:r>
      <w:r w:rsidRPr="00232CA9">
        <w:rPr>
          <w:rFonts w:hint="cs"/>
          <w:bCs w:val="0"/>
          <w:sz w:val="24"/>
          <w:szCs w:val="24"/>
          <w:cs/>
          <w:lang w:bidi="sa-IN"/>
        </w:rPr>
        <w:t xml:space="preserve">वा </w:t>
      </w:r>
      <w:r w:rsidRPr="00232CA9">
        <w:rPr>
          <w:bCs w:val="0"/>
          <w:sz w:val="24"/>
          <w:szCs w:val="24"/>
          <w:cs/>
        </w:rPr>
        <w:t xml:space="preserve">खणं </w:t>
      </w:r>
      <w:r w:rsidRPr="00232CA9">
        <w:rPr>
          <w:rFonts w:hint="cs"/>
          <w:bCs w:val="0"/>
          <w:sz w:val="24"/>
          <w:szCs w:val="24"/>
          <w:cs/>
          <w:lang w:bidi="sa-IN"/>
        </w:rPr>
        <w:t>निद्दाय</w:t>
      </w:r>
      <w:r w:rsidRPr="00232CA9">
        <w:rPr>
          <w:bCs w:val="0"/>
          <w:sz w:val="24"/>
          <w:szCs w:val="24"/>
          <w:cs/>
        </w:rPr>
        <w:t xml:space="preserve"> पविसिस्सामि खणं लद्घूणं वहिस्सामित्ति पहारेमाणे दिया वा राओ वा सुत्ते वा जागरमाणे वा अमित्तभूए मिच्छासंठिए </w:t>
      </w:r>
      <w:r w:rsidRPr="00232CA9">
        <w:rPr>
          <w:rFonts w:hint="cs"/>
          <w:bCs w:val="0"/>
          <w:sz w:val="24"/>
          <w:szCs w:val="24"/>
          <w:cs/>
          <w:lang w:bidi="sa-IN"/>
        </w:rPr>
        <w:t>नि</w:t>
      </w:r>
      <w:r w:rsidRPr="00232CA9">
        <w:rPr>
          <w:bCs w:val="0"/>
          <w:sz w:val="24"/>
          <w:szCs w:val="24"/>
          <w:cs/>
        </w:rPr>
        <w:t>च्चं पसढ-विओवायचितदंडे भवइ</w:t>
      </w:r>
      <w:r w:rsidRPr="00232CA9">
        <w:rPr>
          <w:bCs w:val="0"/>
          <w:sz w:val="24"/>
          <w:szCs w:val="24"/>
        </w:rPr>
        <w:t>,</w:t>
      </w:r>
      <w:r w:rsidRPr="00232CA9">
        <w:rPr>
          <w:rFonts w:hint="cs"/>
          <w:bCs w:val="0"/>
          <w:sz w:val="24"/>
          <w:szCs w:val="24"/>
          <w:cs/>
          <w:lang w:bidi="sa-IN"/>
        </w:rPr>
        <w:t xml:space="preserve"> </w:t>
      </w:r>
      <w:r w:rsidRPr="00232CA9">
        <w:rPr>
          <w:bCs w:val="0"/>
          <w:sz w:val="24"/>
          <w:szCs w:val="24"/>
        </w:rPr>
        <w:t xml:space="preserve">? </w:t>
      </w:r>
      <w:r w:rsidRPr="00232CA9">
        <w:rPr>
          <w:bCs w:val="0"/>
          <w:sz w:val="24"/>
          <w:szCs w:val="24"/>
          <w:cs/>
        </w:rPr>
        <w:t xml:space="preserve">एवं वियागरेमाणे समियाए वियागरे </w:t>
      </w:r>
      <w:r w:rsidRPr="00232CA9">
        <w:rPr>
          <w:bCs w:val="0"/>
          <w:sz w:val="24"/>
          <w:szCs w:val="24"/>
        </w:rPr>
        <w:t>?</w:t>
      </w:r>
      <w:r w:rsidRPr="00232CA9">
        <w:rPr>
          <w:rFonts w:hint="cs"/>
          <w:bCs w:val="0"/>
          <w:sz w:val="24"/>
          <w:szCs w:val="24"/>
          <w:cs/>
          <w:lang w:bidi="sa-IN"/>
        </w:rPr>
        <w:t xml:space="preserve"> </w:t>
      </w:r>
      <w:r w:rsidRPr="00232CA9">
        <w:rPr>
          <w:bCs w:val="0"/>
          <w:sz w:val="24"/>
          <w:szCs w:val="24"/>
          <w:cs/>
        </w:rPr>
        <w:t>चोयए-</w:t>
      </w:r>
      <w:r w:rsidRPr="00232CA9">
        <w:rPr>
          <w:rFonts w:hint="cs"/>
          <w:bCs w:val="0"/>
          <w:sz w:val="24"/>
          <w:szCs w:val="24"/>
          <w:cs/>
          <w:lang w:bidi="sa-IN"/>
        </w:rPr>
        <w:t xml:space="preserve"> </w:t>
      </w:r>
      <w:r w:rsidRPr="00232CA9">
        <w:rPr>
          <w:bCs w:val="0"/>
          <w:sz w:val="24"/>
          <w:szCs w:val="24"/>
          <w:cs/>
        </w:rPr>
        <w:t xml:space="preserve">हंता भवइ </w:t>
      </w:r>
      <w:r w:rsidRPr="00232CA9">
        <w:rPr>
          <w:rFonts w:hint="cs"/>
          <w:bCs w:val="0"/>
          <w:sz w:val="24"/>
          <w:szCs w:val="24"/>
          <w:cs/>
          <w:lang w:bidi="sa-IN"/>
        </w:rPr>
        <w:t>।</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आचार्य आह-</w:t>
      </w:r>
      <w:r w:rsidRPr="00232CA9">
        <w:rPr>
          <w:rFonts w:hint="cs"/>
          <w:bCs w:val="0"/>
          <w:sz w:val="24"/>
          <w:szCs w:val="24"/>
          <w:cs/>
          <w:lang w:bidi="sa-IN"/>
        </w:rPr>
        <w:t xml:space="preserve"> </w:t>
      </w:r>
      <w:r w:rsidRPr="00232CA9">
        <w:rPr>
          <w:bCs w:val="0"/>
          <w:sz w:val="24"/>
          <w:szCs w:val="24"/>
          <w:cs/>
        </w:rPr>
        <w:t xml:space="preserve">जहा से वहए तस्स गाहावइस्स वा गाहावइपुत्तस्स वा रण्णो वा रायपुरिसस्स </w:t>
      </w:r>
      <w:r w:rsidRPr="00232CA9">
        <w:rPr>
          <w:rFonts w:hint="cs"/>
          <w:bCs w:val="0"/>
          <w:sz w:val="24"/>
          <w:szCs w:val="24"/>
          <w:cs/>
          <w:lang w:bidi="sa-IN"/>
        </w:rPr>
        <w:t xml:space="preserve">वा </w:t>
      </w:r>
      <w:r w:rsidRPr="00232CA9">
        <w:rPr>
          <w:bCs w:val="0"/>
          <w:sz w:val="24"/>
          <w:szCs w:val="24"/>
          <w:cs/>
        </w:rPr>
        <w:t xml:space="preserve">खणं </w:t>
      </w:r>
      <w:r w:rsidRPr="00232CA9">
        <w:rPr>
          <w:rFonts w:hint="cs"/>
          <w:bCs w:val="0"/>
          <w:sz w:val="24"/>
          <w:szCs w:val="24"/>
          <w:cs/>
          <w:lang w:bidi="sa-IN"/>
        </w:rPr>
        <w:t xml:space="preserve">निद्दाय </w:t>
      </w:r>
      <w:r w:rsidRPr="00232CA9">
        <w:rPr>
          <w:bCs w:val="0"/>
          <w:sz w:val="24"/>
          <w:szCs w:val="24"/>
          <w:cs/>
        </w:rPr>
        <w:t xml:space="preserve">पविसिस्सामि खणं लद्घूणं वहिस्सामित्ति पहारेमाणे दिया वा राओ वा सुत्ते वा जागरमाणे वा अमित्तभूए मिच्छासंठिए </w:t>
      </w:r>
      <w:r w:rsidRPr="00232CA9">
        <w:rPr>
          <w:rFonts w:hint="cs"/>
          <w:bCs w:val="0"/>
          <w:sz w:val="24"/>
          <w:szCs w:val="24"/>
          <w:cs/>
          <w:lang w:bidi="sa-IN"/>
        </w:rPr>
        <w:t>नि</w:t>
      </w:r>
      <w:r w:rsidRPr="00232CA9">
        <w:rPr>
          <w:bCs w:val="0"/>
          <w:sz w:val="24"/>
          <w:szCs w:val="24"/>
          <w:cs/>
        </w:rPr>
        <w:t>च्चं पसढ-विओवाय-चित्तदंडे</w:t>
      </w:r>
      <w:r w:rsidR="002D071D" w:rsidRPr="00232CA9">
        <w:rPr>
          <w:rFonts w:hint="cs"/>
          <w:bCs w:val="0"/>
          <w:color w:val="00B050"/>
          <w:sz w:val="24"/>
          <w:szCs w:val="24"/>
          <w:cs/>
        </w:rPr>
        <w:t>०</w:t>
      </w:r>
      <w:r w:rsidRPr="00232CA9">
        <w:rPr>
          <w:bCs w:val="0"/>
          <w:sz w:val="24"/>
          <w:szCs w:val="24"/>
          <w:cs/>
        </w:rPr>
        <w:t xml:space="preserve"> एवामेव बाले वि सव्वेसिं पाणाणं </w:t>
      </w:r>
      <w:r w:rsidRPr="00232CA9">
        <w:rPr>
          <w:rFonts w:hint="cs"/>
          <w:bCs w:val="0"/>
          <w:sz w:val="24"/>
          <w:szCs w:val="24"/>
          <w:cs/>
          <w:lang w:bidi="sa-IN"/>
        </w:rPr>
        <w:t>जाव</w:t>
      </w:r>
      <w:r w:rsidRPr="00232CA9">
        <w:rPr>
          <w:bCs w:val="0"/>
          <w:sz w:val="24"/>
          <w:szCs w:val="24"/>
          <w:cs/>
        </w:rPr>
        <w:t xml:space="preserve"> सव्वेसिं सत्ताणं दिया वा राओ वा सुत्ते वा जागरमाणे वा अमित्तभूए मिच्छासंठिए </w:t>
      </w:r>
      <w:r w:rsidRPr="00232CA9">
        <w:rPr>
          <w:rFonts w:hint="cs"/>
          <w:bCs w:val="0"/>
          <w:sz w:val="24"/>
          <w:szCs w:val="24"/>
          <w:cs/>
          <w:lang w:bidi="sa-IN"/>
        </w:rPr>
        <w:t>नि</w:t>
      </w:r>
      <w:r w:rsidRPr="00232CA9">
        <w:rPr>
          <w:bCs w:val="0"/>
          <w:sz w:val="24"/>
          <w:szCs w:val="24"/>
          <w:cs/>
        </w:rPr>
        <w:t>च्चं पसढ-विओवाय-चित्तदंडे</w:t>
      </w:r>
      <w:r w:rsidRPr="00232CA9">
        <w:rPr>
          <w:rFonts w:hint="cs"/>
          <w:bCs w:val="0"/>
          <w:sz w:val="24"/>
          <w:szCs w:val="24"/>
          <w:cs/>
          <w:lang w:bidi="sa-IN"/>
        </w:rPr>
        <w:t>,</w:t>
      </w:r>
      <w:r w:rsidRPr="00232CA9">
        <w:rPr>
          <w:bCs w:val="0"/>
          <w:sz w:val="24"/>
          <w:szCs w:val="24"/>
          <w:cs/>
        </w:rPr>
        <w:t xml:space="preserve"> तं जहा-पाणाइवाए जाव मिच्छादंसणसल्ले</w:t>
      </w:r>
      <w:r w:rsidRPr="00232CA9">
        <w:rPr>
          <w:rFonts w:hint="cs"/>
          <w:bCs w:val="0"/>
          <w:sz w:val="24"/>
          <w:szCs w:val="24"/>
          <w:cs/>
        </w:rPr>
        <w:t>,</w:t>
      </w:r>
      <w:r w:rsidRPr="00232CA9">
        <w:rPr>
          <w:bCs w:val="0"/>
          <w:sz w:val="24"/>
          <w:szCs w:val="24"/>
          <w:cs/>
        </w:rPr>
        <w:t xml:space="preserve"> </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ए</w:t>
      </w:r>
      <w:r w:rsidRPr="00232CA9">
        <w:rPr>
          <w:rFonts w:hint="cs"/>
          <w:bCs w:val="0"/>
          <w:sz w:val="24"/>
          <w:szCs w:val="24"/>
          <w:cs/>
          <w:lang w:bidi="sa-IN"/>
        </w:rPr>
        <w:t>वं</w:t>
      </w:r>
      <w:r w:rsidRPr="00232CA9">
        <w:rPr>
          <w:bCs w:val="0"/>
          <w:sz w:val="24"/>
          <w:szCs w:val="24"/>
          <w:cs/>
        </w:rPr>
        <w:t xml:space="preserve"> खलु भगवया अक्खाए असंजए अविरए अप्पडिहय</w:t>
      </w:r>
      <w:r w:rsidRPr="00232CA9">
        <w:rPr>
          <w:rFonts w:hint="cs"/>
          <w:bCs w:val="0"/>
          <w:sz w:val="24"/>
          <w:szCs w:val="24"/>
          <w:cs/>
          <w:lang w:bidi="sa-IN"/>
        </w:rPr>
        <w:t xml:space="preserve"> </w:t>
      </w:r>
      <w:r w:rsidRPr="00232CA9">
        <w:rPr>
          <w:bCs w:val="0"/>
          <w:sz w:val="24"/>
          <w:szCs w:val="24"/>
          <w:cs/>
        </w:rPr>
        <w:t>पच्चक्खाय</w:t>
      </w:r>
      <w:r w:rsidRPr="00232CA9">
        <w:rPr>
          <w:rFonts w:hint="cs"/>
          <w:bCs w:val="0"/>
          <w:sz w:val="24"/>
          <w:szCs w:val="24"/>
          <w:cs/>
          <w:lang w:bidi="sa-IN"/>
        </w:rPr>
        <w:t xml:space="preserve"> </w:t>
      </w:r>
      <w:r w:rsidRPr="00232CA9">
        <w:rPr>
          <w:bCs w:val="0"/>
          <w:sz w:val="24"/>
          <w:szCs w:val="24"/>
          <w:cs/>
        </w:rPr>
        <w:t>पावकम्मे सकिरिए असुंवडे एगंतदंडे एगंतबाले एगंतसुत्ते यावि भवइ</w:t>
      </w:r>
      <w:r w:rsidRPr="00232CA9">
        <w:rPr>
          <w:rFonts w:hint="cs"/>
          <w:bCs w:val="0"/>
          <w:sz w:val="24"/>
          <w:szCs w:val="24"/>
          <w:cs/>
          <w:lang w:bidi="sa-IN"/>
        </w:rPr>
        <w:t>,</w:t>
      </w:r>
      <w:r w:rsidRPr="00232CA9">
        <w:rPr>
          <w:bCs w:val="0"/>
          <w:sz w:val="24"/>
          <w:szCs w:val="24"/>
          <w:cs/>
        </w:rPr>
        <w:t xml:space="preserve"> से बाले अवियार</w:t>
      </w:r>
      <w:r w:rsidRPr="00232CA9">
        <w:rPr>
          <w:rFonts w:hint="cs"/>
          <w:bCs w:val="0"/>
          <w:sz w:val="24"/>
          <w:szCs w:val="24"/>
          <w:cs/>
        </w:rPr>
        <w:t xml:space="preserve"> </w:t>
      </w:r>
      <w:r w:rsidRPr="00232CA9">
        <w:rPr>
          <w:bCs w:val="0"/>
          <w:sz w:val="24"/>
          <w:szCs w:val="24"/>
          <w:cs/>
        </w:rPr>
        <w:t>म</w:t>
      </w:r>
      <w:r w:rsidRPr="00232CA9">
        <w:rPr>
          <w:rFonts w:hint="cs"/>
          <w:bCs w:val="0"/>
          <w:sz w:val="24"/>
          <w:szCs w:val="24"/>
          <w:cs/>
          <w:lang w:bidi="sa-IN"/>
        </w:rPr>
        <w:t>न</w:t>
      </w:r>
      <w:r w:rsidRPr="00232CA9">
        <w:rPr>
          <w:rFonts w:hint="cs"/>
          <w:bCs w:val="0"/>
          <w:sz w:val="24"/>
          <w:szCs w:val="24"/>
          <w:cs/>
        </w:rPr>
        <w:t>-</w:t>
      </w:r>
      <w:r w:rsidRPr="00232CA9">
        <w:rPr>
          <w:bCs w:val="0"/>
          <w:sz w:val="24"/>
          <w:szCs w:val="24"/>
          <w:cs/>
        </w:rPr>
        <w:t>वयण-काय-</w:t>
      </w:r>
      <w:r w:rsidRPr="00232CA9">
        <w:rPr>
          <w:rFonts w:hint="cs"/>
          <w:bCs w:val="0"/>
          <w:sz w:val="24"/>
          <w:szCs w:val="24"/>
          <w:cs/>
        </w:rPr>
        <w:t xml:space="preserve"> </w:t>
      </w:r>
      <w:r w:rsidRPr="00232CA9">
        <w:rPr>
          <w:bCs w:val="0"/>
          <w:sz w:val="24"/>
          <w:szCs w:val="24"/>
          <w:cs/>
        </w:rPr>
        <w:t xml:space="preserve">वक्के सुविणमणि न पस्सइ पावे य से कम्मे कज्जइ </w:t>
      </w:r>
      <w:r w:rsidRPr="00232CA9">
        <w:rPr>
          <w:rFonts w:hint="cs"/>
          <w:bCs w:val="0"/>
          <w:sz w:val="24"/>
          <w:szCs w:val="24"/>
          <w:cs/>
        </w:rPr>
        <w:t>।</w:t>
      </w:r>
    </w:p>
    <w:p w:rsidR="004A489E" w:rsidRDefault="004605FC" w:rsidP="004A489E">
      <w:pPr>
        <w:pStyle w:val="H4Hindi"/>
        <w:tabs>
          <w:tab w:val="left" w:pos="2250"/>
        </w:tabs>
        <w:spacing w:before="0" w:after="0"/>
        <w:ind w:firstLine="1440"/>
        <w:jc w:val="distribute"/>
        <w:rPr>
          <w:bCs w:val="0"/>
          <w:sz w:val="24"/>
          <w:szCs w:val="24"/>
        </w:rPr>
      </w:pPr>
      <w:r w:rsidRPr="00232CA9">
        <w:rPr>
          <w:bCs w:val="0"/>
          <w:sz w:val="24"/>
          <w:szCs w:val="24"/>
          <w:cs/>
        </w:rPr>
        <w:t xml:space="preserve">जहा से वहए तस्स वा गाहावइस्स </w:t>
      </w:r>
      <w:r w:rsidRPr="00232CA9">
        <w:rPr>
          <w:rFonts w:hint="cs"/>
          <w:bCs w:val="0"/>
          <w:sz w:val="24"/>
          <w:szCs w:val="24"/>
          <w:cs/>
          <w:lang w:bidi="sa-IN"/>
        </w:rPr>
        <w:t>जाव</w:t>
      </w:r>
      <w:r w:rsidRPr="00232CA9">
        <w:rPr>
          <w:bCs w:val="0"/>
          <w:sz w:val="24"/>
          <w:szCs w:val="24"/>
          <w:cs/>
        </w:rPr>
        <w:t xml:space="preserve"> तस्स वा रायपुरिसस्स पत्तेयं-पत्तेयं चित्तं समादा</w:t>
      </w:r>
      <w:r w:rsidRPr="00232CA9">
        <w:rPr>
          <w:rFonts w:hint="cs"/>
          <w:bCs w:val="0"/>
          <w:sz w:val="24"/>
          <w:szCs w:val="24"/>
          <w:cs/>
          <w:lang w:bidi="sa-IN"/>
        </w:rPr>
        <w:t>ए</w:t>
      </w:r>
      <w:r w:rsidRPr="00232CA9">
        <w:rPr>
          <w:bCs w:val="0"/>
          <w:sz w:val="24"/>
          <w:szCs w:val="24"/>
          <w:cs/>
        </w:rPr>
        <w:t xml:space="preserve"> दिया वा राओ वा सुत्ते वा जागरमाणे वा अमित्तभूए मिच्छासंठिए </w:t>
      </w:r>
      <w:r w:rsidRPr="00232CA9">
        <w:rPr>
          <w:rFonts w:hint="cs"/>
          <w:bCs w:val="0"/>
          <w:sz w:val="24"/>
          <w:szCs w:val="24"/>
          <w:cs/>
          <w:lang w:bidi="sa-IN"/>
        </w:rPr>
        <w:t>नि</w:t>
      </w:r>
      <w:r w:rsidRPr="00232CA9">
        <w:rPr>
          <w:bCs w:val="0"/>
          <w:sz w:val="24"/>
          <w:szCs w:val="24"/>
          <w:cs/>
        </w:rPr>
        <w:t xml:space="preserve">च्चं पसढविओवाय चित्तदंडे भवइ </w:t>
      </w:r>
    </w:p>
    <w:p w:rsidR="004A489E" w:rsidRDefault="004A489E" w:rsidP="004A489E">
      <w:pPr>
        <w:spacing w:after="0" w:line="240" w:lineRule="auto"/>
        <w:ind w:right="1708"/>
        <w:contextualSpacing/>
        <w:rPr>
          <w:rFonts w:cs="Mangal"/>
          <w:sz w:val="24"/>
          <w:szCs w:val="24"/>
        </w:rPr>
      </w:pPr>
      <w:r>
        <w:rPr>
          <w:rFonts w:cs="Mangal" w:hint="cs"/>
          <w:sz w:val="24"/>
          <w:szCs w:val="24"/>
          <w:cs/>
        </w:rPr>
        <w:lastRenderedPageBreak/>
        <w:t>सुयक्खंधो-२, अज्झयणं-४, उद्देसो-</w:t>
      </w:r>
    </w:p>
    <w:tbl>
      <w:tblPr>
        <w:tblW w:w="10140" w:type="dxa"/>
        <w:tblInd w:w="93" w:type="dxa"/>
        <w:tblBorders>
          <w:top w:val="single" w:sz="4" w:space="0" w:color="auto"/>
        </w:tblBorders>
        <w:tblLook w:val="04A0"/>
      </w:tblPr>
      <w:tblGrid>
        <w:gridCol w:w="10140"/>
      </w:tblGrid>
      <w:tr w:rsidR="004A489E" w:rsidTr="00A43EF4">
        <w:trPr>
          <w:trHeight w:val="228"/>
        </w:trPr>
        <w:tc>
          <w:tcPr>
            <w:tcW w:w="10140" w:type="dxa"/>
            <w:tcBorders>
              <w:top w:val="single" w:sz="4" w:space="0" w:color="FF0000"/>
              <w:left w:val="nil"/>
              <w:bottom w:val="nil"/>
              <w:right w:val="nil"/>
            </w:tcBorders>
          </w:tcPr>
          <w:p w:rsidR="004A489E" w:rsidRDefault="004A489E"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202113">
      <w:pPr>
        <w:pStyle w:val="H4Hindi"/>
        <w:tabs>
          <w:tab w:val="left" w:pos="2250"/>
        </w:tabs>
        <w:spacing w:before="0" w:after="0"/>
        <w:ind w:firstLine="1440"/>
        <w:jc w:val="both"/>
        <w:rPr>
          <w:bCs w:val="0"/>
          <w:sz w:val="24"/>
          <w:szCs w:val="24"/>
        </w:rPr>
      </w:pPr>
      <w:r w:rsidRPr="00232CA9">
        <w:rPr>
          <w:bCs w:val="0"/>
          <w:sz w:val="24"/>
          <w:szCs w:val="24"/>
          <w:cs/>
        </w:rPr>
        <w:t>ए</w:t>
      </w:r>
      <w:r w:rsidRPr="00232CA9">
        <w:rPr>
          <w:rFonts w:hint="cs"/>
          <w:bCs w:val="0"/>
          <w:sz w:val="24"/>
          <w:szCs w:val="24"/>
          <w:cs/>
          <w:lang w:bidi="sa-IN"/>
        </w:rPr>
        <w:t>व</w:t>
      </w:r>
      <w:r w:rsidRPr="00232CA9">
        <w:rPr>
          <w:bCs w:val="0"/>
          <w:sz w:val="24"/>
          <w:szCs w:val="24"/>
          <w:cs/>
        </w:rPr>
        <w:t xml:space="preserve">मेव बाले सव्वेसिं पाणाणं </w:t>
      </w:r>
      <w:r w:rsidRPr="00232CA9">
        <w:rPr>
          <w:rFonts w:hint="cs"/>
          <w:bCs w:val="0"/>
          <w:sz w:val="24"/>
          <w:szCs w:val="24"/>
          <w:cs/>
          <w:lang w:bidi="sa-IN"/>
        </w:rPr>
        <w:t>जाव</w:t>
      </w:r>
      <w:r w:rsidRPr="00232CA9">
        <w:rPr>
          <w:bCs w:val="0"/>
          <w:sz w:val="24"/>
          <w:szCs w:val="24"/>
          <w:cs/>
        </w:rPr>
        <w:t xml:space="preserve"> सव्वेसिं सत्ताणं पत्तेयं-पत्तेयं चित्तं समादा</w:t>
      </w:r>
      <w:r w:rsidRPr="00232CA9">
        <w:rPr>
          <w:rFonts w:hint="cs"/>
          <w:bCs w:val="0"/>
          <w:sz w:val="24"/>
          <w:szCs w:val="24"/>
          <w:cs/>
          <w:lang w:bidi="sa-IN"/>
        </w:rPr>
        <w:t>ए</w:t>
      </w:r>
      <w:r w:rsidRPr="00232CA9">
        <w:rPr>
          <w:bCs w:val="0"/>
          <w:sz w:val="24"/>
          <w:szCs w:val="24"/>
          <w:cs/>
        </w:rPr>
        <w:t xml:space="preserve"> दिया वा राओ वा सुत्ते वा जागरमाणो वा अमित्तभूए मिच्छासंठिए </w:t>
      </w:r>
      <w:r w:rsidRPr="00232CA9">
        <w:rPr>
          <w:rFonts w:hint="cs"/>
          <w:bCs w:val="0"/>
          <w:sz w:val="24"/>
          <w:szCs w:val="24"/>
          <w:cs/>
          <w:lang w:bidi="sa-IN"/>
        </w:rPr>
        <w:t>नि</w:t>
      </w:r>
      <w:r w:rsidRPr="00232CA9">
        <w:rPr>
          <w:bCs w:val="0"/>
          <w:sz w:val="24"/>
          <w:szCs w:val="24"/>
          <w:cs/>
        </w:rPr>
        <w:t>च्चं पसढ-विओवाय-चित्तदंडे भवइ ।</w:t>
      </w:r>
    </w:p>
    <w:p w:rsidR="004605FC" w:rsidRPr="00232CA9" w:rsidRDefault="00454A98" w:rsidP="00202113">
      <w:pPr>
        <w:pStyle w:val="H4Hindi"/>
        <w:tabs>
          <w:tab w:val="left" w:pos="2250"/>
        </w:tabs>
        <w:spacing w:before="0" w:after="0"/>
        <w:ind w:firstLine="1440"/>
        <w:jc w:val="both"/>
        <w:rPr>
          <w:bCs w:val="0"/>
          <w:sz w:val="24"/>
          <w:szCs w:val="24"/>
        </w:rPr>
      </w:pPr>
      <w:r w:rsidRPr="00232CA9">
        <w:rPr>
          <w:color w:val="FF0000"/>
          <w:sz w:val="24"/>
          <w:szCs w:val="24"/>
        </w:rPr>
        <w:t>[</w:t>
      </w:r>
      <w:r>
        <w:rPr>
          <w:rFonts w:hint="cs"/>
          <w:color w:val="FF0000"/>
          <w:sz w:val="24"/>
          <w:szCs w:val="24"/>
          <w:cs/>
        </w:rPr>
        <w:t>७०२</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नो इणट्ठे समट्ठे-</w:t>
      </w:r>
      <w:r w:rsidR="004605FC" w:rsidRPr="00232CA9">
        <w:rPr>
          <w:rFonts w:hint="cs"/>
          <w:bCs w:val="0"/>
          <w:sz w:val="24"/>
          <w:szCs w:val="24"/>
          <w:cs/>
          <w:lang w:bidi="sa-IN"/>
        </w:rPr>
        <w:t xml:space="preserve"> </w:t>
      </w:r>
      <w:r w:rsidR="004605FC" w:rsidRPr="00232CA9">
        <w:rPr>
          <w:bCs w:val="0"/>
          <w:sz w:val="24"/>
          <w:szCs w:val="24"/>
          <w:cs/>
        </w:rPr>
        <w:t>इह खलु बहवे पाणा</w:t>
      </w:r>
      <w:r w:rsidR="002D071D" w:rsidRPr="00232CA9">
        <w:rPr>
          <w:rFonts w:hint="cs"/>
          <w:bCs w:val="0"/>
          <w:color w:val="00B050"/>
          <w:sz w:val="24"/>
          <w:szCs w:val="24"/>
          <w:cs/>
          <w:lang w:bidi="sa-IN"/>
        </w:rPr>
        <w:t>०</w:t>
      </w:r>
      <w:r w:rsidR="004605FC" w:rsidRPr="00232CA9">
        <w:rPr>
          <w:bCs w:val="0"/>
          <w:sz w:val="24"/>
          <w:szCs w:val="24"/>
          <w:cs/>
        </w:rPr>
        <w:t xml:space="preserve"> जे इमेणं सरीरसमुस्सएणं नो दिट्ठा वा सुया वा नाभिमया वा विण्णाया वा जेसिं नो पत्तेयं-पत्तेयं चित्तं समादाय दिया वा राओ वा सुत्ते वा जागरमाणे वा अमित्तभूए मिच्छासंठिए </w:t>
      </w:r>
      <w:r w:rsidR="004605FC" w:rsidRPr="00232CA9">
        <w:rPr>
          <w:rFonts w:hint="cs"/>
          <w:bCs w:val="0"/>
          <w:sz w:val="24"/>
          <w:szCs w:val="24"/>
          <w:cs/>
          <w:lang w:bidi="sa-IN"/>
        </w:rPr>
        <w:t>नि</w:t>
      </w:r>
      <w:r w:rsidR="004605FC" w:rsidRPr="00232CA9">
        <w:rPr>
          <w:bCs w:val="0"/>
          <w:sz w:val="24"/>
          <w:szCs w:val="24"/>
          <w:cs/>
        </w:rPr>
        <w:t>च्चं पसढ-विओवाय-</w:t>
      </w:r>
      <w:r w:rsidR="004605FC" w:rsidRPr="00232CA9">
        <w:rPr>
          <w:rFonts w:hint="cs"/>
          <w:bCs w:val="0"/>
          <w:sz w:val="24"/>
          <w:szCs w:val="24"/>
          <w:cs/>
          <w:lang w:bidi="sa-IN"/>
        </w:rPr>
        <w:t xml:space="preserve"> </w:t>
      </w:r>
      <w:r w:rsidR="004605FC" w:rsidRPr="00232CA9">
        <w:rPr>
          <w:bCs w:val="0"/>
          <w:sz w:val="24"/>
          <w:szCs w:val="24"/>
          <w:cs/>
        </w:rPr>
        <w:t>चित्तदंडे तं जहा-</w:t>
      </w:r>
      <w:r w:rsidR="004605FC" w:rsidRPr="00232CA9">
        <w:rPr>
          <w:rFonts w:hint="cs"/>
          <w:bCs w:val="0"/>
          <w:sz w:val="24"/>
          <w:szCs w:val="24"/>
          <w:cs/>
        </w:rPr>
        <w:t xml:space="preserve"> </w:t>
      </w:r>
      <w:r w:rsidR="004605FC" w:rsidRPr="00232CA9">
        <w:rPr>
          <w:bCs w:val="0"/>
          <w:sz w:val="24"/>
          <w:szCs w:val="24"/>
          <w:cs/>
        </w:rPr>
        <w:t>पाणाइवाए जाव मिच्छादंसणसल्ले ।</w:t>
      </w:r>
    </w:p>
    <w:p w:rsidR="004605FC" w:rsidRPr="00232CA9" w:rsidRDefault="00454A98" w:rsidP="00202113">
      <w:pPr>
        <w:pStyle w:val="H4Hindi"/>
        <w:tabs>
          <w:tab w:val="left" w:pos="2250"/>
        </w:tabs>
        <w:spacing w:before="0" w:after="0"/>
        <w:ind w:firstLine="1440"/>
        <w:jc w:val="both"/>
        <w:rPr>
          <w:bCs w:val="0"/>
          <w:sz w:val="24"/>
          <w:szCs w:val="24"/>
        </w:rPr>
      </w:pPr>
      <w:r w:rsidRPr="00232CA9">
        <w:rPr>
          <w:color w:val="FF0000"/>
          <w:sz w:val="24"/>
          <w:szCs w:val="24"/>
        </w:rPr>
        <w:t>[</w:t>
      </w:r>
      <w:r>
        <w:rPr>
          <w:rFonts w:hint="cs"/>
          <w:color w:val="FF0000"/>
          <w:sz w:val="24"/>
          <w:szCs w:val="24"/>
          <w:cs/>
        </w:rPr>
        <w:t>७०३</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आचार्य आह-तत्थ खलु भगवया दुवे दिट्ठंता प</w:t>
      </w:r>
      <w:r w:rsidR="004605FC" w:rsidRPr="00232CA9">
        <w:rPr>
          <w:rFonts w:hint="cs"/>
          <w:bCs w:val="0"/>
          <w:sz w:val="24"/>
          <w:szCs w:val="24"/>
          <w:cs/>
          <w:lang w:bidi="sa-IN"/>
        </w:rPr>
        <w:t>न्न</w:t>
      </w:r>
      <w:r w:rsidR="004605FC" w:rsidRPr="00232CA9">
        <w:rPr>
          <w:bCs w:val="0"/>
          <w:sz w:val="24"/>
          <w:szCs w:val="24"/>
          <w:cs/>
        </w:rPr>
        <w:t>त्ता तं जहा-</w:t>
      </w:r>
      <w:r w:rsidR="004605FC" w:rsidRPr="00232CA9">
        <w:rPr>
          <w:rFonts w:hint="cs"/>
          <w:bCs w:val="0"/>
          <w:sz w:val="24"/>
          <w:szCs w:val="24"/>
          <w:cs/>
          <w:lang w:bidi="sa-IN"/>
        </w:rPr>
        <w:t xml:space="preserve"> </w:t>
      </w:r>
      <w:r w:rsidR="004605FC" w:rsidRPr="00232CA9">
        <w:rPr>
          <w:bCs w:val="0"/>
          <w:sz w:val="24"/>
          <w:szCs w:val="24"/>
          <w:cs/>
        </w:rPr>
        <w:t>स</w:t>
      </w:r>
      <w:r w:rsidR="004605FC" w:rsidRPr="00232CA9">
        <w:rPr>
          <w:rFonts w:hint="cs"/>
          <w:bCs w:val="0"/>
          <w:sz w:val="24"/>
          <w:szCs w:val="24"/>
          <w:cs/>
          <w:lang w:bidi="sa-IN"/>
        </w:rPr>
        <w:t>न्नि</w:t>
      </w:r>
      <w:r w:rsidR="004605FC" w:rsidRPr="00232CA9">
        <w:rPr>
          <w:bCs w:val="0"/>
          <w:sz w:val="24"/>
          <w:szCs w:val="24"/>
          <w:cs/>
        </w:rPr>
        <w:t>दिट्ठंते य अस</w:t>
      </w:r>
      <w:r w:rsidR="004605FC" w:rsidRPr="00232CA9">
        <w:rPr>
          <w:rFonts w:hint="cs"/>
          <w:bCs w:val="0"/>
          <w:sz w:val="24"/>
          <w:szCs w:val="24"/>
          <w:cs/>
          <w:lang w:bidi="sa-IN"/>
        </w:rPr>
        <w:t>न्नि</w:t>
      </w:r>
      <w:r w:rsidR="004605FC" w:rsidRPr="00232CA9">
        <w:rPr>
          <w:bCs w:val="0"/>
          <w:sz w:val="24"/>
          <w:szCs w:val="24"/>
          <w:cs/>
        </w:rPr>
        <w:t>दिट्ठंते य</w:t>
      </w:r>
      <w:r w:rsidR="004605FC" w:rsidRPr="00232CA9">
        <w:rPr>
          <w:rFonts w:hint="cs"/>
          <w:bCs w:val="0"/>
          <w:sz w:val="24"/>
          <w:szCs w:val="24"/>
          <w:cs/>
          <w:lang w:bidi="sa-IN"/>
        </w:rPr>
        <w:t>,</w:t>
      </w:r>
      <w:r w:rsidR="004605FC" w:rsidRPr="00232CA9">
        <w:rPr>
          <w:bCs w:val="0"/>
          <w:sz w:val="24"/>
          <w:szCs w:val="24"/>
          <w:cs/>
        </w:rPr>
        <w:t xml:space="preserve"> से किं तं स</w:t>
      </w:r>
      <w:r w:rsidR="004605FC" w:rsidRPr="00232CA9">
        <w:rPr>
          <w:rFonts w:hint="cs"/>
          <w:bCs w:val="0"/>
          <w:sz w:val="24"/>
          <w:szCs w:val="24"/>
          <w:cs/>
          <w:lang w:bidi="sa-IN"/>
        </w:rPr>
        <w:t>न्नि</w:t>
      </w:r>
      <w:r w:rsidR="004605FC" w:rsidRPr="00232CA9">
        <w:rPr>
          <w:bCs w:val="0"/>
          <w:sz w:val="24"/>
          <w:szCs w:val="24"/>
          <w:cs/>
        </w:rPr>
        <w:t>दिट्ठंते</w:t>
      </w:r>
      <w:r w:rsidR="004605FC" w:rsidRPr="00232CA9">
        <w:rPr>
          <w:bCs w:val="0"/>
          <w:sz w:val="24"/>
          <w:szCs w:val="24"/>
        </w:rPr>
        <w:t xml:space="preserve"> ? </w:t>
      </w:r>
      <w:r w:rsidR="004605FC" w:rsidRPr="00232CA9" w:rsidDel="00EC1ABE">
        <w:rPr>
          <w:bCs w:val="0"/>
          <w:sz w:val="24"/>
          <w:szCs w:val="24"/>
          <w:cs/>
        </w:rPr>
        <w:t xml:space="preserve"> </w:t>
      </w:r>
      <w:r w:rsidR="004605FC" w:rsidRPr="00232CA9">
        <w:rPr>
          <w:bCs w:val="0"/>
          <w:sz w:val="24"/>
          <w:szCs w:val="24"/>
          <w:cs/>
        </w:rPr>
        <w:t>जे इमे स</w:t>
      </w:r>
      <w:r w:rsidR="004605FC" w:rsidRPr="00232CA9">
        <w:rPr>
          <w:rFonts w:hint="cs"/>
          <w:bCs w:val="0"/>
          <w:sz w:val="24"/>
          <w:szCs w:val="24"/>
          <w:cs/>
          <w:lang w:bidi="sa-IN"/>
        </w:rPr>
        <w:t>न्नि</w:t>
      </w:r>
      <w:r w:rsidR="004605FC" w:rsidRPr="00232CA9">
        <w:rPr>
          <w:bCs w:val="0"/>
          <w:sz w:val="24"/>
          <w:szCs w:val="24"/>
          <w:cs/>
        </w:rPr>
        <w:t>पंचिदिया प</w:t>
      </w:r>
      <w:r w:rsidR="004605FC" w:rsidRPr="00232CA9">
        <w:rPr>
          <w:rFonts w:hint="cs"/>
          <w:bCs w:val="0"/>
          <w:sz w:val="24"/>
          <w:szCs w:val="24"/>
          <w:cs/>
          <w:lang w:bidi="sa-IN"/>
        </w:rPr>
        <w:t>ज्ज</w:t>
      </w:r>
      <w:r w:rsidR="004605FC" w:rsidRPr="00232CA9">
        <w:rPr>
          <w:bCs w:val="0"/>
          <w:sz w:val="24"/>
          <w:szCs w:val="24"/>
          <w:cs/>
        </w:rPr>
        <w:t>त्तगा एतेसिं णं छज्जीव</w:t>
      </w:r>
      <w:r w:rsidR="004605FC" w:rsidRPr="00232CA9">
        <w:rPr>
          <w:rFonts w:hint="cs"/>
          <w:bCs w:val="0"/>
          <w:sz w:val="24"/>
          <w:szCs w:val="24"/>
          <w:cs/>
          <w:lang w:bidi="sa-IN"/>
        </w:rPr>
        <w:t>नि</w:t>
      </w:r>
      <w:r w:rsidR="004605FC" w:rsidRPr="00232CA9">
        <w:rPr>
          <w:bCs w:val="0"/>
          <w:sz w:val="24"/>
          <w:szCs w:val="24"/>
          <w:cs/>
        </w:rPr>
        <w:t>काए पडुच्चं</w:t>
      </w:r>
      <w:r w:rsidR="004605FC" w:rsidRPr="00232CA9">
        <w:rPr>
          <w:rFonts w:hint="cs"/>
          <w:bCs w:val="0"/>
          <w:sz w:val="24"/>
          <w:szCs w:val="24"/>
          <w:cs/>
          <w:lang w:bidi="sa-IN"/>
        </w:rPr>
        <w:t>,</w:t>
      </w:r>
      <w:r w:rsidR="004605FC" w:rsidRPr="00232CA9">
        <w:rPr>
          <w:bCs w:val="0"/>
          <w:sz w:val="24"/>
          <w:szCs w:val="24"/>
          <w:cs/>
        </w:rPr>
        <w:t xml:space="preserve"> </w:t>
      </w:r>
      <w:r w:rsidR="004605FC" w:rsidRPr="00232CA9">
        <w:rPr>
          <w:rFonts w:hint="cs"/>
          <w:bCs w:val="0"/>
          <w:sz w:val="24"/>
          <w:szCs w:val="24"/>
          <w:cs/>
          <w:lang w:bidi="sa-IN"/>
        </w:rPr>
        <w:t xml:space="preserve">तं जहा पुढवीकायं जाव तसकायं,  </w:t>
      </w:r>
      <w:r w:rsidR="004605FC" w:rsidRPr="00232CA9">
        <w:rPr>
          <w:bCs w:val="0"/>
          <w:sz w:val="24"/>
          <w:szCs w:val="24"/>
          <w:cs/>
        </w:rPr>
        <w:t>से एगइओ पुढविकाएणं किच्चं करेइ वि कारवेइ वि तस्स णं एवं भवइ-</w:t>
      </w:r>
      <w:r w:rsidR="004605FC" w:rsidRPr="00232CA9">
        <w:rPr>
          <w:rFonts w:hint="cs"/>
          <w:bCs w:val="0"/>
          <w:sz w:val="24"/>
          <w:szCs w:val="24"/>
          <w:cs/>
          <w:lang w:bidi="sa-IN"/>
        </w:rPr>
        <w:t xml:space="preserve"> </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एवं खलु अहं पुढविकाएणं किच्चं करेमि वि कारवेमि वि</w:t>
      </w:r>
      <w:r w:rsidRPr="00232CA9">
        <w:rPr>
          <w:rFonts w:hint="cs"/>
          <w:bCs w:val="0"/>
          <w:sz w:val="24"/>
          <w:szCs w:val="24"/>
          <w:cs/>
        </w:rPr>
        <w:t>,</w:t>
      </w:r>
      <w:r w:rsidRPr="00232CA9">
        <w:rPr>
          <w:bCs w:val="0"/>
          <w:sz w:val="24"/>
          <w:szCs w:val="24"/>
          <w:cs/>
        </w:rPr>
        <w:t xml:space="preserve"> नो चेव णं से एवं भवइ-</w:t>
      </w:r>
      <w:r w:rsidRPr="00232CA9">
        <w:rPr>
          <w:rFonts w:hint="cs"/>
          <w:bCs w:val="0"/>
          <w:sz w:val="24"/>
          <w:szCs w:val="24"/>
          <w:cs/>
          <w:lang w:bidi="sa-IN"/>
        </w:rPr>
        <w:t xml:space="preserve"> </w:t>
      </w:r>
      <w:r w:rsidRPr="00232CA9">
        <w:rPr>
          <w:bCs w:val="0"/>
          <w:sz w:val="24"/>
          <w:szCs w:val="24"/>
          <w:cs/>
        </w:rPr>
        <w:t xml:space="preserve">इमेण वा इमेण वा से </w:t>
      </w:r>
      <w:r w:rsidRPr="00232CA9">
        <w:rPr>
          <w:rFonts w:hint="cs"/>
          <w:bCs w:val="0"/>
          <w:sz w:val="24"/>
          <w:szCs w:val="24"/>
          <w:cs/>
          <w:lang w:bidi="sa-IN"/>
        </w:rPr>
        <w:t>ए</w:t>
      </w:r>
      <w:r w:rsidRPr="00232CA9">
        <w:rPr>
          <w:bCs w:val="0"/>
          <w:sz w:val="24"/>
          <w:szCs w:val="24"/>
          <w:cs/>
        </w:rPr>
        <w:t>तेणं पुढविकाएणं किच्चं करेइ वि कारवेइ वि से य तओ पुढविकायाओ असंजय-अविरय-अप्पडिहय</w:t>
      </w:r>
      <w:r w:rsidRPr="00232CA9">
        <w:rPr>
          <w:rFonts w:hint="cs"/>
          <w:bCs w:val="0"/>
          <w:sz w:val="24"/>
          <w:szCs w:val="24"/>
          <w:cs/>
        </w:rPr>
        <w:t xml:space="preserve"> </w:t>
      </w:r>
      <w:r w:rsidRPr="00232CA9">
        <w:rPr>
          <w:bCs w:val="0"/>
          <w:sz w:val="24"/>
          <w:szCs w:val="24"/>
          <w:cs/>
        </w:rPr>
        <w:t>पच्चक्खाय-पावक्कमे यावि भवइ</w:t>
      </w:r>
      <w:r w:rsidRPr="00232CA9">
        <w:rPr>
          <w:bCs w:val="0"/>
          <w:sz w:val="24"/>
          <w:szCs w:val="24"/>
        </w:rPr>
        <w:t xml:space="preserve">, </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rFonts w:hint="cs"/>
          <w:bCs w:val="0"/>
          <w:sz w:val="24"/>
          <w:szCs w:val="24"/>
          <w:cs/>
          <w:lang w:bidi="sa-IN"/>
        </w:rPr>
        <w:t>एवं जाव तसकाएत्ति भाणियव्वं ।</w:t>
      </w:r>
    </w:p>
    <w:p w:rsidR="004605FC" w:rsidRPr="00232CA9" w:rsidRDefault="004605FC" w:rsidP="00202113">
      <w:pPr>
        <w:pStyle w:val="H4Hindi"/>
        <w:tabs>
          <w:tab w:val="left" w:pos="2250"/>
        </w:tabs>
        <w:spacing w:before="0" w:after="0"/>
        <w:ind w:firstLine="1440"/>
        <w:jc w:val="both"/>
        <w:rPr>
          <w:bCs w:val="0"/>
          <w:sz w:val="24"/>
          <w:szCs w:val="24"/>
        </w:rPr>
      </w:pPr>
      <w:r w:rsidRPr="00232CA9">
        <w:rPr>
          <w:bCs w:val="0"/>
          <w:sz w:val="24"/>
          <w:szCs w:val="24"/>
          <w:cs/>
        </w:rPr>
        <w:t>से एगइओ छज्जीव</w:t>
      </w:r>
      <w:r w:rsidRPr="00232CA9">
        <w:rPr>
          <w:rFonts w:hint="cs"/>
          <w:bCs w:val="0"/>
          <w:sz w:val="24"/>
          <w:szCs w:val="24"/>
          <w:cs/>
          <w:lang w:bidi="sa-IN"/>
        </w:rPr>
        <w:t>नि</w:t>
      </w:r>
      <w:r w:rsidRPr="00232CA9">
        <w:rPr>
          <w:bCs w:val="0"/>
          <w:sz w:val="24"/>
          <w:szCs w:val="24"/>
          <w:cs/>
        </w:rPr>
        <w:t>काएहिं किच्चं करेइ वि कारवेइ वि</w:t>
      </w:r>
      <w:r w:rsidRPr="00232CA9">
        <w:rPr>
          <w:rFonts w:hint="cs"/>
          <w:bCs w:val="0"/>
          <w:sz w:val="24"/>
          <w:szCs w:val="24"/>
          <w:cs/>
        </w:rPr>
        <w:t>,</w:t>
      </w:r>
      <w:r w:rsidRPr="00232CA9">
        <w:rPr>
          <w:bCs w:val="0"/>
          <w:sz w:val="24"/>
          <w:szCs w:val="24"/>
          <w:cs/>
        </w:rPr>
        <w:t xml:space="preserve"> तस्स णं एवं भवइ एवं खलु छज्जीवणिकाएहहिं किच्चं करेमि वि</w:t>
      </w:r>
      <w:r w:rsidRPr="00232CA9">
        <w:rPr>
          <w:rFonts w:hint="cs"/>
          <w:bCs w:val="0"/>
          <w:sz w:val="24"/>
          <w:szCs w:val="24"/>
          <w:cs/>
          <w:lang w:bidi="sa-IN"/>
        </w:rPr>
        <w:t>,</w:t>
      </w:r>
      <w:r w:rsidRPr="00232CA9">
        <w:rPr>
          <w:bCs w:val="0"/>
          <w:sz w:val="24"/>
          <w:szCs w:val="24"/>
          <w:cs/>
        </w:rPr>
        <w:t xml:space="preserve"> कारवेमि वि नो चेव णं से एवं भवइ-</w:t>
      </w:r>
      <w:r w:rsidRPr="00232CA9">
        <w:rPr>
          <w:rFonts w:hint="cs"/>
          <w:bCs w:val="0"/>
          <w:sz w:val="24"/>
          <w:szCs w:val="24"/>
          <w:cs/>
          <w:lang w:bidi="sa-IN"/>
        </w:rPr>
        <w:t xml:space="preserve"> </w:t>
      </w:r>
      <w:r w:rsidRPr="00232CA9">
        <w:rPr>
          <w:bCs w:val="0"/>
          <w:sz w:val="24"/>
          <w:szCs w:val="24"/>
          <w:cs/>
        </w:rPr>
        <w:t>इमेहिं वा</w:t>
      </w:r>
      <w:r w:rsidRPr="00232CA9">
        <w:rPr>
          <w:rFonts w:hint="cs"/>
          <w:bCs w:val="0"/>
          <w:sz w:val="24"/>
          <w:szCs w:val="24"/>
          <w:cs/>
          <w:lang w:bidi="sa-IN"/>
        </w:rPr>
        <w:t>,</w:t>
      </w:r>
      <w:r w:rsidRPr="00232CA9">
        <w:rPr>
          <w:bCs w:val="0"/>
          <w:sz w:val="24"/>
          <w:szCs w:val="24"/>
          <w:cs/>
        </w:rPr>
        <w:t xml:space="preserve"> इमेहिं वा से य तेहिं छहिं जीव</w:t>
      </w:r>
      <w:r w:rsidRPr="00232CA9">
        <w:rPr>
          <w:rFonts w:hint="cs"/>
          <w:bCs w:val="0"/>
          <w:sz w:val="24"/>
          <w:szCs w:val="24"/>
          <w:cs/>
          <w:lang w:bidi="sa-IN"/>
        </w:rPr>
        <w:t>नि</w:t>
      </w:r>
      <w:r w:rsidRPr="00232CA9">
        <w:rPr>
          <w:bCs w:val="0"/>
          <w:sz w:val="24"/>
          <w:szCs w:val="24"/>
          <w:cs/>
        </w:rPr>
        <w:t>काएहिं किच्चं करेइ वि कारवेइ वि</w:t>
      </w:r>
      <w:r w:rsidRPr="00232CA9">
        <w:rPr>
          <w:rFonts w:hint="cs"/>
          <w:bCs w:val="0"/>
          <w:sz w:val="24"/>
          <w:szCs w:val="24"/>
          <w:cs/>
          <w:lang w:bidi="sa-IN"/>
        </w:rPr>
        <w:t>,</w:t>
      </w:r>
      <w:r w:rsidRPr="00232CA9">
        <w:rPr>
          <w:bCs w:val="0"/>
          <w:sz w:val="24"/>
          <w:szCs w:val="24"/>
          <w:cs/>
        </w:rPr>
        <w:t xml:space="preserve"> से य तेहिं छहिं जीव</w:t>
      </w:r>
      <w:r w:rsidRPr="00232CA9">
        <w:rPr>
          <w:rFonts w:hint="cs"/>
          <w:bCs w:val="0"/>
          <w:sz w:val="24"/>
          <w:szCs w:val="24"/>
          <w:cs/>
          <w:lang w:bidi="sa-IN"/>
        </w:rPr>
        <w:t>नि</w:t>
      </w:r>
      <w:r w:rsidRPr="00232CA9">
        <w:rPr>
          <w:bCs w:val="0"/>
          <w:sz w:val="24"/>
          <w:szCs w:val="24"/>
          <w:cs/>
        </w:rPr>
        <w:t>काएहिं असंजय-अविरय-अप्पडिहय पच्चक्खाय-पावकम्मे तं जहा-</w:t>
      </w:r>
      <w:r w:rsidRPr="00232CA9">
        <w:rPr>
          <w:rFonts w:hint="cs"/>
          <w:bCs w:val="0"/>
          <w:sz w:val="24"/>
          <w:szCs w:val="24"/>
          <w:cs/>
          <w:lang w:bidi="sa-IN"/>
        </w:rPr>
        <w:t xml:space="preserve"> </w:t>
      </w:r>
      <w:r w:rsidRPr="00232CA9">
        <w:rPr>
          <w:bCs w:val="0"/>
          <w:sz w:val="24"/>
          <w:szCs w:val="24"/>
          <w:cs/>
        </w:rPr>
        <w:t>पाणाइवाए जाव मिच्छादंसणसल्ले</w:t>
      </w:r>
      <w:r w:rsidRPr="00232CA9">
        <w:rPr>
          <w:rFonts w:hint="cs"/>
          <w:bCs w:val="0"/>
          <w:sz w:val="24"/>
          <w:szCs w:val="24"/>
          <w:cs/>
          <w:lang w:bidi="sa-IN"/>
        </w:rPr>
        <w:t>,</w:t>
      </w:r>
      <w:r w:rsidRPr="00232CA9">
        <w:rPr>
          <w:bCs w:val="0"/>
          <w:sz w:val="24"/>
          <w:szCs w:val="24"/>
          <w:cs/>
        </w:rPr>
        <w:t xml:space="preserve"> </w:t>
      </w:r>
    </w:p>
    <w:p w:rsidR="004605FC" w:rsidRPr="00232CA9" w:rsidRDefault="004605FC" w:rsidP="00202113">
      <w:pPr>
        <w:pStyle w:val="H4Hindi"/>
        <w:tabs>
          <w:tab w:val="left" w:pos="2250"/>
        </w:tabs>
        <w:spacing w:before="0" w:after="0"/>
        <w:ind w:firstLine="1440"/>
        <w:jc w:val="both"/>
        <w:rPr>
          <w:bCs w:val="0"/>
          <w:sz w:val="24"/>
          <w:szCs w:val="24"/>
        </w:rPr>
      </w:pPr>
      <w:r w:rsidRPr="00232CA9">
        <w:rPr>
          <w:bCs w:val="0"/>
          <w:sz w:val="24"/>
          <w:szCs w:val="24"/>
          <w:cs/>
        </w:rPr>
        <w:t>एस खलु भगवया अक्खाए अस्संजए अविरए अप्पडिहय-पच्चक्खाए-पावकम्मे सुविणमणि न पस्सइ पावे य से कम्मे कज्जइ से तं स</w:t>
      </w:r>
      <w:r w:rsidRPr="00232CA9">
        <w:rPr>
          <w:rFonts w:hint="cs"/>
          <w:bCs w:val="0"/>
          <w:sz w:val="24"/>
          <w:szCs w:val="24"/>
          <w:cs/>
          <w:lang w:bidi="sa-IN"/>
        </w:rPr>
        <w:t>न्नि</w:t>
      </w:r>
      <w:r w:rsidRPr="00232CA9">
        <w:rPr>
          <w:rFonts w:hint="cs"/>
          <w:bCs w:val="0"/>
          <w:sz w:val="24"/>
          <w:szCs w:val="24"/>
          <w:cs/>
        </w:rPr>
        <w:t xml:space="preserve"> </w:t>
      </w:r>
      <w:r w:rsidRPr="00232CA9">
        <w:rPr>
          <w:bCs w:val="0"/>
          <w:sz w:val="24"/>
          <w:szCs w:val="24"/>
          <w:cs/>
        </w:rPr>
        <w:t>दिट्ठंते</w:t>
      </w:r>
      <w:r w:rsidRPr="00232CA9">
        <w:rPr>
          <w:rFonts w:hint="cs"/>
          <w:bCs w:val="0"/>
          <w:sz w:val="24"/>
          <w:szCs w:val="24"/>
          <w:cs/>
        </w:rPr>
        <w:t xml:space="preserve"> ।</w:t>
      </w:r>
    </w:p>
    <w:p w:rsidR="004605FC" w:rsidRPr="00232CA9" w:rsidRDefault="004605FC" w:rsidP="00202113">
      <w:pPr>
        <w:pStyle w:val="PlainHindi"/>
        <w:tabs>
          <w:tab w:val="left" w:pos="2250"/>
        </w:tabs>
        <w:spacing w:after="0"/>
        <w:ind w:firstLine="1440"/>
        <w:jc w:val="both"/>
        <w:rPr>
          <w:sz w:val="24"/>
          <w:szCs w:val="24"/>
          <w:lang w:bidi="sa-IN"/>
        </w:rPr>
      </w:pPr>
      <w:r w:rsidRPr="00232CA9">
        <w:rPr>
          <w:rFonts w:hint="cs"/>
          <w:sz w:val="24"/>
          <w:szCs w:val="24"/>
          <w:cs/>
        </w:rPr>
        <w:t xml:space="preserve">से किं तं </w:t>
      </w:r>
      <w:r w:rsidRPr="00232CA9">
        <w:rPr>
          <w:sz w:val="24"/>
          <w:szCs w:val="24"/>
          <w:cs/>
        </w:rPr>
        <w:t>अस</w:t>
      </w:r>
      <w:r w:rsidRPr="00232CA9">
        <w:rPr>
          <w:rFonts w:hint="cs"/>
          <w:sz w:val="24"/>
          <w:szCs w:val="24"/>
          <w:cs/>
          <w:lang w:bidi="sa-IN"/>
        </w:rPr>
        <w:t>न्नि</w:t>
      </w:r>
      <w:r w:rsidRPr="00232CA9">
        <w:rPr>
          <w:sz w:val="24"/>
          <w:szCs w:val="24"/>
          <w:cs/>
        </w:rPr>
        <w:t>दिट्ठंते</w:t>
      </w:r>
      <w:r w:rsidRPr="00232CA9">
        <w:rPr>
          <w:rFonts w:hint="cs"/>
          <w:sz w:val="24"/>
          <w:szCs w:val="24"/>
          <w:cs/>
          <w:lang w:bidi="sa-IN"/>
        </w:rPr>
        <w:t xml:space="preserve"> </w:t>
      </w:r>
      <w:r w:rsidRPr="00232CA9">
        <w:rPr>
          <w:sz w:val="24"/>
          <w:szCs w:val="24"/>
          <w:lang w:bidi="sa-IN"/>
        </w:rPr>
        <w:t>?</w:t>
      </w:r>
      <w:r w:rsidRPr="00232CA9">
        <w:rPr>
          <w:rFonts w:hint="cs"/>
          <w:sz w:val="24"/>
          <w:szCs w:val="24"/>
          <w:cs/>
          <w:lang w:bidi="sa-IN"/>
        </w:rPr>
        <w:t xml:space="preserve"> </w:t>
      </w:r>
      <w:r w:rsidRPr="00232CA9">
        <w:rPr>
          <w:sz w:val="24"/>
          <w:szCs w:val="24"/>
          <w:cs/>
        </w:rPr>
        <w:t>जे इमे असण्णिणो पाणा तं जहा</w:t>
      </w:r>
      <w:r w:rsidRPr="00232CA9">
        <w:rPr>
          <w:rFonts w:hint="cs"/>
          <w:sz w:val="24"/>
          <w:szCs w:val="24"/>
          <w:cs/>
        </w:rPr>
        <w:t xml:space="preserve">- </w:t>
      </w:r>
      <w:r w:rsidRPr="00232CA9">
        <w:rPr>
          <w:sz w:val="24"/>
          <w:szCs w:val="24"/>
          <w:cs/>
        </w:rPr>
        <w:t xml:space="preserve">पुढविकाइया </w:t>
      </w:r>
      <w:r w:rsidRPr="00232CA9">
        <w:rPr>
          <w:rFonts w:hint="cs"/>
          <w:sz w:val="24"/>
          <w:szCs w:val="24"/>
          <w:cs/>
          <w:lang w:bidi="sa-IN"/>
        </w:rPr>
        <w:t xml:space="preserve">जाव </w:t>
      </w:r>
      <w:r w:rsidRPr="00232CA9">
        <w:rPr>
          <w:sz w:val="24"/>
          <w:szCs w:val="24"/>
          <w:cs/>
        </w:rPr>
        <w:t>वणस्सइकाइया छट्ठा वेगइया तसा पाणा</w:t>
      </w:r>
      <w:r w:rsidRPr="00232CA9">
        <w:rPr>
          <w:rFonts w:hint="cs"/>
          <w:sz w:val="24"/>
          <w:szCs w:val="24"/>
          <w:cs/>
          <w:lang w:bidi="sa-IN"/>
        </w:rPr>
        <w:t>,</w:t>
      </w:r>
      <w:r w:rsidRPr="00232CA9">
        <w:rPr>
          <w:sz w:val="24"/>
          <w:szCs w:val="24"/>
          <w:cs/>
        </w:rPr>
        <w:t xml:space="preserve"> जेसिं नो तक्काइ वा सण्णा इ वा पण्णा इ वा मणे इ वा वई इ वा सयं वा करणाए अ</w:t>
      </w:r>
      <w:r w:rsidRPr="00232CA9">
        <w:rPr>
          <w:rFonts w:hint="cs"/>
          <w:sz w:val="24"/>
          <w:szCs w:val="24"/>
          <w:cs/>
          <w:lang w:bidi="sa-IN"/>
        </w:rPr>
        <w:t>न्ने</w:t>
      </w:r>
      <w:r w:rsidRPr="00232CA9">
        <w:rPr>
          <w:sz w:val="24"/>
          <w:szCs w:val="24"/>
          <w:cs/>
        </w:rPr>
        <w:t>हिं वा कारवेत्तए करेंतं वा समणुजाणित्तए</w:t>
      </w:r>
      <w:r w:rsidRPr="00232CA9">
        <w:rPr>
          <w:rFonts w:hint="cs"/>
          <w:sz w:val="24"/>
          <w:szCs w:val="24"/>
          <w:cs/>
          <w:lang w:bidi="sa-IN"/>
        </w:rPr>
        <w:t>,</w:t>
      </w:r>
      <w:r w:rsidRPr="00232CA9">
        <w:rPr>
          <w:sz w:val="24"/>
          <w:szCs w:val="24"/>
          <w:cs/>
        </w:rPr>
        <w:t xml:space="preserve"> ते</w:t>
      </w:r>
      <w:r w:rsidRPr="00232CA9">
        <w:rPr>
          <w:rFonts w:hint="cs"/>
          <w:sz w:val="24"/>
          <w:szCs w:val="24"/>
          <w:cs/>
          <w:lang w:bidi="sa-IN"/>
        </w:rPr>
        <w:t>ऽ</w:t>
      </w:r>
      <w:r w:rsidRPr="00232CA9">
        <w:rPr>
          <w:sz w:val="24"/>
          <w:szCs w:val="24"/>
          <w:cs/>
        </w:rPr>
        <w:t>वि णं बाला सव्वेसिं पाणाणं</w:t>
      </w:r>
      <w:r w:rsidRPr="00232CA9">
        <w:rPr>
          <w:rFonts w:hint="cs"/>
          <w:sz w:val="24"/>
          <w:szCs w:val="24"/>
          <w:cs/>
          <w:lang w:bidi="sa-IN"/>
        </w:rPr>
        <w:t xml:space="preserve"> जाव</w:t>
      </w:r>
      <w:r w:rsidRPr="00232CA9">
        <w:rPr>
          <w:sz w:val="24"/>
          <w:szCs w:val="24"/>
          <w:cs/>
        </w:rPr>
        <w:t xml:space="preserve"> सव्वेसिं सत्ताणं दिया वा राओ वा सुत्त</w:t>
      </w:r>
      <w:r w:rsidRPr="00232CA9">
        <w:rPr>
          <w:rFonts w:hint="cs"/>
          <w:sz w:val="24"/>
          <w:szCs w:val="24"/>
          <w:cs/>
        </w:rPr>
        <w:t>े</w:t>
      </w:r>
      <w:r w:rsidRPr="00232CA9">
        <w:rPr>
          <w:sz w:val="24"/>
          <w:szCs w:val="24"/>
          <w:cs/>
        </w:rPr>
        <w:t xml:space="preserve"> वा जागरमाणा अमित्तभूया मिच्छासंठिया </w:t>
      </w:r>
      <w:r w:rsidRPr="00232CA9">
        <w:rPr>
          <w:rFonts w:hint="cs"/>
          <w:sz w:val="24"/>
          <w:szCs w:val="24"/>
          <w:cs/>
          <w:lang w:bidi="sa-IN"/>
        </w:rPr>
        <w:t>नि</w:t>
      </w:r>
      <w:r w:rsidRPr="00232CA9">
        <w:rPr>
          <w:sz w:val="24"/>
          <w:szCs w:val="24"/>
          <w:cs/>
        </w:rPr>
        <w:t>च्चं पसढ-विओवाय चित्तदंडा तं जहा</w:t>
      </w:r>
      <w:r w:rsidRPr="00232CA9">
        <w:rPr>
          <w:rFonts w:hint="cs"/>
          <w:sz w:val="24"/>
          <w:szCs w:val="24"/>
          <w:cs/>
          <w:lang w:bidi="sa-IN"/>
        </w:rPr>
        <w:t xml:space="preserve"> </w:t>
      </w:r>
      <w:r w:rsidRPr="00232CA9">
        <w:rPr>
          <w:sz w:val="24"/>
          <w:szCs w:val="24"/>
          <w:cs/>
        </w:rPr>
        <w:t>पाणाइवाए जाव मिच्छादंसणसल्ले</w:t>
      </w:r>
      <w:r w:rsidRPr="00232CA9">
        <w:rPr>
          <w:rFonts w:hint="cs"/>
          <w:sz w:val="24"/>
          <w:szCs w:val="24"/>
          <w:cs/>
          <w:lang w:bidi="sa-IN"/>
        </w:rPr>
        <w:t>,</w:t>
      </w:r>
      <w:r w:rsidRPr="00232CA9">
        <w:rPr>
          <w:sz w:val="24"/>
          <w:szCs w:val="24"/>
          <w:cs/>
        </w:rPr>
        <w:t xml:space="preserve"> इच्चेवं जा</w:t>
      </w:r>
      <w:r w:rsidRPr="00232CA9">
        <w:rPr>
          <w:rFonts w:hint="cs"/>
          <w:sz w:val="24"/>
          <w:szCs w:val="24"/>
          <w:cs/>
          <w:lang w:bidi="sa-IN"/>
        </w:rPr>
        <w:t>व</w:t>
      </w:r>
      <w:r w:rsidRPr="00232CA9">
        <w:rPr>
          <w:sz w:val="24"/>
          <w:szCs w:val="24"/>
          <w:cs/>
        </w:rPr>
        <w:t xml:space="preserve"> </w:t>
      </w:r>
      <w:r w:rsidRPr="00232CA9">
        <w:rPr>
          <w:rFonts w:hint="cs"/>
          <w:sz w:val="24"/>
          <w:szCs w:val="24"/>
          <w:cs/>
          <w:lang w:bidi="sa-IN"/>
        </w:rPr>
        <w:t>नो</w:t>
      </w:r>
      <w:r w:rsidRPr="00232CA9">
        <w:rPr>
          <w:sz w:val="24"/>
          <w:szCs w:val="24"/>
          <w:cs/>
        </w:rPr>
        <w:t xml:space="preserve"> चेव म</w:t>
      </w:r>
      <w:r w:rsidRPr="00232CA9">
        <w:rPr>
          <w:rFonts w:hint="cs"/>
          <w:sz w:val="24"/>
          <w:szCs w:val="24"/>
          <w:cs/>
          <w:lang w:bidi="sa-IN"/>
        </w:rPr>
        <w:t>नो</w:t>
      </w:r>
      <w:r w:rsidRPr="00232CA9">
        <w:rPr>
          <w:sz w:val="24"/>
          <w:szCs w:val="24"/>
          <w:cs/>
        </w:rPr>
        <w:t xml:space="preserve"> नो चेव वई पाणाणं </w:t>
      </w:r>
      <w:r w:rsidR="0069493C" w:rsidRPr="004A489E">
        <w:rPr>
          <w:color w:val="000000" w:themeColor="text1"/>
          <w:sz w:val="24"/>
          <w:szCs w:val="24"/>
          <w:cs/>
        </w:rPr>
        <w:t>[</w:t>
      </w:r>
      <w:r w:rsidRPr="00232CA9">
        <w:rPr>
          <w:sz w:val="24"/>
          <w:szCs w:val="24"/>
          <w:cs/>
        </w:rPr>
        <w:t>भूयाणं जीवाणं</w:t>
      </w:r>
      <w:r w:rsidR="0069493C" w:rsidRPr="004A489E">
        <w:rPr>
          <w:color w:val="000000" w:themeColor="text1"/>
          <w:sz w:val="24"/>
          <w:szCs w:val="24"/>
          <w:cs/>
        </w:rPr>
        <w:t>]</w:t>
      </w:r>
      <w:r w:rsidRPr="00232CA9">
        <w:rPr>
          <w:sz w:val="24"/>
          <w:szCs w:val="24"/>
          <w:cs/>
        </w:rPr>
        <w:t xml:space="preserve"> सत्ताणं दुक्खणयाए सोयणयाए जूरणयाए तिप्पणयाए पिट्टणयाए परितप्पणयाए ते दुक्खण-सोयण </w:t>
      </w:r>
      <w:r w:rsidRPr="00232CA9">
        <w:rPr>
          <w:rFonts w:hint="cs"/>
          <w:sz w:val="24"/>
          <w:szCs w:val="24"/>
          <w:cs/>
          <w:lang w:bidi="sa-IN"/>
        </w:rPr>
        <w:t xml:space="preserve">जाव </w:t>
      </w:r>
      <w:r w:rsidRPr="00232CA9">
        <w:rPr>
          <w:sz w:val="24"/>
          <w:szCs w:val="24"/>
          <w:cs/>
        </w:rPr>
        <w:t xml:space="preserve">परितप्पण-वह-बंध-परिकिलेसाओ अप्पडिविरया भवंति </w:t>
      </w:r>
      <w:r w:rsidRPr="00232CA9">
        <w:rPr>
          <w:rFonts w:hint="cs"/>
          <w:sz w:val="24"/>
          <w:szCs w:val="24"/>
          <w:cs/>
          <w:lang w:bidi="sa-IN"/>
        </w:rPr>
        <w:t>।</w:t>
      </w:r>
    </w:p>
    <w:p w:rsidR="004605FC" w:rsidRPr="00232CA9" w:rsidRDefault="004605FC" w:rsidP="00202113">
      <w:pPr>
        <w:pStyle w:val="PlainHindi"/>
        <w:tabs>
          <w:tab w:val="left" w:pos="2250"/>
        </w:tabs>
        <w:spacing w:after="0"/>
        <w:ind w:firstLine="1440"/>
        <w:jc w:val="both"/>
        <w:rPr>
          <w:sz w:val="24"/>
          <w:szCs w:val="24"/>
          <w:lang w:bidi="sa-IN"/>
        </w:rPr>
      </w:pPr>
      <w:r w:rsidRPr="00232CA9">
        <w:rPr>
          <w:sz w:val="24"/>
          <w:szCs w:val="24"/>
          <w:cs/>
        </w:rPr>
        <w:t>इति खलु ते असण्णिणो</w:t>
      </w:r>
      <w:r w:rsidRPr="00232CA9">
        <w:rPr>
          <w:rFonts w:hint="cs"/>
          <w:sz w:val="24"/>
          <w:szCs w:val="24"/>
          <w:cs/>
          <w:lang w:bidi="sa-IN"/>
        </w:rPr>
        <w:t>ऽ</w:t>
      </w:r>
      <w:r w:rsidRPr="00232CA9">
        <w:rPr>
          <w:sz w:val="24"/>
          <w:szCs w:val="24"/>
          <w:cs/>
        </w:rPr>
        <w:t xml:space="preserve">वि </w:t>
      </w:r>
      <w:r w:rsidRPr="00232CA9">
        <w:rPr>
          <w:rFonts w:hint="cs"/>
          <w:sz w:val="24"/>
          <w:szCs w:val="24"/>
          <w:cs/>
          <w:lang w:bidi="sa-IN"/>
        </w:rPr>
        <w:t>सत्ता</w:t>
      </w:r>
      <w:r w:rsidRPr="00232CA9">
        <w:rPr>
          <w:sz w:val="24"/>
          <w:szCs w:val="24"/>
          <w:cs/>
        </w:rPr>
        <w:t xml:space="preserve"> अहोनि</w:t>
      </w:r>
      <w:r w:rsidRPr="00232CA9">
        <w:rPr>
          <w:rFonts w:hint="cs"/>
          <w:sz w:val="24"/>
          <w:szCs w:val="24"/>
          <w:cs/>
          <w:lang w:bidi="sa-IN"/>
        </w:rPr>
        <w:t>सिं</w:t>
      </w:r>
      <w:r w:rsidRPr="00232CA9">
        <w:rPr>
          <w:sz w:val="24"/>
          <w:szCs w:val="24"/>
          <w:cs/>
        </w:rPr>
        <w:t xml:space="preserve"> पाणाइवाए उवक्खाइज्जंति जाव अहोनि</w:t>
      </w:r>
      <w:r w:rsidRPr="00232CA9">
        <w:rPr>
          <w:rFonts w:hint="cs"/>
          <w:sz w:val="24"/>
          <w:szCs w:val="24"/>
          <w:cs/>
          <w:lang w:bidi="sa-IN"/>
        </w:rPr>
        <w:t>सिं</w:t>
      </w:r>
      <w:r w:rsidRPr="00232CA9">
        <w:rPr>
          <w:sz w:val="24"/>
          <w:szCs w:val="24"/>
          <w:cs/>
        </w:rPr>
        <w:t xml:space="preserve"> </w:t>
      </w:r>
      <w:r w:rsidRPr="00232CA9">
        <w:rPr>
          <w:rFonts w:hint="cs"/>
          <w:sz w:val="24"/>
          <w:szCs w:val="24"/>
          <w:cs/>
        </w:rPr>
        <w:t xml:space="preserve">परिग्गहे उवक्खाइज्जंति जाव </w:t>
      </w:r>
      <w:r w:rsidRPr="00232CA9">
        <w:rPr>
          <w:sz w:val="24"/>
          <w:szCs w:val="24"/>
          <w:cs/>
        </w:rPr>
        <w:t>मिच्छादंसणसल्ले उवक्खाइज्जंति</w:t>
      </w:r>
      <w:r w:rsidRPr="00232CA9">
        <w:rPr>
          <w:rFonts w:hint="cs"/>
          <w:sz w:val="24"/>
          <w:szCs w:val="24"/>
          <w:cs/>
          <w:lang w:bidi="sa-IN"/>
        </w:rPr>
        <w:t>,</w:t>
      </w:r>
      <w:r w:rsidRPr="00232CA9">
        <w:rPr>
          <w:sz w:val="24"/>
          <w:szCs w:val="24"/>
          <w:cs/>
        </w:rPr>
        <w:t xml:space="preserve"> सव्वजोणिया वि खलु सत्ता-स</w:t>
      </w:r>
      <w:r w:rsidRPr="00232CA9">
        <w:rPr>
          <w:rFonts w:hint="cs"/>
          <w:sz w:val="24"/>
          <w:szCs w:val="24"/>
          <w:cs/>
          <w:lang w:bidi="sa-IN"/>
        </w:rPr>
        <w:t>न्नि</w:t>
      </w:r>
      <w:r w:rsidRPr="00232CA9">
        <w:rPr>
          <w:sz w:val="24"/>
          <w:szCs w:val="24"/>
          <w:cs/>
        </w:rPr>
        <w:t>णो हुच्चा अस</w:t>
      </w:r>
      <w:r w:rsidRPr="00232CA9">
        <w:rPr>
          <w:rFonts w:hint="cs"/>
          <w:sz w:val="24"/>
          <w:szCs w:val="24"/>
          <w:cs/>
          <w:lang w:bidi="sa-IN"/>
        </w:rPr>
        <w:t>न्निणो</w:t>
      </w:r>
      <w:r w:rsidRPr="00232CA9">
        <w:rPr>
          <w:sz w:val="24"/>
          <w:szCs w:val="24"/>
          <w:cs/>
        </w:rPr>
        <w:t xml:space="preserve"> होंति अस</w:t>
      </w:r>
      <w:r w:rsidRPr="00232CA9">
        <w:rPr>
          <w:rFonts w:hint="cs"/>
          <w:sz w:val="24"/>
          <w:szCs w:val="24"/>
          <w:cs/>
          <w:lang w:bidi="sa-IN"/>
        </w:rPr>
        <w:t>न्नि</w:t>
      </w:r>
      <w:r w:rsidRPr="00232CA9">
        <w:rPr>
          <w:sz w:val="24"/>
          <w:szCs w:val="24"/>
          <w:cs/>
        </w:rPr>
        <w:t>णो हुच्चा स</w:t>
      </w:r>
      <w:r w:rsidRPr="00232CA9">
        <w:rPr>
          <w:rFonts w:hint="cs"/>
          <w:sz w:val="24"/>
          <w:szCs w:val="24"/>
          <w:cs/>
          <w:lang w:bidi="sa-IN"/>
        </w:rPr>
        <w:t>न्नि</w:t>
      </w:r>
      <w:r w:rsidRPr="00232CA9">
        <w:rPr>
          <w:sz w:val="24"/>
          <w:szCs w:val="24"/>
          <w:cs/>
        </w:rPr>
        <w:t>णो होंति होच्चा स</w:t>
      </w:r>
      <w:r w:rsidRPr="00232CA9">
        <w:rPr>
          <w:rFonts w:hint="cs"/>
          <w:sz w:val="24"/>
          <w:szCs w:val="24"/>
          <w:cs/>
          <w:lang w:bidi="sa-IN"/>
        </w:rPr>
        <w:t>न्नी,</w:t>
      </w:r>
      <w:r w:rsidRPr="00232CA9">
        <w:rPr>
          <w:sz w:val="24"/>
          <w:szCs w:val="24"/>
          <w:cs/>
        </w:rPr>
        <w:t xml:space="preserve"> अदुवा असण्णी तत्थ से अविचिता अविघूणिता असंमुच्छित्ता अ</w:t>
      </w:r>
      <w:r w:rsidRPr="00232CA9">
        <w:rPr>
          <w:rFonts w:hint="cs"/>
          <w:sz w:val="24"/>
          <w:szCs w:val="24"/>
          <w:cs/>
          <w:lang w:bidi="sa-IN"/>
        </w:rPr>
        <w:t>ननु</w:t>
      </w:r>
      <w:r w:rsidRPr="00232CA9">
        <w:rPr>
          <w:sz w:val="24"/>
          <w:szCs w:val="24"/>
          <w:cs/>
        </w:rPr>
        <w:t>तावित्ता अस</w:t>
      </w:r>
      <w:r w:rsidRPr="00232CA9">
        <w:rPr>
          <w:rFonts w:hint="cs"/>
          <w:sz w:val="24"/>
          <w:szCs w:val="24"/>
          <w:cs/>
          <w:lang w:bidi="sa-IN"/>
        </w:rPr>
        <w:t>न्नि</w:t>
      </w:r>
      <w:r w:rsidRPr="00232CA9">
        <w:rPr>
          <w:sz w:val="24"/>
          <w:szCs w:val="24"/>
          <w:cs/>
        </w:rPr>
        <w:t>कायाओ वा स</w:t>
      </w:r>
      <w:r w:rsidRPr="00232CA9">
        <w:rPr>
          <w:rFonts w:hint="cs"/>
          <w:sz w:val="24"/>
          <w:szCs w:val="24"/>
          <w:cs/>
          <w:lang w:bidi="sa-IN"/>
        </w:rPr>
        <w:t>न्नि</w:t>
      </w:r>
      <w:r w:rsidRPr="00232CA9">
        <w:rPr>
          <w:sz w:val="24"/>
          <w:szCs w:val="24"/>
          <w:cs/>
        </w:rPr>
        <w:t>काय संकमंति स</w:t>
      </w:r>
      <w:r w:rsidRPr="00232CA9">
        <w:rPr>
          <w:rFonts w:hint="cs"/>
          <w:sz w:val="24"/>
          <w:szCs w:val="24"/>
          <w:cs/>
          <w:lang w:bidi="sa-IN"/>
        </w:rPr>
        <w:t>न्नि</w:t>
      </w:r>
      <w:r w:rsidRPr="00232CA9">
        <w:rPr>
          <w:sz w:val="24"/>
          <w:szCs w:val="24"/>
          <w:cs/>
        </w:rPr>
        <w:t>कायाओ वा अ</w:t>
      </w:r>
      <w:r w:rsidRPr="00232CA9">
        <w:rPr>
          <w:rFonts w:hint="cs"/>
          <w:sz w:val="24"/>
          <w:szCs w:val="24"/>
          <w:cs/>
        </w:rPr>
        <w:t>स</w:t>
      </w:r>
      <w:r w:rsidRPr="00232CA9">
        <w:rPr>
          <w:rFonts w:hint="cs"/>
          <w:sz w:val="24"/>
          <w:szCs w:val="24"/>
          <w:cs/>
          <w:lang w:bidi="sa-IN"/>
        </w:rPr>
        <w:t>न्नी</w:t>
      </w:r>
      <w:r w:rsidRPr="00232CA9">
        <w:rPr>
          <w:sz w:val="24"/>
          <w:szCs w:val="24"/>
          <w:cs/>
        </w:rPr>
        <w:t>कायं संकमंति स</w:t>
      </w:r>
      <w:r w:rsidRPr="00232CA9">
        <w:rPr>
          <w:rFonts w:hint="cs"/>
          <w:sz w:val="24"/>
          <w:szCs w:val="24"/>
          <w:cs/>
          <w:lang w:bidi="sa-IN"/>
        </w:rPr>
        <w:t>न्नि</w:t>
      </w:r>
      <w:r w:rsidRPr="00232CA9">
        <w:rPr>
          <w:sz w:val="24"/>
          <w:szCs w:val="24"/>
          <w:cs/>
        </w:rPr>
        <w:t>कायाओ वा स</w:t>
      </w:r>
      <w:r w:rsidRPr="00232CA9">
        <w:rPr>
          <w:rFonts w:hint="cs"/>
          <w:sz w:val="24"/>
          <w:szCs w:val="24"/>
          <w:cs/>
          <w:lang w:bidi="sa-IN"/>
        </w:rPr>
        <w:t>न्नि</w:t>
      </w:r>
      <w:r w:rsidRPr="00232CA9">
        <w:rPr>
          <w:sz w:val="24"/>
          <w:szCs w:val="24"/>
          <w:cs/>
        </w:rPr>
        <w:t>कायं संकमंति अस</w:t>
      </w:r>
      <w:r w:rsidRPr="00232CA9">
        <w:rPr>
          <w:rFonts w:hint="cs"/>
          <w:sz w:val="24"/>
          <w:szCs w:val="24"/>
          <w:cs/>
          <w:lang w:bidi="sa-IN"/>
        </w:rPr>
        <w:t>न्नि</w:t>
      </w:r>
      <w:r w:rsidRPr="00232CA9">
        <w:rPr>
          <w:sz w:val="24"/>
          <w:szCs w:val="24"/>
          <w:cs/>
        </w:rPr>
        <w:t>कायाओ वा अस</w:t>
      </w:r>
      <w:r w:rsidRPr="00232CA9">
        <w:rPr>
          <w:rFonts w:hint="cs"/>
          <w:sz w:val="24"/>
          <w:szCs w:val="24"/>
          <w:cs/>
          <w:lang w:bidi="sa-IN"/>
        </w:rPr>
        <w:t>न्नि</w:t>
      </w:r>
      <w:r w:rsidRPr="00232CA9">
        <w:rPr>
          <w:sz w:val="24"/>
          <w:szCs w:val="24"/>
          <w:cs/>
        </w:rPr>
        <w:t>कायं संकमंति</w:t>
      </w:r>
      <w:r w:rsidRPr="00232CA9">
        <w:rPr>
          <w:rFonts w:hint="cs"/>
          <w:sz w:val="24"/>
          <w:szCs w:val="24"/>
          <w:cs/>
        </w:rPr>
        <w:t>,</w:t>
      </w:r>
      <w:r w:rsidRPr="00232CA9">
        <w:rPr>
          <w:sz w:val="24"/>
          <w:szCs w:val="24"/>
          <w:cs/>
        </w:rPr>
        <w:t xml:space="preserve"> </w:t>
      </w:r>
    </w:p>
    <w:p w:rsidR="004A489E" w:rsidRDefault="004605FC" w:rsidP="00202113">
      <w:pPr>
        <w:pStyle w:val="PlainHindi"/>
        <w:tabs>
          <w:tab w:val="left" w:pos="2250"/>
        </w:tabs>
        <w:spacing w:after="0"/>
        <w:ind w:firstLine="1440"/>
        <w:jc w:val="both"/>
        <w:rPr>
          <w:sz w:val="24"/>
          <w:szCs w:val="24"/>
        </w:rPr>
      </w:pPr>
      <w:r w:rsidRPr="00232CA9">
        <w:rPr>
          <w:sz w:val="24"/>
          <w:szCs w:val="24"/>
          <w:cs/>
        </w:rPr>
        <w:t>जे एए स</w:t>
      </w:r>
      <w:r w:rsidRPr="00232CA9">
        <w:rPr>
          <w:rFonts w:hint="cs"/>
          <w:sz w:val="24"/>
          <w:szCs w:val="24"/>
          <w:cs/>
          <w:lang w:bidi="sa-IN"/>
        </w:rPr>
        <w:t>न्नी</w:t>
      </w:r>
      <w:r w:rsidRPr="00232CA9">
        <w:rPr>
          <w:sz w:val="24"/>
          <w:szCs w:val="24"/>
          <w:cs/>
        </w:rPr>
        <w:t xml:space="preserve"> वा असण्णी वा सव्वे ते मिच्छायारा </w:t>
      </w:r>
      <w:r w:rsidRPr="00232CA9">
        <w:rPr>
          <w:rFonts w:hint="cs"/>
          <w:sz w:val="24"/>
          <w:szCs w:val="24"/>
          <w:cs/>
          <w:lang w:bidi="sa-IN"/>
        </w:rPr>
        <w:t>नि</w:t>
      </w:r>
      <w:r w:rsidRPr="00232CA9">
        <w:rPr>
          <w:sz w:val="24"/>
          <w:szCs w:val="24"/>
          <w:cs/>
        </w:rPr>
        <w:t>च्चं पसढ-विओवाय चित्तदंडा तं जहा-</w:t>
      </w:r>
    </w:p>
    <w:p w:rsidR="004A489E" w:rsidRDefault="004A489E" w:rsidP="004A489E">
      <w:pPr>
        <w:spacing w:after="0" w:line="240" w:lineRule="auto"/>
        <w:ind w:right="1708"/>
        <w:contextualSpacing/>
        <w:rPr>
          <w:rFonts w:cs="Mangal"/>
          <w:sz w:val="24"/>
          <w:szCs w:val="24"/>
        </w:rPr>
      </w:pPr>
      <w:r>
        <w:rPr>
          <w:rFonts w:cs="Mangal" w:hint="cs"/>
          <w:sz w:val="24"/>
          <w:szCs w:val="24"/>
          <w:cs/>
        </w:rPr>
        <w:lastRenderedPageBreak/>
        <w:t>सुयक्खंधो-२, अज्झयणं-४, उद्देसो-</w:t>
      </w:r>
    </w:p>
    <w:tbl>
      <w:tblPr>
        <w:tblW w:w="10140" w:type="dxa"/>
        <w:tblInd w:w="93" w:type="dxa"/>
        <w:tblBorders>
          <w:top w:val="single" w:sz="4" w:space="0" w:color="auto"/>
        </w:tblBorders>
        <w:tblLook w:val="04A0"/>
      </w:tblPr>
      <w:tblGrid>
        <w:gridCol w:w="10140"/>
      </w:tblGrid>
      <w:tr w:rsidR="004A489E" w:rsidTr="00A43EF4">
        <w:trPr>
          <w:trHeight w:val="228"/>
        </w:trPr>
        <w:tc>
          <w:tcPr>
            <w:tcW w:w="10140" w:type="dxa"/>
            <w:tcBorders>
              <w:top w:val="single" w:sz="4" w:space="0" w:color="FF0000"/>
              <w:left w:val="nil"/>
              <w:bottom w:val="nil"/>
              <w:right w:val="nil"/>
            </w:tcBorders>
          </w:tcPr>
          <w:p w:rsidR="004A489E" w:rsidRDefault="004A489E"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232CA9" w:rsidRDefault="004605FC" w:rsidP="004A489E">
      <w:pPr>
        <w:pStyle w:val="PlainHindi"/>
        <w:tabs>
          <w:tab w:val="left" w:pos="2250"/>
        </w:tabs>
        <w:spacing w:after="0"/>
        <w:jc w:val="both"/>
        <w:rPr>
          <w:sz w:val="24"/>
          <w:szCs w:val="24"/>
        </w:rPr>
      </w:pPr>
      <w:r w:rsidRPr="00232CA9">
        <w:rPr>
          <w:sz w:val="24"/>
          <w:szCs w:val="24"/>
          <w:cs/>
        </w:rPr>
        <w:t>पाणाइवाए जाव मिच्छदंसणसल्ले</w:t>
      </w:r>
      <w:r w:rsidRPr="00232CA9">
        <w:rPr>
          <w:rFonts w:hint="cs"/>
          <w:sz w:val="24"/>
          <w:szCs w:val="24"/>
          <w:cs/>
          <w:lang w:bidi="sa-IN"/>
        </w:rPr>
        <w:t>,</w:t>
      </w:r>
      <w:r w:rsidRPr="00232CA9">
        <w:rPr>
          <w:sz w:val="24"/>
          <w:szCs w:val="24"/>
          <w:cs/>
        </w:rPr>
        <w:t xml:space="preserve"> एवं खलु भगवया अक्खाए असंजए अविरए अप्पडिहय-पच्चक्खाय-पावकम्मे सकिरिए असंवुडे एगंतदंडे एगंतबाले एगंतसुत्ते से बाले अवियार</w:t>
      </w:r>
      <w:r w:rsidRPr="00232CA9">
        <w:rPr>
          <w:rFonts w:hint="cs"/>
          <w:sz w:val="24"/>
          <w:szCs w:val="24"/>
          <w:cs/>
          <w:lang w:bidi="sa-IN"/>
        </w:rPr>
        <w:t xml:space="preserve"> </w:t>
      </w:r>
      <w:r w:rsidRPr="00232CA9">
        <w:rPr>
          <w:sz w:val="24"/>
          <w:szCs w:val="24"/>
          <w:cs/>
        </w:rPr>
        <w:t>म</w:t>
      </w:r>
      <w:r w:rsidRPr="00232CA9">
        <w:rPr>
          <w:rFonts w:hint="cs"/>
          <w:sz w:val="24"/>
          <w:szCs w:val="24"/>
          <w:cs/>
          <w:lang w:bidi="sa-IN"/>
        </w:rPr>
        <w:t>न</w:t>
      </w:r>
      <w:r w:rsidRPr="00232CA9">
        <w:rPr>
          <w:sz w:val="24"/>
          <w:szCs w:val="24"/>
          <w:cs/>
        </w:rPr>
        <w:t xml:space="preserve"> वयण</w:t>
      </w:r>
      <w:r w:rsidRPr="00232CA9">
        <w:rPr>
          <w:rFonts w:hint="cs"/>
          <w:sz w:val="24"/>
          <w:szCs w:val="24"/>
          <w:cs/>
          <w:lang w:bidi="sa-IN"/>
        </w:rPr>
        <w:t xml:space="preserve"> </w:t>
      </w:r>
      <w:r w:rsidRPr="00232CA9">
        <w:rPr>
          <w:sz w:val="24"/>
          <w:szCs w:val="24"/>
          <w:cs/>
        </w:rPr>
        <w:t>काय-</w:t>
      </w:r>
      <w:r w:rsidRPr="00232CA9">
        <w:rPr>
          <w:rFonts w:hint="cs"/>
          <w:sz w:val="24"/>
          <w:szCs w:val="24"/>
          <w:cs/>
        </w:rPr>
        <w:t xml:space="preserve"> </w:t>
      </w:r>
      <w:r w:rsidRPr="00232CA9">
        <w:rPr>
          <w:sz w:val="24"/>
          <w:szCs w:val="24"/>
          <w:cs/>
        </w:rPr>
        <w:t xml:space="preserve">वक्के सुविणमवि </w:t>
      </w:r>
      <w:r w:rsidRPr="00232CA9">
        <w:rPr>
          <w:rFonts w:hint="cs"/>
          <w:sz w:val="24"/>
          <w:szCs w:val="24"/>
          <w:cs/>
          <w:lang w:bidi="sa-IN"/>
        </w:rPr>
        <w:t>न</w:t>
      </w:r>
      <w:r w:rsidRPr="00232CA9">
        <w:rPr>
          <w:sz w:val="24"/>
          <w:szCs w:val="24"/>
          <w:cs/>
        </w:rPr>
        <w:t xml:space="preserve"> पासइ पावे य से कम्मे कज्जइ ।</w:t>
      </w:r>
    </w:p>
    <w:p w:rsidR="004605FC" w:rsidRPr="00232CA9" w:rsidRDefault="00454A98" w:rsidP="00202113">
      <w:pPr>
        <w:pStyle w:val="H4Hindi"/>
        <w:tabs>
          <w:tab w:val="left" w:pos="2250"/>
        </w:tabs>
        <w:spacing w:before="0" w:after="0"/>
        <w:ind w:firstLine="1440"/>
        <w:jc w:val="both"/>
        <w:rPr>
          <w:bCs w:val="0"/>
          <w:sz w:val="24"/>
          <w:szCs w:val="24"/>
          <w:lang w:bidi="sa-IN"/>
        </w:rPr>
      </w:pPr>
      <w:r w:rsidRPr="00232CA9">
        <w:rPr>
          <w:color w:val="FF0000"/>
          <w:sz w:val="24"/>
          <w:szCs w:val="24"/>
        </w:rPr>
        <w:t>[</w:t>
      </w:r>
      <w:r>
        <w:rPr>
          <w:rFonts w:hint="cs"/>
          <w:color w:val="FF0000"/>
          <w:sz w:val="24"/>
          <w:szCs w:val="24"/>
          <w:cs/>
        </w:rPr>
        <w:t>७०४</w:t>
      </w:r>
      <w:r w:rsidRPr="00232CA9">
        <w:rPr>
          <w:color w:val="FF0000"/>
          <w:sz w:val="24"/>
          <w:szCs w:val="24"/>
        </w:rPr>
        <w:t>]</w:t>
      </w:r>
      <w:r w:rsidR="004605FC" w:rsidRPr="00232CA9">
        <w:rPr>
          <w:rFonts w:hint="cs"/>
          <w:bCs w:val="0"/>
          <w:sz w:val="24"/>
          <w:szCs w:val="24"/>
          <w:cs/>
          <w:lang w:bidi="sa-IN"/>
        </w:rPr>
        <w:t xml:space="preserve"> </w:t>
      </w:r>
      <w:r w:rsidR="004605FC" w:rsidRPr="00232CA9">
        <w:rPr>
          <w:bCs w:val="0"/>
          <w:sz w:val="24"/>
          <w:szCs w:val="24"/>
          <w:cs/>
        </w:rPr>
        <w:t xml:space="preserve">चोयगः- ते किं कुव्वं कि कारवं कहं संजय-विरय-पडिहय-पच्चक्खाय-पावकक्मे भवइ </w:t>
      </w:r>
      <w:r w:rsidR="004605FC" w:rsidRPr="00232CA9">
        <w:rPr>
          <w:bCs w:val="0"/>
          <w:sz w:val="24"/>
          <w:szCs w:val="24"/>
        </w:rPr>
        <w:t xml:space="preserve">? </w:t>
      </w:r>
      <w:r w:rsidR="004605FC" w:rsidRPr="00232CA9">
        <w:rPr>
          <w:bCs w:val="0"/>
          <w:sz w:val="24"/>
          <w:szCs w:val="24"/>
          <w:cs/>
        </w:rPr>
        <w:t>आचार्य आह-</w:t>
      </w:r>
      <w:r w:rsidR="004605FC" w:rsidRPr="00232CA9">
        <w:rPr>
          <w:rFonts w:hint="cs"/>
          <w:bCs w:val="0"/>
          <w:sz w:val="24"/>
          <w:szCs w:val="24"/>
          <w:cs/>
          <w:lang w:bidi="sa-IN"/>
        </w:rPr>
        <w:t xml:space="preserve"> </w:t>
      </w:r>
      <w:r w:rsidR="004605FC" w:rsidRPr="00232CA9">
        <w:rPr>
          <w:bCs w:val="0"/>
          <w:sz w:val="24"/>
          <w:szCs w:val="24"/>
          <w:cs/>
        </w:rPr>
        <w:t>तत्थ खलु भगवया छज्जीव</w:t>
      </w:r>
      <w:r w:rsidR="004605FC" w:rsidRPr="00232CA9">
        <w:rPr>
          <w:rFonts w:hint="cs"/>
          <w:bCs w:val="0"/>
          <w:sz w:val="24"/>
          <w:szCs w:val="24"/>
          <w:cs/>
          <w:lang w:bidi="sa-IN"/>
        </w:rPr>
        <w:t>नि</w:t>
      </w:r>
      <w:r w:rsidR="004605FC" w:rsidRPr="00232CA9">
        <w:rPr>
          <w:bCs w:val="0"/>
          <w:sz w:val="24"/>
          <w:szCs w:val="24"/>
          <w:cs/>
        </w:rPr>
        <w:t>कायाहेऊ पण्णत्ता</w:t>
      </w:r>
      <w:r w:rsidR="004605FC" w:rsidRPr="00232CA9">
        <w:rPr>
          <w:rFonts w:hint="cs"/>
          <w:bCs w:val="0"/>
          <w:sz w:val="24"/>
          <w:szCs w:val="24"/>
          <w:cs/>
          <w:lang w:bidi="sa-IN"/>
        </w:rPr>
        <w:t>,</w:t>
      </w:r>
      <w:r w:rsidR="004605FC" w:rsidRPr="00232CA9">
        <w:rPr>
          <w:bCs w:val="0"/>
          <w:sz w:val="24"/>
          <w:szCs w:val="24"/>
          <w:cs/>
        </w:rPr>
        <w:t xml:space="preserve"> तं जहा-</w:t>
      </w:r>
      <w:r w:rsidR="004605FC" w:rsidRPr="00232CA9">
        <w:rPr>
          <w:rFonts w:hint="cs"/>
          <w:bCs w:val="0"/>
          <w:sz w:val="24"/>
          <w:szCs w:val="24"/>
          <w:cs/>
          <w:lang w:bidi="sa-IN"/>
        </w:rPr>
        <w:t xml:space="preserve"> </w:t>
      </w:r>
      <w:r w:rsidR="004605FC" w:rsidRPr="00232CA9">
        <w:rPr>
          <w:bCs w:val="0"/>
          <w:sz w:val="24"/>
          <w:szCs w:val="24"/>
          <w:cs/>
        </w:rPr>
        <w:t xml:space="preserve">पुढवीकाइया </w:t>
      </w:r>
      <w:r w:rsidR="004605FC" w:rsidRPr="00232CA9">
        <w:rPr>
          <w:rFonts w:hint="cs"/>
          <w:bCs w:val="0"/>
          <w:sz w:val="24"/>
          <w:szCs w:val="24"/>
          <w:cs/>
          <w:lang w:bidi="sa-IN"/>
        </w:rPr>
        <w:t>जाव</w:t>
      </w:r>
      <w:r w:rsidR="004605FC" w:rsidRPr="00232CA9">
        <w:rPr>
          <w:bCs w:val="0"/>
          <w:sz w:val="24"/>
          <w:szCs w:val="24"/>
          <w:cs/>
        </w:rPr>
        <w:t xml:space="preserve"> तसकाइया</w:t>
      </w:r>
      <w:r w:rsidR="004605FC" w:rsidRPr="00232CA9">
        <w:rPr>
          <w:rFonts w:hint="cs"/>
          <w:bCs w:val="0"/>
          <w:sz w:val="24"/>
          <w:szCs w:val="24"/>
          <w:cs/>
        </w:rPr>
        <w:t>,...</w:t>
      </w:r>
      <w:r w:rsidR="004605FC" w:rsidRPr="00232CA9">
        <w:rPr>
          <w:bCs w:val="0"/>
          <w:sz w:val="24"/>
          <w:szCs w:val="24"/>
          <w:cs/>
        </w:rPr>
        <w:t xml:space="preserve"> </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 xml:space="preserve">से जहानामए मम अस्सातं दंडेण वा अट्ठीण वा मुट्ठीण वा लेलुणा वा कवालेण वा आतोडिज्जमाणस्स वा </w:t>
      </w:r>
      <w:r w:rsidRPr="00232CA9">
        <w:rPr>
          <w:rFonts w:hint="cs"/>
          <w:bCs w:val="0"/>
          <w:sz w:val="24"/>
          <w:szCs w:val="24"/>
          <w:cs/>
          <w:lang w:bidi="sa-IN"/>
        </w:rPr>
        <w:t xml:space="preserve">जाव </w:t>
      </w:r>
      <w:r w:rsidRPr="00232CA9">
        <w:rPr>
          <w:bCs w:val="0"/>
          <w:sz w:val="24"/>
          <w:szCs w:val="24"/>
          <w:cs/>
        </w:rPr>
        <w:t>उवद्दविज्जमाणस्स वा जाव लोमुक्खणणमायमवि हिंसाकारगं दुक्खं भयं पडिसंवेदेमि</w:t>
      </w:r>
      <w:r w:rsidRPr="00232CA9">
        <w:rPr>
          <w:rFonts w:hint="cs"/>
          <w:bCs w:val="0"/>
          <w:sz w:val="24"/>
          <w:szCs w:val="24"/>
          <w:cs/>
          <w:lang w:bidi="sa-IN"/>
        </w:rPr>
        <w:t xml:space="preserve"> ।</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 xml:space="preserve">इच्चेवं जाण सव्वे पाणा </w:t>
      </w:r>
      <w:r w:rsidRPr="00232CA9">
        <w:rPr>
          <w:rFonts w:hint="cs"/>
          <w:bCs w:val="0"/>
          <w:sz w:val="24"/>
          <w:szCs w:val="24"/>
          <w:cs/>
          <w:lang w:bidi="sa-IN"/>
        </w:rPr>
        <w:t xml:space="preserve">जाव </w:t>
      </w:r>
      <w:r w:rsidRPr="00232CA9">
        <w:rPr>
          <w:bCs w:val="0"/>
          <w:sz w:val="24"/>
          <w:szCs w:val="24"/>
          <w:cs/>
        </w:rPr>
        <w:t xml:space="preserve">सव्वे सत्ता दंडेण वा </w:t>
      </w:r>
      <w:r w:rsidRPr="00232CA9">
        <w:rPr>
          <w:rFonts w:hint="cs"/>
          <w:bCs w:val="0"/>
          <w:sz w:val="24"/>
          <w:szCs w:val="24"/>
          <w:cs/>
          <w:lang w:bidi="sa-IN"/>
        </w:rPr>
        <w:t>जाव</w:t>
      </w:r>
      <w:r w:rsidRPr="00232CA9">
        <w:rPr>
          <w:bCs w:val="0"/>
          <w:sz w:val="24"/>
          <w:szCs w:val="24"/>
          <w:cs/>
        </w:rPr>
        <w:t xml:space="preserve"> कवालेण वा आतोडिज्जमाणा वा हम्ममाणा वा तज्जिज्जमाणा वा तालिज्जमाणा वा </w:t>
      </w:r>
      <w:r w:rsidRPr="00232CA9">
        <w:rPr>
          <w:rFonts w:hint="cs"/>
          <w:bCs w:val="0"/>
          <w:sz w:val="24"/>
          <w:szCs w:val="24"/>
          <w:cs/>
          <w:lang w:bidi="sa-IN"/>
        </w:rPr>
        <w:t>जाव</w:t>
      </w:r>
      <w:r w:rsidRPr="00232CA9">
        <w:rPr>
          <w:bCs w:val="0"/>
          <w:sz w:val="24"/>
          <w:szCs w:val="24"/>
          <w:cs/>
        </w:rPr>
        <w:t xml:space="preserve"> उवद्दविज्जमाणा वा जाव लोमुक्खणणमायमवि हिंसाकारगं दुक्खं भयं पडिसंवेदेतिं</w:t>
      </w:r>
      <w:r w:rsidRPr="00232CA9">
        <w:rPr>
          <w:rFonts w:hint="cs"/>
          <w:bCs w:val="0"/>
          <w:sz w:val="24"/>
          <w:szCs w:val="24"/>
          <w:cs/>
        </w:rPr>
        <w:t>,</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 xml:space="preserve">एवं नच्चा सव्वे पाणा </w:t>
      </w:r>
      <w:r w:rsidRPr="00232CA9">
        <w:rPr>
          <w:rFonts w:hint="cs"/>
          <w:bCs w:val="0"/>
          <w:sz w:val="24"/>
          <w:szCs w:val="24"/>
          <w:cs/>
          <w:lang w:bidi="sa-IN"/>
        </w:rPr>
        <w:t>जाव</w:t>
      </w:r>
      <w:r w:rsidRPr="00232CA9">
        <w:rPr>
          <w:bCs w:val="0"/>
          <w:sz w:val="24"/>
          <w:szCs w:val="24"/>
          <w:cs/>
        </w:rPr>
        <w:t xml:space="preserve"> सव्वे सत्ता न हंतव्वा न उद्दवेयव्वा</w:t>
      </w:r>
      <w:r w:rsidRPr="00232CA9">
        <w:rPr>
          <w:rFonts w:hint="cs"/>
          <w:bCs w:val="0"/>
          <w:sz w:val="24"/>
          <w:szCs w:val="24"/>
          <w:cs/>
          <w:lang w:bidi="sa-IN"/>
        </w:rPr>
        <w:t>,</w:t>
      </w:r>
      <w:r w:rsidRPr="00232CA9">
        <w:rPr>
          <w:bCs w:val="0"/>
          <w:sz w:val="24"/>
          <w:szCs w:val="24"/>
          <w:cs/>
        </w:rPr>
        <w:t xml:space="preserve"> एस धम्मे धुवे </w:t>
      </w:r>
      <w:r w:rsidRPr="00232CA9">
        <w:rPr>
          <w:rFonts w:hint="cs"/>
          <w:bCs w:val="0"/>
          <w:sz w:val="24"/>
          <w:szCs w:val="24"/>
          <w:cs/>
          <w:lang w:bidi="sa-IN"/>
        </w:rPr>
        <w:t>नि</w:t>
      </w:r>
      <w:r w:rsidRPr="00232CA9">
        <w:rPr>
          <w:bCs w:val="0"/>
          <w:sz w:val="24"/>
          <w:szCs w:val="24"/>
          <w:cs/>
        </w:rPr>
        <w:t>इए सासए समेच्च लोगं खेत्तण्णेहिं पवेइए</w:t>
      </w:r>
      <w:r w:rsidRPr="00232CA9">
        <w:rPr>
          <w:rFonts w:hint="cs"/>
          <w:bCs w:val="0"/>
          <w:sz w:val="24"/>
          <w:szCs w:val="24"/>
          <w:cs/>
          <w:lang w:bidi="sa-IN"/>
        </w:rPr>
        <w:t>,</w:t>
      </w:r>
      <w:r w:rsidRPr="00232CA9">
        <w:rPr>
          <w:bCs w:val="0"/>
          <w:sz w:val="24"/>
          <w:szCs w:val="24"/>
          <w:cs/>
        </w:rPr>
        <w:t xml:space="preserve"> एवं से भिक्खू विरए पाणाइवायाओ जाव मिच्छादंसणसल्लाओ</w:t>
      </w:r>
      <w:r w:rsidRPr="00232CA9">
        <w:rPr>
          <w:rFonts w:hint="cs"/>
          <w:bCs w:val="0"/>
          <w:sz w:val="24"/>
          <w:szCs w:val="24"/>
          <w:cs/>
        </w:rPr>
        <w:t>,</w:t>
      </w:r>
      <w:r w:rsidRPr="00232CA9">
        <w:rPr>
          <w:bCs w:val="0"/>
          <w:sz w:val="24"/>
          <w:szCs w:val="24"/>
          <w:cs/>
        </w:rPr>
        <w:t xml:space="preserve"> </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से भिक्खू नो दंतपक्खालणेणं दंते पक्खालेज्जा नो अंज</w:t>
      </w:r>
      <w:r w:rsidRPr="00232CA9">
        <w:rPr>
          <w:rFonts w:hint="cs"/>
          <w:bCs w:val="0"/>
          <w:sz w:val="24"/>
          <w:szCs w:val="24"/>
          <w:cs/>
          <w:lang w:bidi="sa-IN"/>
        </w:rPr>
        <w:t>नं</w:t>
      </w:r>
      <w:r w:rsidRPr="00232CA9">
        <w:rPr>
          <w:bCs w:val="0"/>
          <w:sz w:val="24"/>
          <w:szCs w:val="24"/>
          <w:cs/>
        </w:rPr>
        <w:t xml:space="preserve"> नो वम</w:t>
      </w:r>
      <w:r w:rsidRPr="00232CA9">
        <w:rPr>
          <w:rFonts w:hint="cs"/>
          <w:bCs w:val="0"/>
          <w:sz w:val="24"/>
          <w:szCs w:val="24"/>
          <w:cs/>
          <w:lang w:bidi="sa-IN"/>
        </w:rPr>
        <w:t>नं</w:t>
      </w:r>
      <w:r w:rsidRPr="00232CA9">
        <w:rPr>
          <w:bCs w:val="0"/>
          <w:sz w:val="24"/>
          <w:szCs w:val="24"/>
          <w:cs/>
        </w:rPr>
        <w:t xml:space="preserve"> नो घूवणेत्तं पिआइए</w:t>
      </w:r>
      <w:r w:rsidRPr="00232CA9">
        <w:rPr>
          <w:rFonts w:hint="cs"/>
          <w:bCs w:val="0"/>
          <w:sz w:val="24"/>
          <w:szCs w:val="24"/>
          <w:cs/>
        </w:rPr>
        <w:t>,</w:t>
      </w:r>
      <w:r w:rsidRPr="00232CA9">
        <w:rPr>
          <w:bCs w:val="0"/>
          <w:sz w:val="24"/>
          <w:szCs w:val="24"/>
          <w:cs/>
        </w:rPr>
        <w:t xml:space="preserve"> </w:t>
      </w:r>
    </w:p>
    <w:p w:rsidR="004605FC" w:rsidRPr="00232CA9" w:rsidRDefault="004605FC" w:rsidP="00202113">
      <w:pPr>
        <w:pStyle w:val="H4Hindi"/>
        <w:tabs>
          <w:tab w:val="left" w:pos="2250"/>
        </w:tabs>
        <w:spacing w:before="0" w:after="0"/>
        <w:ind w:firstLine="1440"/>
        <w:jc w:val="both"/>
        <w:rPr>
          <w:bCs w:val="0"/>
          <w:sz w:val="24"/>
          <w:szCs w:val="24"/>
          <w:lang w:bidi="sa-IN"/>
        </w:rPr>
      </w:pPr>
      <w:r w:rsidRPr="00232CA9">
        <w:rPr>
          <w:bCs w:val="0"/>
          <w:sz w:val="24"/>
          <w:szCs w:val="24"/>
          <w:cs/>
        </w:rPr>
        <w:t xml:space="preserve">से भिक्खू अकिरिए अलूसए अकोहे </w:t>
      </w:r>
      <w:r w:rsidR="0069493C" w:rsidRPr="00232CA9">
        <w:rPr>
          <w:bCs w:val="0"/>
          <w:color w:val="00B050"/>
          <w:sz w:val="24"/>
          <w:szCs w:val="24"/>
          <w:cs/>
        </w:rPr>
        <w:t>[</w:t>
      </w:r>
      <w:r w:rsidRPr="00232CA9">
        <w:rPr>
          <w:bCs w:val="0"/>
          <w:sz w:val="24"/>
          <w:szCs w:val="24"/>
          <w:cs/>
        </w:rPr>
        <w:t>अमा</w:t>
      </w:r>
      <w:r w:rsidRPr="00232CA9">
        <w:rPr>
          <w:rFonts w:hint="cs"/>
          <w:bCs w:val="0"/>
          <w:sz w:val="24"/>
          <w:szCs w:val="24"/>
          <w:cs/>
          <w:lang w:bidi="sa-IN"/>
        </w:rPr>
        <w:t>ने</w:t>
      </w:r>
      <w:r w:rsidRPr="00232CA9">
        <w:rPr>
          <w:bCs w:val="0"/>
          <w:sz w:val="24"/>
          <w:szCs w:val="24"/>
          <w:cs/>
        </w:rPr>
        <w:t xml:space="preserve"> अमाए</w:t>
      </w:r>
      <w:r w:rsidR="0069493C" w:rsidRPr="00232CA9">
        <w:rPr>
          <w:bCs w:val="0"/>
          <w:color w:val="00B050"/>
          <w:sz w:val="24"/>
          <w:szCs w:val="24"/>
          <w:cs/>
        </w:rPr>
        <w:t>]</w:t>
      </w:r>
      <w:r w:rsidRPr="00232CA9">
        <w:rPr>
          <w:bCs w:val="0"/>
          <w:sz w:val="24"/>
          <w:szCs w:val="24"/>
          <w:cs/>
        </w:rPr>
        <w:t xml:space="preserve"> अलोभे उवसंते परि</w:t>
      </w:r>
      <w:r w:rsidRPr="00232CA9">
        <w:rPr>
          <w:rFonts w:hint="cs"/>
          <w:bCs w:val="0"/>
          <w:sz w:val="24"/>
          <w:szCs w:val="24"/>
          <w:cs/>
        </w:rPr>
        <w:t>नि</w:t>
      </w:r>
      <w:r w:rsidRPr="00232CA9">
        <w:rPr>
          <w:bCs w:val="0"/>
          <w:sz w:val="24"/>
          <w:szCs w:val="24"/>
          <w:cs/>
        </w:rPr>
        <w:t xml:space="preserve">व्वुडे </w:t>
      </w:r>
    </w:p>
    <w:p w:rsidR="004605FC" w:rsidRPr="00232CA9" w:rsidRDefault="004605FC" w:rsidP="00202113">
      <w:pPr>
        <w:pStyle w:val="H4Hindi"/>
        <w:tabs>
          <w:tab w:val="left" w:pos="2250"/>
        </w:tabs>
        <w:spacing w:before="0" w:after="0"/>
        <w:ind w:firstLine="1440"/>
        <w:jc w:val="both"/>
        <w:rPr>
          <w:bCs w:val="0"/>
          <w:sz w:val="24"/>
          <w:szCs w:val="24"/>
        </w:rPr>
      </w:pPr>
      <w:r w:rsidRPr="00232CA9">
        <w:rPr>
          <w:bCs w:val="0"/>
          <w:sz w:val="24"/>
          <w:szCs w:val="24"/>
          <w:cs/>
        </w:rPr>
        <w:t>एस खलु भगवया अक्खाए संजय-विरय-पडिहय-पच्चक्खाय-पावकम्मे अकिरिए संवुडे एगंतपंडिए यावि भवइ - त्ति बेमि ।</w:t>
      </w:r>
    </w:p>
    <w:p w:rsidR="004605FC" w:rsidRPr="009F5DF9" w:rsidRDefault="004605FC" w:rsidP="007264F7">
      <w:pPr>
        <w:spacing w:after="0" w:line="240" w:lineRule="auto"/>
        <w:jc w:val="center"/>
        <w:rPr>
          <w:b/>
          <w:bCs/>
          <w:color w:val="0BA51A"/>
          <w:sz w:val="26"/>
          <w:szCs w:val="26"/>
        </w:rPr>
      </w:pPr>
      <w:r w:rsidRPr="009F5DF9">
        <w:rPr>
          <w:rFonts w:cs="Mangal" w:hint="cs"/>
          <w:b/>
          <w:bCs/>
          <w:color w:val="0BA51A"/>
          <w:sz w:val="26"/>
          <w:szCs w:val="26"/>
          <w:cs/>
        </w:rPr>
        <w:t>मुनि</w:t>
      </w:r>
      <w:r w:rsidRPr="009F5DF9">
        <w:rPr>
          <w:rFonts w:ascii="Times New Roman" w:hAnsi="Times New Roman" w:cs="Times New Roman" w:hint="cs"/>
          <w:b/>
          <w:bCs/>
          <w:color w:val="0BA51A"/>
          <w:sz w:val="26"/>
          <w:szCs w:val="26"/>
          <w:cs/>
        </w:rPr>
        <w:t xml:space="preserve"> </w:t>
      </w:r>
      <w:r w:rsidRPr="009F5DF9">
        <w:rPr>
          <w:rFonts w:cs="Mangal" w:hint="cs"/>
          <w:b/>
          <w:bCs/>
          <w:color w:val="0BA51A"/>
          <w:sz w:val="26"/>
          <w:szCs w:val="26"/>
          <w:cs/>
        </w:rPr>
        <w:t>दीपरत्नसागरेण</w:t>
      </w:r>
      <w:r w:rsidRPr="009F5DF9">
        <w:rPr>
          <w:rFonts w:ascii="Times New Roman" w:hAnsi="Times New Roman" w:cs="Times New Roman" w:hint="cs"/>
          <w:b/>
          <w:bCs/>
          <w:color w:val="0BA51A"/>
          <w:sz w:val="26"/>
          <w:szCs w:val="26"/>
          <w:cs/>
        </w:rPr>
        <w:t xml:space="preserve"> </w:t>
      </w:r>
      <w:r w:rsidRPr="009F5DF9">
        <w:rPr>
          <w:rFonts w:cs="Mangal" w:hint="cs"/>
          <w:b/>
          <w:bCs/>
          <w:color w:val="0BA51A"/>
          <w:sz w:val="26"/>
          <w:szCs w:val="26"/>
          <w:cs/>
        </w:rPr>
        <w:t>संशोधितः</w:t>
      </w:r>
      <w:r w:rsidRPr="009F5DF9">
        <w:rPr>
          <w:rFonts w:ascii="Times New Roman" w:hAnsi="Times New Roman" w:cs="Times New Roman" w:hint="cs"/>
          <w:b/>
          <w:bCs/>
          <w:color w:val="0BA51A"/>
          <w:sz w:val="26"/>
          <w:szCs w:val="26"/>
          <w:cs/>
        </w:rPr>
        <w:t xml:space="preserve"> </w:t>
      </w:r>
      <w:r w:rsidRPr="009F5DF9">
        <w:rPr>
          <w:rFonts w:cs="Mangal" w:hint="cs"/>
          <w:b/>
          <w:bCs/>
          <w:color w:val="0BA51A"/>
          <w:sz w:val="26"/>
          <w:szCs w:val="26"/>
          <w:cs/>
        </w:rPr>
        <w:t>सम्पादितश्च</w:t>
      </w:r>
      <w:r w:rsidRPr="009F5DF9">
        <w:rPr>
          <w:rFonts w:ascii="Times New Roman" w:hAnsi="Times New Roman" w:cs="Times New Roman" w:hint="cs"/>
          <w:b/>
          <w:bCs/>
          <w:color w:val="0BA51A"/>
          <w:sz w:val="26"/>
          <w:szCs w:val="26"/>
          <w:cs/>
        </w:rPr>
        <w:t xml:space="preserve"> </w:t>
      </w:r>
      <w:r w:rsidRPr="009F5DF9">
        <w:rPr>
          <w:b/>
          <w:bCs/>
          <w:color w:val="0BA51A"/>
          <w:sz w:val="26"/>
          <w:szCs w:val="26"/>
        </w:rPr>
        <w:t>““</w:t>
      </w:r>
      <w:r w:rsidRPr="009F5DF9">
        <w:rPr>
          <w:rFonts w:cs="Mangal" w:hint="cs"/>
          <w:b/>
          <w:bCs/>
          <w:color w:val="0BA51A"/>
          <w:sz w:val="26"/>
          <w:szCs w:val="26"/>
          <w:cs/>
        </w:rPr>
        <w:t>चउत्थं</w:t>
      </w:r>
      <w:r w:rsidRPr="009F5DF9">
        <w:rPr>
          <w:b/>
          <w:bCs/>
          <w:color w:val="0BA51A"/>
          <w:sz w:val="26"/>
          <w:szCs w:val="26"/>
          <w:cs/>
        </w:rPr>
        <w:t xml:space="preserve"> </w:t>
      </w:r>
      <w:r w:rsidRPr="009F5DF9">
        <w:rPr>
          <w:rFonts w:cs="Mangal" w:hint="cs"/>
          <w:b/>
          <w:bCs/>
          <w:color w:val="0BA51A"/>
          <w:sz w:val="26"/>
          <w:szCs w:val="26"/>
          <w:cs/>
        </w:rPr>
        <w:t>अज्झयणं</w:t>
      </w:r>
      <w:r w:rsidRPr="009F5DF9">
        <w:rPr>
          <w:rFonts w:cs="Shruti" w:hint="cs"/>
          <w:b/>
          <w:bCs/>
          <w:color w:val="0BA51A"/>
          <w:sz w:val="26"/>
          <w:szCs w:val="26"/>
          <w:cs/>
        </w:rPr>
        <w:t xml:space="preserve"> </w:t>
      </w:r>
      <w:r w:rsidRPr="009F5DF9">
        <w:rPr>
          <w:rFonts w:cs="Mangal" w:hint="cs"/>
          <w:b/>
          <w:bCs/>
          <w:color w:val="0BA51A"/>
          <w:sz w:val="26"/>
          <w:szCs w:val="26"/>
          <w:cs/>
        </w:rPr>
        <w:t>समत्तं</w:t>
      </w:r>
      <w:r w:rsidRPr="009F5DF9">
        <w:rPr>
          <w:b/>
          <w:bCs/>
          <w:color w:val="0BA51A"/>
          <w:sz w:val="26"/>
          <w:szCs w:val="26"/>
        </w:rPr>
        <w:t>”</w:t>
      </w:r>
    </w:p>
    <w:p w:rsidR="004605FC" w:rsidRPr="004A489E" w:rsidRDefault="00631A4E" w:rsidP="004A489E">
      <w:pPr>
        <w:pStyle w:val="H2Hindi"/>
        <w:rPr>
          <w:sz w:val="32"/>
          <w:szCs w:val="32"/>
        </w:rPr>
      </w:pPr>
      <w:bookmarkStart w:id="40" w:name="_Toc318398192"/>
      <w:r>
        <w:rPr>
          <w:sz w:val="32"/>
          <w:szCs w:val="32"/>
        </w:rPr>
        <w:t>0</w:t>
      </w:r>
      <w:r w:rsidR="004A489E" w:rsidRPr="004A489E">
        <w:rPr>
          <w:rFonts w:hint="cs"/>
          <w:sz w:val="32"/>
          <w:szCs w:val="32"/>
          <w:cs/>
        </w:rPr>
        <w:t xml:space="preserve"> </w:t>
      </w:r>
      <w:r w:rsidR="004605FC" w:rsidRPr="004A489E">
        <w:rPr>
          <w:sz w:val="32"/>
          <w:szCs w:val="32"/>
          <w:cs/>
        </w:rPr>
        <w:t>पंचमं अज्झयणं-</w:t>
      </w:r>
      <w:r w:rsidR="004605FC" w:rsidRPr="004A489E">
        <w:rPr>
          <w:rFonts w:hint="cs"/>
          <w:sz w:val="32"/>
          <w:szCs w:val="32"/>
          <w:cs/>
        </w:rPr>
        <w:t xml:space="preserve"> </w:t>
      </w:r>
      <w:r w:rsidR="004605FC" w:rsidRPr="004A489E">
        <w:rPr>
          <w:sz w:val="32"/>
          <w:szCs w:val="32"/>
          <w:cs/>
        </w:rPr>
        <w:t>आयारसुयं</w:t>
      </w:r>
      <w:bookmarkEnd w:id="40"/>
      <w:r>
        <w:rPr>
          <w:rFonts w:hint="cs"/>
          <w:sz w:val="32"/>
          <w:szCs w:val="32"/>
          <w:cs/>
        </w:rPr>
        <w:t xml:space="preserve"> </w:t>
      </w:r>
      <w:r>
        <w:rPr>
          <w:sz w:val="32"/>
          <w:szCs w:val="32"/>
        </w:rPr>
        <w:t>0</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७०५</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आदाय बंभचेरं च आसुपण्णे इमं वइं</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अस्सिं धम्मे अ</w:t>
      </w:r>
      <w:r w:rsidR="004605FC" w:rsidRPr="007264F7">
        <w:rPr>
          <w:rFonts w:hint="cs"/>
          <w:sz w:val="24"/>
          <w:szCs w:val="24"/>
          <w:cs/>
          <w:lang w:bidi="sa-IN"/>
        </w:rPr>
        <w:t>ना</w:t>
      </w:r>
      <w:r w:rsidR="004605FC" w:rsidRPr="007264F7">
        <w:rPr>
          <w:sz w:val="24"/>
          <w:szCs w:val="24"/>
          <w:cs/>
        </w:rPr>
        <w:t>यारं नायरेज्ज कयाइ वि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७०</w:t>
      </w:r>
      <w:r>
        <w:rPr>
          <w:rFonts w:hint="cs"/>
          <w:color w:val="00B050"/>
          <w:sz w:val="24"/>
          <w:szCs w:val="24"/>
          <w:cs/>
        </w:rPr>
        <w:t>६</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अ</w:t>
      </w:r>
      <w:r w:rsidR="004605FC" w:rsidRPr="007264F7">
        <w:rPr>
          <w:rFonts w:hint="cs"/>
          <w:bCs w:val="0"/>
          <w:sz w:val="24"/>
          <w:szCs w:val="24"/>
          <w:cs/>
          <w:lang w:bidi="sa-IN"/>
        </w:rPr>
        <w:t>ना</w:t>
      </w:r>
      <w:r w:rsidR="004605FC" w:rsidRPr="007264F7">
        <w:rPr>
          <w:bCs w:val="0"/>
          <w:sz w:val="24"/>
          <w:szCs w:val="24"/>
          <w:cs/>
        </w:rPr>
        <w:t>दीयं परिण्णाय अ</w:t>
      </w:r>
      <w:r w:rsidR="004605FC" w:rsidRPr="007264F7">
        <w:rPr>
          <w:rFonts w:hint="cs"/>
          <w:bCs w:val="0"/>
          <w:sz w:val="24"/>
          <w:szCs w:val="24"/>
          <w:cs/>
          <w:lang w:bidi="sa-IN"/>
        </w:rPr>
        <w:t>न</w:t>
      </w:r>
      <w:r w:rsidR="004605FC" w:rsidRPr="007264F7">
        <w:rPr>
          <w:bCs w:val="0"/>
          <w:sz w:val="24"/>
          <w:szCs w:val="24"/>
          <w:cs/>
        </w:rPr>
        <w:t>वदग्गं ति वा पुणो</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सासयमसासए वा</w:t>
      </w:r>
      <w:r w:rsidR="004605FC" w:rsidRPr="007264F7">
        <w:rPr>
          <w:rFonts w:hint="cs"/>
          <w:sz w:val="24"/>
          <w:szCs w:val="24"/>
          <w:cs/>
          <w:lang w:bidi="sa-IN"/>
        </w:rPr>
        <w:t>,</w:t>
      </w:r>
      <w:r w:rsidR="004605FC" w:rsidRPr="007264F7">
        <w:rPr>
          <w:sz w:val="24"/>
          <w:szCs w:val="24"/>
          <w:cs/>
        </w:rPr>
        <w:t xml:space="preserve"> इइ दिट्ठिं न धारए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७०</w:t>
      </w:r>
      <w:r>
        <w:rPr>
          <w:rFonts w:hint="cs"/>
          <w:color w:val="00B050"/>
          <w:sz w:val="24"/>
          <w:szCs w:val="24"/>
          <w:cs/>
        </w:rPr>
        <w:t>७</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एएहिं दोहिं ठाणेहिं</w:t>
      </w:r>
      <w:r w:rsidR="004605FC" w:rsidRPr="007264F7">
        <w:rPr>
          <w:rFonts w:hint="cs"/>
          <w:bCs w:val="0"/>
          <w:sz w:val="24"/>
          <w:szCs w:val="24"/>
          <w:cs/>
          <w:lang w:bidi="sa-IN"/>
        </w:rPr>
        <w:t>,</w:t>
      </w:r>
      <w:r w:rsidR="004605FC" w:rsidRPr="007264F7">
        <w:rPr>
          <w:bCs w:val="0"/>
          <w:sz w:val="24"/>
          <w:szCs w:val="24"/>
          <w:cs/>
        </w:rPr>
        <w:t xml:space="preserve"> ववहारो न विज्जई</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एएहिं दोहिं ठाणेहिं</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w:t>
      </w:r>
      <w:r w:rsidR="004605FC" w:rsidRPr="007264F7">
        <w:rPr>
          <w:sz w:val="24"/>
          <w:szCs w:val="24"/>
          <w:cs/>
        </w:rPr>
        <w:t xml:space="preserve">यारं </w:t>
      </w:r>
      <w:r w:rsidR="004605FC" w:rsidRPr="007264F7">
        <w:rPr>
          <w:rFonts w:hint="cs"/>
          <w:sz w:val="24"/>
          <w:szCs w:val="24"/>
          <w:cs/>
          <w:lang w:bidi="sa-IN"/>
        </w:rPr>
        <w:t xml:space="preserve">तु </w:t>
      </w:r>
      <w:r w:rsidR="004605FC" w:rsidRPr="007264F7">
        <w:rPr>
          <w:sz w:val="24"/>
          <w:szCs w:val="24"/>
          <w:cs/>
        </w:rPr>
        <w:t>जाणए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७०</w:t>
      </w:r>
      <w:r>
        <w:rPr>
          <w:rFonts w:hint="cs"/>
          <w:color w:val="00B050"/>
          <w:sz w:val="24"/>
          <w:szCs w:val="24"/>
          <w:cs/>
        </w:rPr>
        <w:t>८</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समुच्छिज्जिहिंति सत्थारो</w:t>
      </w:r>
      <w:r w:rsidR="004605FC" w:rsidRPr="007264F7">
        <w:rPr>
          <w:rFonts w:hint="cs"/>
          <w:bCs w:val="0"/>
          <w:sz w:val="24"/>
          <w:szCs w:val="24"/>
          <w:cs/>
          <w:lang w:bidi="sa-IN"/>
        </w:rPr>
        <w:t>,</w:t>
      </w:r>
      <w:r w:rsidR="004605FC" w:rsidRPr="007264F7">
        <w:rPr>
          <w:bCs w:val="0"/>
          <w:sz w:val="24"/>
          <w:szCs w:val="24"/>
          <w:cs/>
        </w:rPr>
        <w:t xml:space="preserve"> सव्वे पाणा अ</w:t>
      </w:r>
      <w:r w:rsidR="004605FC" w:rsidRPr="007264F7">
        <w:rPr>
          <w:rFonts w:hint="cs"/>
          <w:bCs w:val="0"/>
          <w:sz w:val="24"/>
          <w:szCs w:val="24"/>
          <w:cs/>
          <w:lang w:bidi="sa-IN"/>
        </w:rPr>
        <w:t>ने</w:t>
      </w:r>
      <w:r w:rsidR="004605FC" w:rsidRPr="007264F7">
        <w:rPr>
          <w:bCs w:val="0"/>
          <w:sz w:val="24"/>
          <w:szCs w:val="24"/>
          <w:cs/>
        </w:rPr>
        <w:t>लिसा</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गंठिगा वा भविस्संति</w:t>
      </w:r>
      <w:r w:rsidR="004605FC" w:rsidRPr="007264F7">
        <w:rPr>
          <w:rFonts w:hint="cs"/>
          <w:sz w:val="24"/>
          <w:szCs w:val="24"/>
          <w:cs/>
          <w:lang w:bidi="sa-IN"/>
        </w:rPr>
        <w:t>,</w:t>
      </w:r>
      <w:r w:rsidR="004605FC" w:rsidRPr="007264F7">
        <w:rPr>
          <w:sz w:val="24"/>
          <w:szCs w:val="24"/>
          <w:cs/>
        </w:rPr>
        <w:t xml:space="preserve"> सासयं ति व नो वए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७०</w:t>
      </w:r>
      <w:r>
        <w:rPr>
          <w:rFonts w:hint="cs"/>
          <w:color w:val="00B050"/>
          <w:sz w:val="24"/>
          <w:szCs w:val="24"/>
          <w:cs/>
        </w:rPr>
        <w:t>९</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एएहिं दोहिं ठाणेहिं</w:t>
      </w:r>
      <w:r w:rsidR="004605FC" w:rsidRPr="007264F7">
        <w:rPr>
          <w:rFonts w:hint="cs"/>
          <w:bCs w:val="0"/>
          <w:sz w:val="24"/>
          <w:szCs w:val="24"/>
          <w:cs/>
          <w:lang w:bidi="sa-IN"/>
        </w:rPr>
        <w:t>,</w:t>
      </w:r>
      <w:r w:rsidR="004605FC" w:rsidRPr="007264F7">
        <w:rPr>
          <w:bCs w:val="0"/>
          <w:sz w:val="24"/>
          <w:szCs w:val="24"/>
          <w:cs/>
        </w:rPr>
        <w:t xml:space="preserve"> ववहारो न विज्जई</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एएहिं दोहिं ठाणेहिं</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w:t>
      </w:r>
      <w:r w:rsidR="004605FC" w:rsidRPr="007264F7">
        <w:rPr>
          <w:sz w:val="24"/>
          <w:szCs w:val="24"/>
          <w:cs/>
        </w:rPr>
        <w:t xml:space="preserve">यारं </w:t>
      </w:r>
      <w:r w:rsidR="004605FC" w:rsidRPr="007264F7">
        <w:rPr>
          <w:rFonts w:hint="cs"/>
          <w:sz w:val="24"/>
          <w:szCs w:val="24"/>
          <w:cs/>
          <w:lang w:bidi="sa-IN"/>
        </w:rPr>
        <w:t xml:space="preserve">तु </w:t>
      </w:r>
      <w:r w:rsidR="004605FC" w:rsidRPr="007264F7">
        <w:rPr>
          <w:sz w:val="24"/>
          <w:szCs w:val="24"/>
          <w:cs/>
        </w:rPr>
        <w:t>जाणए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१०</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जे केइ खुड्डगा पाणा</w:t>
      </w:r>
      <w:r w:rsidR="004605FC" w:rsidRPr="007264F7">
        <w:rPr>
          <w:rFonts w:hint="cs"/>
          <w:bCs w:val="0"/>
          <w:sz w:val="24"/>
          <w:szCs w:val="24"/>
          <w:cs/>
          <w:lang w:bidi="sa-IN"/>
        </w:rPr>
        <w:t>,</w:t>
      </w:r>
      <w:r w:rsidR="004605FC" w:rsidRPr="007264F7">
        <w:rPr>
          <w:bCs w:val="0"/>
          <w:sz w:val="24"/>
          <w:szCs w:val="24"/>
          <w:cs/>
        </w:rPr>
        <w:t xml:space="preserve"> अदुवा संति महालया</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सरिसं तेहिं वेरं ति</w:t>
      </w:r>
      <w:r w:rsidR="004605FC" w:rsidRPr="007264F7">
        <w:rPr>
          <w:rFonts w:hint="cs"/>
          <w:sz w:val="24"/>
          <w:szCs w:val="24"/>
          <w:cs/>
          <w:lang w:bidi="sa-IN"/>
        </w:rPr>
        <w:t>,</w:t>
      </w:r>
      <w:r w:rsidR="004605FC" w:rsidRPr="007264F7">
        <w:rPr>
          <w:sz w:val="24"/>
          <w:szCs w:val="24"/>
          <w:cs/>
        </w:rPr>
        <w:t xml:space="preserve"> असरिसं ति य नो वए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११</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एएहिं दोहिं ठाणेहिं ववहारो न विज्जई</w:t>
      </w:r>
      <w:r w:rsidR="004605FC" w:rsidRPr="007264F7">
        <w:rPr>
          <w:rFonts w:hint="cs"/>
          <w:bCs w:val="0"/>
          <w:sz w:val="24"/>
          <w:szCs w:val="24"/>
          <w:cs/>
          <w:lang w:bidi="sa-IN"/>
        </w:rPr>
        <w:t xml:space="preserve"> ।</w:t>
      </w:r>
    </w:p>
    <w:p w:rsidR="004A489E" w:rsidRDefault="004A489E" w:rsidP="004A489E">
      <w:pPr>
        <w:spacing w:after="0" w:line="240" w:lineRule="auto"/>
        <w:ind w:right="1708"/>
        <w:contextualSpacing/>
        <w:rPr>
          <w:rFonts w:cs="Mangal"/>
          <w:sz w:val="24"/>
          <w:szCs w:val="24"/>
        </w:rPr>
      </w:pPr>
      <w:r>
        <w:rPr>
          <w:rFonts w:cs="Mangal" w:hint="cs"/>
          <w:sz w:val="24"/>
          <w:szCs w:val="24"/>
          <w:cs/>
        </w:rPr>
        <w:lastRenderedPageBreak/>
        <w:t>सुयक्खंधो-२, अज्झयणं-५, उद्देसो-</w:t>
      </w:r>
    </w:p>
    <w:tbl>
      <w:tblPr>
        <w:tblW w:w="10140" w:type="dxa"/>
        <w:tblInd w:w="93" w:type="dxa"/>
        <w:tblBorders>
          <w:top w:val="single" w:sz="4" w:space="0" w:color="auto"/>
        </w:tblBorders>
        <w:tblLook w:val="04A0"/>
      </w:tblPr>
      <w:tblGrid>
        <w:gridCol w:w="10140"/>
      </w:tblGrid>
      <w:tr w:rsidR="004A489E" w:rsidTr="00A43EF4">
        <w:trPr>
          <w:trHeight w:val="228"/>
        </w:trPr>
        <w:tc>
          <w:tcPr>
            <w:tcW w:w="10140" w:type="dxa"/>
            <w:tcBorders>
              <w:top w:val="single" w:sz="4" w:space="0" w:color="FF0000"/>
              <w:left w:val="nil"/>
              <w:bottom w:val="nil"/>
              <w:right w:val="nil"/>
            </w:tcBorders>
          </w:tcPr>
          <w:p w:rsidR="004A489E" w:rsidRDefault="004A489E"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एएहिं दोहिं ठाणेहिं अ</w:t>
      </w:r>
      <w:r w:rsidR="004605FC" w:rsidRPr="007264F7">
        <w:rPr>
          <w:rFonts w:hint="cs"/>
          <w:sz w:val="24"/>
          <w:szCs w:val="24"/>
          <w:cs/>
          <w:lang w:bidi="sa-IN"/>
        </w:rPr>
        <w:t>ना</w:t>
      </w:r>
      <w:r w:rsidR="004605FC" w:rsidRPr="007264F7">
        <w:rPr>
          <w:sz w:val="24"/>
          <w:szCs w:val="24"/>
          <w:cs/>
        </w:rPr>
        <w:t xml:space="preserve">यारं </w:t>
      </w:r>
      <w:r w:rsidR="004605FC" w:rsidRPr="007264F7">
        <w:rPr>
          <w:rFonts w:hint="cs"/>
          <w:sz w:val="24"/>
          <w:szCs w:val="24"/>
          <w:cs/>
          <w:lang w:bidi="sa-IN"/>
        </w:rPr>
        <w:t xml:space="preserve">तु </w:t>
      </w:r>
      <w:r w:rsidR="004605FC" w:rsidRPr="007264F7">
        <w:rPr>
          <w:sz w:val="24"/>
          <w:szCs w:val="24"/>
          <w:cs/>
        </w:rPr>
        <w:t>जाणए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१२</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अहाकम्माणि भुंजंति</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न्न</w:t>
      </w:r>
      <w:r w:rsidR="004605FC" w:rsidRPr="007264F7">
        <w:rPr>
          <w:bCs w:val="0"/>
          <w:sz w:val="24"/>
          <w:szCs w:val="24"/>
          <w:cs/>
        </w:rPr>
        <w:t>म</w:t>
      </w:r>
      <w:r w:rsidR="004605FC" w:rsidRPr="007264F7">
        <w:rPr>
          <w:rFonts w:hint="cs"/>
          <w:bCs w:val="0"/>
          <w:sz w:val="24"/>
          <w:szCs w:val="24"/>
          <w:cs/>
          <w:lang w:bidi="sa-IN"/>
        </w:rPr>
        <w:t>न्ने</w:t>
      </w:r>
      <w:r w:rsidR="004605FC" w:rsidRPr="007264F7">
        <w:rPr>
          <w:bCs w:val="0"/>
          <w:sz w:val="24"/>
          <w:szCs w:val="24"/>
          <w:cs/>
        </w:rPr>
        <w:t xml:space="preserve"> सकम्मुणा</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उवलित्ते त्ति जाणिज्जा</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w:t>
      </w:r>
      <w:r w:rsidR="004605FC" w:rsidRPr="007264F7">
        <w:rPr>
          <w:sz w:val="24"/>
          <w:szCs w:val="24"/>
          <w:cs/>
        </w:rPr>
        <w:t>वलित्ते त्ति वा पुणो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१३</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एएहिं दोहिं ठाणेहिं</w:t>
      </w:r>
      <w:r w:rsidR="004605FC" w:rsidRPr="007264F7">
        <w:rPr>
          <w:rFonts w:hint="cs"/>
          <w:bCs w:val="0"/>
          <w:sz w:val="24"/>
          <w:szCs w:val="24"/>
          <w:cs/>
          <w:lang w:bidi="sa-IN"/>
        </w:rPr>
        <w:t>,</w:t>
      </w:r>
      <w:r w:rsidR="004605FC" w:rsidRPr="007264F7">
        <w:rPr>
          <w:bCs w:val="0"/>
          <w:sz w:val="24"/>
          <w:szCs w:val="24"/>
          <w:cs/>
        </w:rPr>
        <w:t xml:space="preserve"> ववहारो न विज्जई</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एएहिं दोहिं ठाणेहिं</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w:t>
      </w:r>
      <w:r w:rsidR="004605FC" w:rsidRPr="007264F7">
        <w:rPr>
          <w:sz w:val="24"/>
          <w:szCs w:val="24"/>
          <w:cs/>
        </w:rPr>
        <w:t xml:space="preserve">यारं </w:t>
      </w:r>
      <w:r w:rsidR="004605FC" w:rsidRPr="007264F7">
        <w:rPr>
          <w:rFonts w:hint="cs"/>
          <w:sz w:val="24"/>
          <w:szCs w:val="24"/>
          <w:cs/>
          <w:lang w:bidi="sa-IN"/>
        </w:rPr>
        <w:t xml:space="preserve">तु </w:t>
      </w:r>
      <w:r w:rsidR="004605FC" w:rsidRPr="007264F7">
        <w:rPr>
          <w:sz w:val="24"/>
          <w:szCs w:val="24"/>
          <w:cs/>
        </w:rPr>
        <w:t>जाणए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१४</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ज</w:t>
      </w:r>
      <w:r w:rsidR="004605FC" w:rsidRPr="007264F7">
        <w:rPr>
          <w:rFonts w:hint="cs"/>
          <w:bCs w:val="0"/>
          <w:sz w:val="24"/>
          <w:szCs w:val="24"/>
          <w:cs/>
        </w:rPr>
        <w:t>ं इ</w:t>
      </w:r>
      <w:r w:rsidR="004605FC" w:rsidRPr="007264F7">
        <w:rPr>
          <w:bCs w:val="0"/>
          <w:sz w:val="24"/>
          <w:szCs w:val="24"/>
          <w:cs/>
        </w:rPr>
        <w:t>दं ओरालमाहारं</w:t>
      </w:r>
      <w:r w:rsidR="004605FC" w:rsidRPr="007264F7">
        <w:rPr>
          <w:rFonts w:hint="cs"/>
          <w:bCs w:val="0"/>
          <w:sz w:val="24"/>
          <w:szCs w:val="24"/>
          <w:cs/>
          <w:lang w:bidi="sa-IN"/>
        </w:rPr>
        <w:t>,</w:t>
      </w:r>
      <w:r w:rsidR="004605FC" w:rsidRPr="007264F7">
        <w:rPr>
          <w:bCs w:val="0"/>
          <w:sz w:val="24"/>
          <w:szCs w:val="24"/>
          <w:cs/>
        </w:rPr>
        <w:t xml:space="preserve"> कम्मगं च तमेव य</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सव्वत्थ वीरियं अत्थि</w:t>
      </w:r>
      <w:r w:rsidR="004605FC" w:rsidRPr="007264F7">
        <w:rPr>
          <w:rFonts w:hint="cs"/>
          <w:sz w:val="24"/>
          <w:szCs w:val="24"/>
          <w:cs/>
          <w:lang w:bidi="sa-IN"/>
        </w:rPr>
        <w:t>,</w:t>
      </w:r>
      <w:r w:rsidR="004605FC" w:rsidRPr="007264F7">
        <w:rPr>
          <w:sz w:val="24"/>
          <w:szCs w:val="24"/>
          <w:cs/>
        </w:rPr>
        <w:t xml:space="preserve"> नत्थि सव्वत्थ वीरियं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१५</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एएहिं दोहिं ठाणेहिं</w:t>
      </w:r>
      <w:r w:rsidR="004605FC" w:rsidRPr="007264F7">
        <w:rPr>
          <w:rFonts w:hint="cs"/>
          <w:bCs w:val="0"/>
          <w:sz w:val="24"/>
          <w:szCs w:val="24"/>
          <w:cs/>
          <w:lang w:bidi="sa-IN"/>
        </w:rPr>
        <w:t>,</w:t>
      </w:r>
      <w:r w:rsidR="004605FC" w:rsidRPr="007264F7">
        <w:rPr>
          <w:bCs w:val="0"/>
          <w:sz w:val="24"/>
          <w:szCs w:val="24"/>
          <w:cs/>
        </w:rPr>
        <w:t xml:space="preserve"> ववहारो न विज्जई</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एएहिं दोहिं ठाणेहिं अ</w:t>
      </w:r>
      <w:r w:rsidR="004605FC" w:rsidRPr="007264F7">
        <w:rPr>
          <w:rFonts w:hint="cs"/>
          <w:sz w:val="24"/>
          <w:szCs w:val="24"/>
          <w:cs/>
          <w:lang w:bidi="sa-IN"/>
        </w:rPr>
        <w:t>ना</w:t>
      </w:r>
      <w:r w:rsidR="004605FC" w:rsidRPr="007264F7">
        <w:rPr>
          <w:sz w:val="24"/>
          <w:szCs w:val="24"/>
          <w:cs/>
        </w:rPr>
        <w:t xml:space="preserve">यारं </w:t>
      </w:r>
      <w:r w:rsidR="004605FC" w:rsidRPr="007264F7">
        <w:rPr>
          <w:rFonts w:hint="cs"/>
          <w:sz w:val="24"/>
          <w:szCs w:val="24"/>
          <w:cs/>
          <w:lang w:bidi="sa-IN"/>
        </w:rPr>
        <w:t xml:space="preserve">तु </w:t>
      </w:r>
      <w:r w:rsidR="004605FC" w:rsidRPr="007264F7">
        <w:rPr>
          <w:sz w:val="24"/>
          <w:szCs w:val="24"/>
          <w:cs/>
        </w:rPr>
        <w:t>जाणए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१६</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लोए अलोए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लोए अलोए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१७</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जीवा अजीवा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जीवा अजीवा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१८</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धम्मे अधम्मे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धम्मे अधम्मे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१९</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बंधे व मोक्खे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बंधे व मोक्खे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२०</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पुण्णे व पावे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पुण्णे व पावे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२१</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आसवे संवरे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आसवे संवरे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२२</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वेयणा निज्जरा वा</w:t>
      </w:r>
      <w:r w:rsidR="004605FC" w:rsidRPr="007264F7">
        <w:rPr>
          <w:rFonts w:hint="cs"/>
          <w:bCs w:val="0"/>
          <w:sz w:val="24"/>
          <w:szCs w:val="24"/>
          <w:cs/>
          <w:lang w:bidi="sa-IN"/>
        </w:rPr>
        <w:t>,</w:t>
      </w:r>
      <w:r w:rsidR="004605FC" w:rsidRPr="007264F7">
        <w:rPr>
          <w:bCs w:val="0"/>
          <w:sz w:val="24"/>
          <w:szCs w:val="24"/>
          <w:cs/>
        </w:rPr>
        <w:t xml:space="preserve"> ने</w:t>
      </w:r>
      <w:r w:rsidR="004605FC" w:rsidRPr="007264F7">
        <w:rPr>
          <w:rFonts w:hint="cs"/>
          <w:bCs w:val="0"/>
          <w:sz w:val="24"/>
          <w:szCs w:val="24"/>
          <w:cs/>
          <w:lang w:bidi="sa-IN"/>
        </w:rPr>
        <w:t>वं</w:t>
      </w:r>
      <w:r w:rsidR="004605FC" w:rsidRPr="007264F7">
        <w:rPr>
          <w:bCs w:val="0"/>
          <w:sz w:val="24"/>
          <w:szCs w:val="24"/>
          <w:cs/>
        </w:rPr>
        <w:t xml:space="preserve">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वेयणा निज्जरा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२३</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किरिया अकिरिया वा</w:t>
      </w:r>
      <w:r w:rsidR="004605FC" w:rsidRPr="007264F7">
        <w:rPr>
          <w:rFonts w:hint="cs"/>
          <w:bCs w:val="0"/>
          <w:sz w:val="24"/>
          <w:szCs w:val="24"/>
          <w:cs/>
          <w:lang w:bidi="sa-IN"/>
        </w:rPr>
        <w:t>,</w:t>
      </w:r>
      <w:r w:rsidR="004605FC" w:rsidRPr="007264F7">
        <w:rPr>
          <w:bCs w:val="0"/>
          <w:sz w:val="24"/>
          <w:szCs w:val="24"/>
          <w:cs/>
        </w:rPr>
        <w:t xml:space="preserve"> नेवं सण्णं निवेसए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किरिया अकिरिया वा</w:t>
      </w:r>
      <w:r w:rsidR="004605FC" w:rsidRPr="007264F7">
        <w:rPr>
          <w:rFonts w:hint="cs"/>
          <w:sz w:val="24"/>
          <w:szCs w:val="24"/>
          <w:cs/>
          <w:lang w:bidi="sa-IN"/>
        </w:rPr>
        <w:t>,</w:t>
      </w:r>
      <w:r w:rsidR="004605FC" w:rsidRPr="007264F7">
        <w:rPr>
          <w:sz w:val="24"/>
          <w:szCs w:val="24"/>
          <w:cs/>
        </w:rPr>
        <w:t xml:space="preserve"> एवं सण्णं निवेसए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२४</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कोहे व मा</w:t>
      </w:r>
      <w:r w:rsidR="004605FC" w:rsidRPr="007264F7">
        <w:rPr>
          <w:rFonts w:hint="cs"/>
          <w:bCs w:val="0"/>
          <w:sz w:val="24"/>
          <w:szCs w:val="24"/>
          <w:cs/>
          <w:lang w:bidi="sa-IN"/>
        </w:rPr>
        <w:t>ने</w:t>
      </w:r>
      <w:r w:rsidR="004605FC" w:rsidRPr="007264F7">
        <w:rPr>
          <w:bCs w:val="0"/>
          <w:sz w:val="24"/>
          <w:szCs w:val="24"/>
          <w:cs/>
        </w:rPr>
        <w:t xml:space="preserve">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कोहे व मा</w:t>
      </w:r>
      <w:r w:rsidR="004605FC" w:rsidRPr="007264F7">
        <w:rPr>
          <w:rFonts w:hint="cs"/>
          <w:sz w:val="24"/>
          <w:szCs w:val="24"/>
          <w:cs/>
          <w:lang w:bidi="sa-IN"/>
        </w:rPr>
        <w:t>ने</w:t>
      </w:r>
      <w:r w:rsidR="004605FC" w:rsidRPr="007264F7">
        <w:rPr>
          <w:sz w:val="24"/>
          <w:szCs w:val="24"/>
          <w:cs/>
        </w:rPr>
        <w:t xml:space="preserve">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२५</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माया व लोभे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माया व लोभे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२६</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पेज्जे व दोसे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 xml:space="preserve">अत्थि पेज्जे व दोसे वा </w:t>
      </w:r>
      <w:r w:rsidR="004605FC" w:rsidRPr="007264F7">
        <w:rPr>
          <w:rFonts w:hint="cs"/>
          <w:sz w:val="24"/>
          <w:szCs w:val="24"/>
          <w:cs/>
        </w:rPr>
        <w:t>ए</w:t>
      </w:r>
      <w:r w:rsidR="004605FC" w:rsidRPr="007264F7">
        <w:rPr>
          <w:sz w:val="24"/>
          <w:szCs w:val="24"/>
          <w:cs/>
        </w:rPr>
        <w:t xml:space="preserve">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२७</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चाउरंते संसारे</w:t>
      </w:r>
      <w:r w:rsidR="004605FC" w:rsidRPr="007264F7">
        <w:rPr>
          <w:rFonts w:hint="cs"/>
          <w:bCs w:val="0"/>
          <w:sz w:val="24"/>
          <w:szCs w:val="24"/>
          <w:cs/>
          <w:lang w:bidi="sa-IN"/>
        </w:rPr>
        <w:t>,</w:t>
      </w:r>
      <w:r w:rsidR="004605FC" w:rsidRPr="007264F7">
        <w:rPr>
          <w:bCs w:val="0"/>
          <w:sz w:val="24"/>
          <w:szCs w:val="24"/>
          <w:cs/>
        </w:rPr>
        <w:t xml:space="preserve"> नेवं सण्णं निवेसए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चाउरंते संसारे</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२८</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देवो व देवी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16175B" w:rsidRDefault="0016175B" w:rsidP="0016175B">
      <w:pPr>
        <w:spacing w:after="0" w:line="240" w:lineRule="auto"/>
        <w:ind w:right="1708"/>
        <w:contextualSpacing/>
        <w:rPr>
          <w:rFonts w:cs="Mangal"/>
          <w:sz w:val="24"/>
          <w:szCs w:val="24"/>
        </w:rPr>
      </w:pPr>
      <w:r>
        <w:rPr>
          <w:rFonts w:cs="Mangal" w:hint="cs"/>
          <w:sz w:val="24"/>
          <w:szCs w:val="24"/>
          <w:cs/>
        </w:rPr>
        <w:lastRenderedPageBreak/>
        <w:t>सुयक्खंधो-२, अज्झयणं-५, उद्देसो-</w:t>
      </w:r>
    </w:p>
    <w:tbl>
      <w:tblPr>
        <w:tblW w:w="10140" w:type="dxa"/>
        <w:tblInd w:w="93" w:type="dxa"/>
        <w:tblBorders>
          <w:top w:val="single" w:sz="4" w:space="0" w:color="auto"/>
        </w:tblBorders>
        <w:tblLook w:val="04A0"/>
      </w:tblPr>
      <w:tblGrid>
        <w:gridCol w:w="10140"/>
      </w:tblGrid>
      <w:tr w:rsidR="0016175B" w:rsidTr="00A43EF4">
        <w:trPr>
          <w:trHeight w:val="228"/>
        </w:trPr>
        <w:tc>
          <w:tcPr>
            <w:tcW w:w="10140" w:type="dxa"/>
            <w:tcBorders>
              <w:top w:val="single" w:sz="4" w:space="0" w:color="FF0000"/>
              <w:left w:val="nil"/>
              <w:bottom w:val="nil"/>
              <w:right w:val="nil"/>
            </w:tcBorders>
          </w:tcPr>
          <w:p w:rsidR="0016175B" w:rsidRDefault="0016175B"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देवो व देवी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२९</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सिद्धी असिद्धी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सिद्धी असिद्धी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३०</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 xml:space="preserve">नत्थि सिद्धी </w:t>
      </w:r>
      <w:r w:rsidR="004605FC" w:rsidRPr="007264F7">
        <w:rPr>
          <w:rFonts w:hint="cs"/>
          <w:bCs w:val="0"/>
          <w:sz w:val="24"/>
          <w:szCs w:val="24"/>
          <w:cs/>
          <w:lang w:bidi="sa-IN"/>
        </w:rPr>
        <w:t>नि</w:t>
      </w:r>
      <w:r w:rsidR="004605FC" w:rsidRPr="007264F7">
        <w:rPr>
          <w:bCs w:val="0"/>
          <w:sz w:val="24"/>
          <w:szCs w:val="24"/>
          <w:cs/>
        </w:rPr>
        <w:t>यं ठाणं</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 xml:space="preserve">अत्थि सिद्धी </w:t>
      </w:r>
      <w:r w:rsidR="004605FC" w:rsidRPr="007264F7">
        <w:rPr>
          <w:rFonts w:hint="cs"/>
          <w:sz w:val="24"/>
          <w:szCs w:val="24"/>
          <w:cs/>
          <w:lang w:bidi="sa-IN"/>
        </w:rPr>
        <w:t>नि</w:t>
      </w:r>
      <w:r w:rsidR="004605FC" w:rsidRPr="007264F7">
        <w:rPr>
          <w:sz w:val="24"/>
          <w:szCs w:val="24"/>
          <w:cs/>
        </w:rPr>
        <w:t>यं ठाणं</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३१</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साहू असाहू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साहू असाहू वा</w:t>
      </w:r>
      <w:r w:rsidR="004605FC" w:rsidRPr="007264F7">
        <w:rPr>
          <w:rFonts w:hint="cs"/>
          <w:sz w:val="24"/>
          <w:szCs w:val="24"/>
          <w:cs/>
          <w:lang w:bidi="sa-IN"/>
        </w:rPr>
        <w:t>,</w:t>
      </w:r>
      <w:r w:rsidR="004605FC" w:rsidRPr="007264F7">
        <w:rPr>
          <w:sz w:val="24"/>
          <w:szCs w:val="24"/>
          <w:cs/>
        </w:rPr>
        <w:t xml:space="preserve"> एवं सण्णं निवेसए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३२</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नत्थि कल्लाणे पावे वा</w:t>
      </w:r>
      <w:r w:rsidR="004605FC" w:rsidRPr="007264F7">
        <w:rPr>
          <w:rFonts w:hint="cs"/>
          <w:bCs w:val="0"/>
          <w:sz w:val="24"/>
          <w:szCs w:val="24"/>
          <w:cs/>
          <w:lang w:bidi="sa-IN"/>
        </w:rPr>
        <w:t>,</w:t>
      </w:r>
      <w:r w:rsidR="004605FC" w:rsidRPr="007264F7">
        <w:rPr>
          <w:bCs w:val="0"/>
          <w:sz w:val="24"/>
          <w:szCs w:val="24"/>
          <w:cs/>
        </w:rPr>
        <w:t xml:space="preserve"> नेवं सण्णं </w:t>
      </w:r>
      <w:r w:rsidR="004605FC" w:rsidRPr="007264F7">
        <w:rPr>
          <w:rFonts w:hint="cs"/>
          <w:bCs w:val="0"/>
          <w:sz w:val="24"/>
          <w:szCs w:val="24"/>
          <w:cs/>
          <w:lang w:bidi="sa-IN"/>
        </w:rPr>
        <w:t>नि</w:t>
      </w:r>
      <w:r w:rsidR="004605FC" w:rsidRPr="007264F7">
        <w:rPr>
          <w:bCs w:val="0"/>
          <w:sz w:val="24"/>
          <w:szCs w:val="24"/>
          <w:cs/>
        </w:rPr>
        <w:t>वेसए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अत्थि कल्लाणे पावे वा</w:t>
      </w:r>
      <w:r w:rsidR="004605FC" w:rsidRPr="007264F7">
        <w:rPr>
          <w:rFonts w:hint="cs"/>
          <w:sz w:val="24"/>
          <w:szCs w:val="24"/>
          <w:cs/>
          <w:lang w:bidi="sa-IN"/>
        </w:rPr>
        <w:t>,</w:t>
      </w:r>
      <w:r w:rsidR="004605FC" w:rsidRPr="007264F7">
        <w:rPr>
          <w:sz w:val="24"/>
          <w:szCs w:val="24"/>
          <w:cs/>
        </w:rPr>
        <w:t xml:space="preserve"> एवं सण्णं </w:t>
      </w:r>
      <w:r w:rsidR="004605FC" w:rsidRPr="007264F7">
        <w:rPr>
          <w:rFonts w:hint="cs"/>
          <w:sz w:val="24"/>
          <w:szCs w:val="24"/>
          <w:cs/>
          <w:lang w:bidi="sa-IN"/>
        </w:rPr>
        <w:t>नि</w:t>
      </w:r>
      <w:r w:rsidR="004605FC" w:rsidRPr="007264F7">
        <w:rPr>
          <w:sz w:val="24"/>
          <w:szCs w:val="24"/>
          <w:cs/>
        </w:rPr>
        <w:t>वेसए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३३</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कल्लाणे पावए वा वि</w:t>
      </w:r>
      <w:r w:rsidR="004605FC" w:rsidRPr="007264F7">
        <w:rPr>
          <w:rFonts w:hint="cs"/>
          <w:bCs w:val="0"/>
          <w:sz w:val="24"/>
          <w:szCs w:val="24"/>
          <w:cs/>
          <w:lang w:bidi="sa-IN"/>
        </w:rPr>
        <w:t>,</w:t>
      </w:r>
      <w:r w:rsidR="004605FC" w:rsidRPr="007264F7">
        <w:rPr>
          <w:bCs w:val="0"/>
          <w:sz w:val="24"/>
          <w:szCs w:val="24"/>
          <w:cs/>
        </w:rPr>
        <w:t xml:space="preserve"> ववहारो न विज्जइ</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जं वेरं तं न जाणंति</w:t>
      </w:r>
      <w:r w:rsidR="004605FC" w:rsidRPr="007264F7">
        <w:rPr>
          <w:rFonts w:hint="cs"/>
          <w:sz w:val="24"/>
          <w:szCs w:val="24"/>
          <w:cs/>
          <w:lang w:bidi="sa-IN"/>
        </w:rPr>
        <w:t>,</w:t>
      </w:r>
      <w:r w:rsidR="004605FC" w:rsidRPr="007264F7">
        <w:rPr>
          <w:sz w:val="24"/>
          <w:szCs w:val="24"/>
          <w:cs/>
        </w:rPr>
        <w:t xml:space="preserve"> समणा बाल</w:t>
      </w:r>
      <w:r w:rsidR="004605FC" w:rsidRPr="007264F7">
        <w:rPr>
          <w:rFonts w:hint="cs"/>
          <w:sz w:val="24"/>
          <w:szCs w:val="24"/>
          <w:cs/>
          <w:lang w:bidi="sa-IN"/>
        </w:rPr>
        <w:t xml:space="preserve"> </w:t>
      </w:r>
      <w:r w:rsidR="004605FC" w:rsidRPr="007264F7">
        <w:rPr>
          <w:sz w:val="24"/>
          <w:szCs w:val="24"/>
          <w:cs/>
        </w:rPr>
        <w:t>पंडिया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३४</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असेसं अक्खयं वावि सव्वं दुक्खे ति वा पुणो</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वज्झा पाणा अवज्झ त्ति</w:t>
      </w:r>
      <w:r w:rsidR="004605FC" w:rsidRPr="007264F7">
        <w:rPr>
          <w:rFonts w:hint="cs"/>
          <w:sz w:val="24"/>
          <w:szCs w:val="24"/>
          <w:cs/>
          <w:lang w:bidi="sa-IN"/>
        </w:rPr>
        <w:t>,</w:t>
      </w:r>
      <w:r w:rsidR="004605FC" w:rsidRPr="007264F7">
        <w:rPr>
          <w:sz w:val="24"/>
          <w:szCs w:val="24"/>
          <w:cs/>
        </w:rPr>
        <w:t xml:space="preserve"> इति वायं न </w:t>
      </w:r>
      <w:r w:rsidR="004605FC" w:rsidRPr="007264F7">
        <w:rPr>
          <w:rFonts w:hint="cs"/>
          <w:sz w:val="24"/>
          <w:szCs w:val="24"/>
          <w:cs/>
          <w:lang w:bidi="sa-IN"/>
        </w:rPr>
        <w:t>नी</w:t>
      </w:r>
      <w:r w:rsidR="004605FC" w:rsidRPr="007264F7">
        <w:rPr>
          <w:sz w:val="24"/>
          <w:szCs w:val="24"/>
          <w:cs/>
        </w:rPr>
        <w:t>सिरे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३५</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दीसंति समिया</w:t>
      </w:r>
      <w:r w:rsidR="004605FC" w:rsidRPr="007264F7">
        <w:rPr>
          <w:rFonts w:hint="cs"/>
          <w:bCs w:val="0"/>
          <w:sz w:val="24"/>
          <w:szCs w:val="24"/>
          <w:cs/>
          <w:lang w:bidi="sa-IN"/>
        </w:rPr>
        <w:t>या</w:t>
      </w:r>
      <w:r w:rsidR="004605FC" w:rsidRPr="007264F7">
        <w:rPr>
          <w:bCs w:val="0"/>
          <w:sz w:val="24"/>
          <w:szCs w:val="24"/>
          <w:cs/>
        </w:rPr>
        <w:t>रा</w:t>
      </w:r>
      <w:r w:rsidR="004605FC" w:rsidRPr="007264F7">
        <w:rPr>
          <w:rFonts w:hint="cs"/>
          <w:bCs w:val="0"/>
          <w:sz w:val="24"/>
          <w:szCs w:val="24"/>
          <w:cs/>
          <w:lang w:bidi="sa-IN"/>
        </w:rPr>
        <w:t>,</w:t>
      </w:r>
      <w:r w:rsidR="004605FC" w:rsidRPr="007264F7">
        <w:rPr>
          <w:bCs w:val="0"/>
          <w:sz w:val="24"/>
          <w:szCs w:val="24"/>
          <w:cs/>
        </w:rPr>
        <w:t xml:space="preserve"> भिक्खुणो साहुजीविणो</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एए मिच्छोवजी</w:t>
      </w:r>
      <w:r w:rsidR="004605FC" w:rsidRPr="007264F7">
        <w:rPr>
          <w:rFonts w:hint="cs"/>
          <w:sz w:val="24"/>
          <w:szCs w:val="24"/>
          <w:cs/>
          <w:lang w:bidi="sa-IN"/>
        </w:rPr>
        <w:t>वं</w:t>
      </w:r>
      <w:r w:rsidR="004605FC" w:rsidRPr="007264F7">
        <w:rPr>
          <w:sz w:val="24"/>
          <w:szCs w:val="24"/>
          <w:cs/>
        </w:rPr>
        <w:t>त्ति</w:t>
      </w:r>
      <w:r w:rsidR="004605FC" w:rsidRPr="007264F7">
        <w:rPr>
          <w:rFonts w:hint="cs"/>
          <w:sz w:val="24"/>
          <w:szCs w:val="24"/>
          <w:cs/>
          <w:lang w:bidi="sa-IN"/>
        </w:rPr>
        <w:t>,</w:t>
      </w:r>
      <w:r w:rsidR="004605FC" w:rsidRPr="007264F7">
        <w:rPr>
          <w:sz w:val="24"/>
          <w:szCs w:val="24"/>
          <w:cs/>
        </w:rPr>
        <w:t xml:space="preserve"> इति दिट्ठिं न धारए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३६</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दक्खिणाए पडिलंभो</w:t>
      </w:r>
      <w:r w:rsidR="004605FC" w:rsidRPr="007264F7">
        <w:rPr>
          <w:rFonts w:hint="cs"/>
          <w:bCs w:val="0"/>
          <w:sz w:val="24"/>
          <w:szCs w:val="24"/>
          <w:cs/>
          <w:lang w:bidi="sa-IN"/>
        </w:rPr>
        <w:t>,</w:t>
      </w:r>
      <w:r w:rsidR="004605FC" w:rsidRPr="007264F7">
        <w:rPr>
          <w:bCs w:val="0"/>
          <w:sz w:val="24"/>
          <w:szCs w:val="24"/>
          <w:cs/>
        </w:rPr>
        <w:t xml:space="preserve"> अत्थि वा नत्थि वा पुणो</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1978" w:firstLine="1980"/>
        <w:jc w:val="distribute"/>
        <w:rPr>
          <w:sz w:val="24"/>
          <w:szCs w:val="24"/>
        </w:rPr>
      </w:pPr>
      <w:r>
        <w:rPr>
          <w:rFonts w:hint="cs"/>
          <w:sz w:val="24"/>
          <w:szCs w:val="24"/>
          <w:cs/>
        </w:rPr>
        <w:tab/>
      </w:r>
      <w:r w:rsidR="004605FC" w:rsidRPr="007264F7">
        <w:rPr>
          <w:sz w:val="24"/>
          <w:szCs w:val="24"/>
          <w:cs/>
        </w:rPr>
        <w:t>न वियागरेज्ज मेहावी</w:t>
      </w:r>
      <w:r w:rsidR="004605FC" w:rsidRPr="007264F7">
        <w:rPr>
          <w:rFonts w:hint="cs"/>
          <w:sz w:val="24"/>
          <w:szCs w:val="24"/>
          <w:cs/>
          <w:lang w:bidi="sa-IN"/>
        </w:rPr>
        <w:t>,</w:t>
      </w:r>
      <w:r w:rsidR="004605FC" w:rsidRPr="007264F7">
        <w:rPr>
          <w:sz w:val="24"/>
          <w:szCs w:val="24"/>
          <w:cs/>
        </w:rPr>
        <w:t xml:space="preserve"> संतिमग्गं च बूहए ।।</w:t>
      </w:r>
    </w:p>
    <w:p w:rsidR="004605FC" w:rsidRPr="007264F7" w:rsidRDefault="00454A98" w:rsidP="00202113">
      <w:pPr>
        <w:pStyle w:val="H4Hindi"/>
        <w:tabs>
          <w:tab w:val="left" w:pos="2880"/>
        </w:tabs>
        <w:spacing w:before="0" w:after="0"/>
        <w:ind w:right="1978" w:firstLine="198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३७</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इच्चे</w:t>
      </w:r>
      <w:r w:rsidR="004605FC" w:rsidRPr="007264F7">
        <w:rPr>
          <w:rFonts w:hint="cs"/>
          <w:bCs w:val="0"/>
          <w:sz w:val="24"/>
          <w:szCs w:val="24"/>
          <w:cs/>
        </w:rPr>
        <w:t>ए</w:t>
      </w:r>
      <w:r w:rsidR="004605FC" w:rsidRPr="007264F7">
        <w:rPr>
          <w:bCs w:val="0"/>
          <w:sz w:val="24"/>
          <w:szCs w:val="24"/>
          <w:cs/>
        </w:rPr>
        <w:t>हिं ठाणेहिं</w:t>
      </w:r>
      <w:r w:rsidR="004605FC" w:rsidRPr="007264F7">
        <w:rPr>
          <w:rFonts w:hint="cs"/>
          <w:bCs w:val="0"/>
          <w:sz w:val="24"/>
          <w:szCs w:val="24"/>
          <w:cs/>
          <w:lang w:bidi="sa-IN"/>
        </w:rPr>
        <w:t>,</w:t>
      </w:r>
      <w:r w:rsidR="004605FC" w:rsidRPr="007264F7">
        <w:rPr>
          <w:bCs w:val="0"/>
          <w:sz w:val="24"/>
          <w:szCs w:val="24"/>
          <w:cs/>
        </w:rPr>
        <w:t xml:space="preserve"> जि</w:t>
      </w:r>
      <w:r w:rsidR="004605FC" w:rsidRPr="007264F7">
        <w:rPr>
          <w:rFonts w:hint="cs"/>
          <w:bCs w:val="0"/>
          <w:sz w:val="24"/>
          <w:szCs w:val="24"/>
          <w:cs/>
          <w:lang w:bidi="sa-IN"/>
        </w:rPr>
        <w:t>ने</w:t>
      </w:r>
      <w:r w:rsidR="004605FC" w:rsidRPr="007264F7">
        <w:rPr>
          <w:bCs w:val="0"/>
          <w:sz w:val="24"/>
          <w:szCs w:val="24"/>
          <w:cs/>
        </w:rPr>
        <w:t xml:space="preserve"> दिट्ठेहिं संजए</w:t>
      </w:r>
      <w:r w:rsidR="004605FC" w:rsidRPr="007264F7">
        <w:rPr>
          <w:rFonts w:hint="cs"/>
          <w:bCs w:val="0"/>
          <w:sz w:val="24"/>
          <w:szCs w:val="24"/>
          <w:cs/>
          <w:lang w:bidi="sa-IN"/>
        </w:rPr>
        <w:t xml:space="preserve"> ।</w:t>
      </w:r>
    </w:p>
    <w:p w:rsidR="004605FC" w:rsidRPr="007264F7" w:rsidRDefault="00202113" w:rsidP="00202113">
      <w:pPr>
        <w:pStyle w:val="PlainHindi"/>
        <w:tabs>
          <w:tab w:val="left" w:pos="2880"/>
        </w:tabs>
        <w:spacing w:after="0"/>
        <w:ind w:right="358" w:firstLine="1980"/>
        <w:jc w:val="distribute"/>
        <w:rPr>
          <w:sz w:val="24"/>
          <w:szCs w:val="24"/>
          <w:lang w:bidi="sa-IN"/>
        </w:rPr>
      </w:pPr>
      <w:r>
        <w:rPr>
          <w:rFonts w:hint="cs"/>
          <w:sz w:val="24"/>
          <w:szCs w:val="24"/>
          <w:cs/>
        </w:rPr>
        <w:tab/>
      </w:r>
      <w:r w:rsidR="004605FC" w:rsidRPr="007264F7">
        <w:rPr>
          <w:sz w:val="24"/>
          <w:szCs w:val="24"/>
          <w:cs/>
        </w:rPr>
        <w:t>धारयंते उ अप्पाणं आमोक्खए परिव्वएज्जासि</w:t>
      </w:r>
      <w:r w:rsidR="004605FC" w:rsidRPr="007264F7">
        <w:rPr>
          <w:rFonts w:hint="cs"/>
          <w:sz w:val="24"/>
          <w:szCs w:val="24"/>
          <w:cs/>
          <w:lang w:bidi="sa-IN"/>
        </w:rPr>
        <w:t xml:space="preserve"> । </w:t>
      </w:r>
      <w:r w:rsidR="004605FC" w:rsidRPr="007264F7">
        <w:rPr>
          <w:sz w:val="24"/>
          <w:szCs w:val="24"/>
          <w:cs/>
        </w:rPr>
        <w:t>त्ति बेमि ।।</w:t>
      </w:r>
    </w:p>
    <w:p w:rsidR="004605FC" w:rsidRPr="009D0B3F" w:rsidRDefault="004605FC" w:rsidP="007264F7">
      <w:pPr>
        <w:pStyle w:val="PlainHindi"/>
        <w:spacing w:after="0"/>
        <w:jc w:val="center"/>
        <w:rPr>
          <w:b/>
          <w:bCs/>
          <w:color w:val="0BA51A"/>
          <w:sz w:val="26"/>
          <w:szCs w:val="26"/>
          <w:lang w:bidi="sa-IN"/>
        </w:rPr>
      </w:pPr>
      <w:r w:rsidRPr="009D0B3F">
        <w:rPr>
          <w:rFonts w:hint="cs"/>
          <w:b/>
          <w:bCs/>
          <w:color w:val="0BA51A"/>
          <w:sz w:val="26"/>
          <w:szCs w:val="26"/>
          <w:cs/>
          <w:lang w:bidi="sa-IN"/>
        </w:rPr>
        <w:t xml:space="preserve">मुनि दीपरत्नसागरेणं संशोधितः सम्पादितश्च </w:t>
      </w:r>
      <w:r w:rsidRPr="009D0B3F">
        <w:rPr>
          <w:b/>
          <w:bCs/>
          <w:color w:val="0BA51A"/>
          <w:sz w:val="26"/>
          <w:szCs w:val="26"/>
          <w:lang w:bidi="sa-IN"/>
        </w:rPr>
        <w:t>“</w:t>
      </w:r>
      <w:r w:rsidRPr="009D0B3F">
        <w:rPr>
          <w:rFonts w:hint="cs"/>
          <w:b/>
          <w:bCs/>
          <w:color w:val="0BA51A"/>
          <w:sz w:val="26"/>
          <w:szCs w:val="26"/>
          <w:cs/>
          <w:lang w:bidi="sa-IN"/>
        </w:rPr>
        <w:t>पंचमं अज्झयणं समत्तं</w:t>
      </w:r>
      <w:r w:rsidRPr="009D0B3F">
        <w:rPr>
          <w:b/>
          <w:bCs/>
          <w:color w:val="0BA51A"/>
          <w:sz w:val="26"/>
          <w:szCs w:val="26"/>
          <w:lang w:bidi="sa-IN"/>
        </w:rPr>
        <w:t>”</w:t>
      </w:r>
    </w:p>
    <w:p w:rsidR="004605FC" w:rsidRPr="0016175B" w:rsidRDefault="009D0B3F" w:rsidP="00202113">
      <w:pPr>
        <w:pStyle w:val="H2Hindi"/>
        <w:rPr>
          <w:sz w:val="32"/>
          <w:szCs w:val="32"/>
        </w:rPr>
      </w:pPr>
      <w:bookmarkStart w:id="41" w:name="_Toc318398193"/>
      <w:r>
        <w:rPr>
          <w:sz w:val="32"/>
          <w:szCs w:val="32"/>
        </w:rPr>
        <w:t>0</w:t>
      </w:r>
      <w:r w:rsidR="00202113" w:rsidRPr="0016175B">
        <w:rPr>
          <w:rFonts w:hint="cs"/>
          <w:sz w:val="32"/>
          <w:szCs w:val="32"/>
          <w:cs/>
        </w:rPr>
        <w:t xml:space="preserve"> </w:t>
      </w:r>
      <w:r w:rsidR="004605FC" w:rsidRPr="0016175B">
        <w:rPr>
          <w:sz w:val="32"/>
          <w:szCs w:val="32"/>
          <w:cs/>
        </w:rPr>
        <w:t>छट्ठं अज्झयणं-</w:t>
      </w:r>
      <w:r w:rsidR="004605FC" w:rsidRPr="0016175B">
        <w:rPr>
          <w:rFonts w:hint="cs"/>
          <w:sz w:val="32"/>
          <w:szCs w:val="32"/>
          <w:cs/>
        </w:rPr>
        <w:t xml:space="preserve"> </w:t>
      </w:r>
      <w:r w:rsidR="004605FC" w:rsidRPr="0016175B">
        <w:rPr>
          <w:sz w:val="32"/>
          <w:szCs w:val="32"/>
          <w:cs/>
        </w:rPr>
        <w:t>अद्दइज्जं</w:t>
      </w:r>
      <w:bookmarkEnd w:id="41"/>
      <w:r>
        <w:rPr>
          <w:rFonts w:hint="cs"/>
          <w:sz w:val="32"/>
          <w:szCs w:val="32"/>
          <w:cs/>
        </w:rPr>
        <w:t xml:space="preserve"> </w:t>
      </w:r>
      <w:r>
        <w:rPr>
          <w:sz w:val="32"/>
          <w:szCs w:val="32"/>
        </w:rPr>
        <w:t>0</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३८</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 xml:space="preserve">पुराकडं अद्द </w:t>
      </w:r>
      <w:r w:rsidR="004605FC" w:rsidRPr="007264F7">
        <w:rPr>
          <w:bCs w:val="0"/>
          <w:sz w:val="24"/>
          <w:szCs w:val="24"/>
        </w:rPr>
        <w:t>!</w:t>
      </w:r>
      <w:r w:rsidR="004605FC" w:rsidRPr="007264F7">
        <w:rPr>
          <w:rFonts w:hint="cs"/>
          <w:bCs w:val="0"/>
          <w:sz w:val="24"/>
          <w:szCs w:val="24"/>
          <w:cs/>
          <w:lang w:bidi="sa-IN"/>
        </w:rPr>
        <w:t xml:space="preserve"> </w:t>
      </w:r>
      <w:r w:rsidR="004605FC" w:rsidRPr="007264F7">
        <w:rPr>
          <w:bCs w:val="0"/>
          <w:sz w:val="24"/>
          <w:szCs w:val="24"/>
          <w:cs/>
        </w:rPr>
        <w:t>इमं सुणेह</w:t>
      </w:r>
      <w:r w:rsidR="004605FC" w:rsidRPr="007264F7">
        <w:rPr>
          <w:rFonts w:hint="cs"/>
          <w:bCs w:val="0"/>
          <w:sz w:val="24"/>
          <w:szCs w:val="24"/>
          <w:cs/>
          <w:lang w:bidi="sa-IN"/>
        </w:rPr>
        <w:t>,</w:t>
      </w:r>
      <w:r w:rsidR="004605FC" w:rsidRPr="007264F7">
        <w:rPr>
          <w:bCs w:val="0"/>
          <w:sz w:val="24"/>
          <w:szCs w:val="24"/>
          <w:cs/>
        </w:rPr>
        <w:t xml:space="preserve"> एगंतचारी समणे पुरासी</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से भिक्ख</w:t>
      </w:r>
      <w:r w:rsidR="004605FC" w:rsidRPr="007264F7">
        <w:rPr>
          <w:rFonts w:hint="cs"/>
          <w:sz w:val="24"/>
          <w:szCs w:val="24"/>
          <w:cs/>
          <w:lang w:bidi="sa-IN"/>
        </w:rPr>
        <w:t>ूणो</w:t>
      </w:r>
      <w:r w:rsidR="004605FC" w:rsidRPr="007264F7">
        <w:rPr>
          <w:sz w:val="24"/>
          <w:szCs w:val="24"/>
          <w:cs/>
        </w:rPr>
        <w:t xml:space="preserve"> उव</w:t>
      </w:r>
      <w:r w:rsidR="004605FC" w:rsidRPr="007264F7">
        <w:rPr>
          <w:rFonts w:hint="cs"/>
          <w:sz w:val="24"/>
          <w:szCs w:val="24"/>
          <w:cs/>
          <w:lang w:bidi="sa-IN"/>
        </w:rPr>
        <w:t>ने</w:t>
      </w:r>
      <w:r w:rsidR="004605FC" w:rsidRPr="007264F7">
        <w:rPr>
          <w:sz w:val="24"/>
          <w:szCs w:val="24"/>
          <w:cs/>
        </w:rPr>
        <w:t>त्ता अ</w:t>
      </w:r>
      <w:r w:rsidR="004605FC" w:rsidRPr="007264F7">
        <w:rPr>
          <w:rFonts w:hint="cs"/>
          <w:sz w:val="24"/>
          <w:szCs w:val="24"/>
          <w:cs/>
          <w:lang w:bidi="sa-IN"/>
        </w:rPr>
        <w:t>ने</w:t>
      </w:r>
      <w:r w:rsidR="004605FC" w:rsidRPr="007264F7">
        <w:rPr>
          <w:sz w:val="24"/>
          <w:szCs w:val="24"/>
          <w:cs/>
        </w:rPr>
        <w:t>गे</w:t>
      </w:r>
      <w:r w:rsidR="004605FC" w:rsidRPr="007264F7">
        <w:rPr>
          <w:rFonts w:hint="cs"/>
          <w:sz w:val="24"/>
          <w:szCs w:val="24"/>
          <w:cs/>
          <w:lang w:bidi="sa-IN"/>
        </w:rPr>
        <w:t>,</w:t>
      </w:r>
      <w:r w:rsidR="004605FC" w:rsidRPr="007264F7">
        <w:rPr>
          <w:sz w:val="24"/>
          <w:szCs w:val="24"/>
          <w:cs/>
        </w:rPr>
        <w:t xml:space="preserve"> आइक्खतिण्हं पुढो वित्थरेणं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३९</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साऽजीविया पट्ठवियाऽथिरेणं</w:t>
      </w:r>
      <w:r w:rsidR="004605FC" w:rsidRPr="007264F7">
        <w:rPr>
          <w:rFonts w:hint="cs"/>
          <w:bCs w:val="0"/>
          <w:sz w:val="24"/>
          <w:szCs w:val="24"/>
          <w:cs/>
          <w:lang w:bidi="sa-IN"/>
        </w:rPr>
        <w:t>,</w:t>
      </w:r>
      <w:r w:rsidR="004605FC" w:rsidRPr="007264F7">
        <w:rPr>
          <w:bCs w:val="0"/>
          <w:sz w:val="24"/>
          <w:szCs w:val="24"/>
          <w:cs/>
        </w:rPr>
        <w:t xml:space="preserve"> सभागओ गणओ भिक्खुमज्झे</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आइक्खमाणो बहुज</w:t>
      </w:r>
      <w:r w:rsidR="004605FC" w:rsidRPr="007264F7">
        <w:rPr>
          <w:rFonts w:hint="cs"/>
          <w:sz w:val="24"/>
          <w:szCs w:val="24"/>
          <w:cs/>
          <w:lang w:bidi="sa-IN"/>
        </w:rPr>
        <w:t>न्न</w:t>
      </w:r>
      <w:r w:rsidR="004605FC" w:rsidRPr="007264F7">
        <w:rPr>
          <w:sz w:val="24"/>
          <w:szCs w:val="24"/>
          <w:cs/>
        </w:rPr>
        <w:t>मत्थं</w:t>
      </w:r>
      <w:r w:rsidR="004605FC" w:rsidRPr="007264F7">
        <w:rPr>
          <w:rFonts w:hint="cs"/>
          <w:sz w:val="24"/>
          <w:szCs w:val="24"/>
          <w:cs/>
          <w:lang w:bidi="sa-IN"/>
        </w:rPr>
        <w:t>,</w:t>
      </w:r>
      <w:r w:rsidR="004605FC" w:rsidRPr="007264F7">
        <w:rPr>
          <w:sz w:val="24"/>
          <w:szCs w:val="24"/>
          <w:cs/>
        </w:rPr>
        <w:t xml:space="preserve"> न संधयाई अवरेण पुव्वं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४०</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एगंतमेव अदुवा वि इण्हिं</w:t>
      </w:r>
      <w:r w:rsidR="004605FC" w:rsidRPr="007264F7">
        <w:rPr>
          <w:rFonts w:hint="cs"/>
          <w:bCs w:val="0"/>
          <w:sz w:val="24"/>
          <w:szCs w:val="24"/>
          <w:cs/>
          <w:lang w:bidi="sa-IN"/>
        </w:rPr>
        <w:t>,</w:t>
      </w:r>
      <w:r w:rsidR="004605FC" w:rsidRPr="007264F7">
        <w:rPr>
          <w:bCs w:val="0"/>
          <w:sz w:val="24"/>
          <w:szCs w:val="24"/>
          <w:cs/>
        </w:rPr>
        <w:t xml:space="preserve"> दोऽवण्णम</w:t>
      </w:r>
      <w:r w:rsidR="004605FC" w:rsidRPr="007264F7">
        <w:rPr>
          <w:rFonts w:hint="cs"/>
          <w:bCs w:val="0"/>
          <w:sz w:val="24"/>
          <w:szCs w:val="24"/>
          <w:cs/>
          <w:lang w:bidi="sa-IN"/>
        </w:rPr>
        <w:t>न्नं</w:t>
      </w:r>
      <w:r w:rsidR="004605FC" w:rsidRPr="007264F7">
        <w:rPr>
          <w:bCs w:val="0"/>
          <w:sz w:val="24"/>
          <w:szCs w:val="24"/>
          <w:cs/>
        </w:rPr>
        <w:t xml:space="preserve"> </w:t>
      </w:r>
      <w:r w:rsidR="004605FC" w:rsidRPr="007264F7">
        <w:rPr>
          <w:rFonts w:hint="cs"/>
          <w:bCs w:val="0"/>
          <w:sz w:val="24"/>
          <w:szCs w:val="24"/>
          <w:cs/>
          <w:lang w:bidi="sa-IN"/>
        </w:rPr>
        <w:t>न</w:t>
      </w:r>
      <w:r w:rsidR="004605FC" w:rsidRPr="007264F7">
        <w:rPr>
          <w:bCs w:val="0"/>
          <w:sz w:val="24"/>
          <w:szCs w:val="24"/>
          <w:cs/>
        </w:rPr>
        <w:t xml:space="preserve"> स</w:t>
      </w:r>
      <w:r w:rsidR="004605FC" w:rsidRPr="007264F7">
        <w:rPr>
          <w:rFonts w:hint="cs"/>
          <w:bCs w:val="0"/>
          <w:sz w:val="24"/>
          <w:szCs w:val="24"/>
          <w:cs/>
          <w:lang w:bidi="sa-IN"/>
        </w:rPr>
        <w:t>मे</w:t>
      </w:r>
      <w:r w:rsidR="004605FC" w:rsidRPr="007264F7">
        <w:rPr>
          <w:bCs w:val="0"/>
          <w:sz w:val="24"/>
          <w:szCs w:val="24"/>
          <w:cs/>
        </w:rPr>
        <w:t>ति जम्हा</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पुव्विं च इण्हिं च अ</w:t>
      </w:r>
      <w:r w:rsidR="004605FC" w:rsidRPr="007264F7">
        <w:rPr>
          <w:rFonts w:hint="cs"/>
          <w:sz w:val="24"/>
          <w:szCs w:val="24"/>
          <w:cs/>
          <w:lang w:bidi="sa-IN"/>
        </w:rPr>
        <w:t>ना</w:t>
      </w:r>
      <w:r w:rsidR="004605FC" w:rsidRPr="007264F7">
        <w:rPr>
          <w:sz w:val="24"/>
          <w:szCs w:val="24"/>
          <w:cs/>
        </w:rPr>
        <w:t>गयं च</w:t>
      </w:r>
      <w:r w:rsidR="004605FC" w:rsidRPr="007264F7">
        <w:rPr>
          <w:rFonts w:hint="cs"/>
          <w:sz w:val="24"/>
          <w:szCs w:val="24"/>
          <w:cs/>
          <w:lang w:bidi="sa-IN"/>
        </w:rPr>
        <w:t>,</w:t>
      </w:r>
      <w:r w:rsidR="004605FC" w:rsidRPr="007264F7">
        <w:rPr>
          <w:sz w:val="24"/>
          <w:szCs w:val="24"/>
          <w:cs/>
        </w:rPr>
        <w:t xml:space="preserve"> एगंतमेव पडिसंधयाइ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४१</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समेच्च लोगं तसथावराणं</w:t>
      </w:r>
      <w:r w:rsidR="004605FC" w:rsidRPr="007264F7">
        <w:rPr>
          <w:rFonts w:hint="cs"/>
          <w:bCs w:val="0"/>
          <w:sz w:val="24"/>
          <w:szCs w:val="24"/>
          <w:cs/>
          <w:lang w:bidi="sa-IN"/>
        </w:rPr>
        <w:t>,</w:t>
      </w:r>
      <w:r w:rsidR="004605FC" w:rsidRPr="007264F7">
        <w:rPr>
          <w:bCs w:val="0"/>
          <w:sz w:val="24"/>
          <w:szCs w:val="24"/>
          <w:cs/>
        </w:rPr>
        <w:t xml:space="preserve"> खेमंकरे समणे माहणे वा</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आइक्खमाणो वि सहस्समज्झे</w:t>
      </w:r>
      <w:r w:rsidR="004605FC" w:rsidRPr="007264F7">
        <w:rPr>
          <w:rFonts w:hint="cs"/>
          <w:sz w:val="24"/>
          <w:szCs w:val="24"/>
          <w:cs/>
          <w:lang w:bidi="sa-IN"/>
        </w:rPr>
        <w:t>,</w:t>
      </w:r>
      <w:r w:rsidR="004605FC" w:rsidRPr="007264F7">
        <w:rPr>
          <w:sz w:val="24"/>
          <w:szCs w:val="24"/>
          <w:cs/>
        </w:rPr>
        <w:t xml:space="preserve"> एगंतयं सारयई तहच्चे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४२</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धम्मं कहंतस्स उ नत्थि दोसो</w:t>
      </w:r>
      <w:r w:rsidR="004605FC" w:rsidRPr="007264F7">
        <w:rPr>
          <w:rFonts w:hint="cs"/>
          <w:bCs w:val="0"/>
          <w:sz w:val="24"/>
          <w:szCs w:val="24"/>
          <w:cs/>
          <w:lang w:bidi="sa-IN"/>
        </w:rPr>
        <w:t>,</w:t>
      </w:r>
      <w:r w:rsidR="004605FC" w:rsidRPr="007264F7">
        <w:rPr>
          <w:bCs w:val="0"/>
          <w:sz w:val="24"/>
          <w:szCs w:val="24"/>
          <w:cs/>
        </w:rPr>
        <w:t xml:space="preserve"> खंतस्स दंतस्स जिइंदियस्स</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भासाय दोसे य विवज्जगस्स</w:t>
      </w:r>
      <w:r w:rsidR="004605FC" w:rsidRPr="007264F7">
        <w:rPr>
          <w:rFonts w:hint="cs"/>
          <w:sz w:val="24"/>
          <w:szCs w:val="24"/>
          <w:cs/>
          <w:lang w:bidi="sa-IN"/>
        </w:rPr>
        <w:t>,</w:t>
      </w:r>
      <w:r w:rsidR="004605FC" w:rsidRPr="007264F7">
        <w:rPr>
          <w:sz w:val="24"/>
          <w:szCs w:val="24"/>
          <w:cs/>
        </w:rPr>
        <w:t xml:space="preserve"> गुणे य भासाय </w:t>
      </w:r>
      <w:r w:rsidR="004605FC" w:rsidRPr="007264F7">
        <w:rPr>
          <w:rFonts w:hint="cs"/>
          <w:sz w:val="24"/>
          <w:szCs w:val="24"/>
          <w:cs/>
          <w:lang w:bidi="sa-IN"/>
        </w:rPr>
        <w:t>नि</w:t>
      </w:r>
      <w:r w:rsidR="004605FC" w:rsidRPr="007264F7">
        <w:rPr>
          <w:sz w:val="24"/>
          <w:szCs w:val="24"/>
          <w:cs/>
        </w:rPr>
        <w:t>सेवगस्स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४३</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महव्वए पंच अणुव्वए य</w:t>
      </w:r>
      <w:r w:rsidR="004605FC" w:rsidRPr="007264F7">
        <w:rPr>
          <w:rFonts w:hint="cs"/>
          <w:bCs w:val="0"/>
          <w:sz w:val="24"/>
          <w:szCs w:val="24"/>
          <w:cs/>
          <w:lang w:bidi="sa-IN"/>
        </w:rPr>
        <w:t>,</w:t>
      </w:r>
      <w:r w:rsidR="004605FC" w:rsidRPr="007264F7">
        <w:rPr>
          <w:bCs w:val="0"/>
          <w:sz w:val="24"/>
          <w:szCs w:val="24"/>
          <w:cs/>
        </w:rPr>
        <w:t xml:space="preserve"> तहेव पंचासव संवरे य</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विरइं इहस्सामणिय</w:t>
      </w:r>
      <w:r w:rsidR="004605FC" w:rsidRPr="007264F7">
        <w:rPr>
          <w:rFonts w:hint="cs"/>
          <w:sz w:val="24"/>
          <w:szCs w:val="24"/>
          <w:cs/>
        </w:rPr>
        <w:t>ंमि</w:t>
      </w:r>
      <w:r w:rsidR="004605FC" w:rsidRPr="007264F7">
        <w:rPr>
          <w:rFonts w:hint="cs"/>
          <w:sz w:val="24"/>
          <w:szCs w:val="24"/>
          <w:cs/>
          <w:lang w:bidi="sa-IN"/>
        </w:rPr>
        <w:t xml:space="preserve"> </w:t>
      </w:r>
      <w:r w:rsidR="004605FC" w:rsidRPr="007264F7">
        <w:rPr>
          <w:sz w:val="24"/>
          <w:szCs w:val="24"/>
          <w:cs/>
        </w:rPr>
        <w:t>पण्णे</w:t>
      </w:r>
      <w:r w:rsidR="004605FC" w:rsidRPr="007264F7">
        <w:rPr>
          <w:rFonts w:hint="cs"/>
          <w:sz w:val="24"/>
          <w:szCs w:val="24"/>
          <w:cs/>
          <w:lang w:bidi="sa-IN"/>
        </w:rPr>
        <w:t>,</w:t>
      </w:r>
      <w:r w:rsidR="004605FC" w:rsidRPr="007264F7">
        <w:rPr>
          <w:sz w:val="24"/>
          <w:szCs w:val="24"/>
          <w:cs/>
        </w:rPr>
        <w:t xml:space="preserve"> लवावसक्की समणे त्ति बेमि ।।</w:t>
      </w:r>
    </w:p>
    <w:p w:rsidR="002C508C" w:rsidRDefault="00E53236" w:rsidP="002C508C">
      <w:pPr>
        <w:spacing w:after="0" w:line="240" w:lineRule="auto"/>
        <w:ind w:right="1708"/>
        <w:contextualSpacing/>
        <w:rPr>
          <w:rFonts w:cs="Mangal"/>
          <w:sz w:val="24"/>
          <w:szCs w:val="24"/>
        </w:rPr>
      </w:pPr>
      <w:r>
        <w:rPr>
          <w:rFonts w:cs="Mangal" w:hint="cs"/>
          <w:sz w:val="24"/>
          <w:szCs w:val="24"/>
          <w:cs/>
        </w:rPr>
        <w:lastRenderedPageBreak/>
        <w:t>सुयक्खंधो-२, अज्झयणं-६,</w:t>
      </w:r>
      <w:r w:rsidR="002C508C">
        <w:rPr>
          <w:rFonts w:cs="Mangal" w:hint="cs"/>
          <w:sz w:val="24"/>
          <w:szCs w:val="24"/>
          <w:cs/>
        </w:rPr>
        <w:t xml:space="preserve"> उद्देसो-</w:t>
      </w:r>
    </w:p>
    <w:tbl>
      <w:tblPr>
        <w:tblW w:w="10140" w:type="dxa"/>
        <w:tblInd w:w="93" w:type="dxa"/>
        <w:tblBorders>
          <w:top w:val="single" w:sz="4" w:space="0" w:color="auto"/>
        </w:tblBorders>
        <w:tblLook w:val="04A0"/>
      </w:tblPr>
      <w:tblGrid>
        <w:gridCol w:w="10140"/>
      </w:tblGrid>
      <w:tr w:rsidR="002C508C" w:rsidTr="00A43EF4">
        <w:trPr>
          <w:trHeight w:val="228"/>
        </w:trPr>
        <w:tc>
          <w:tcPr>
            <w:tcW w:w="10140" w:type="dxa"/>
            <w:tcBorders>
              <w:top w:val="single" w:sz="4" w:space="0" w:color="FF0000"/>
              <w:left w:val="nil"/>
              <w:bottom w:val="nil"/>
              <w:right w:val="nil"/>
            </w:tcBorders>
          </w:tcPr>
          <w:p w:rsidR="002C508C" w:rsidRDefault="002C508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४४</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सीओदगं सेवउ बीयकायं</w:t>
      </w:r>
      <w:r w:rsidR="004605FC" w:rsidRPr="007264F7">
        <w:rPr>
          <w:rFonts w:hint="cs"/>
          <w:bCs w:val="0"/>
          <w:sz w:val="24"/>
          <w:szCs w:val="24"/>
          <w:cs/>
          <w:lang w:bidi="sa-IN"/>
        </w:rPr>
        <w:t>,</w:t>
      </w:r>
      <w:r w:rsidR="004605FC" w:rsidRPr="007264F7">
        <w:rPr>
          <w:bCs w:val="0"/>
          <w:sz w:val="24"/>
          <w:szCs w:val="24"/>
          <w:cs/>
        </w:rPr>
        <w:t xml:space="preserve"> आहायकम्मं तह इत्थियाओ</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एगंतचारिस्सिह अम्ह धम्मे</w:t>
      </w:r>
      <w:r w:rsidR="004605FC" w:rsidRPr="007264F7">
        <w:rPr>
          <w:rFonts w:hint="cs"/>
          <w:sz w:val="24"/>
          <w:szCs w:val="24"/>
          <w:cs/>
          <w:lang w:bidi="sa-IN"/>
        </w:rPr>
        <w:t>,</w:t>
      </w:r>
      <w:r w:rsidR="004605FC" w:rsidRPr="007264F7">
        <w:rPr>
          <w:sz w:val="24"/>
          <w:szCs w:val="24"/>
          <w:cs/>
        </w:rPr>
        <w:t xml:space="preserve"> तवस्सिणो नाभिसमेइ पावं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४५</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सीओदगं वा तह बीयकायं</w:t>
      </w:r>
      <w:r w:rsidR="004605FC" w:rsidRPr="007264F7">
        <w:rPr>
          <w:rFonts w:hint="cs"/>
          <w:bCs w:val="0"/>
          <w:sz w:val="24"/>
          <w:szCs w:val="24"/>
          <w:cs/>
          <w:lang w:bidi="sa-IN"/>
        </w:rPr>
        <w:t>,</w:t>
      </w:r>
      <w:r w:rsidR="004605FC" w:rsidRPr="007264F7">
        <w:rPr>
          <w:bCs w:val="0"/>
          <w:sz w:val="24"/>
          <w:szCs w:val="24"/>
          <w:cs/>
        </w:rPr>
        <w:t xml:space="preserve"> आहायकम्मं तह इत्थियाओ</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एयाइं जाण</w:t>
      </w:r>
      <w:r w:rsidR="004605FC" w:rsidRPr="007264F7">
        <w:rPr>
          <w:rFonts w:hint="cs"/>
          <w:sz w:val="24"/>
          <w:szCs w:val="24"/>
          <w:cs/>
        </w:rPr>
        <w:t>ं</w:t>
      </w:r>
      <w:r w:rsidR="004605FC" w:rsidRPr="007264F7">
        <w:rPr>
          <w:sz w:val="24"/>
          <w:szCs w:val="24"/>
          <w:cs/>
        </w:rPr>
        <w:t xml:space="preserve"> पडिसेवमाणा</w:t>
      </w:r>
      <w:r w:rsidR="004605FC" w:rsidRPr="007264F7">
        <w:rPr>
          <w:rFonts w:hint="cs"/>
          <w:sz w:val="24"/>
          <w:szCs w:val="24"/>
          <w:cs/>
          <w:lang w:bidi="sa-IN"/>
        </w:rPr>
        <w:t>,</w:t>
      </w:r>
      <w:r w:rsidR="004605FC" w:rsidRPr="007264F7">
        <w:rPr>
          <w:sz w:val="24"/>
          <w:szCs w:val="24"/>
          <w:cs/>
        </w:rPr>
        <w:t xml:space="preserve"> अगारिणो अस्समणा भवंति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४६</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सिया य बीयोदग</w:t>
      </w:r>
      <w:r w:rsidR="004605FC" w:rsidRPr="007264F7">
        <w:rPr>
          <w:rFonts w:hint="cs"/>
          <w:bCs w:val="0"/>
          <w:sz w:val="24"/>
          <w:szCs w:val="24"/>
          <w:cs/>
        </w:rPr>
        <w:t xml:space="preserve"> </w:t>
      </w:r>
      <w:r w:rsidR="004605FC" w:rsidRPr="007264F7">
        <w:rPr>
          <w:bCs w:val="0"/>
          <w:sz w:val="24"/>
          <w:szCs w:val="24"/>
          <w:cs/>
        </w:rPr>
        <w:t>इत्थियाओ</w:t>
      </w:r>
      <w:r w:rsidR="004605FC" w:rsidRPr="007264F7">
        <w:rPr>
          <w:rFonts w:hint="cs"/>
          <w:bCs w:val="0"/>
          <w:sz w:val="24"/>
          <w:szCs w:val="24"/>
          <w:cs/>
          <w:lang w:bidi="sa-IN"/>
        </w:rPr>
        <w:t>,</w:t>
      </w:r>
      <w:r w:rsidR="004605FC" w:rsidRPr="007264F7">
        <w:rPr>
          <w:bCs w:val="0"/>
          <w:sz w:val="24"/>
          <w:szCs w:val="24"/>
          <w:cs/>
        </w:rPr>
        <w:t xml:space="preserve"> पडिसेवमाणा समणा भवंतु</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rFonts w:hint="cs"/>
          <w:sz w:val="24"/>
          <w:szCs w:val="24"/>
          <w:cs/>
          <w:lang w:bidi="sa-IN"/>
        </w:rPr>
        <w:t>अ</w:t>
      </w:r>
      <w:r w:rsidR="004605FC" w:rsidRPr="007264F7">
        <w:rPr>
          <w:sz w:val="24"/>
          <w:szCs w:val="24"/>
          <w:cs/>
        </w:rPr>
        <w:t>गारिणो</w:t>
      </w:r>
      <w:r w:rsidR="004605FC" w:rsidRPr="007264F7">
        <w:rPr>
          <w:rFonts w:hint="cs"/>
          <w:sz w:val="24"/>
          <w:szCs w:val="24"/>
          <w:cs/>
          <w:lang w:bidi="sa-IN"/>
        </w:rPr>
        <w:t>ऽ</w:t>
      </w:r>
      <w:r w:rsidR="004605FC" w:rsidRPr="007264F7">
        <w:rPr>
          <w:sz w:val="24"/>
          <w:szCs w:val="24"/>
          <w:cs/>
        </w:rPr>
        <w:t>वि समणा भवंतु</w:t>
      </w:r>
      <w:r w:rsidR="004605FC" w:rsidRPr="007264F7">
        <w:rPr>
          <w:rFonts w:hint="cs"/>
          <w:sz w:val="24"/>
          <w:szCs w:val="24"/>
          <w:cs/>
          <w:lang w:bidi="sa-IN"/>
        </w:rPr>
        <w:t>,</w:t>
      </w:r>
      <w:r w:rsidR="004605FC" w:rsidRPr="007264F7">
        <w:rPr>
          <w:sz w:val="24"/>
          <w:szCs w:val="24"/>
          <w:cs/>
        </w:rPr>
        <w:t xml:space="preserve"> सेवंति उ ते</w:t>
      </w:r>
      <w:r w:rsidR="004605FC" w:rsidRPr="007264F7">
        <w:rPr>
          <w:rFonts w:hint="cs"/>
          <w:sz w:val="24"/>
          <w:szCs w:val="24"/>
          <w:cs/>
          <w:lang w:bidi="sa-IN"/>
        </w:rPr>
        <w:t>ऽ</w:t>
      </w:r>
      <w:r w:rsidR="004605FC" w:rsidRPr="007264F7">
        <w:rPr>
          <w:sz w:val="24"/>
          <w:szCs w:val="24"/>
          <w:cs/>
        </w:rPr>
        <w:t>वि तहप्पगारं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४७</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जे यावि बीओदगभोइ भिक्खू</w:t>
      </w:r>
      <w:r w:rsidR="004605FC" w:rsidRPr="007264F7">
        <w:rPr>
          <w:rFonts w:hint="cs"/>
          <w:bCs w:val="0"/>
          <w:sz w:val="24"/>
          <w:szCs w:val="24"/>
          <w:cs/>
          <w:lang w:bidi="sa-IN"/>
        </w:rPr>
        <w:t>,</w:t>
      </w:r>
      <w:r w:rsidR="004605FC" w:rsidRPr="007264F7">
        <w:rPr>
          <w:bCs w:val="0"/>
          <w:sz w:val="24"/>
          <w:szCs w:val="24"/>
          <w:cs/>
        </w:rPr>
        <w:t xml:space="preserve"> भिक्खं विहं जायइ जीवयट्ठी</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 xml:space="preserve">ते </w:t>
      </w:r>
      <w:r w:rsidR="004605FC" w:rsidRPr="007264F7">
        <w:rPr>
          <w:rFonts w:hint="cs"/>
          <w:sz w:val="24"/>
          <w:szCs w:val="24"/>
          <w:cs/>
          <w:lang w:bidi="sa-IN"/>
        </w:rPr>
        <w:t>ना</w:t>
      </w:r>
      <w:r w:rsidR="004605FC" w:rsidRPr="007264F7">
        <w:rPr>
          <w:sz w:val="24"/>
          <w:szCs w:val="24"/>
          <w:cs/>
        </w:rPr>
        <w:t>इसंजोगमविप्पहाय</w:t>
      </w:r>
      <w:r w:rsidR="004605FC" w:rsidRPr="007264F7">
        <w:rPr>
          <w:rFonts w:hint="cs"/>
          <w:sz w:val="24"/>
          <w:szCs w:val="24"/>
          <w:cs/>
          <w:lang w:bidi="sa-IN"/>
        </w:rPr>
        <w:t>,</w:t>
      </w:r>
      <w:r w:rsidR="004605FC" w:rsidRPr="007264F7">
        <w:rPr>
          <w:sz w:val="24"/>
          <w:szCs w:val="24"/>
          <w:cs/>
        </w:rPr>
        <w:t xml:space="preserve"> काओवगा </w:t>
      </w:r>
      <w:r w:rsidR="004605FC" w:rsidRPr="007264F7">
        <w:rPr>
          <w:rFonts w:hint="cs"/>
          <w:sz w:val="24"/>
          <w:szCs w:val="24"/>
          <w:cs/>
          <w:lang w:bidi="sa-IN"/>
        </w:rPr>
        <w:t>नं</w:t>
      </w:r>
      <w:r w:rsidR="004605FC" w:rsidRPr="007264F7">
        <w:rPr>
          <w:sz w:val="24"/>
          <w:szCs w:val="24"/>
          <w:cs/>
        </w:rPr>
        <w:t>तकरा भवंति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४८</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इमं वयं तु तुम पाउकुव्वं</w:t>
      </w:r>
      <w:r w:rsidR="004605FC" w:rsidRPr="007264F7">
        <w:rPr>
          <w:rFonts w:hint="cs"/>
          <w:bCs w:val="0"/>
          <w:sz w:val="24"/>
          <w:szCs w:val="24"/>
          <w:cs/>
          <w:lang w:bidi="sa-IN"/>
        </w:rPr>
        <w:t>,</w:t>
      </w:r>
      <w:r w:rsidR="004605FC" w:rsidRPr="007264F7">
        <w:rPr>
          <w:bCs w:val="0"/>
          <w:sz w:val="24"/>
          <w:szCs w:val="24"/>
          <w:cs/>
        </w:rPr>
        <w:t xml:space="preserve"> पावाइणो गरहसि सव्व एव</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पावाइणो पुढो किट्टयंता</w:t>
      </w:r>
      <w:r w:rsidR="004605FC" w:rsidRPr="007264F7">
        <w:rPr>
          <w:rFonts w:hint="cs"/>
          <w:sz w:val="24"/>
          <w:szCs w:val="24"/>
          <w:cs/>
          <w:lang w:bidi="sa-IN"/>
        </w:rPr>
        <w:t>,</w:t>
      </w:r>
      <w:r w:rsidR="004605FC" w:rsidRPr="007264F7">
        <w:rPr>
          <w:sz w:val="24"/>
          <w:szCs w:val="24"/>
          <w:cs/>
        </w:rPr>
        <w:t xml:space="preserve"> सयं सयं दिट्ठि करेंति पाउं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४९</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ते अ</w:t>
      </w:r>
      <w:r w:rsidR="004605FC" w:rsidRPr="007264F7">
        <w:rPr>
          <w:rFonts w:hint="cs"/>
          <w:bCs w:val="0"/>
          <w:sz w:val="24"/>
          <w:szCs w:val="24"/>
          <w:cs/>
          <w:lang w:bidi="sa-IN"/>
        </w:rPr>
        <w:t>न्न</w:t>
      </w:r>
      <w:r w:rsidR="004605FC" w:rsidRPr="007264F7">
        <w:rPr>
          <w:bCs w:val="0"/>
          <w:sz w:val="24"/>
          <w:szCs w:val="24"/>
          <w:cs/>
        </w:rPr>
        <w:t>म</w:t>
      </w:r>
      <w:r w:rsidR="004605FC" w:rsidRPr="007264F7">
        <w:rPr>
          <w:rFonts w:hint="cs"/>
          <w:bCs w:val="0"/>
          <w:sz w:val="24"/>
          <w:szCs w:val="24"/>
          <w:cs/>
          <w:lang w:bidi="sa-IN"/>
        </w:rPr>
        <w:t>न्न</w:t>
      </w:r>
      <w:r w:rsidR="004605FC" w:rsidRPr="007264F7">
        <w:rPr>
          <w:bCs w:val="0"/>
          <w:sz w:val="24"/>
          <w:szCs w:val="24"/>
          <w:cs/>
        </w:rPr>
        <w:t>स्स उ गरहमाणा</w:t>
      </w:r>
      <w:r w:rsidR="004605FC" w:rsidRPr="007264F7">
        <w:rPr>
          <w:rFonts w:hint="cs"/>
          <w:bCs w:val="0"/>
          <w:sz w:val="24"/>
          <w:szCs w:val="24"/>
          <w:cs/>
          <w:lang w:bidi="sa-IN"/>
        </w:rPr>
        <w:t>,</w:t>
      </w:r>
      <w:r w:rsidR="004605FC" w:rsidRPr="007264F7">
        <w:rPr>
          <w:bCs w:val="0"/>
          <w:sz w:val="24"/>
          <w:szCs w:val="24"/>
          <w:cs/>
        </w:rPr>
        <w:t xml:space="preserve"> अक्खंति </w:t>
      </w:r>
      <w:r w:rsidR="004605FC" w:rsidRPr="007264F7">
        <w:rPr>
          <w:rFonts w:hint="cs"/>
          <w:bCs w:val="0"/>
          <w:sz w:val="24"/>
          <w:szCs w:val="24"/>
          <w:cs/>
          <w:lang w:bidi="sa-IN"/>
        </w:rPr>
        <w:t>भो</w:t>
      </w:r>
      <w:r w:rsidR="004605FC" w:rsidRPr="007264F7">
        <w:rPr>
          <w:bCs w:val="0"/>
          <w:sz w:val="24"/>
          <w:szCs w:val="24"/>
          <w:cs/>
        </w:rPr>
        <w:t xml:space="preserve"> समणा माहणा य</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सतो य अत्थी असतो य नत्थी</w:t>
      </w:r>
      <w:r w:rsidR="004605FC" w:rsidRPr="007264F7">
        <w:rPr>
          <w:rFonts w:hint="cs"/>
          <w:sz w:val="24"/>
          <w:szCs w:val="24"/>
          <w:cs/>
          <w:lang w:bidi="sa-IN"/>
        </w:rPr>
        <w:t>,</w:t>
      </w:r>
      <w:r w:rsidR="004605FC" w:rsidRPr="007264F7">
        <w:rPr>
          <w:sz w:val="24"/>
          <w:szCs w:val="24"/>
          <w:cs/>
        </w:rPr>
        <w:t xml:space="preserve"> गरहामो दिट्ठीं न गरहामो किंचि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५०</w:t>
      </w:r>
      <w:r w:rsidRPr="00454A98">
        <w:rPr>
          <w:color w:val="00B050"/>
          <w:sz w:val="24"/>
          <w:szCs w:val="24"/>
        </w:rPr>
        <w:t>]</w:t>
      </w:r>
      <w:r w:rsidR="004605FC" w:rsidRPr="007264F7">
        <w:rPr>
          <w:rFonts w:hint="cs"/>
          <w:bCs w:val="0"/>
          <w:sz w:val="24"/>
          <w:szCs w:val="24"/>
          <w:cs/>
          <w:lang w:bidi="sa-IN"/>
        </w:rPr>
        <w:t xml:space="preserve"> </w:t>
      </w:r>
      <w:r w:rsidR="004605FC" w:rsidRPr="007264F7">
        <w:rPr>
          <w:bCs w:val="0"/>
          <w:sz w:val="24"/>
          <w:szCs w:val="24"/>
          <w:cs/>
        </w:rPr>
        <w:t xml:space="preserve">न किंचि </w:t>
      </w:r>
      <w:r w:rsidR="004605FC" w:rsidRPr="007264F7">
        <w:rPr>
          <w:rFonts w:hint="cs"/>
          <w:bCs w:val="0"/>
          <w:sz w:val="24"/>
          <w:szCs w:val="24"/>
          <w:cs/>
          <w:lang w:bidi="sa-IN"/>
        </w:rPr>
        <w:t>रू</w:t>
      </w:r>
      <w:r w:rsidR="004605FC" w:rsidRPr="007264F7">
        <w:rPr>
          <w:bCs w:val="0"/>
          <w:sz w:val="24"/>
          <w:szCs w:val="24"/>
          <w:cs/>
        </w:rPr>
        <w:t>वेणऽभिधारयामो</w:t>
      </w:r>
      <w:r w:rsidR="004605FC" w:rsidRPr="007264F7">
        <w:rPr>
          <w:rFonts w:hint="cs"/>
          <w:bCs w:val="0"/>
          <w:sz w:val="24"/>
          <w:szCs w:val="24"/>
          <w:cs/>
          <w:lang w:bidi="sa-IN"/>
        </w:rPr>
        <w:t>,</w:t>
      </w:r>
      <w:r w:rsidR="004605FC" w:rsidRPr="007264F7">
        <w:rPr>
          <w:bCs w:val="0"/>
          <w:sz w:val="24"/>
          <w:szCs w:val="24"/>
          <w:cs/>
        </w:rPr>
        <w:t xml:space="preserve"> सदिट्ठिमग्गं तु करेमो पाउं</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मग्गे इमे किट्टिए आरिएहिं</w:t>
      </w:r>
      <w:r w:rsidR="004605FC" w:rsidRPr="007264F7">
        <w:rPr>
          <w:rFonts w:hint="cs"/>
          <w:sz w:val="24"/>
          <w:szCs w:val="24"/>
          <w:cs/>
          <w:lang w:bidi="sa-IN"/>
        </w:rPr>
        <w:t>,</w:t>
      </w:r>
      <w:r w:rsidR="004605FC" w:rsidRPr="007264F7">
        <w:rPr>
          <w:sz w:val="24"/>
          <w:szCs w:val="24"/>
          <w:cs/>
        </w:rPr>
        <w:t xml:space="preserve"> अनुत्तरे सप्पुरिसेहिं अंजू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५१</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उड्ढं अहे य तिरियं दिसासु</w:t>
      </w:r>
      <w:r w:rsidR="004605FC" w:rsidRPr="007264F7">
        <w:rPr>
          <w:rFonts w:hint="cs"/>
          <w:bCs w:val="0"/>
          <w:sz w:val="24"/>
          <w:szCs w:val="24"/>
          <w:cs/>
          <w:lang w:bidi="sa-IN"/>
        </w:rPr>
        <w:t>,</w:t>
      </w:r>
      <w:r w:rsidR="004605FC" w:rsidRPr="007264F7">
        <w:rPr>
          <w:bCs w:val="0"/>
          <w:sz w:val="24"/>
          <w:szCs w:val="24"/>
          <w:cs/>
        </w:rPr>
        <w:t xml:space="preserve"> तसा य जे थावर जे य पाणा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भूयाभिसंकाए दुगुंछमाणे</w:t>
      </w:r>
      <w:r w:rsidR="004605FC" w:rsidRPr="007264F7">
        <w:rPr>
          <w:rFonts w:hint="cs"/>
          <w:sz w:val="24"/>
          <w:szCs w:val="24"/>
          <w:cs/>
          <w:lang w:bidi="sa-IN"/>
        </w:rPr>
        <w:t>,</w:t>
      </w:r>
      <w:r w:rsidR="004605FC" w:rsidRPr="007264F7">
        <w:rPr>
          <w:sz w:val="24"/>
          <w:szCs w:val="24"/>
          <w:cs/>
        </w:rPr>
        <w:t xml:space="preserve"> नो गरहइ बुसिमं किंचि लोए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५२</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आगंतगारे आरामगारे</w:t>
      </w:r>
      <w:r w:rsidR="004605FC" w:rsidRPr="007264F7">
        <w:rPr>
          <w:rFonts w:hint="cs"/>
          <w:bCs w:val="0"/>
          <w:sz w:val="24"/>
          <w:szCs w:val="24"/>
          <w:cs/>
          <w:lang w:bidi="sa-IN"/>
        </w:rPr>
        <w:t>,</w:t>
      </w:r>
      <w:r w:rsidR="004605FC" w:rsidRPr="007264F7">
        <w:rPr>
          <w:bCs w:val="0"/>
          <w:sz w:val="24"/>
          <w:szCs w:val="24"/>
          <w:cs/>
        </w:rPr>
        <w:t xml:space="preserve"> समणे उ भीते न उवेइ वासं</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दुक्खा हु संती बहवे मणुस्सा</w:t>
      </w:r>
      <w:r w:rsidR="004605FC" w:rsidRPr="007264F7">
        <w:rPr>
          <w:rFonts w:hint="cs"/>
          <w:sz w:val="24"/>
          <w:szCs w:val="24"/>
          <w:cs/>
          <w:lang w:bidi="sa-IN"/>
        </w:rPr>
        <w:t>,</w:t>
      </w:r>
      <w:r w:rsidR="004605FC" w:rsidRPr="007264F7">
        <w:rPr>
          <w:sz w:val="24"/>
          <w:szCs w:val="24"/>
          <w:cs/>
        </w:rPr>
        <w:t xml:space="preserve"> ऊ</w:t>
      </w:r>
      <w:r w:rsidR="004605FC" w:rsidRPr="007264F7">
        <w:rPr>
          <w:rFonts w:hint="cs"/>
          <w:sz w:val="24"/>
          <w:szCs w:val="24"/>
          <w:cs/>
          <w:lang w:bidi="sa-IN"/>
        </w:rPr>
        <w:t>ना</w:t>
      </w:r>
      <w:r w:rsidR="004605FC" w:rsidRPr="007264F7">
        <w:rPr>
          <w:sz w:val="24"/>
          <w:szCs w:val="24"/>
          <w:cs/>
        </w:rPr>
        <w:t>तिरित्ता य लवालवा य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५३</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मेहाविणो सिक्खियं बुद्धिमंता</w:t>
      </w:r>
      <w:r w:rsidR="004605FC" w:rsidRPr="007264F7">
        <w:rPr>
          <w:rFonts w:hint="cs"/>
          <w:bCs w:val="0"/>
          <w:sz w:val="24"/>
          <w:szCs w:val="24"/>
          <w:cs/>
          <w:lang w:bidi="sa-IN"/>
        </w:rPr>
        <w:t>,</w:t>
      </w:r>
      <w:r w:rsidR="004605FC" w:rsidRPr="007264F7">
        <w:rPr>
          <w:bCs w:val="0"/>
          <w:sz w:val="24"/>
          <w:szCs w:val="24"/>
          <w:cs/>
        </w:rPr>
        <w:t xml:space="preserve"> सुत्तेहिं अत्थेहि य </w:t>
      </w:r>
      <w:r w:rsidR="004605FC" w:rsidRPr="007264F7">
        <w:rPr>
          <w:rFonts w:hint="cs"/>
          <w:bCs w:val="0"/>
          <w:sz w:val="24"/>
          <w:szCs w:val="24"/>
          <w:cs/>
          <w:lang w:bidi="sa-IN"/>
        </w:rPr>
        <w:t>नि</w:t>
      </w:r>
      <w:r w:rsidR="004605FC" w:rsidRPr="007264F7">
        <w:rPr>
          <w:bCs w:val="0"/>
          <w:sz w:val="24"/>
          <w:szCs w:val="24"/>
          <w:cs/>
        </w:rPr>
        <w:t>च्छयण्णू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rFonts w:hint="cs"/>
          <w:sz w:val="24"/>
          <w:szCs w:val="24"/>
          <w:cs/>
          <w:lang w:bidi="sa-IN"/>
        </w:rPr>
        <w:t>पु</w:t>
      </w:r>
      <w:r w:rsidR="004605FC" w:rsidRPr="007264F7">
        <w:rPr>
          <w:sz w:val="24"/>
          <w:szCs w:val="24"/>
          <w:cs/>
        </w:rPr>
        <w:t>च्छि</w:t>
      </w:r>
      <w:r w:rsidR="004605FC" w:rsidRPr="007264F7">
        <w:rPr>
          <w:rFonts w:hint="cs"/>
          <w:sz w:val="24"/>
          <w:szCs w:val="24"/>
          <w:cs/>
          <w:lang w:bidi="sa-IN"/>
        </w:rPr>
        <w:t>ं</w:t>
      </w:r>
      <w:r w:rsidR="004605FC" w:rsidRPr="007264F7">
        <w:rPr>
          <w:sz w:val="24"/>
          <w:szCs w:val="24"/>
          <w:cs/>
        </w:rPr>
        <w:t>सु मा णे अ</w:t>
      </w:r>
      <w:r w:rsidR="004605FC" w:rsidRPr="007264F7">
        <w:rPr>
          <w:rFonts w:hint="cs"/>
          <w:sz w:val="24"/>
          <w:szCs w:val="24"/>
          <w:cs/>
        </w:rPr>
        <w:t>न</w:t>
      </w:r>
      <w:r w:rsidR="004605FC" w:rsidRPr="007264F7">
        <w:rPr>
          <w:sz w:val="24"/>
          <w:szCs w:val="24"/>
          <w:cs/>
        </w:rPr>
        <w:t>गार अ</w:t>
      </w:r>
      <w:r w:rsidR="004605FC" w:rsidRPr="007264F7">
        <w:rPr>
          <w:rFonts w:hint="cs"/>
          <w:sz w:val="24"/>
          <w:szCs w:val="24"/>
          <w:cs/>
          <w:lang w:bidi="sa-IN"/>
        </w:rPr>
        <w:t>न्ने</w:t>
      </w:r>
      <w:r w:rsidR="004605FC" w:rsidRPr="007264F7">
        <w:rPr>
          <w:sz w:val="24"/>
          <w:szCs w:val="24"/>
          <w:cs/>
        </w:rPr>
        <w:t xml:space="preserve"> इति संकमाणो न उवेइ तत्थ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५४</w:t>
      </w:r>
      <w:r w:rsidRPr="00454A98">
        <w:rPr>
          <w:color w:val="00B050"/>
          <w:sz w:val="24"/>
          <w:szCs w:val="24"/>
        </w:rPr>
        <w:t>]</w:t>
      </w:r>
      <w:r w:rsidR="00202113">
        <w:rPr>
          <w:rFonts w:hint="cs"/>
          <w:bCs w:val="0"/>
          <w:color w:val="00B050"/>
          <w:sz w:val="24"/>
          <w:szCs w:val="24"/>
          <w:cs/>
        </w:rPr>
        <w:tab/>
      </w:r>
      <w:r w:rsidR="004605FC" w:rsidRPr="007264F7">
        <w:rPr>
          <w:rFonts w:hint="cs"/>
          <w:bCs w:val="0"/>
          <w:sz w:val="24"/>
          <w:szCs w:val="24"/>
          <w:cs/>
          <w:lang w:bidi="sa-IN"/>
        </w:rPr>
        <w:t>नो</w:t>
      </w:r>
      <w:r w:rsidR="004605FC" w:rsidRPr="007264F7">
        <w:rPr>
          <w:rFonts w:hint="cs"/>
          <w:bCs w:val="0"/>
          <w:sz w:val="24"/>
          <w:szCs w:val="24"/>
          <w:cs/>
        </w:rPr>
        <w:t xml:space="preserve"> </w:t>
      </w:r>
      <w:r w:rsidR="004605FC" w:rsidRPr="007264F7">
        <w:rPr>
          <w:bCs w:val="0"/>
          <w:sz w:val="24"/>
          <w:szCs w:val="24"/>
          <w:cs/>
        </w:rPr>
        <w:t>कामकिच्चा न य बालकिच्चा</w:t>
      </w:r>
      <w:r w:rsidR="004605FC" w:rsidRPr="007264F7">
        <w:rPr>
          <w:rFonts w:hint="cs"/>
          <w:bCs w:val="0"/>
          <w:sz w:val="24"/>
          <w:szCs w:val="24"/>
          <w:cs/>
          <w:lang w:bidi="sa-IN"/>
        </w:rPr>
        <w:t>,</w:t>
      </w:r>
      <w:r w:rsidR="004605FC" w:rsidRPr="007264F7">
        <w:rPr>
          <w:bCs w:val="0"/>
          <w:sz w:val="24"/>
          <w:szCs w:val="24"/>
          <w:cs/>
        </w:rPr>
        <w:t xml:space="preserve"> रायाभि</w:t>
      </w:r>
      <w:r w:rsidR="004605FC" w:rsidRPr="007264F7">
        <w:rPr>
          <w:rFonts w:hint="cs"/>
          <w:bCs w:val="0"/>
          <w:sz w:val="24"/>
          <w:szCs w:val="24"/>
          <w:cs/>
          <w:lang w:bidi="sa-IN"/>
        </w:rPr>
        <w:t>ओ</w:t>
      </w:r>
      <w:r w:rsidR="004605FC" w:rsidRPr="007264F7">
        <w:rPr>
          <w:bCs w:val="0"/>
          <w:sz w:val="24"/>
          <w:szCs w:val="24"/>
          <w:cs/>
        </w:rPr>
        <w:t>गेण कुओ भएण</w:t>
      </w:r>
      <w:r w:rsidR="004605FC" w:rsidRPr="007264F7">
        <w:rPr>
          <w:rFonts w:hint="cs"/>
          <w:bCs w:val="0"/>
          <w:sz w:val="24"/>
          <w:szCs w:val="24"/>
          <w:cs/>
          <w:lang w:bidi="sa-IN"/>
        </w:rPr>
        <w:t xml:space="preserve"> </w:t>
      </w:r>
      <w:r w:rsidR="004605FC" w:rsidRPr="007264F7">
        <w:rPr>
          <w:bCs w:val="0"/>
          <w:sz w:val="24"/>
          <w:szCs w:val="24"/>
          <w:lang w:bidi="sa-IN"/>
        </w:rPr>
        <w:t>?</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वियागरेज्जा पसिणं न वा वि</w:t>
      </w:r>
      <w:r w:rsidR="004605FC" w:rsidRPr="007264F7">
        <w:rPr>
          <w:rFonts w:hint="cs"/>
          <w:sz w:val="24"/>
          <w:szCs w:val="24"/>
          <w:cs/>
          <w:lang w:bidi="sa-IN"/>
        </w:rPr>
        <w:t>,</w:t>
      </w:r>
      <w:r w:rsidR="004605FC" w:rsidRPr="007264F7">
        <w:rPr>
          <w:sz w:val="24"/>
          <w:szCs w:val="24"/>
          <w:cs/>
        </w:rPr>
        <w:t xml:space="preserve"> सकामकिच्चेणिह आरियाणं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५५</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 xml:space="preserve">गंता </w:t>
      </w:r>
      <w:r w:rsidR="004605FC" w:rsidRPr="007264F7">
        <w:rPr>
          <w:rFonts w:hint="cs"/>
          <w:bCs w:val="0"/>
          <w:sz w:val="24"/>
          <w:szCs w:val="24"/>
          <w:cs/>
          <w:lang w:bidi="sa-IN"/>
        </w:rPr>
        <w:t>च</w:t>
      </w:r>
      <w:r w:rsidR="004605FC" w:rsidRPr="007264F7">
        <w:rPr>
          <w:bCs w:val="0"/>
          <w:sz w:val="24"/>
          <w:szCs w:val="24"/>
          <w:cs/>
        </w:rPr>
        <w:t xml:space="preserve"> तत्था अदुवा अगंता</w:t>
      </w:r>
      <w:r w:rsidR="004605FC" w:rsidRPr="007264F7">
        <w:rPr>
          <w:rFonts w:hint="cs"/>
          <w:bCs w:val="0"/>
          <w:sz w:val="24"/>
          <w:szCs w:val="24"/>
          <w:cs/>
          <w:lang w:bidi="sa-IN"/>
        </w:rPr>
        <w:t>,</w:t>
      </w:r>
      <w:r w:rsidR="004605FC" w:rsidRPr="007264F7">
        <w:rPr>
          <w:bCs w:val="0"/>
          <w:sz w:val="24"/>
          <w:szCs w:val="24"/>
          <w:cs/>
        </w:rPr>
        <w:t xml:space="preserve"> वियागरेज्जा समिया</w:t>
      </w:r>
      <w:r w:rsidR="004605FC" w:rsidRPr="007264F7">
        <w:rPr>
          <w:rFonts w:hint="cs"/>
          <w:bCs w:val="0"/>
          <w:sz w:val="24"/>
          <w:szCs w:val="24"/>
          <w:cs/>
          <w:lang w:bidi="sa-IN"/>
        </w:rPr>
        <w:t>ऽऽ</w:t>
      </w:r>
      <w:r w:rsidR="004605FC" w:rsidRPr="007264F7">
        <w:rPr>
          <w:bCs w:val="0"/>
          <w:sz w:val="24"/>
          <w:szCs w:val="24"/>
          <w:cs/>
        </w:rPr>
        <w:t>सुपण्णे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अ</w:t>
      </w:r>
      <w:r w:rsidR="004605FC" w:rsidRPr="007264F7">
        <w:rPr>
          <w:rFonts w:hint="cs"/>
          <w:sz w:val="24"/>
          <w:szCs w:val="24"/>
          <w:cs/>
          <w:lang w:bidi="sa-IN"/>
        </w:rPr>
        <w:t>ना</w:t>
      </w:r>
      <w:r w:rsidR="004605FC" w:rsidRPr="007264F7">
        <w:rPr>
          <w:sz w:val="24"/>
          <w:szCs w:val="24"/>
          <w:cs/>
        </w:rPr>
        <w:t>रिया दंसणओ परित्ता</w:t>
      </w:r>
      <w:r w:rsidR="004605FC" w:rsidRPr="007264F7">
        <w:rPr>
          <w:rFonts w:hint="cs"/>
          <w:sz w:val="24"/>
          <w:szCs w:val="24"/>
          <w:cs/>
          <w:lang w:bidi="sa-IN"/>
        </w:rPr>
        <w:t>,</w:t>
      </w:r>
      <w:r w:rsidR="004605FC" w:rsidRPr="007264F7">
        <w:rPr>
          <w:sz w:val="24"/>
          <w:szCs w:val="24"/>
          <w:cs/>
        </w:rPr>
        <w:t xml:space="preserve"> इति संकमाणो न उवेइ तत्थ ।।</w:t>
      </w:r>
    </w:p>
    <w:p w:rsidR="004605FC" w:rsidRPr="007264F7" w:rsidRDefault="00454A98" w:rsidP="00202113">
      <w:pPr>
        <w:pStyle w:val="H4Hindi"/>
        <w:tabs>
          <w:tab w:val="left" w:pos="2160"/>
        </w:tabs>
        <w:spacing w:before="0" w:after="0"/>
        <w:ind w:right="1168" w:firstLine="1260"/>
        <w:jc w:val="distribute"/>
        <w:rPr>
          <w:bCs w:val="0"/>
          <w:sz w:val="24"/>
          <w:szCs w:val="24"/>
          <w:lang w:bidi="sa-IN"/>
        </w:rPr>
      </w:pPr>
      <w:r w:rsidRPr="00454A98">
        <w:rPr>
          <w:color w:val="00B050"/>
          <w:sz w:val="24"/>
          <w:szCs w:val="24"/>
        </w:rPr>
        <w:t>[</w:t>
      </w:r>
      <w:r w:rsidRPr="00454A98">
        <w:rPr>
          <w:rFonts w:hint="cs"/>
          <w:color w:val="00B050"/>
          <w:sz w:val="24"/>
          <w:szCs w:val="24"/>
          <w:cs/>
        </w:rPr>
        <w:t>७</w:t>
      </w:r>
      <w:r>
        <w:rPr>
          <w:rFonts w:hint="cs"/>
          <w:color w:val="00B050"/>
          <w:sz w:val="24"/>
          <w:szCs w:val="24"/>
          <w:cs/>
        </w:rPr>
        <w:t>५६</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पण्णं जहा वणिए उदयट्ठी</w:t>
      </w:r>
      <w:r w:rsidR="004605FC" w:rsidRPr="007264F7">
        <w:rPr>
          <w:rFonts w:hint="cs"/>
          <w:bCs w:val="0"/>
          <w:sz w:val="24"/>
          <w:szCs w:val="24"/>
          <w:cs/>
          <w:lang w:bidi="sa-IN"/>
        </w:rPr>
        <w:t>,</w:t>
      </w:r>
      <w:r w:rsidR="004605FC" w:rsidRPr="007264F7">
        <w:rPr>
          <w:bCs w:val="0"/>
          <w:sz w:val="24"/>
          <w:szCs w:val="24"/>
          <w:cs/>
        </w:rPr>
        <w:t xml:space="preserve"> आयस्स हेउं पगरेइ संगं</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तओवमे समणे नायपुत्ते</w:t>
      </w:r>
      <w:r w:rsidR="004605FC" w:rsidRPr="007264F7">
        <w:rPr>
          <w:rFonts w:hint="cs"/>
          <w:sz w:val="24"/>
          <w:szCs w:val="24"/>
          <w:cs/>
          <w:lang w:bidi="sa-IN"/>
        </w:rPr>
        <w:t>,</w:t>
      </w:r>
      <w:r w:rsidR="004605FC" w:rsidRPr="007264F7">
        <w:rPr>
          <w:sz w:val="24"/>
          <w:szCs w:val="24"/>
          <w:cs/>
        </w:rPr>
        <w:t xml:space="preserve"> इच्चेव मे होइ मई वियक्का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५७</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नवं न कुज्जा विहुणे पुराणं</w:t>
      </w:r>
      <w:r w:rsidR="004605FC" w:rsidRPr="007264F7">
        <w:rPr>
          <w:rFonts w:hint="cs"/>
          <w:bCs w:val="0"/>
          <w:sz w:val="24"/>
          <w:szCs w:val="24"/>
          <w:cs/>
          <w:lang w:bidi="sa-IN"/>
        </w:rPr>
        <w:t>,</w:t>
      </w:r>
      <w:r w:rsidR="004605FC" w:rsidRPr="007264F7">
        <w:rPr>
          <w:bCs w:val="0"/>
          <w:sz w:val="24"/>
          <w:szCs w:val="24"/>
          <w:cs/>
        </w:rPr>
        <w:t xml:space="preserve"> चिच्चाऽमइं ताइ य साह एवं</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ए</w:t>
      </w:r>
      <w:r w:rsidR="004605FC" w:rsidRPr="007264F7">
        <w:rPr>
          <w:rFonts w:hint="cs"/>
          <w:sz w:val="24"/>
          <w:szCs w:val="24"/>
          <w:cs/>
        </w:rPr>
        <w:t>त्</w:t>
      </w:r>
      <w:r w:rsidR="004605FC" w:rsidRPr="007264F7">
        <w:rPr>
          <w:sz w:val="24"/>
          <w:szCs w:val="24"/>
          <w:cs/>
        </w:rPr>
        <w:t>तावता बंभवति त्ति वुत्ते</w:t>
      </w:r>
      <w:r w:rsidR="004605FC" w:rsidRPr="007264F7">
        <w:rPr>
          <w:rFonts w:hint="cs"/>
          <w:sz w:val="24"/>
          <w:szCs w:val="24"/>
          <w:cs/>
          <w:lang w:bidi="sa-IN"/>
        </w:rPr>
        <w:t>,</w:t>
      </w:r>
      <w:r w:rsidR="004605FC" w:rsidRPr="007264F7">
        <w:rPr>
          <w:sz w:val="24"/>
          <w:szCs w:val="24"/>
          <w:cs/>
        </w:rPr>
        <w:t xml:space="preserve"> तस्सोदयट्ठी समणे त्ति बेमि ।।</w:t>
      </w:r>
    </w:p>
    <w:p w:rsidR="004605FC" w:rsidRPr="007264F7" w:rsidRDefault="00454A98" w:rsidP="00202113">
      <w:pPr>
        <w:pStyle w:val="H4Hindi"/>
        <w:tabs>
          <w:tab w:val="left" w:pos="2160"/>
        </w:tabs>
        <w:spacing w:before="0" w:after="0"/>
        <w:ind w:right="1168" w:firstLine="1260"/>
        <w:jc w:val="distribute"/>
        <w:rPr>
          <w:b/>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५८</w:t>
      </w:r>
      <w:r w:rsidRPr="00454A98">
        <w:rPr>
          <w:color w:val="00B050"/>
          <w:sz w:val="24"/>
          <w:szCs w:val="24"/>
        </w:rPr>
        <w:t>]</w:t>
      </w:r>
      <w:r w:rsidR="00202113">
        <w:rPr>
          <w:rFonts w:hint="cs"/>
          <w:b/>
          <w:bCs w:val="0"/>
          <w:color w:val="00B050"/>
          <w:sz w:val="24"/>
          <w:szCs w:val="24"/>
          <w:cs/>
        </w:rPr>
        <w:tab/>
      </w:r>
      <w:r w:rsidR="004605FC" w:rsidRPr="007264F7">
        <w:rPr>
          <w:b/>
          <w:bCs w:val="0"/>
          <w:sz w:val="24"/>
          <w:szCs w:val="24"/>
          <w:cs/>
        </w:rPr>
        <w:t>समारभंते वणिया भूयगामं</w:t>
      </w:r>
      <w:r w:rsidR="004605FC" w:rsidRPr="007264F7">
        <w:rPr>
          <w:rFonts w:hint="cs"/>
          <w:b/>
          <w:bCs w:val="0"/>
          <w:sz w:val="24"/>
          <w:szCs w:val="24"/>
          <w:cs/>
          <w:lang w:bidi="sa-IN"/>
        </w:rPr>
        <w:t>,</w:t>
      </w:r>
      <w:r w:rsidR="004605FC" w:rsidRPr="007264F7">
        <w:rPr>
          <w:b/>
          <w:bCs w:val="0"/>
          <w:sz w:val="24"/>
          <w:szCs w:val="24"/>
          <w:cs/>
        </w:rPr>
        <w:t xml:space="preserve"> परिग्गहं चेव ममायमाणा</w:t>
      </w:r>
      <w:r w:rsidR="004605FC" w:rsidRPr="007264F7">
        <w:rPr>
          <w:rFonts w:hint="cs"/>
          <w:b/>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 xml:space="preserve">ते </w:t>
      </w:r>
      <w:r w:rsidR="004605FC" w:rsidRPr="007264F7">
        <w:rPr>
          <w:rFonts w:hint="cs"/>
          <w:sz w:val="24"/>
          <w:szCs w:val="24"/>
          <w:cs/>
          <w:lang w:bidi="sa-IN"/>
        </w:rPr>
        <w:t>ना</w:t>
      </w:r>
      <w:r w:rsidR="004605FC" w:rsidRPr="007264F7">
        <w:rPr>
          <w:sz w:val="24"/>
          <w:szCs w:val="24"/>
          <w:cs/>
        </w:rPr>
        <w:t>इसंजोगमविप्पहाय</w:t>
      </w:r>
      <w:r w:rsidR="004605FC" w:rsidRPr="007264F7">
        <w:rPr>
          <w:rFonts w:hint="cs"/>
          <w:sz w:val="24"/>
          <w:szCs w:val="24"/>
          <w:cs/>
          <w:lang w:bidi="sa-IN"/>
        </w:rPr>
        <w:t>,</w:t>
      </w:r>
      <w:r w:rsidR="004605FC" w:rsidRPr="007264F7">
        <w:rPr>
          <w:sz w:val="24"/>
          <w:szCs w:val="24"/>
          <w:cs/>
        </w:rPr>
        <w:t xml:space="preserve"> आयस्स हेउं पगरेंति संगं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५९</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वित्तेसिणो मेहुणसंपगाढा</w:t>
      </w:r>
      <w:r w:rsidR="004605FC" w:rsidRPr="007264F7">
        <w:rPr>
          <w:rFonts w:hint="cs"/>
          <w:bCs w:val="0"/>
          <w:sz w:val="24"/>
          <w:szCs w:val="24"/>
          <w:cs/>
          <w:lang w:bidi="sa-IN"/>
        </w:rPr>
        <w:t>,</w:t>
      </w:r>
      <w:r w:rsidR="004605FC" w:rsidRPr="007264F7">
        <w:rPr>
          <w:bCs w:val="0"/>
          <w:sz w:val="24"/>
          <w:szCs w:val="24"/>
          <w:cs/>
        </w:rPr>
        <w:t xml:space="preserve"> ते भोयणट्ठा वणिया वयंति</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वयं तु कामे</w:t>
      </w:r>
      <w:r w:rsidR="004605FC" w:rsidRPr="007264F7">
        <w:rPr>
          <w:rFonts w:hint="cs"/>
          <w:sz w:val="24"/>
          <w:szCs w:val="24"/>
          <w:cs/>
          <w:lang w:bidi="sa-IN"/>
        </w:rPr>
        <w:t>सु</w:t>
      </w:r>
      <w:r w:rsidR="004605FC" w:rsidRPr="007264F7">
        <w:rPr>
          <w:sz w:val="24"/>
          <w:szCs w:val="24"/>
          <w:cs/>
        </w:rPr>
        <w:t xml:space="preserve"> अज्झोवव</w:t>
      </w:r>
      <w:r w:rsidR="004605FC" w:rsidRPr="007264F7">
        <w:rPr>
          <w:rFonts w:hint="cs"/>
          <w:sz w:val="24"/>
          <w:szCs w:val="24"/>
          <w:cs/>
          <w:lang w:bidi="sa-IN"/>
        </w:rPr>
        <w:t>न्ना</w:t>
      </w:r>
      <w:r w:rsidR="004605FC" w:rsidRPr="007264F7">
        <w:rPr>
          <w:sz w:val="24"/>
          <w:szCs w:val="24"/>
          <w:cs/>
        </w:rPr>
        <w:t xml:space="preserve"> अ</w:t>
      </w:r>
      <w:r w:rsidR="004605FC" w:rsidRPr="007264F7">
        <w:rPr>
          <w:rFonts w:hint="cs"/>
          <w:sz w:val="24"/>
          <w:szCs w:val="24"/>
          <w:cs/>
          <w:lang w:bidi="sa-IN"/>
        </w:rPr>
        <w:t>ना</w:t>
      </w:r>
      <w:r w:rsidR="004605FC" w:rsidRPr="007264F7">
        <w:rPr>
          <w:sz w:val="24"/>
          <w:szCs w:val="24"/>
          <w:cs/>
        </w:rPr>
        <w:t>रिया पेमरसेसु गिद्धा ।।</w:t>
      </w:r>
    </w:p>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६०</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आरंभगं चेव परिग्गहं च</w:t>
      </w:r>
      <w:r w:rsidR="004605FC" w:rsidRPr="007264F7">
        <w:rPr>
          <w:rFonts w:hint="cs"/>
          <w:bCs w:val="0"/>
          <w:sz w:val="24"/>
          <w:szCs w:val="24"/>
          <w:cs/>
          <w:lang w:bidi="sa-IN"/>
        </w:rPr>
        <w:t>,</w:t>
      </w:r>
      <w:r w:rsidR="004605FC" w:rsidRPr="007264F7">
        <w:rPr>
          <w:bCs w:val="0"/>
          <w:sz w:val="24"/>
          <w:szCs w:val="24"/>
          <w:cs/>
        </w:rPr>
        <w:t xml:space="preserve"> अविउस्सिया </w:t>
      </w:r>
      <w:r w:rsidR="004605FC" w:rsidRPr="007264F7">
        <w:rPr>
          <w:rFonts w:hint="cs"/>
          <w:bCs w:val="0"/>
          <w:sz w:val="24"/>
          <w:szCs w:val="24"/>
          <w:cs/>
          <w:lang w:bidi="sa-IN"/>
        </w:rPr>
        <w:t>नि</w:t>
      </w:r>
      <w:r w:rsidR="004605FC" w:rsidRPr="007264F7">
        <w:rPr>
          <w:bCs w:val="0"/>
          <w:sz w:val="24"/>
          <w:szCs w:val="24"/>
          <w:cs/>
        </w:rPr>
        <w:t>स्सिय आयदंडा</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तेसिं च से उदए जं वयासी</w:t>
      </w:r>
      <w:r w:rsidR="004605FC" w:rsidRPr="007264F7">
        <w:rPr>
          <w:rFonts w:hint="cs"/>
          <w:sz w:val="24"/>
          <w:szCs w:val="24"/>
          <w:cs/>
          <w:lang w:bidi="sa-IN"/>
        </w:rPr>
        <w:t>,</w:t>
      </w:r>
      <w:r w:rsidR="004605FC" w:rsidRPr="007264F7">
        <w:rPr>
          <w:sz w:val="24"/>
          <w:szCs w:val="24"/>
          <w:cs/>
        </w:rPr>
        <w:t xml:space="preserve"> चउरंत</w:t>
      </w:r>
      <w:r w:rsidR="004605FC" w:rsidRPr="007264F7">
        <w:rPr>
          <w:rFonts w:hint="cs"/>
          <w:sz w:val="24"/>
          <w:szCs w:val="24"/>
          <w:cs/>
          <w:lang w:bidi="sa-IN"/>
        </w:rPr>
        <w:t>नं</w:t>
      </w:r>
      <w:r w:rsidR="004605FC" w:rsidRPr="007264F7">
        <w:rPr>
          <w:sz w:val="24"/>
          <w:szCs w:val="24"/>
          <w:cs/>
        </w:rPr>
        <w:t>ताय दुहाय नेह ।।</w:t>
      </w:r>
    </w:p>
    <w:p w:rsidR="002C508C" w:rsidRDefault="00024477" w:rsidP="002C508C">
      <w:pPr>
        <w:spacing w:after="0" w:line="240" w:lineRule="auto"/>
        <w:ind w:right="1708"/>
        <w:contextualSpacing/>
        <w:rPr>
          <w:rFonts w:cs="Mangal"/>
          <w:sz w:val="24"/>
          <w:szCs w:val="24"/>
        </w:rPr>
      </w:pPr>
      <w:r>
        <w:rPr>
          <w:rFonts w:cs="Mangal" w:hint="cs"/>
          <w:sz w:val="24"/>
          <w:szCs w:val="24"/>
          <w:cs/>
        </w:rPr>
        <w:lastRenderedPageBreak/>
        <w:t>सुयक्खंधो-२, अज्झयणं-६</w:t>
      </w:r>
      <w:r w:rsidR="002C508C">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2C508C" w:rsidTr="00A43EF4">
        <w:trPr>
          <w:trHeight w:val="228"/>
        </w:trPr>
        <w:tc>
          <w:tcPr>
            <w:tcW w:w="10140" w:type="dxa"/>
            <w:tcBorders>
              <w:top w:val="single" w:sz="4" w:space="0" w:color="FF0000"/>
              <w:left w:val="nil"/>
              <w:bottom w:val="nil"/>
              <w:right w:val="nil"/>
            </w:tcBorders>
          </w:tcPr>
          <w:p w:rsidR="002C508C" w:rsidRDefault="002C508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454A98"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६१</w:t>
      </w:r>
      <w:r w:rsidRPr="00454A98">
        <w:rPr>
          <w:color w:val="00B050"/>
          <w:sz w:val="24"/>
          <w:szCs w:val="24"/>
        </w:rPr>
        <w:t>]</w:t>
      </w:r>
      <w:r w:rsidR="00202113">
        <w:rPr>
          <w:rFonts w:hint="cs"/>
          <w:bCs w:val="0"/>
          <w:color w:val="00B050"/>
          <w:sz w:val="24"/>
          <w:szCs w:val="24"/>
          <w:cs/>
        </w:rPr>
        <w:tab/>
      </w:r>
      <w:r w:rsidR="004605FC" w:rsidRPr="007264F7">
        <w:rPr>
          <w:rFonts w:hint="cs"/>
          <w:bCs w:val="0"/>
          <w:sz w:val="24"/>
          <w:szCs w:val="24"/>
          <w:cs/>
          <w:lang w:bidi="sa-IN"/>
        </w:rPr>
        <w:t>ने</w:t>
      </w:r>
      <w:r w:rsidR="004605FC" w:rsidRPr="007264F7">
        <w:rPr>
          <w:bCs w:val="0"/>
          <w:sz w:val="24"/>
          <w:szCs w:val="24"/>
          <w:cs/>
        </w:rPr>
        <w:t xml:space="preserve">गंत </w:t>
      </w:r>
      <w:r w:rsidR="004605FC" w:rsidRPr="007264F7">
        <w:rPr>
          <w:rFonts w:hint="cs"/>
          <w:bCs w:val="0"/>
          <w:sz w:val="24"/>
          <w:szCs w:val="24"/>
          <w:cs/>
          <w:lang w:bidi="sa-IN"/>
        </w:rPr>
        <w:t>न</w:t>
      </w:r>
      <w:r w:rsidR="004605FC" w:rsidRPr="007264F7">
        <w:rPr>
          <w:bCs w:val="0"/>
          <w:sz w:val="24"/>
          <w:szCs w:val="24"/>
          <w:cs/>
        </w:rPr>
        <w:t>च्चंति</w:t>
      </w:r>
      <w:r w:rsidR="004605FC" w:rsidRPr="007264F7">
        <w:rPr>
          <w:rFonts w:hint="cs"/>
          <w:bCs w:val="0"/>
          <w:sz w:val="24"/>
          <w:szCs w:val="24"/>
          <w:cs/>
          <w:lang w:bidi="sa-IN"/>
        </w:rPr>
        <w:t>व</w:t>
      </w:r>
      <w:r w:rsidR="004605FC" w:rsidRPr="007264F7">
        <w:rPr>
          <w:bCs w:val="0"/>
          <w:sz w:val="24"/>
          <w:szCs w:val="24"/>
          <w:cs/>
        </w:rPr>
        <w:t xml:space="preserve"> ओदए </w:t>
      </w:r>
      <w:r w:rsidR="004605FC" w:rsidRPr="007264F7">
        <w:rPr>
          <w:rFonts w:hint="cs"/>
          <w:bCs w:val="0"/>
          <w:sz w:val="24"/>
          <w:szCs w:val="24"/>
          <w:cs/>
          <w:lang w:bidi="sa-IN"/>
        </w:rPr>
        <w:t>सो,</w:t>
      </w:r>
      <w:r w:rsidR="004605FC" w:rsidRPr="007264F7">
        <w:rPr>
          <w:bCs w:val="0"/>
          <w:sz w:val="24"/>
          <w:szCs w:val="24"/>
          <w:cs/>
        </w:rPr>
        <w:t xml:space="preserve"> वयंति ते दो वि गुणोदय</w:t>
      </w:r>
      <w:r w:rsidR="004605FC" w:rsidRPr="007264F7">
        <w:rPr>
          <w:rFonts w:hint="cs"/>
          <w:bCs w:val="0"/>
          <w:sz w:val="24"/>
          <w:szCs w:val="24"/>
          <w:cs/>
        </w:rPr>
        <w:t>ंमि</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से उदए साइम</w:t>
      </w:r>
      <w:r w:rsidR="004605FC" w:rsidRPr="007264F7">
        <w:rPr>
          <w:rFonts w:hint="cs"/>
          <w:sz w:val="24"/>
          <w:szCs w:val="24"/>
          <w:cs/>
          <w:lang w:bidi="sa-IN"/>
        </w:rPr>
        <w:t>नं</w:t>
      </w:r>
      <w:r w:rsidR="004605FC" w:rsidRPr="007264F7">
        <w:rPr>
          <w:sz w:val="24"/>
          <w:szCs w:val="24"/>
          <w:cs/>
        </w:rPr>
        <w:t>तपत्ते</w:t>
      </w:r>
      <w:r w:rsidR="004605FC" w:rsidRPr="007264F7">
        <w:rPr>
          <w:rFonts w:hint="cs"/>
          <w:sz w:val="24"/>
          <w:szCs w:val="24"/>
          <w:cs/>
          <w:lang w:bidi="sa-IN"/>
        </w:rPr>
        <w:t>,</w:t>
      </w:r>
      <w:r w:rsidR="004605FC" w:rsidRPr="007264F7">
        <w:rPr>
          <w:sz w:val="24"/>
          <w:szCs w:val="24"/>
          <w:cs/>
        </w:rPr>
        <w:t xml:space="preserve"> तमुदयं साहयइ ताइ </w:t>
      </w:r>
      <w:r w:rsidR="004605FC" w:rsidRPr="007264F7">
        <w:rPr>
          <w:rFonts w:hint="cs"/>
          <w:sz w:val="24"/>
          <w:szCs w:val="24"/>
          <w:cs/>
          <w:lang w:bidi="sa-IN"/>
        </w:rPr>
        <w:t>ना</w:t>
      </w:r>
      <w:r w:rsidR="004605FC" w:rsidRPr="007264F7">
        <w:rPr>
          <w:sz w:val="24"/>
          <w:szCs w:val="24"/>
          <w:cs/>
        </w:rPr>
        <w:t>ई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६२</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अहिंसयं सव्वपयाणुकंपी</w:t>
      </w:r>
      <w:r w:rsidR="004605FC" w:rsidRPr="007264F7">
        <w:rPr>
          <w:rFonts w:hint="cs"/>
          <w:bCs w:val="0"/>
          <w:sz w:val="24"/>
          <w:szCs w:val="24"/>
          <w:cs/>
          <w:lang w:bidi="sa-IN"/>
        </w:rPr>
        <w:t>,</w:t>
      </w:r>
      <w:r w:rsidR="004605FC" w:rsidRPr="007264F7">
        <w:rPr>
          <w:bCs w:val="0"/>
          <w:sz w:val="24"/>
          <w:szCs w:val="24"/>
          <w:cs/>
        </w:rPr>
        <w:t xml:space="preserve"> धम्मे ठियं कम्मविवेगहेउं</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तमायदंडेहि समायरंता</w:t>
      </w:r>
      <w:r w:rsidR="004605FC" w:rsidRPr="007264F7">
        <w:rPr>
          <w:rFonts w:hint="cs"/>
          <w:sz w:val="24"/>
          <w:szCs w:val="24"/>
          <w:cs/>
          <w:lang w:bidi="sa-IN"/>
        </w:rPr>
        <w:t>,</w:t>
      </w:r>
      <w:r w:rsidR="004605FC" w:rsidRPr="007264F7">
        <w:rPr>
          <w:sz w:val="24"/>
          <w:szCs w:val="24"/>
          <w:cs/>
        </w:rPr>
        <w:t xml:space="preserve"> अबोहिए ते पडिरूवमेयं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६३</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पि</w:t>
      </w:r>
      <w:r w:rsidR="004605FC" w:rsidRPr="007264F7">
        <w:rPr>
          <w:rFonts w:hint="cs"/>
          <w:bCs w:val="0"/>
          <w:sz w:val="24"/>
          <w:szCs w:val="24"/>
          <w:cs/>
          <w:lang w:bidi="sa-IN"/>
        </w:rPr>
        <w:t>न्ना</w:t>
      </w:r>
      <w:r w:rsidR="004605FC" w:rsidRPr="007264F7">
        <w:rPr>
          <w:bCs w:val="0"/>
          <w:sz w:val="24"/>
          <w:szCs w:val="24"/>
          <w:cs/>
        </w:rPr>
        <w:t>गपिंडीमवि विद्ध सूले</w:t>
      </w:r>
      <w:r w:rsidR="004605FC" w:rsidRPr="007264F7">
        <w:rPr>
          <w:rFonts w:hint="cs"/>
          <w:bCs w:val="0"/>
          <w:sz w:val="24"/>
          <w:szCs w:val="24"/>
          <w:cs/>
          <w:lang w:bidi="sa-IN"/>
        </w:rPr>
        <w:t>,</w:t>
      </w:r>
      <w:r w:rsidR="004605FC" w:rsidRPr="007264F7">
        <w:rPr>
          <w:bCs w:val="0"/>
          <w:sz w:val="24"/>
          <w:szCs w:val="24"/>
          <w:cs/>
        </w:rPr>
        <w:t xml:space="preserve"> केई </w:t>
      </w:r>
      <w:r w:rsidR="004605FC" w:rsidRPr="007264F7">
        <w:rPr>
          <w:rFonts w:hint="cs"/>
          <w:bCs w:val="0"/>
          <w:sz w:val="24"/>
          <w:szCs w:val="24"/>
          <w:cs/>
          <w:lang w:bidi="sa-IN"/>
        </w:rPr>
        <w:t>प</w:t>
      </w:r>
      <w:r w:rsidR="004605FC" w:rsidRPr="007264F7">
        <w:rPr>
          <w:bCs w:val="0"/>
          <w:sz w:val="24"/>
          <w:szCs w:val="24"/>
          <w:cs/>
        </w:rPr>
        <w:t>एज्जा पुरिसे इमे त्ति</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अलाउयं वा वि कुमार</w:t>
      </w:r>
      <w:r w:rsidR="004605FC" w:rsidRPr="007264F7">
        <w:rPr>
          <w:rFonts w:hint="cs"/>
          <w:sz w:val="24"/>
          <w:szCs w:val="24"/>
          <w:cs/>
          <w:lang w:bidi="sa-IN"/>
        </w:rPr>
        <w:t>ए</w:t>
      </w:r>
      <w:r w:rsidR="004605FC" w:rsidRPr="007264F7">
        <w:rPr>
          <w:sz w:val="24"/>
          <w:szCs w:val="24"/>
          <w:cs/>
        </w:rPr>
        <w:t xml:space="preserve"> त्ति</w:t>
      </w:r>
      <w:r w:rsidR="004605FC" w:rsidRPr="007264F7">
        <w:rPr>
          <w:rFonts w:hint="cs"/>
          <w:sz w:val="24"/>
          <w:szCs w:val="24"/>
          <w:cs/>
          <w:lang w:bidi="sa-IN"/>
        </w:rPr>
        <w:t>,</w:t>
      </w:r>
      <w:r w:rsidR="004605FC" w:rsidRPr="007264F7">
        <w:rPr>
          <w:sz w:val="24"/>
          <w:szCs w:val="24"/>
          <w:cs/>
        </w:rPr>
        <w:t xml:space="preserve"> स लिप्पई पाणिवहेण अम्हं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६४</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अहवावि</w:t>
      </w:r>
      <w:r w:rsidR="004605FC" w:rsidRPr="007264F7">
        <w:rPr>
          <w:rFonts w:hint="cs"/>
          <w:bCs w:val="0"/>
          <w:sz w:val="24"/>
          <w:szCs w:val="24"/>
          <w:cs/>
          <w:lang w:bidi="sa-IN"/>
        </w:rPr>
        <w:t xml:space="preserve"> </w:t>
      </w:r>
      <w:r w:rsidR="004605FC" w:rsidRPr="007264F7">
        <w:rPr>
          <w:bCs w:val="0"/>
          <w:sz w:val="24"/>
          <w:szCs w:val="24"/>
          <w:cs/>
        </w:rPr>
        <w:t>विद्धूण मिलक्खु सूले</w:t>
      </w:r>
      <w:r w:rsidR="004605FC" w:rsidRPr="007264F7">
        <w:rPr>
          <w:rFonts w:hint="cs"/>
          <w:bCs w:val="0"/>
          <w:sz w:val="24"/>
          <w:szCs w:val="24"/>
          <w:cs/>
          <w:lang w:bidi="sa-IN"/>
        </w:rPr>
        <w:t>,</w:t>
      </w:r>
      <w:r w:rsidR="004605FC" w:rsidRPr="007264F7">
        <w:rPr>
          <w:bCs w:val="0"/>
          <w:sz w:val="24"/>
          <w:szCs w:val="24"/>
          <w:cs/>
        </w:rPr>
        <w:t xml:space="preserve"> पि</w:t>
      </w:r>
      <w:r w:rsidR="004605FC" w:rsidRPr="007264F7">
        <w:rPr>
          <w:rFonts w:hint="cs"/>
          <w:bCs w:val="0"/>
          <w:sz w:val="24"/>
          <w:szCs w:val="24"/>
          <w:cs/>
          <w:lang w:bidi="sa-IN"/>
        </w:rPr>
        <w:t>न्ना</w:t>
      </w:r>
      <w:r w:rsidR="004605FC" w:rsidRPr="007264F7">
        <w:rPr>
          <w:bCs w:val="0"/>
          <w:sz w:val="24"/>
          <w:szCs w:val="24"/>
          <w:cs/>
        </w:rPr>
        <w:t>गबुद्धीए नरं पएज्जा</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कुमारगं वा वि अला</w:t>
      </w:r>
      <w:r w:rsidR="004605FC" w:rsidRPr="007264F7">
        <w:rPr>
          <w:rFonts w:hint="cs"/>
          <w:sz w:val="24"/>
          <w:szCs w:val="24"/>
          <w:cs/>
          <w:lang w:bidi="sa-IN"/>
        </w:rPr>
        <w:t>बुयंति</w:t>
      </w:r>
      <w:r w:rsidR="004605FC" w:rsidRPr="007264F7">
        <w:rPr>
          <w:sz w:val="24"/>
          <w:szCs w:val="24"/>
          <w:cs/>
        </w:rPr>
        <w:t xml:space="preserve"> न लिप्पई पाणिवहेण अम्हं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६५</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पुरिसं च विद्धूण कुमारगं वा</w:t>
      </w:r>
      <w:r w:rsidR="004605FC" w:rsidRPr="007264F7">
        <w:rPr>
          <w:rFonts w:hint="cs"/>
          <w:bCs w:val="0"/>
          <w:sz w:val="24"/>
          <w:szCs w:val="24"/>
          <w:cs/>
          <w:lang w:bidi="sa-IN"/>
        </w:rPr>
        <w:t>,</w:t>
      </w:r>
      <w:r w:rsidR="004605FC" w:rsidRPr="007264F7">
        <w:rPr>
          <w:bCs w:val="0"/>
          <w:sz w:val="24"/>
          <w:szCs w:val="24"/>
          <w:cs/>
        </w:rPr>
        <w:t xml:space="preserve"> सूलंमि केइ पए जायतेए</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rFonts w:hint="cs"/>
          <w:sz w:val="24"/>
          <w:szCs w:val="24"/>
          <w:cs/>
          <w:lang w:bidi="sa-IN"/>
        </w:rPr>
        <w:t xml:space="preserve">पिन्नाय </w:t>
      </w:r>
      <w:r w:rsidR="004605FC" w:rsidRPr="007264F7">
        <w:rPr>
          <w:sz w:val="24"/>
          <w:szCs w:val="24"/>
          <w:cs/>
        </w:rPr>
        <w:t>पिंड</w:t>
      </w:r>
      <w:r w:rsidR="004605FC" w:rsidRPr="007264F7">
        <w:rPr>
          <w:rFonts w:hint="cs"/>
          <w:sz w:val="24"/>
          <w:szCs w:val="24"/>
          <w:cs/>
        </w:rPr>
        <w:t>ं</w:t>
      </w:r>
      <w:r w:rsidR="004605FC" w:rsidRPr="007264F7">
        <w:rPr>
          <w:sz w:val="24"/>
          <w:szCs w:val="24"/>
          <w:cs/>
        </w:rPr>
        <w:t xml:space="preserve"> सइमारूहेत्ता</w:t>
      </w:r>
      <w:r w:rsidR="004605FC" w:rsidRPr="007264F7">
        <w:rPr>
          <w:rFonts w:hint="cs"/>
          <w:sz w:val="24"/>
          <w:szCs w:val="24"/>
          <w:cs/>
          <w:lang w:bidi="sa-IN"/>
        </w:rPr>
        <w:t>,</w:t>
      </w:r>
      <w:r w:rsidR="004605FC" w:rsidRPr="007264F7">
        <w:rPr>
          <w:sz w:val="24"/>
          <w:szCs w:val="24"/>
          <w:cs/>
        </w:rPr>
        <w:t xml:space="preserve"> बुद्धाणं तं कप्पइ पारणाए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६६</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सिणायगाणं तु दुवे सहस्से</w:t>
      </w:r>
      <w:r w:rsidR="004605FC" w:rsidRPr="007264F7">
        <w:rPr>
          <w:rFonts w:hint="cs"/>
          <w:bCs w:val="0"/>
          <w:sz w:val="24"/>
          <w:szCs w:val="24"/>
          <w:cs/>
          <w:lang w:bidi="sa-IN"/>
        </w:rPr>
        <w:t>,</w:t>
      </w:r>
      <w:r w:rsidR="004605FC" w:rsidRPr="007264F7">
        <w:rPr>
          <w:bCs w:val="0"/>
          <w:sz w:val="24"/>
          <w:szCs w:val="24"/>
          <w:cs/>
        </w:rPr>
        <w:t xml:space="preserve"> जे भोयए </w:t>
      </w:r>
      <w:r w:rsidR="004605FC" w:rsidRPr="007264F7">
        <w:rPr>
          <w:rFonts w:hint="cs"/>
          <w:bCs w:val="0"/>
          <w:sz w:val="24"/>
          <w:szCs w:val="24"/>
          <w:cs/>
          <w:lang w:bidi="sa-IN"/>
        </w:rPr>
        <w:t>नि</w:t>
      </w:r>
      <w:r w:rsidR="004605FC" w:rsidRPr="007264F7">
        <w:rPr>
          <w:bCs w:val="0"/>
          <w:sz w:val="24"/>
          <w:szCs w:val="24"/>
          <w:cs/>
        </w:rPr>
        <w:t>तिए भिक्खुयाणं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ते पु</w:t>
      </w:r>
      <w:r w:rsidR="004605FC" w:rsidRPr="007264F7">
        <w:rPr>
          <w:rFonts w:hint="cs"/>
          <w:sz w:val="24"/>
          <w:szCs w:val="24"/>
          <w:cs/>
          <w:lang w:bidi="sa-IN"/>
        </w:rPr>
        <w:t>न्न</w:t>
      </w:r>
      <w:r w:rsidR="004605FC" w:rsidRPr="007264F7">
        <w:rPr>
          <w:sz w:val="24"/>
          <w:szCs w:val="24"/>
          <w:cs/>
        </w:rPr>
        <w:t>खंधं सुमह</w:t>
      </w:r>
      <w:r w:rsidR="004605FC" w:rsidRPr="007264F7">
        <w:rPr>
          <w:rFonts w:hint="cs"/>
          <w:sz w:val="24"/>
          <w:szCs w:val="24"/>
          <w:cs/>
          <w:lang w:bidi="sa-IN"/>
        </w:rPr>
        <w:t>ं जिणित्ता,</w:t>
      </w:r>
      <w:r w:rsidR="004605FC" w:rsidRPr="007264F7">
        <w:rPr>
          <w:sz w:val="24"/>
          <w:szCs w:val="24"/>
          <w:cs/>
        </w:rPr>
        <w:t xml:space="preserve"> भवंति आरोप्प महंतसत्ता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६७</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अजोगरुवं इह संजयाणं</w:t>
      </w:r>
      <w:r w:rsidR="004605FC" w:rsidRPr="007264F7">
        <w:rPr>
          <w:rFonts w:hint="cs"/>
          <w:bCs w:val="0"/>
          <w:sz w:val="24"/>
          <w:szCs w:val="24"/>
          <w:cs/>
          <w:lang w:bidi="sa-IN"/>
        </w:rPr>
        <w:t>,</w:t>
      </w:r>
      <w:r w:rsidR="004605FC" w:rsidRPr="007264F7">
        <w:rPr>
          <w:bCs w:val="0"/>
          <w:sz w:val="24"/>
          <w:szCs w:val="24"/>
          <w:cs/>
        </w:rPr>
        <w:t xml:space="preserve"> पावं तु पाणाण पसज्झ काउं</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अबोहिए दोण्ह वि तं असाहु</w:t>
      </w:r>
      <w:r w:rsidR="004605FC" w:rsidRPr="007264F7">
        <w:rPr>
          <w:rFonts w:hint="cs"/>
          <w:sz w:val="24"/>
          <w:szCs w:val="24"/>
          <w:cs/>
          <w:lang w:bidi="sa-IN"/>
        </w:rPr>
        <w:t>,</w:t>
      </w:r>
      <w:r w:rsidR="004605FC" w:rsidRPr="007264F7">
        <w:rPr>
          <w:sz w:val="24"/>
          <w:szCs w:val="24"/>
          <w:cs/>
        </w:rPr>
        <w:t xml:space="preserve"> वयंति जे यावि पडिस्सुणंति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६८</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उड्ढं अहे य</w:t>
      </w:r>
      <w:r w:rsidR="004605FC" w:rsidRPr="007264F7">
        <w:rPr>
          <w:rFonts w:hint="cs"/>
          <w:bCs w:val="0"/>
          <w:sz w:val="24"/>
          <w:szCs w:val="24"/>
          <w:cs/>
          <w:lang w:bidi="sa-IN"/>
        </w:rPr>
        <w:t>ं</w:t>
      </w:r>
      <w:r w:rsidR="004605FC" w:rsidRPr="007264F7">
        <w:rPr>
          <w:bCs w:val="0"/>
          <w:sz w:val="24"/>
          <w:szCs w:val="24"/>
          <w:cs/>
        </w:rPr>
        <w:t xml:space="preserve"> तिरियं दिसासु</w:t>
      </w:r>
      <w:r w:rsidR="004605FC" w:rsidRPr="007264F7">
        <w:rPr>
          <w:rFonts w:hint="cs"/>
          <w:bCs w:val="0"/>
          <w:sz w:val="24"/>
          <w:szCs w:val="24"/>
          <w:cs/>
          <w:lang w:bidi="sa-IN"/>
        </w:rPr>
        <w:t>,</w:t>
      </w:r>
      <w:r w:rsidR="004605FC" w:rsidRPr="007264F7">
        <w:rPr>
          <w:bCs w:val="0"/>
          <w:sz w:val="24"/>
          <w:szCs w:val="24"/>
          <w:cs/>
        </w:rPr>
        <w:t xml:space="preserve"> वि</w:t>
      </w:r>
      <w:r w:rsidR="004605FC" w:rsidRPr="007264F7">
        <w:rPr>
          <w:rFonts w:hint="cs"/>
          <w:bCs w:val="0"/>
          <w:sz w:val="24"/>
          <w:szCs w:val="24"/>
          <w:cs/>
          <w:lang w:bidi="sa-IN"/>
        </w:rPr>
        <w:t>न्ना</w:t>
      </w:r>
      <w:r w:rsidR="004605FC" w:rsidRPr="007264F7">
        <w:rPr>
          <w:bCs w:val="0"/>
          <w:sz w:val="24"/>
          <w:szCs w:val="24"/>
          <w:cs/>
        </w:rPr>
        <w:t>य लिंगं तसथावराणं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भूयाभिसंकाए दुगुंछमाणे</w:t>
      </w:r>
      <w:r w:rsidR="004605FC" w:rsidRPr="007264F7">
        <w:rPr>
          <w:rFonts w:hint="cs"/>
          <w:sz w:val="24"/>
          <w:szCs w:val="24"/>
          <w:cs/>
          <w:lang w:bidi="sa-IN"/>
        </w:rPr>
        <w:t>,</w:t>
      </w:r>
      <w:r w:rsidR="004605FC" w:rsidRPr="007264F7">
        <w:rPr>
          <w:sz w:val="24"/>
          <w:szCs w:val="24"/>
          <w:cs/>
        </w:rPr>
        <w:t xml:space="preserve"> वदे करेज्जा </w:t>
      </w:r>
      <w:r w:rsidR="004605FC" w:rsidRPr="007264F7">
        <w:rPr>
          <w:rFonts w:hint="cs"/>
          <w:sz w:val="24"/>
          <w:szCs w:val="24"/>
          <w:cs/>
          <w:lang w:bidi="sa-IN"/>
        </w:rPr>
        <w:t>व</w:t>
      </w:r>
      <w:r w:rsidR="004605FC" w:rsidRPr="007264F7">
        <w:rPr>
          <w:sz w:val="24"/>
          <w:szCs w:val="24"/>
          <w:cs/>
        </w:rPr>
        <w:t xml:space="preserve"> कुओ विहऽत्थि </w:t>
      </w:r>
      <w:r w:rsidR="004605FC" w:rsidRPr="007264F7">
        <w:rPr>
          <w:sz w:val="24"/>
          <w:szCs w:val="24"/>
        </w:rPr>
        <w:t xml:space="preserve">? </w:t>
      </w:r>
      <w:r w:rsidR="004605FC" w:rsidRPr="007264F7">
        <w:rPr>
          <w:sz w:val="24"/>
          <w:szCs w:val="24"/>
          <w:cs/>
        </w:rPr>
        <w:t>।।</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६९</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पुरिसे त्ति वि</w:t>
      </w:r>
      <w:r w:rsidR="004605FC" w:rsidRPr="007264F7">
        <w:rPr>
          <w:rFonts w:hint="cs"/>
          <w:bCs w:val="0"/>
          <w:sz w:val="24"/>
          <w:szCs w:val="24"/>
          <w:cs/>
          <w:lang w:bidi="sa-IN"/>
        </w:rPr>
        <w:t>न्न</w:t>
      </w:r>
      <w:r w:rsidR="004605FC" w:rsidRPr="007264F7">
        <w:rPr>
          <w:bCs w:val="0"/>
          <w:sz w:val="24"/>
          <w:szCs w:val="24"/>
          <w:cs/>
        </w:rPr>
        <w:t>त्ति न एवमत्थि</w:t>
      </w:r>
      <w:r w:rsidR="004605FC" w:rsidRPr="007264F7">
        <w:rPr>
          <w:rFonts w:hint="cs"/>
          <w:bCs w:val="0"/>
          <w:sz w:val="24"/>
          <w:szCs w:val="24"/>
          <w:cs/>
          <w:lang w:bidi="sa-IN"/>
        </w:rPr>
        <w:t>,</w:t>
      </w:r>
      <w:r w:rsidR="004605FC" w:rsidRPr="007264F7">
        <w:rPr>
          <w:bCs w:val="0"/>
          <w:sz w:val="24"/>
          <w:szCs w:val="24"/>
          <w:cs/>
        </w:rPr>
        <w:t xml:space="preserve"> अ</w:t>
      </w:r>
      <w:r w:rsidR="004605FC" w:rsidRPr="007264F7">
        <w:rPr>
          <w:rFonts w:hint="cs"/>
          <w:bCs w:val="0"/>
          <w:sz w:val="24"/>
          <w:szCs w:val="24"/>
          <w:cs/>
          <w:lang w:bidi="sa-IN"/>
        </w:rPr>
        <w:t>ना</w:t>
      </w:r>
      <w:r w:rsidR="004605FC" w:rsidRPr="007264F7">
        <w:rPr>
          <w:bCs w:val="0"/>
          <w:sz w:val="24"/>
          <w:szCs w:val="24"/>
          <w:cs/>
        </w:rPr>
        <w:t>रिए से पुरिसे तहा हु</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 xml:space="preserve">को संभवो </w:t>
      </w:r>
      <w:r w:rsidR="004605FC" w:rsidRPr="007264F7">
        <w:rPr>
          <w:sz w:val="24"/>
          <w:szCs w:val="24"/>
        </w:rPr>
        <w:t>?</w:t>
      </w:r>
      <w:r w:rsidR="004605FC" w:rsidRPr="007264F7">
        <w:rPr>
          <w:rFonts w:hint="cs"/>
          <w:sz w:val="24"/>
          <w:szCs w:val="24"/>
          <w:cs/>
          <w:lang w:bidi="sa-IN"/>
        </w:rPr>
        <w:t xml:space="preserve"> </w:t>
      </w:r>
      <w:r w:rsidR="004605FC" w:rsidRPr="007264F7">
        <w:rPr>
          <w:sz w:val="24"/>
          <w:szCs w:val="24"/>
          <w:cs/>
        </w:rPr>
        <w:t>पि</w:t>
      </w:r>
      <w:r w:rsidR="004605FC" w:rsidRPr="007264F7">
        <w:rPr>
          <w:rFonts w:hint="cs"/>
          <w:sz w:val="24"/>
          <w:szCs w:val="24"/>
          <w:cs/>
          <w:lang w:bidi="sa-IN"/>
        </w:rPr>
        <w:t>न्न</w:t>
      </w:r>
      <w:r w:rsidR="004605FC" w:rsidRPr="007264F7">
        <w:rPr>
          <w:sz w:val="24"/>
          <w:szCs w:val="24"/>
          <w:cs/>
        </w:rPr>
        <w:t>गपिंडियाए</w:t>
      </w:r>
      <w:r w:rsidR="004605FC" w:rsidRPr="007264F7">
        <w:rPr>
          <w:rFonts w:hint="cs"/>
          <w:sz w:val="24"/>
          <w:szCs w:val="24"/>
          <w:cs/>
          <w:lang w:bidi="sa-IN"/>
        </w:rPr>
        <w:t>,</w:t>
      </w:r>
      <w:r w:rsidR="004605FC" w:rsidRPr="007264F7">
        <w:rPr>
          <w:sz w:val="24"/>
          <w:szCs w:val="24"/>
          <w:cs/>
        </w:rPr>
        <w:t xml:space="preserve"> वाया वि एसा बुइया असच्चा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७०</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वायाभि</w:t>
      </w:r>
      <w:r w:rsidR="004605FC" w:rsidRPr="007264F7">
        <w:rPr>
          <w:rFonts w:hint="cs"/>
          <w:bCs w:val="0"/>
          <w:sz w:val="24"/>
          <w:szCs w:val="24"/>
          <w:cs/>
          <w:lang w:bidi="sa-IN"/>
        </w:rPr>
        <w:t>यो</w:t>
      </w:r>
      <w:r w:rsidR="004605FC" w:rsidRPr="007264F7">
        <w:rPr>
          <w:bCs w:val="0"/>
          <w:sz w:val="24"/>
          <w:szCs w:val="24"/>
          <w:cs/>
        </w:rPr>
        <w:t>गेण जमावहेज्जा</w:t>
      </w:r>
      <w:r w:rsidR="004605FC" w:rsidRPr="007264F7">
        <w:rPr>
          <w:rFonts w:hint="cs"/>
          <w:bCs w:val="0"/>
          <w:sz w:val="24"/>
          <w:szCs w:val="24"/>
          <w:cs/>
          <w:lang w:bidi="sa-IN"/>
        </w:rPr>
        <w:t>,</w:t>
      </w:r>
      <w:r w:rsidR="004605FC" w:rsidRPr="007264F7">
        <w:rPr>
          <w:bCs w:val="0"/>
          <w:sz w:val="24"/>
          <w:szCs w:val="24"/>
          <w:cs/>
        </w:rPr>
        <w:t xml:space="preserve"> नो तारिसं वायमुदाहरेज्जा</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अट्ठाणमेयं वयणं गुणाणं</w:t>
      </w:r>
      <w:r w:rsidR="004605FC" w:rsidRPr="007264F7">
        <w:rPr>
          <w:rFonts w:hint="cs"/>
          <w:sz w:val="24"/>
          <w:szCs w:val="24"/>
          <w:cs/>
          <w:lang w:bidi="sa-IN"/>
        </w:rPr>
        <w:t>,</w:t>
      </w:r>
      <w:r w:rsidR="004605FC" w:rsidRPr="007264F7">
        <w:rPr>
          <w:sz w:val="24"/>
          <w:szCs w:val="24"/>
          <w:cs/>
        </w:rPr>
        <w:t xml:space="preserve"> नो दिक्खिए बूय सुरालमेयं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७१</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लद्धे अ</w:t>
      </w:r>
      <w:r w:rsidR="004605FC" w:rsidRPr="007264F7">
        <w:rPr>
          <w:rFonts w:hint="cs"/>
          <w:bCs w:val="0"/>
          <w:sz w:val="24"/>
          <w:szCs w:val="24"/>
          <w:cs/>
        </w:rPr>
        <w:t>ह</w:t>
      </w:r>
      <w:r w:rsidR="004605FC" w:rsidRPr="007264F7">
        <w:rPr>
          <w:rFonts w:hint="cs"/>
          <w:bCs w:val="0"/>
          <w:sz w:val="24"/>
          <w:szCs w:val="24"/>
          <w:cs/>
          <w:lang w:bidi="sa-IN"/>
        </w:rPr>
        <w:t>ट्ठे</w:t>
      </w:r>
      <w:r w:rsidR="004605FC" w:rsidRPr="007264F7">
        <w:rPr>
          <w:bCs w:val="0"/>
          <w:sz w:val="24"/>
          <w:szCs w:val="24"/>
          <w:cs/>
        </w:rPr>
        <w:t xml:space="preserve"> अहो एव तुब्भे</w:t>
      </w:r>
      <w:r w:rsidR="004605FC" w:rsidRPr="007264F7">
        <w:rPr>
          <w:rFonts w:hint="cs"/>
          <w:bCs w:val="0"/>
          <w:sz w:val="24"/>
          <w:szCs w:val="24"/>
          <w:cs/>
          <w:lang w:bidi="sa-IN"/>
        </w:rPr>
        <w:t>,</w:t>
      </w:r>
      <w:r w:rsidR="004605FC" w:rsidRPr="007264F7">
        <w:rPr>
          <w:bCs w:val="0"/>
          <w:sz w:val="24"/>
          <w:szCs w:val="24"/>
          <w:cs/>
        </w:rPr>
        <w:t xml:space="preserve"> जीवा</w:t>
      </w:r>
      <w:r w:rsidR="004605FC" w:rsidRPr="007264F7">
        <w:rPr>
          <w:rFonts w:hint="cs"/>
          <w:bCs w:val="0"/>
          <w:sz w:val="24"/>
          <w:szCs w:val="24"/>
          <w:cs/>
          <w:lang w:bidi="sa-IN"/>
        </w:rPr>
        <w:t>नु</w:t>
      </w:r>
      <w:r w:rsidR="004605FC" w:rsidRPr="007264F7">
        <w:rPr>
          <w:bCs w:val="0"/>
          <w:sz w:val="24"/>
          <w:szCs w:val="24"/>
          <w:cs/>
        </w:rPr>
        <w:t>भागे सुविचिंतिते य</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पुव्वं समुद्दं अवरं च पुट्ठे</w:t>
      </w:r>
      <w:r w:rsidR="004605FC" w:rsidRPr="007264F7">
        <w:rPr>
          <w:rFonts w:hint="cs"/>
          <w:sz w:val="24"/>
          <w:szCs w:val="24"/>
          <w:cs/>
          <w:lang w:bidi="sa-IN"/>
        </w:rPr>
        <w:t>,</w:t>
      </w:r>
      <w:r w:rsidR="004605FC" w:rsidRPr="007264F7">
        <w:rPr>
          <w:sz w:val="24"/>
          <w:szCs w:val="24"/>
          <w:cs/>
        </w:rPr>
        <w:t xml:space="preserve"> ओलोइए पाणितल</w:t>
      </w:r>
      <w:r w:rsidR="004605FC" w:rsidRPr="007264F7">
        <w:rPr>
          <w:rFonts w:hint="cs"/>
          <w:sz w:val="24"/>
          <w:szCs w:val="24"/>
          <w:cs/>
          <w:lang w:bidi="sa-IN"/>
        </w:rPr>
        <w:t>े ठि</w:t>
      </w:r>
      <w:r w:rsidR="004605FC" w:rsidRPr="007264F7">
        <w:rPr>
          <w:sz w:val="24"/>
          <w:szCs w:val="24"/>
          <w:cs/>
        </w:rPr>
        <w:t>ए वा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७२</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जीवा</w:t>
      </w:r>
      <w:r w:rsidR="004605FC" w:rsidRPr="007264F7">
        <w:rPr>
          <w:rFonts w:hint="cs"/>
          <w:bCs w:val="0"/>
          <w:sz w:val="24"/>
          <w:szCs w:val="24"/>
          <w:cs/>
          <w:lang w:bidi="sa-IN"/>
        </w:rPr>
        <w:t>नु</w:t>
      </w:r>
      <w:r w:rsidR="004605FC" w:rsidRPr="007264F7">
        <w:rPr>
          <w:bCs w:val="0"/>
          <w:sz w:val="24"/>
          <w:szCs w:val="24"/>
          <w:cs/>
        </w:rPr>
        <w:t>भागं सुविचिंतयंता</w:t>
      </w:r>
      <w:r w:rsidR="004605FC" w:rsidRPr="007264F7">
        <w:rPr>
          <w:rFonts w:hint="cs"/>
          <w:bCs w:val="0"/>
          <w:sz w:val="24"/>
          <w:szCs w:val="24"/>
          <w:cs/>
          <w:lang w:bidi="sa-IN"/>
        </w:rPr>
        <w:t>,</w:t>
      </w:r>
      <w:r w:rsidR="004605FC" w:rsidRPr="007264F7">
        <w:rPr>
          <w:bCs w:val="0"/>
          <w:sz w:val="24"/>
          <w:szCs w:val="24"/>
          <w:cs/>
        </w:rPr>
        <w:t xml:space="preserve"> आहारिया अण्णविही</w:t>
      </w:r>
      <w:r w:rsidR="004605FC" w:rsidRPr="007264F7">
        <w:rPr>
          <w:rFonts w:hint="cs"/>
          <w:bCs w:val="0"/>
          <w:sz w:val="24"/>
          <w:szCs w:val="24"/>
          <w:cs/>
          <w:lang w:bidi="sa-IN"/>
        </w:rPr>
        <w:t>य</w:t>
      </w:r>
      <w:r w:rsidR="004605FC" w:rsidRPr="007264F7">
        <w:rPr>
          <w:bCs w:val="0"/>
          <w:sz w:val="24"/>
          <w:szCs w:val="24"/>
          <w:cs/>
        </w:rPr>
        <w:t xml:space="preserve"> सोहिं</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न वियागरे छ</w:t>
      </w:r>
      <w:r w:rsidR="004605FC" w:rsidRPr="007264F7">
        <w:rPr>
          <w:rFonts w:hint="cs"/>
          <w:sz w:val="24"/>
          <w:szCs w:val="24"/>
          <w:cs/>
          <w:lang w:bidi="sa-IN"/>
        </w:rPr>
        <w:t>न्न</w:t>
      </w:r>
      <w:r w:rsidR="004605FC" w:rsidRPr="007264F7">
        <w:rPr>
          <w:sz w:val="24"/>
          <w:szCs w:val="24"/>
          <w:cs/>
        </w:rPr>
        <w:t>पओपजीवी</w:t>
      </w:r>
      <w:r w:rsidR="004605FC" w:rsidRPr="007264F7">
        <w:rPr>
          <w:rFonts w:hint="cs"/>
          <w:sz w:val="24"/>
          <w:szCs w:val="24"/>
          <w:cs/>
          <w:lang w:bidi="sa-IN"/>
        </w:rPr>
        <w:t>,</w:t>
      </w:r>
      <w:r w:rsidR="004605FC" w:rsidRPr="007264F7">
        <w:rPr>
          <w:sz w:val="24"/>
          <w:szCs w:val="24"/>
          <w:cs/>
        </w:rPr>
        <w:t xml:space="preserve"> एसोऽ</w:t>
      </w:r>
      <w:r w:rsidR="004605FC" w:rsidRPr="007264F7">
        <w:rPr>
          <w:rFonts w:hint="cs"/>
          <w:sz w:val="24"/>
          <w:szCs w:val="24"/>
          <w:cs/>
          <w:lang w:bidi="sa-IN"/>
        </w:rPr>
        <w:t>नु</w:t>
      </w:r>
      <w:r w:rsidR="004605FC" w:rsidRPr="007264F7">
        <w:rPr>
          <w:sz w:val="24"/>
          <w:szCs w:val="24"/>
          <w:cs/>
        </w:rPr>
        <w:t>धम्मो इह संजयाणं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७३</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सिणाय</w:t>
      </w:r>
      <w:r w:rsidR="004605FC" w:rsidRPr="007264F7">
        <w:rPr>
          <w:rFonts w:hint="cs"/>
          <w:bCs w:val="0"/>
          <w:sz w:val="24"/>
          <w:szCs w:val="24"/>
          <w:cs/>
        </w:rPr>
        <w:t xml:space="preserve"> </w:t>
      </w:r>
      <w:r w:rsidR="004605FC" w:rsidRPr="007264F7">
        <w:rPr>
          <w:bCs w:val="0"/>
          <w:sz w:val="24"/>
          <w:szCs w:val="24"/>
          <w:cs/>
        </w:rPr>
        <w:t>गाणं तु दुवे सहस्से</w:t>
      </w:r>
      <w:r w:rsidR="004605FC" w:rsidRPr="007264F7">
        <w:rPr>
          <w:rFonts w:hint="cs"/>
          <w:bCs w:val="0"/>
          <w:sz w:val="24"/>
          <w:szCs w:val="24"/>
          <w:cs/>
          <w:lang w:bidi="sa-IN"/>
        </w:rPr>
        <w:t>,</w:t>
      </w:r>
      <w:r w:rsidR="004605FC" w:rsidRPr="007264F7">
        <w:rPr>
          <w:bCs w:val="0"/>
          <w:sz w:val="24"/>
          <w:szCs w:val="24"/>
          <w:cs/>
        </w:rPr>
        <w:t xml:space="preserve"> जे भोयए </w:t>
      </w:r>
      <w:r w:rsidR="004605FC" w:rsidRPr="007264F7">
        <w:rPr>
          <w:rFonts w:hint="cs"/>
          <w:bCs w:val="0"/>
          <w:sz w:val="24"/>
          <w:szCs w:val="24"/>
          <w:cs/>
          <w:lang w:bidi="sa-IN"/>
        </w:rPr>
        <w:t>नि</w:t>
      </w:r>
      <w:r w:rsidR="004605FC" w:rsidRPr="007264F7">
        <w:rPr>
          <w:bCs w:val="0"/>
          <w:sz w:val="24"/>
          <w:szCs w:val="24"/>
          <w:cs/>
        </w:rPr>
        <w:t>तिए भिक्खुयाणं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असंजए लोहियपाणि से ऊ</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नि</w:t>
      </w:r>
      <w:r w:rsidR="004605FC" w:rsidRPr="007264F7">
        <w:rPr>
          <w:sz w:val="24"/>
          <w:szCs w:val="24"/>
          <w:cs/>
        </w:rPr>
        <w:t>यच्छई ग</w:t>
      </w:r>
      <w:r w:rsidR="004605FC" w:rsidRPr="007264F7">
        <w:rPr>
          <w:rFonts w:hint="cs"/>
          <w:sz w:val="24"/>
          <w:szCs w:val="24"/>
          <w:cs/>
          <w:lang w:bidi="sa-IN"/>
        </w:rPr>
        <w:t>रि</w:t>
      </w:r>
      <w:r w:rsidR="004605FC" w:rsidRPr="007264F7">
        <w:rPr>
          <w:sz w:val="24"/>
          <w:szCs w:val="24"/>
          <w:cs/>
        </w:rPr>
        <w:t>हमिहेव लोए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७४</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थूलं उरब्भं इह मारियाणं</w:t>
      </w:r>
      <w:r w:rsidR="004605FC" w:rsidRPr="007264F7">
        <w:rPr>
          <w:rFonts w:hint="cs"/>
          <w:bCs w:val="0"/>
          <w:sz w:val="24"/>
          <w:szCs w:val="24"/>
          <w:cs/>
          <w:lang w:bidi="sa-IN"/>
        </w:rPr>
        <w:t>,</w:t>
      </w:r>
      <w:r w:rsidR="004605FC" w:rsidRPr="007264F7">
        <w:rPr>
          <w:bCs w:val="0"/>
          <w:sz w:val="24"/>
          <w:szCs w:val="24"/>
          <w:cs/>
        </w:rPr>
        <w:t xml:space="preserve"> उद्दिट्ठभ</w:t>
      </w:r>
      <w:r w:rsidR="004605FC" w:rsidRPr="007264F7">
        <w:rPr>
          <w:rFonts w:hint="cs"/>
          <w:bCs w:val="0"/>
          <w:sz w:val="24"/>
          <w:szCs w:val="24"/>
          <w:cs/>
          <w:lang w:bidi="sa-IN"/>
        </w:rPr>
        <w:t>त्तं</w:t>
      </w:r>
      <w:r w:rsidR="004605FC" w:rsidRPr="007264F7">
        <w:rPr>
          <w:bCs w:val="0"/>
          <w:sz w:val="24"/>
          <w:szCs w:val="24"/>
          <w:cs/>
        </w:rPr>
        <w:t xml:space="preserve"> च पगप्पएत्ता</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तं लोणतेल्लेण उवक्खडेत्ता</w:t>
      </w:r>
      <w:r w:rsidR="004605FC" w:rsidRPr="007264F7">
        <w:rPr>
          <w:rFonts w:hint="cs"/>
          <w:sz w:val="24"/>
          <w:szCs w:val="24"/>
          <w:cs/>
          <w:lang w:bidi="sa-IN"/>
        </w:rPr>
        <w:t>,</w:t>
      </w:r>
      <w:r w:rsidR="004605FC" w:rsidRPr="007264F7">
        <w:rPr>
          <w:sz w:val="24"/>
          <w:szCs w:val="24"/>
          <w:cs/>
        </w:rPr>
        <w:t xml:space="preserve"> सपिप्प</w:t>
      </w:r>
      <w:r w:rsidR="004605FC" w:rsidRPr="007264F7">
        <w:rPr>
          <w:rFonts w:hint="cs"/>
          <w:sz w:val="24"/>
          <w:szCs w:val="24"/>
          <w:cs/>
          <w:lang w:bidi="sa-IN"/>
        </w:rPr>
        <w:t>ली</w:t>
      </w:r>
      <w:r w:rsidR="004605FC" w:rsidRPr="007264F7">
        <w:rPr>
          <w:sz w:val="24"/>
          <w:szCs w:val="24"/>
          <w:cs/>
        </w:rPr>
        <w:t>यं पगरंति मंसं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७५</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तं भुंजमाणा पिसियं पभूयं</w:t>
      </w:r>
      <w:r w:rsidR="004605FC" w:rsidRPr="007264F7">
        <w:rPr>
          <w:rFonts w:hint="cs"/>
          <w:bCs w:val="0"/>
          <w:sz w:val="24"/>
          <w:szCs w:val="24"/>
          <w:cs/>
          <w:lang w:bidi="sa-IN"/>
        </w:rPr>
        <w:t>,</w:t>
      </w:r>
      <w:r w:rsidR="004605FC" w:rsidRPr="007264F7">
        <w:rPr>
          <w:bCs w:val="0"/>
          <w:sz w:val="24"/>
          <w:szCs w:val="24"/>
          <w:cs/>
        </w:rPr>
        <w:t xml:space="preserve"> नो उवलिप्पामो वयं रएणं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इच्चेवमाहंसु अणज्जधम्मा</w:t>
      </w:r>
      <w:r w:rsidR="004605FC" w:rsidRPr="007264F7">
        <w:rPr>
          <w:rFonts w:hint="cs"/>
          <w:sz w:val="24"/>
          <w:szCs w:val="24"/>
          <w:cs/>
          <w:lang w:bidi="sa-IN"/>
        </w:rPr>
        <w:t>,</w:t>
      </w:r>
      <w:r w:rsidR="004605FC" w:rsidRPr="007264F7">
        <w:rPr>
          <w:sz w:val="24"/>
          <w:szCs w:val="24"/>
          <w:cs/>
        </w:rPr>
        <w:t xml:space="preserve"> अ</w:t>
      </w:r>
      <w:r w:rsidR="004605FC" w:rsidRPr="007264F7">
        <w:rPr>
          <w:rFonts w:hint="cs"/>
          <w:sz w:val="24"/>
          <w:szCs w:val="24"/>
          <w:cs/>
          <w:lang w:bidi="sa-IN"/>
        </w:rPr>
        <w:t>ना</w:t>
      </w:r>
      <w:r w:rsidR="004605FC" w:rsidRPr="007264F7">
        <w:rPr>
          <w:sz w:val="24"/>
          <w:szCs w:val="24"/>
          <w:cs/>
        </w:rPr>
        <w:t>रिया बाल रसेसु गिद्धा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७६</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जे यावि भुंजंति तहप्पगारं</w:t>
      </w:r>
      <w:r w:rsidR="004605FC" w:rsidRPr="007264F7">
        <w:rPr>
          <w:rFonts w:hint="cs"/>
          <w:bCs w:val="0"/>
          <w:sz w:val="24"/>
          <w:szCs w:val="24"/>
          <w:cs/>
          <w:lang w:bidi="sa-IN"/>
        </w:rPr>
        <w:t>,</w:t>
      </w:r>
      <w:r w:rsidR="004605FC" w:rsidRPr="007264F7">
        <w:rPr>
          <w:bCs w:val="0"/>
          <w:sz w:val="24"/>
          <w:szCs w:val="24"/>
          <w:cs/>
        </w:rPr>
        <w:t xml:space="preserve"> सेवंति ते पावमजाणमाणा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म</w:t>
      </w:r>
      <w:r w:rsidR="004605FC" w:rsidRPr="007264F7">
        <w:rPr>
          <w:rFonts w:hint="cs"/>
          <w:sz w:val="24"/>
          <w:szCs w:val="24"/>
          <w:cs/>
          <w:lang w:bidi="sa-IN"/>
        </w:rPr>
        <w:t>नं</w:t>
      </w:r>
      <w:r w:rsidR="004605FC" w:rsidRPr="007264F7">
        <w:rPr>
          <w:sz w:val="24"/>
          <w:szCs w:val="24"/>
          <w:cs/>
        </w:rPr>
        <w:t xml:space="preserve"> न एयं कुसला करेंति</w:t>
      </w:r>
      <w:r w:rsidR="004605FC" w:rsidRPr="007264F7">
        <w:rPr>
          <w:rFonts w:hint="cs"/>
          <w:sz w:val="24"/>
          <w:szCs w:val="24"/>
          <w:cs/>
          <w:lang w:bidi="sa-IN"/>
        </w:rPr>
        <w:t>,</w:t>
      </w:r>
      <w:r w:rsidR="004605FC" w:rsidRPr="007264F7">
        <w:rPr>
          <w:sz w:val="24"/>
          <w:szCs w:val="24"/>
          <w:cs/>
        </w:rPr>
        <w:t xml:space="preserve"> वाया वि एसा बुइया उ मिच्छा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७७</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सव्वेसि</w:t>
      </w:r>
      <w:r w:rsidR="004605FC" w:rsidRPr="007264F7">
        <w:rPr>
          <w:rFonts w:hint="cs"/>
          <w:bCs w:val="0"/>
          <w:sz w:val="24"/>
          <w:szCs w:val="24"/>
          <w:cs/>
          <w:lang w:bidi="sa-IN"/>
        </w:rPr>
        <w:t>ं</w:t>
      </w:r>
      <w:r w:rsidR="004605FC" w:rsidRPr="007264F7">
        <w:rPr>
          <w:bCs w:val="0"/>
          <w:sz w:val="24"/>
          <w:szCs w:val="24"/>
          <w:cs/>
        </w:rPr>
        <w:t xml:space="preserve"> जीवाण दयट्ठयाए</w:t>
      </w:r>
      <w:r w:rsidR="004605FC" w:rsidRPr="007264F7">
        <w:rPr>
          <w:rFonts w:hint="cs"/>
          <w:bCs w:val="0"/>
          <w:sz w:val="24"/>
          <w:szCs w:val="24"/>
          <w:cs/>
          <w:lang w:bidi="sa-IN"/>
        </w:rPr>
        <w:t>,</w:t>
      </w:r>
      <w:r w:rsidR="004605FC" w:rsidRPr="007264F7">
        <w:rPr>
          <w:bCs w:val="0"/>
          <w:sz w:val="24"/>
          <w:szCs w:val="24"/>
          <w:cs/>
        </w:rPr>
        <w:t xml:space="preserve"> सावज्जदोसं परिवज्जयंता</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तस्संकिणो इसिणो नायपुत्ता</w:t>
      </w:r>
      <w:r w:rsidR="004605FC" w:rsidRPr="007264F7">
        <w:rPr>
          <w:rFonts w:hint="cs"/>
          <w:sz w:val="24"/>
          <w:szCs w:val="24"/>
          <w:cs/>
          <w:lang w:bidi="sa-IN"/>
        </w:rPr>
        <w:t>,</w:t>
      </w:r>
      <w:r w:rsidR="004605FC" w:rsidRPr="007264F7">
        <w:rPr>
          <w:sz w:val="24"/>
          <w:szCs w:val="24"/>
          <w:cs/>
        </w:rPr>
        <w:t xml:space="preserve"> उद्दिट्ठभत्तं परिवज्जयंति ।।</w:t>
      </w:r>
    </w:p>
    <w:p w:rsidR="002C508C" w:rsidRDefault="00C53BF1" w:rsidP="002C508C">
      <w:pPr>
        <w:spacing w:after="0" w:line="240" w:lineRule="auto"/>
        <w:ind w:right="1708"/>
        <w:contextualSpacing/>
        <w:rPr>
          <w:rFonts w:cs="Mangal"/>
          <w:sz w:val="24"/>
          <w:szCs w:val="24"/>
        </w:rPr>
      </w:pPr>
      <w:r>
        <w:rPr>
          <w:rFonts w:cs="Mangal" w:hint="cs"/>
          <w:sz w:val="24"/>
          <w:szCs w:val="24"/>
          <w:cs/>
        </w:rPr>
        <w:lastRenderedPageBreak/>
        <w:t>सुयक्खंधो-२, अज्झयणं-६</w:t>
      </w:r>
      <w:r w:rsidR="002C508C">
        <w:rPr>
          <w:rFonts w:cs="Mangal" w:hint="cs"/>
          <w:sz w:val="24"/>
          <w:szCs w:val="24"/>
          <w:cs/>
        </w:rPr>
        <w:t>, उद्देसो-</w:t>
      </w:r>
    </w:p>
    <w:tbl>
      <w:tblPr>
        <w:tblW w:w="10140" w:type="dxa"/>
        <w:tblInd w:w="93" w:type="dxa"/>
        <w:tblBorders>
          <w:top w:val="single" w:sz="4" w:space="0" w:color="auto"/>
        </w:tblBorders>
        <w:tblLook w:val="04A0"/>
      </w:tblPr>
      <w:tblGrid>
        <w:gridCol w:w="10140"/>
      </w:tblGrid>
      <w:tr w:rsidR="002C508C" w:rsidTr="00A43EF4">
        <w:trPr>
          <w:trHeight w:val="228"/>
        </w:trPr>
        <w:tc>
          <w:tcPr>
            <w:tcW w:w="10140" w:type="dxa"/>
            <w:tcBorders>
              <w:top w:val="single" w:sz="4" w:space="0" w:color="FF0000"/>
              <w:left w:val="nil"/>
              <w:bottom w:val="nil"/>
              <w:right w:val="nil"/>
            </w:tcBorders>
          </w:tcPr>
          <w:p w:rsidR="002C508C" w:rsidRDefault="002C508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७८</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भूयाभिसंकाए दुगुंछमाणा सव्वेसि</w:t>
      </w:r>
      <w:r w:rsidR="004605FC" w:rsidRPr="007264F7">
        <w:rPr>
          <w:rFonts w:hint="cs"/>
          <w:bCs w:val="0"/>
          <w:sz w:val="24"/>
          <w:szCs w:val="24"/>
          <w:cs/>
          <w:lang w:bidi="sa-IN"/>
        </w:rPr>
        <w:t>ं</w:t>
      </w:r>
      <w:r w:rsidR="004605FC" w:rsidRPr="007264F7">
        <w:rPr>
          <w:bCs w:val="0"/>
          <w:sz w:val="24"/>
          <w:szCs w:val="24"/>
          <w:cs/>
        </w:rPr>
        <w:t xml:space="preserve"> पाणाण </w:t>
      </w:r>
      <w:r w:rsidR="004605FC" w:rsidRPr="007264F7">
        <w:rPr>
          <w:rFonts w:hint="cs"/>
          <w:bCs w:val="0"/>
          <w:sz w:val="24"/>
          <w:szCs w:val="24"/>
          <w:cs/>
          <w:lang w:bidi="sa-IN"/>
        </w:rPr>
        <w:t>नि</w:t>
      </w:r>
      <w:r w:rsidR="004605FC" w:rsidRPr="007264F7">
        <w:rPr>
          <w:bCs w:val="0"/>
          <w:sz w:val="24"/>
          <w:szCs w:val="24"/>
          <w:cs/>
        </w:rPr>
        <w:t>हाय दंडं</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तम्हा न भुंजंति तहप्पगारं</w:t>
      </w:r>
      <w:r w:rsidR="004605FC" w:rsidRPr="007264F7">
        <w:rPr>
          <w:rFonts w:hint="cs"/>
          <w:sz w:val="24"/>
          <w:szCs w:val="24"/>
          <w:cs/>
          <w:lang w:bidi="sa-IN"/>
        </w:rPr>
        <w:t>,</w:t>
      </w:r>
      <w:r w:rsidR="004605FC" w:rsidRPr="007264F7">
        <w:rPr>
          <w:sz w:val="24"/>
          <w:szCs w:val="24"/>
          <w:cs/>
        </w:rPr>
        <w:t xml:space="preserve"> एसोऽ</w:t>
      </w:r>
      <w:r w:rsidR="004605FC" w:rsidRPr="007264F7">
        <w:rPr>
          <w:rFonts w:hint="cs"/>
          <w:sz w:val="24"/>
          <w:szCs w:val="24"/>
          <w:cs/>
          <w:lang w:bidi="sa-IN"/>
        </w:rPr>
        <w:t>नु</w:t>
      </w:r>
      <w:r w:rsidR="004605FC" w:rsidRPr="007264F7">
        <w:rPr>
          <w:sz w:val="24"/>
          <w:szCs w:val="24"/>
          <w:cs/>
        </w:rPr>
        <w:t>धम्मो इह संजयाणं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७९</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निग्गंथधम्म</w:t>
      </w:r>
      <w:r w:rsidR="004605FC" w:rsidRPr="007264F7">
        <w:rPr>
          <w:rFonts w:hint="cs"/>
          <w:bCs w:val="0"/>
          <w:sz w:val="24"/>
          <w:szCs w:val="24"/>
          <w:cs/>
        </w:rPr>
        <w:t>ंमि</w:t>
      </w:r>
      <w:r w:rsidR="004605FC" w:rsidRPr="007264F7">
        <w:rPr>
          <w:bCs w:val="0"/>
          <w:sz w:val="24"/>
          <w:szCs w:val="24"/>
          <w:cs/>
        </w:rPr>
        <w:t xml:space="preserve"> इमा समाही</w:t>
      </w:r>
      <w:r w:rsidR="004605FC" w:rsidRPr="007264F7">
        <w:rPr>
          <w:rFonts w:hint="cs"/>
          <w:bCs w:val="0"/>
          <w:sz w:val="24"/>
          <w:szCs w:val="24"/>
          <w:cs/>
          <w:lang w:bidi="sa-IN"/>
        </w:rPr>
        <w:t>,</w:t>
      </w:r>
      <w:r w:rsidR="004605FC" w:rsidRPr="007264F7">
        <w:rPr>
          <w:bCs w:val="0"/>
          <w:sz w:val="24"/>
          <w:szCs w:val="24"/>
          <w:cs/>
        </w:rPr>
        <w:t xml:space="preserve"> अस्सिं सुठिच्चा अ</w:t>
      </w:r>
      <w:r w:rsidR="004605FC" w:rsidRPr="007264F7">
        <w:rPr>
          <w:rFonts w:hint="cs"/>
          <w:bCs w:val="0"/>
          <w:sz w:val="24"/>
          <w:szCs w:val="24"/>
          <w:cs/>
          <w:lang w:bidi="sa-IN"/>
        </w:rPr>
        <w:t>नि</w:t>
      </w:r>
      <w:r w:rsidR="004605FC" w:rsidRPr="007264F7">
        <w:rPr>
          <w:bCs w:val="0"/>
          <w:sz w:val="24"/>
          <w:szCs w:val="24"/>
          <w:cs/>
        </w:rPr>
        <w:t>हे चरेज्जा</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बुद्धे मु</w:t>
      </w:r>
      <w:r w:rsidR="004605FC" w:rsidRPr="007264F7">
        <w:rPr>
          <w:rFonts w:hint="cs"/>
          <w:sz w:val="24"/>
          <w:szCs w:val="24"/>
          <w:cs/>
          <w:lang w:bidi="sa-IN"/>
        </w:rPr>
        <w:t>नी</w:t>
      </w:r>
      <w:r w:rsidR="004605FC" w:rsidRPr="007264F7">
        <w:rPr>
          <w:sz w:val="24"/>
          <w:szCs w:val="24"/>
          <w:cs/>
        </w:rPr>
        <w:t xml:space="preserve"> सीलगुणोववेए</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अच्चत्थतं</w:t>
      </w:r>
      <w:r w:rsidR="004605FC" w:rsidRPr="007264F7">
        <w:rPr>
          <w:sz w:val="24"/>
          <w:szCs w:val="24"/>
          <w:cs/>
        </w:rPr>
        <w:t xml:space="preserve"> पाउणई सिलोगं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८०</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सिणायगाणं तु दुवे सहस्से</w:t>
      </w:r>
      <w:r w:rsidR="004605FC" w:rsidRPr="007264F7">
        <w:rPr>
          <w:rFonts w:hint="cs"/>
          <w:bCs w:val="0"/>
          <w:sz w:val="24"/>
          <w:szCs w:val="24"/>
          <w:cs/>
          <w:lang w:bidi="sa-IN"/>
        </w:rPr>
        <w:t>,</w:t>
      </w:r>
      <w:r w:rsidR="004605FC" w:rsidRPr="007264F7">
        <w:rPr>
          <w:bCs w:val="0"/>
          <w:sz w:val="24"/>
          <w:szCs w:val="24"/>
          <w:cs/>
        </w:rPr>
        <w:t xml:space="preserve"> जे भोयए </w:t>
      </w:r>
      <w:r w:rsidR="004605FC" w:rsidRPr="007264F7">
        <w:rPr>
          <w:rFonts w:hint="cs"/>
          <w:bCs w:val="0"/>
          <w:sz w:val="24"/>
          <w:szCs w:val="24"/>
          <w:cs/>
          <w:lang w:bidi="sa-IN"/>
        </w:rPr>
        <w:t>निय</w:t>
      </w:r>
      <w:r w:rsidR="004605FC" w:rsidRPr="007264F7">
        <w:rPr>
          <w:bCs w:val="0"/>
          <w:sz w:val="24"/>
          <w:szCs w:val="24"/>
          <w:cs/>
        </w:rPr>
        <w:t>ए माहणाणं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ते पु</w:t>
      </w:r>
      <w:r w:rsidR="004605FC" w:rsidRPr="007264F7">
        <w:rPr>
          <w:rFonts w:hint="cs"/>
          <w:sz w:val="24"/>
          <w:szCs w:val="24"/>
          <w:cs/>
          <w:lang w:bidi="sa-IN"/>
        </w:rPr>
        <w:t>न्न</w:t>
      </w:r>
      <w:r w:rsidR="004605FC" w:rsidRPr="007264F7">
        <w:rPr>
          <w:sz w:val="24"/>
          <w:szCs w:val="24"/>
          <w:cs/>
        </w:rPr>
        <w:t>खंधं सुमहज्जणित्ता</w:t>
      </w:r>
      <w:r w:rsidR="004605FC" w:rsidRPr="007264F7">
        <w:rPr>
          <w:rFonts w:hint="cs"/>
          <w:sz w:val="24"/>
          <w:szCs w:val="24"/>
          <w:cs/>
          <w:lang w:bidi="sa-IN"/>
        </w:rPr>
        <w:t>,</w:t>
      </w:r>
      <w:r w:rsidR="004605FC" w:rsidRPr="007264F7">
        <w:rPr>
          <w:sz w:val="24"/>
          <w:szCs w:val="24"/>
          <w:cs/>
        </w:rPr>
        <w:t xml:space="preserve"> भवंति देवा इइ वेयवाओ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८१</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सिणायगाणं तु दुवे सहस्से</w:t>
      </w:r>
      <w:r w:rsidR="004605FC" w:rsidRPr="007264F7">
        <w:rPr>
          <w:rFonts w:hint="cs"/>
          <w:bCs w:val="0"/>
          <w:sz w:val="24"/>
          <w:szCs w:val="24"/>
          <w:cs/>
          <w:lang w:bidi="sa-IN"/>
        </w:rPr>
        <w:t>,</w:t>
      </w:r>
      <w:r w:rsidR="004605FC" w:rsidRPr="007264F7">
        <w:rPr>
          <w:bCs w:val="0"/>
          <w:sz w:val="24"/>
          <w:szCs w:val="24"/>
          <w:cs/>
        </w:rPr>
        <w:t xml:space="preserve"> जे भोयए </w:t>
      </w:r>
      <w:r w:rsidR="004605FC" w:rsidRPr="007264F7">
        <w:rPr>
          <w:rFonts w:hint="cs"/>
          <w:bCs w:val="0"/>
          <w:sz w:val="24"/>
          <w:szCs w:val="24"/>
          <w:cs/>
          <w:lang w:bidi="sa-IN"/>
        </w:rPr>
        <w:t>नि</w:t>
      </w:r>
      <w:r w:rsidR="004605FC" w:rsidRPr="007264F7">
        <w:rPr>
          <w:bCs w:val="0"/>
          <w:sz w:val="24"/>
          <w:szCs w:val="24"/>
          <w:cs/>
        </w:rPr>
        <w:t>तिए कुलालयाणं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से गच्छई लोलुवसंपगाढे</w:t>
      </w:r>
      <w:r w:rsidR="004605FC" w:rsidRPr="007264F7">
        <w:rPr>
          <w:rFonts w:hint="cs"/>
          <w:sz w:val="24"/>
          <w:szCs w:val="24"/>
          <w:cs/>
          <w:lang w:bidi="sa-IN"/>
        </w:rPr>
        <w:t>,</w:t>
      </w:r>
      <w:r w:rsidR="004605FC" w:rsidRPr="007264F7">
        <w:rPr>
          <w:sz w:val="24"/>
          <w:szCs w:val="24"/>
          <w:cs/>
        </w:rPr>
        <w:t xml:space="preserve"> तिव्वाभितावी नरगाभिसेवी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८२</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दयावरं धम्म दुगुंछमा</w:t>
      </w:r>
      <w:r w:rsidR="004605FC" w:rsidRPr="007264F7">
        <w:rPr>
          <w:rFonts w:hint="cs"/>
          <w:bCs w:val="0"/>
          <w:sz w:val="24"/>
          <w:szCs w:val="24"/>
          <w:cs/>
          <w:lang w:bidi="sa-IN"/>
        </w:rPr>
        <w:t>णा,</w:t>
      </w:r>
      <w:r w:rsidR="004605FC" w:rsidRPr="007264F7">
        <w:rPr>
          <w:bCs w:val="0"/>
          <w:sz w:val="24"/>
          <w:szCs w:val="24"/>
          <w:cs/>
        </w:rPr>
        <w:t xml:space="preserve"> वहावहं धम्म पसंसमा</w:t>
      </w:r>
      <w:r w:rsidR="004605FC" w:rsidRPr="007264F7">
        <w:rPr>
          <w:rFonts w:hint="cs"/>
          <w:bCs w:val="0"/>
          <w:sz w:val="24"/>
          <w:szCs w:val="24"/>
          <w:cs/>
          <w:lang w:bidi="sa-IN"/>
        </w:rPr>
        <w:t>णा,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एगं पि जे भोय</w:t>
      </w:r>
      <w:r w:rsidR="004605FC" w:rsidRPr="007264F7">
        <w:rPr>
          <w:rFonts w:hint="cs"/>
          <w:sz w:val="24"/>
          <w:szCs w:val="24"/>
          <w:cs/>
          <w:lang w:bidi="sa-IN"/>
        </w:rPr>
        <w:t>यती</w:t>
      </w:r>
      <w:r w:rsidR="004605FC" w:rsidRPr="007264F7">
        <w:rPr>
          <w:sz w:val="24"/>
          <w:szCs w:val="24"/>
          <w:cs/>
        </w:rPr>
        <w:t xml:space="preserve"> असीलं</w:t>
      </w:r>
      <w:r w:rsidR="004605FC" w:rsidRPr="007264F7">
        <w:rPr>
          <w:rFonts w:hint="cs"/>
          <w:sz w:val="24"/>
          <w:szCs w:val="24"/>
          <w:cs/>
          <w:lang w:bidi="sa-IN"/>
        </w:rPr>
        <w:t>,</w:t>
      </w:r>
      <w:r w:rsidR="004605FC" w:rsidRPr="007264F7">
        <w:rPr>
          <w:sz w:val="24"/>
          <w:szCs w:val="24"/>
          <w:cs/>
        </w:rPr>
        <w:t xml:space="preserve"> </w:t>
      </w:r>
      <w:r w:rsidR="004605FC" w:rsidRPr="007264F7">
        <w:rPr>
          <w:rFonts w:hint="cs"/>
          <w:sz w:val="24"/>
          <w:szCs w:val="24"/>
          <w:cs/>
          <w:lang w:bidi="sa-IN"/>
        </w:rPr>
        <w:t>निवो</w:t>
      </w:r>
      <w:r w:rsidR="004605FC" w:rsidRPr="007264F7">
        <w:rPr>
          <w:sz w:val="24"/>
          <w:szCs w:val="24"/>
          <w:cs/>
        </w:rPr>
        <w:t xml:space="preserve"> </w:t>
      </w:r>
      <w:r w:rsidR="004605FC" w:rsidRPr="007264F7">
        <w:rPr>
          <w:rFonts w:hint="cs"/>
          <w:sz w:val="24"/>
          <w:szCs w:val="24"/>
          <w:cs/>
          <w:lang w:bidi="sa-IN"/>
        </w:rPr>
        <w:t>नि</w:t>
      </w:r>
      <w:r w:rsidR="004605FC" w:rsidRPr="007264F7">
        <w:rPr>
          <w:sz w:val="24"/>
          <w:szCs w:val="24"/>
          <w:cs/>
        </w:rPr>
        <w:t xml:space="preserve">सं </w:t>
      </w:r>
      <w:r w:rsidR="004605FC" w:rsidRPr="007264F7">
        <w:rPr>
          <w:rFonts w:hint="cs"/>
          <w:sz w:val="24"/>
          <w:szCs w:val="24"/>
          <w:cs/>
          <w:lang w:bidi="sa-IN"/>
        </w:rPr>
        <w:t xml:space="preserve">जाति कुओ सुरेहिं </w:t>
      </w:r>
      <w:r w:rsidR="004605FC" w:rsidRPr="007264F7">
        <w:rPr>
          <w:sz w:val="24"/>
          <w:szCs w:val="24"/>
          <w:lang w:bidi="sa-IN"/>
        </w:rPr>
        <w:t>?</w:t>
      </w:r>
      <w:r w:rsidR="004605FC" w:rsidRPr="007264F7">
        <w:rPr>
          <w:sz w:val="24"/>
          <w:szCs w:val="24"/>
          <w:cs/>
        </w:rPr>
        <w:t xml:space="preserve">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८३</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दुहओवि धम्म</w:t>
      </w:r>
      <w:r w:rsidR="004605FC" w:rsidRPr="007264F7">
        <w:rPr>
          <w:rFonts w:hint="cs"/>
          <w:bCs w:val="0"/>
          <w:sz w:val="24"/>
          <w:szCs w:val="24"/>
          <w:cs/>
        </w:rPr>
        <w:t>ंमि</w:t>
      </w:r>
      <w:r w:rsidR="004605FC" w:rsidRPr="007264F7">
        <w:rPr>
          <w:bCs w:val="0"/>
          <w:sz w:val="24"/>
          <w:szCs w:val="24"/>
          <w:cs/>
        </w:rPr>
        <w:t xml:space="preserve"> समु</w:t>
      </w:r>
      <w:r w:rsidR="004605FC" w:rsidRPr="007264F7">
        <w:rPr>
          <w:rFonts w:hint="cs"/>
          <w:bCs w:val="0"/>
          <w:sz w:val="24"/>
          <w:szCs w:val="24"/>
          <w:cs/>
        </w:rPr>
        <w:t>ट्ठि</w:t>
      </w:r>
      <w:r w:rsidR="004605FC" w:rsidRPr="007264F7">
        <w:rPr>
          <w:bCs w:val="0"/>
          <w:sz w:val="24"/>
          <w:szCs w:val="24"/>
          <w:cs/>
        </w:rPr>
        <w:t>याओ</w:t>
      </w:r>
      <w:r w:rsidR="004605FC" w:rsidRPr="007264F7">
        <w:rPr>
          <w:rFonts w:hint="cs"/>
          <w:bCs w:val="0"/>
          <w:sz w:val="24"/>
          <w:szCs w:val="24"/>
          <w:cs/>
          <w:lang w:bidi="sa-IN"/>
        </w:rPr>
        <w:t>,</w:t>
      </w:r>
      <w:r w:rsidR="004605FC" w:rsidRPr="007264F7">
        <w:rPr>
          <w:bCs w:val="0"/>
          <w:sz w:val="24"/>
          <w:szCs w:val="24"/>
          <w:cs/>
        </w:rPr>
        <w:t xml:space="preserve"> अस्सिं सुट्ठिच्चा तह एस कालं</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आयारसीले बुइएह नाणे</w:t>
      </w:r>
      <w:r w:rsidR="004605FC" w:rsidRPr="007264F7">
        <w:rPr>
          <w:rFonts w:hint="cs"/>
          <w:sz w:val="24"/>
          <w:szCs w:val="24"/>
          <w:cs/>
          <w:lang w:bidi="sa-IN"/>
        </w:rPr>
        <w:t>,</w:t>
      </w:r>
      <w:r w:rsidR="004605FC" w:rsidRPr="007264F7">
        <w:rPr>
          <w:sz w:val="24"/>
          <w:szCs w:val="24"/>
          <w:cs/>
        </w:rPr>
        <w:t xml:space="preserve"> न संपराय</w:t>
      </w:r>
      <w:r w:rsidR="004605FC" w:rsidRPr="007264F7">
        <w:rPr>
          <w:rFonts w:hint="cs"/>
          <w:sz w:val="24"/>
          <w:szCs w:val="24"/>
          <w:cs/>
        </w:rPr>
        <w:t>ंमि</w:t>
      </w:r>
      <w:r w:rsidR="004605FC" w:rsidRPr="007264F7">
        <w:rPr>
          <w:sz w:val="24"/>
          <w:szCs w:val="24"/>
          <w:cs/>
        </w:rPr>
        <w:t xml:space="preserve"> विसेसमत्थि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८४</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अव्वत्तरूवं पुरिसं महंतं</w:t>
      </w:r>
      <w:r w:rsidR="004605FC" w:rsidRPr="007264F7">
        <w:rPr>
          <w:rFonts w:hint="cs"/>
          <w:bCs w:val="0"/>
          <w:sz w:val="24"/>
          <w:szCs w:val="24"/>
          <w:cs/>
          <w:lang w:bidi="sa-IN"/>
        </w:rPr>
        <w:t>,</w:t>
      </w:r>
      <w:r w:rsidR="004605FC" w:rsidRPr="007264F7">
        <w:rPr>
          <w:bCs w:val="0"/>
          <w:sz w:val="24"/>
          <w:szCs w:val="24"/>
          <w:cs/>
        </w:rPr>
        <w:t xml:space="preserve"> स</w:t>
      </w:r>
      <w:r w:rsidR="004605FC" w:rsidRPr="007264F7">
        <w:rPr>
          <w:rFonts w:hint="cs"/>
          <w:bCs w:val="0"/>
          <w:sz w:val="24"/>
          <w:szCs w:val="24"/>
          <w:cs/>
          <w:lang w:bidi="sa-IN"/>
        </w:rPr>
        <w:t>ना</w:t>
      </w:r>
      <w:r w:rsidR="004605FC" w:rsidRPr="007264F7">
        <w:rPr>
          <w:bCs w:val="0"/>
          <w:sz w:val="24"/>
          <w:szCs w:val="24"/>
          <w:cs/>
        </w:rPr>
        <w:t>त</w:t>
      </w:r>
      <w:r w:rsidR="004605FC" w:rsidRPr="007264F7">
        <w:rPr>
          <w:rFonts w:hint="cs"/>
          <w:bCs w:val="0"/>
          <w:sz w:val="24"/>
          <w:szCs w:val="24"/>
          <w:cs/>
          <w:lang w:bidi="sa-IN"/>
        </w:rPr>
        <w:t>नं</w:t>
      </w:r>
      <w:r w:rsidR="004605FC" w:rsidRPr="007264F7">
        <w:rPr>
          <w:bCs w:val="0"/>
          <w:sz w:val="24"/>
          <w:szCs w:val="24"/>
          <w:cs/>
        </w:rPr>
        <w:t xml:space="preserve"> अक्खयमव्वयं च</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सव्वेसु भूएसु वि सव्वओ से</w:t>
      </w:r>
      <w:r w:rsidR="004605FC" w:rsidRPr="007264F7">
        <w:rPr>
          <w:rFonts w:hint="cs"/>
          <w:sz w:val="24"/>
          <w:szCs w:val="24"/>
          <w:cs/>
          <w:lang w:bidi="sa-IN"/>
        </w:rPr>
        <w:t>,</w:t>
      </w:r>
      <w:r w:rsidR="004605FC" w:rsidRPr="007264F7">
        <w:rPr>
          <w:sz w:val="24"/>
          <w:szCs w:val="24"/>
          <w:cs/>
        </w:rPr>
        <w:t xml:space="preserve"> चंदो व ताराहिं समत्तरूवे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८५</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एवं न मिज्जंति न संसरंति</w:t>
      </w:r>
      <w:r w:rsidR="004605FC" w:rsidRPr="007264F7">
        <w:rPr>
          <w:rFonts w:hint="cs"/>
          <w:bCs w:val="0"/>
          <w:sz w:val="24"/>
          <w:szCs w:val="24"/>
          <w:cs/>
          <w:lang w:bidi="sa-IN"/>
        </w:rPr>
        <w:t>,</w:t>
      </w:r>
      <w:r w:rsidR="004605FC" w:rsidRPr="007264F7">
        <w:rPr>
          <w:bCs w:val="0"/>
          <w:sz w:val="24"/>
          <w:szCs w:val="24"/>
          <w:cs/>
        </w:rPr>
        <w:t xml:space="preserve"> न माहणा खत्तिय-वेस-पेसा</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कीडा य पक्खी य सरीसिवा य</w:t>
      </w:r>
      <w:r w:rsidR="004605FC" w:rsidRPr="007264F7">
        <w:rPr>
          <w:rFonts w:hint="cs"/>
          <w:sz w:val="24"/>
          <w:szCs w:val="24"/>
          <w:cs/>
          <w:lang w:bidi="sa-IN"/>
        </w:rPr>
        <w:t>,</w:t>
      </w:r>
      <w:r w:rsidR="004605FC" w:rsidRPr="007264F7">
        <w:rPr>
          <w:sz w:val="24"/>
          <w:szCs w:val="24"/>
          <w:cs/>
        </w:rPr>
        <w:t xml:space="preserve"> नरा य सव्वे तह देवलोगा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८६</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लोगं अयाणित्तिहं केवलेणं क</w:t>
      </w:r>
      <w:r w:rsidR="004605FC" w:rsidRPr="007264F7">
        <w:rPr>
          <w:rFonts w:hint="cs"/>
          <w:bCs w:val="0"/>
          <w:sz w:val="24"/>
          <w:szCs w:val="24"/>
          <w:cs/>
          <w:lang w:bidi="sa-IN"/>
        </w:rPr>
        <w:t>हं</w:t>
      </w:r>
      <w:r w:rsidR="004605FC" w:rsidRPr="007264F7">
        <w:rPr>
          <w:bCs w:val="0"/>
          <w:sz w:val="24"/>
          <w:szCs w:val="24"/>
          <w:cs/>
        </w:rPr>
        <w:t>ति जे धम्ममजाणमाणा</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rFonts w:hint="cs"/>
          <w:sz w:val="24"/>
          <w:szCs w:val="24"/>
          <w:cs/>
          <w:lang w:bidi="sa-IN"/>
        </w:rPr>
        <w:t>ना</w:t>
      </w:r>
      <w:r w:rsidR="004605FC" w:rsidRPr="007264F7">
        <w:rPr>
          <w:sz w:val="24"/>
          <w:szCs w:val="24"/>
          <w:cs/>
        </w:rPr>
        <w:t>सेंति अप्पाण</w:t>
      </w:r>
      <w:r w:rsidR="004605FC" w:rsidRPr="007264F7">
        <w:rPr>
          <w:rFonts w:hint="cs"/>
          <w:sz w:val="24"/>
          <w:szCs w:val="24"/>
          <w:cs/>
        </w:rPr>
        <w:t>ं</w:t>
      </w:r>
      <w:r w:rsidR="004605FC" w:rsidRPr="007264F7">
        <w:rPr>
          <w:sz w:val="24"/>
          <w:szCs w:val="24"/>
          <w:cs/>
        </w:rPr>
        <w:t xml:space="preserve"> परं च </w:t>
      </w:r>
      <w:r w:rsidR="004605FC" w:rsidRPr="007264F7">
        <w:rPr>
          <w:rFonts w:hint="cs"/>
          <w:sz w:val="24"/>
          <w:szCs w:val="24"/>
          <w:cs/>
          <w:lang w:bidi="sa-IN"/>
        </w:rPr>
        <w:t>न</w:t>
      </w:r>
      <w:r w:rsidR="004605FC" w:rsidRPr="007264F7">
        <w:rPr>
          <w:sz w:val="24"/>
          <w:szCs w:val="24"/>
          <w:cs/>
        </w:rPr>
        <w:t>ट्ठा</w:t>
      </w:r>
      <w:r w:rsidR="004605FC" w:rsidRPr="007264F7">
        <w:rPr>
          <w:rFonts w:hint="cs"/>
          <w:sz w:val="24"/>
          <w:szCs w:val="24"/>
          <w:cs/>
          <w:lang w:bidi="sa-IN"/>
        </w:rPr>
        <w:t>,</w:t>
      </w:r>
      <w:r w:rsidR="004605FC" w:rsidRPr="007264F7">
        <w:rPr>
          <w:sz w:val="24"/>
          <w:szCs w:val="24"/>
          <w:cs/>
        </w:rPr>
        <w:t xml:space="preserve"> संसार </w:t>
      </w:r>
      <w:r w:rsidR="004605FC" w:rsidRPr="007264F7">
        <w:rPr>
          <w:rFonts w:hint="cs"/>
          <w:sz w:val="24"/>
          <w:szCs w:val="24"/>
          <w:cs/>
        </w:rPr>
        <w:t>घोरंमि</w:t>
      </w:r>
      <w:r w:rsidR="004605FC" w:rsidRPr="007264F7">
        <w:rPr>
          <w:sz w:val="24"/>
          <w:szCs w:val="24"/>
          <w:cs/>
        </w:rPr>
        <w:t xml:space="preserve"> अ</w:t>
      </w:r>
      <w:r w:rsidR="004605FC" w:rsidRPr="007264F7">
        <w:rPr>
          <w:rFonts w:hint="cs"/>
          <w:sz w:val="24"/>
          <w:szCs w:val="24"/>
          <w:cs/>
          <w:lang w:bidi="sa-IN"/>
        </w:rPr>
        <w:t>नो</w:t>
      </w:r>
      <w:r w:rsidR="004605FC" w:rsidRPr="007264F7">
        <w:rPr>
          <w:sz w:val="24"/>
          <w:szCs w:val="24"/>
          <w:cs/>
        </w:rPr>
        <w:t>रपारे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८७</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लोगं विजाणंतिह केवलेणं</w:t>
      </w:r>
      <w:r w:rsidR="004605FC" w:rsidRPr="007264F7">
        <w:rPr>
          <w:rFonts w:hint="cs"/>
          <w:bCs w:val="0"/>
          <w:sz w:val="24"/>
          <w:szCs w:val="24"/>
          <w:cs/>
          <w:lang w:bidi="sa-IN"/>
        </w:rPr>
        <w:t>,</w:t>
      </w:r>
      <w:r w:rsidR="004605FC" w:rsidRPr="007264F7">
        <w:rPr>
          <w:bCs w:val="0"/>
          <w:sz w:val="24"/>
          <w:szCs w:val="24"/>
          <w:cs/>
        </w:rPr>
        <w:t xml:space="preserve"> पुण्णेण नाणेण समाहिजुत्ता</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धम्मं समत्तं च कहिंति जे उ</w:t>
      </w:r>
      <w:r w:rsidR="004605FC" w:rsidRPr="007264F7">
        <w:rPr>
          <w:rFonts w:hint="cs"/>
          <w:sz w:val="24"/>
          <w:szCs w:val="24"/>
          <w:cs/>
          <w:lang w:bidi="sa-IN"/>
        </w:rPr>
        <w:t>,</w:t>
      </w:r>
      <w:r w:rsidR="004605FC" w:rsidRPr="007264F7">
        <w:rPr>
          <w:sz w:val="24"/>
          <w:szCs w:val="24"/>
          <w:cs/>
        </w:rPr>
        <w:t xml:space="preserve"> तारेंति अप्पाण परं च ति</w:t>
      </w:r>
      <w:r w:rsidR="004605FC" w:rsidRPr="007264F7">
        <w:rPr>
          <w:rFonts w:hint="cs"/>
          <w:sz w:val="24"/>
          <w:szCs w:val="24"/>
          <w:cs/>
        </w:rPr>
        <w:t>ण्णा</w:t>
      </w:r>
      <w:r w:rsidR="004605FC" w:rsidRPr="007264F7">
        <w:rPr>
          <w:sz w:val="24"/>
          <w:szCs w:val="24"/>
          <w:cs/>
        </w:rPr>
        <w:t xml:space="preserve">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८८</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जे गरहियं ठाणमिहावसंति</w:t>
      </w:r>
      <w:r w:rsidR="004605FC" w:rsidRPr="007264F7">
        <w:rPr>
          <w:rFonts w:hint="cs"/>
          <w:bCs w:val="0"/>
          <w:sz w:val="24"/>
          <w:szCs w:val="24"/>
          <w:cs/>
          <w:lang w:bidi="sa-IN"/>
        </w:rPr>
        <w:t>,</w:t>
      </w:r>
      <w:r w:rsidR="004605FC" w:rsidRPr="007264F7">
        <w:rPr>
          <w:bCs w:val="0"/>
          <w:sz w:val="24"/>
          <w:szCs w:val="24"/>
          <w:cs/>
        </w:rPr>
        <w:t xml:space="preserve"> जे यावि लोए चरणोववेया</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उदाहडं तं तु समं मईए</w:t>
      </w:r>
      <w:r w:rsidR="004605FC" w:rsidRPr="007264F7">
        <w:rPr>
          <w:rFonts w:hint="cs"/>
          <w:sz w:val="24"/>
          <w:szCs w:val="24"/>
          <w:cs/>
          <w:lang w:bidi="sa-IN"/>
        </w:rPr>
        <w:t>,</w:t>
      </w:r>
      <w:r w:rsidR="004605FC" w:rsidRPr="007264F7">
        <w:rPr>
          <w:sz w:val="24"/>
          <w:szCs w:val="24"/>
          <w:cs/>
        </w:rPr>
        <w:t xml:space="preserve"> अहाउसो विप्परियासमेव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८९</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संवच्छरेणावि</w:t>
      </w:r>
      <w:r w:rsidR="004605FC" w:rsidRPr="007264F7">
        <w:rPr>
          <w:rFonts w:hint="cs"/>
          <w:bCs w:val="0"/>
          <w:sz w:val="24"/>
          <w:szCs w:val="24"/>
          <w:cs/>
          <w:lang w:bidi="sa-IN"/>
        </w:rPr>
        <w:t xml:space="preserve"> </w:t>
      </w:r>
      <w:r w:rsidR="004605FC" w:rsidRPr="007264F7">
        <w:rPr>
          <w:bCs w:val="0"/>
          <w:sz w:val="24"/>
          <w:szCs w:val="24"/>
          <w:cs/>
        </w:rPr>
        <w:t>य एगमेगं</w:t>
      </w:r>
      <w:r w:rsidR="004605FC" w:rsidRPr="007264F7">
        <w:rPr>
          <w:rFonts w:hint="cs"/>
          <w:bCs w:val="0"/>
          <w:sz w:val="24"/>
          <w:szCs w:val="24"/>
          <w:cs/>
          <w:lang w:bidi="sa-IN"/>
        </w:rPr>
        <w:t>,</w:t>
      </w:r>
      <w:r w:rsidR="004605FC" w:rsidRPr="007264F7">
        <w:rPr>
          <w:bCs w:val="0"/>
          <w:sz w:val="24"/>
          <w:szCs w:val="24"/>
          <w:cs/>
        </w:rPr>
        <w:t xml:space="preserve"> बाणेण मारेउ महागयं तु</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सेसाण जीवाण दयट्ठयाए</w:t>
      </w:r>
      <w:r w:rsidR="004605FC" w:rsidRPr="007264F7">
        <w:rPr>
          <w:rFonts w:hint="cs"/>
          <w:sz w:val="24"/>
          <w:szCs w:val="24"/>
          <w:cs/>
          <w:lang w:bidi="sa-IN"/>
        </w:rPr>
        <w:t>,</w:t>
      </w:r>
      <w:r w:rsidR="004605FC" w:rsidRPr="007264F7">
        <w:rPr>
          <w:sz w:val="24"/>
          <w:szCs w:val="24"/>
          <w:cs/>
        </w:rPr>
        <w:t xml:space="preserve"> वासं वयं वित्तिं पकप्पयामो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९०</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संवच्छरेणावि य एगमेगं</w:t>
      </w:r>
      <w:r w:rsidR="004605FC" w:rsidRPr="007264F7">
        <w:rPr>
          <w:rFonts w:hint="cs"/>
          <w:bCs w:val="0"/>
          <w:sz w:val="24"/>
          <w:szCs w:val="24"/>
          <w:cs/>
          <w:lang w:bidi="sa-IN"/>
        </w:rPr>
        <w:t>,</w:t>
      </w:r>
      <w:r w:rsidR="004605FC" w:rsidRPr="007264F7">
        <w:rPr>
          <w:bCs w:val="0"/>
          <w:sz w:val="24"/>
          <w:szCs w:val="24"/>
          <w:cs/>
        </w:rPr>
        <w:t xml:space="preserve"> पाणं हणंता अ</w:t>
      </w:r>
      <w:r w:rsidR="004605FC" w:rsidRPr="007264F7">
        <w:rPr>
          <w:rFonts w:hint="cs"/>
          <w:bCs w:val="0"/>
          <w:sz w:val="24"/>
          <w:szCs w:val="24"/>
          <w:cs/>
          <w:lang w:bidi="sa-IN"/>
        </w:rPr>
        <w:t>नि</w:t>
      </w:r>
      <w:r w:rsidR="004605FC" w:rsidRPr="007264F7">
        <w:rPr>
          <w:bCs w:val="0"/>
          <w:sz w:val="24"/>
          <w:szCs w:val="24"/>
          <w:cs/>
        </w:rPr>
        <w:t>यत्तदोसा</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सेसाण जीवाण वहेण लग्गा</w:t>
      </w:r>
      <w:r w:rsidR="004605FC" w:rsidRPr="007264F7">
        <w:rPr>
          <w:rFonts w:hint="cs"/>
          <w:sz w:val="24"/>
          <w:szCs w:val="24"/>
          <w:cs/>
          <w:lang w:bidi="sa-IN"/>
        </w:rPr>
        <w:t>,</w:t>
      </w:r>
      <w:r w:rsidR="004605FC" w:rsidRPr="007264F7">
        <w:rPr>
          <w:sz w:val="24"/>
          <w:szCs w:val="24"/>
          <w:cs/>
        </w:rPr>
        <w:t xml:space="preserve"> सिया य थोवं गिहिणो</w:t>
      </w:r>
      <w:r w:rsidR="004605FC" w:rsidRPr="007264F7">
        <w:rPr>
          <w:rFonts w:hint="cs"/>
          <w:sz w:val="24"/>
          <w:szCs w:val="24"/>
          <w:cs/>
          <w:lang w:bidi="sa-IN"/>
        </w:rPr>
        <w:t>ऽ</w:t>
      </w:r>
      <w:r w:rsidR="004605FC" w:rsidRPr="007264F7">
        <w:rPr>
          <w:sz w:val="24"/>
          <w:szCs w:val="24"/>
          <w:cs/>
        </w:rPr>
        <w:t>वि तम्हा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९१</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संवच्छरेणावि य एगमेगं</w:t>
      </w:r>
      <w:r w:rsidR="004605FC" w:rsidRPr="007264F7">
        <w:rPr>
          <w:rFonts w:hint="cs"/>
          <w:bCs w:val="0"/>
          <w:sz w:val="24"/>
          <w:szCs w:val="24"/>
          <w:cs/>
          <w:lang w:bidi="sa-IN"/>
        </w:rPr>
        <w:t>,</w:t>
      </w:r>
      <w:r w:rsidR="004605FC" w:rsidRPr="007264F7">
        <w:rPr>
          <w:bCs w:val="0"/>
          <w:sz w:val="24"/>
          <w:szCs w:val="24"/>
          <w:cs/>
        </w:rPr>
        <w:t xml:space="preserve"> पाणं हणं</w:t>
      </w:r>
      <w:r w:rsidR="004605FC" w:rsidRPr="007264F7">
        <w:rPr>
          <w:rFonts w:hint="cs"/>
          <w:bCs w:val="0"/>
          <w:sz w:val="24"/>
          <w:szCs w:val="24"/>
          <w:cs/>
          <w:lang w:bidi="sa-IN"/>
        </w:rPr>
        <w:t>ता</w:t>
      </w:r>
      <w:r w:rsidR="004605FC" w:rsidRPr="007264F7">
        <w:rPr>
          <w:bCs w:val="0"/>
          <w:sz w:val="24"/>
          <w:szCs w:val="24"/>
          <w:cs/>
        </w:rPr>
        <w:t xml:space="preserve"> समणव्व</w:t>
      </w:r>
      <w:r w:rsidR="004605FC" w:rsidRPr="007264F7">
        <w:rPr>
          <w:rFonts w:hint="cs"/>
          <w:bCs w:val="0"/>
          <w:sz w:val="24"/>
          <w:szCs w:val="24"/>
          <w:cs/>
        </w:rPr>
        <w:t>ए</w:t>
      </w:r>
      <w:r w:rsidR="004605FC" w:rsidRPr="007264F7">
        <w:rPr>
          <w:rFonts w:hint="cs"/>
          <w:bCs w:val="0"/>
          <w:sz w:val="24"/>
          <w:szCs w:val="24"/>
          <w:cs/>
          <w:lang w:bidi="sa-IN"/>
        </w:rPr>
        <w:t>सु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आयाहिए से पुरिसे अणज्जे</w:t>
      </w:r>
      <w:r w:rsidR="004605FC" w:rsidRPr="007264F7">
        <w:rPr>
          <w:rFonts w:hint="cs"/>
          <w:sz w:val="24"/>
          <w:szCs w:val="24"/>
          <w:cs/>
          <w:lang w:bidi="sa-IN"/>
        </w:rPr>
        <w:t>,</w:t>
      </w:r>
      <w:r w:rsidR="004605FC" w:rsidRPr="007264F7">
        <w:rPr>
          <w:sz w:val="24"/>
          <w:szCs w:val="24"/>
          <w:cs/>
        </w:rPr>
        <w:t xml:space="preserve"> न तारिसं केवलिणो भणंति ।।</w:t>
      </w:r>
    </w:p>
    <w:p w:rsidR="004605FC" w:rsidRPr="007264F7" w:rsidRDefault="00DA4653" w:rsidP="00202113">
      <w:pPr>
        <w:pStyle w:val="H4Hindi"/>
        <w:tabs>
          <w:tab w:val="left" w:pos="2160"/>
        </w:tabs>
        <w:spacing w:before="0" w:after="0"/>
        <w:ind w:right="1168" w:firstLine="1260"/>
        <w:jc w:val="distribute"/>
        <w:rPr>
          <w:bCs w:val="0"/>
          <w:sz w:val="24"/>
          <w:szCs w:val="24"/>
        </w:rPr>
      </w:pPr>
      <w:r w:rsidRPr="00454A98">
        <w:rPr>
          <w:color w:val="00B050"/>
          <w:sz w:val="24"/>
          <w:szCs w:val="24"/>
        </w:rPr>
        <w:t>[</w:t>
      </w:r>
      <w:r w:rsidRPr="00454A98">
        <w:rPr>
          <w:rFonts w:hint="cs"/>
          <w:color w:val="00B050"/>
          <w:sz w:val="24"/>
          <w:szCs w:val="24"/>
          <w:cs/>
        </w:rPr>
        <w:t>७</w:t>
      </w:r>
      <w:r>
        <w:rPr>
          <w:rFonts w:hint="cs"/>
          <w:color w:val="00B050"/>
          <w:sz w:val="24"/>
          <w:szCs w:val="24"/>
          <w:cs/>
        </w:rPr>
        <w:t>९२</w:t>
      </w:r>
      <w:r w:rsidRPr="00454A98">
        <w:rPr>
          <w:color w:val="00B050"/>
          <w:sz w:val="24"/>
          <w:szCs w:val="24"/>
        </w:rPr>
        <w:t>]</w:t>
      </w:r>
      <w:r w:rsidR="00202113">
        <w:rPr>
          <w:rFonts w:hint="cs"/>
          <w:bCs w:val="0"/>
          <w:color w:val="00B050"/>
          <w:sz w:val="24"/>
          <w:szCs w:val="24"/>
          <w:cs/>
        </w:rPr>
        <w:tab/>
      </w:r>
      <w:r w:rsidR="004605FC" w:rsidRPr="007264F7">
        <w:rPr>
          <w:bCs w:val="0"/>
          <w:sz w:val="24"/>
          <w:szCs w:val="24"/>
          <w:cs/>
        </w:rPr>
        <w:t>बुद्धस्स आणाए इमं समाहिं</w:t>
      </w:r>
      <w:r w:rsidR="004605FC" w:rsidRPr="007264F7">
        <w:rPr>
          <w:rFonts w:hint="cs"/>
          <w:bCs w:val="0"/>
          <w:sz w:val="24"/>
          <w:szCs w:val="24"/>
          <w:cs/>
          <w:lang w:bidi="sa-IN"/>
        </w:rPr>
        <w:t>,</w:t>
      </w:r>
      <w:r w:rsidR="004605FC" w:rsidRPr="007264F7">
        <w:rPr>
          <w:bCs w:val="0"/>
          <w:sz w:val="24"/>
          <w:szCs w:val="24"/>
          <w:cs/>
        </w:rPr>
        <w:t xml:space="preserve"> अस्सिं सुठिच्चा तिविहेण ताई</w:t>
      </w:r>
      <w:r w:rsidR="004605FC" w:rsidRPr="007264F7">
        <w:rPr>
          <w:rFonts w:hint="cs"/>
          <w:bCs w:val="0"/>
          <w:sz w:val="24"/>
          <w:szCs w:val="24"/>
          <w:cs/>
          <w:lang w:bidi="sa-IN"/>
        </w:rPr>
        <w:t xml:space="preserve"> ।</w:t>
      </w:r>
    </w:p>
    <w:p w:rsidR="004605FC" w:rsidRPr="007264F7" w:rsidRDefault="00202113" w:rsidP="00202113">
      <w:pPr>
        <w:pStyle w:val="PlainHindi"/>
        <w:tabs>
          <w:tab w:val="left" w:pos="2160"/>
        </w:tabs>
        <w:spacing w:after="0"/>
        <w:ind w:right="1168" w:firstLine="1260"/>
        <w:jc w:val="distribute"/>
        <w:rPr>
          <w:sz w:val="24"/>
          <w:szCs w:val="24"/>
        </w:rPr>
      </w:pPr>
      <w:r>
        <w:rPr>
          <w:rFonts w:hint="cs"/>
          <w:sz w:val="24"/>
          <w:szCs w:val="24"/>
          <w:cs/>
        </w:rPr>
        <w:tab/>
      </w:r>
      <w:r w:rsidR="004605FC" w:rsidRPr="007264F7">
        <w:rPr>
          <w:sz w:val="24"/>
          <w:szCs w:val="24"/>
          <w:cs/>
        </w:rPr>
        <w:t>तरिउं समुद्दं व महाभवो</w:t>
      </w:r>
      <w:r w:rsidR="004605FC" w:rsidRPr="007264F7">
        <w:rPr>
          <w:rFonts w:hint="cs"/>
          <w:sz w:val="24"/>
          <w:szCs w:val="24"/>
          <w:cs/>
          <w:lang w:bidi="sa-IN"/>
        </w:rPr>
        <w:t>घं</w:t>
      </w:r>
      <w:r w:rsidR="004605FC" w:rsidRPr="007264F7">
        <w:rPr>
          <w:sz w:val="24"/>
          <w:szCs w:val="24"/>
          <w:cs/>
        </w:rPr>
        <w:t xml:space="preserve"> आयाणवं धम्ममुदाहरेज्जा ।।- त्ति बेमि</w:t>
      </w:r>
    </w:p>
    <w:p w:rsidR="004605FC" w:rsidRPr="00DC5A27" w:rsidRDefault="00DC5A27" w:rsidP="00DC5A27">
      <w:pPr>
        <w:spacing w:after="0" w:line="240" w:lineRule="auto"/>
        <w:rPr>
          <w:b/>
          <w:bCs/>
          <w:color w:val="0BA51A"/>
          <w:sz w:val="24"/>
          <w:szCs w:val="24"/>
          <w:cs/>
        </w:rPr>
      </w:pPr>
      <w:r w:rsidRPr="00DC5A27">
        <w:rPr>
          <w:rFonts w:cs="Mangal" w:hint="cs"/>
          <w:b/>
          <w:bCs/>
          <w:color w:val="0BA51A"/>
          <w:sz w:val="24"/>
          <w:szCs w:val="24"/>
          <w:cs/>
        </w:rPr>
        <w:t xml:space="preserve">               </w:t>
      </w:r>
      <w:r w:rsidR="004605FC" w:rsidRPr="00DC5A27">
        <w:rPr>
          <w:rFonts w:cs="Mangal" w:hint="cs"/>
          <w:b/>
          <w:bCs/>
          <w:color w:val="0BA51A"/>
          <w:sz w:val="24"/>
          <w:szCs w:val="24"/>
          <w:cs/>
        </w:rPr>
        <w:t>मुनि</w:t>
      </w:r>
      <w:r w:rsidR="004605FC" w:rsidRPr="00DC5A27">
        <w:rPr>
          <w:rFonts w:ascii="Times New Roman" w:hAnsi="Times New Roman" w:cs="Times New Roman" w:hint="cs"/>
          <w:b/>
          <w:bCs/>
          <w:color w:val="0BA51A"/>
          <w:sz w:val="24"/>
          <w:szCs w:val="24"/>
          <w:cs/>
        </w:rPr>
        <w:t xml:space="preserve"> </w:t>
      </w:r>
      <w:r w:rsidR="004605FC" w:rsidRPr="00DC5A27">
        <w:rPr>
          <w:rFonts w:cs="Mangal" w:hint="cs"/>
          <w:b/>
          <w:bCs/>
          <w:color w:val="0BA51A"/>
          <w:sz w:val="24"/>
          <w:szCs w:val="24"/>
          <w:cs/>
        </w:rPr>
        <w:t>दीपरत्नसागरेण</w:t>
      </w:r>
      <w:r w:rsidR="004605FC" w:rsidRPr="00DC5A27">
        <w:rPr>
          <w:rFonts w:ascii="Times New Roman" w:hAnsi="Times New Roman" w:cs="Times New Roman" w:hint="cs"/>
          <w:b/>
          <w:bCs/>
          <w:color w:val="0BA51A"/>
          <w:sz w:val="24"/>
          <w:szCs w:val="24"/>
          <w:cs/>
        </w:rPr>
        <w:t xml:space="preserve"> </w:t>
      </w:r>
      <w:r w:rsidR="004605FC" w:rsidRPr="00DC5A27">
        <w:rPr>
          <w:rFonts w:cs="Mangal" w:hint="cs"/>
          <w:b/>
          <w:bCs/>
          <w:color w:val="0BA51A"/>
          <w:sz w:val="24"/>
          <w:szCs w:val="24"/>
          <w:cs/>
        </w:rPr>
        <w:t>संशोधितः</w:t>
      </w:r>
      <w:r w:rsidR="004605FC" w:rsidRPr="00DC5A27">
        <w:rPr>
          <w:rFonts w:ascii="Times New Roman" w:hAnsi="Times New Roman" w:cs="Times New Roman" w:hint="cs"/>
          <w:b/>
          <w:bCs/>
          <w:color w:val="0BA51A"/>
          <w:sz w:val="24"/>
          <w:szCs w:val="24"/>
          <w:cs/>
        </w:rPr>
        <w:t xml:space="preserve"> </w:t>
      </w:r>
      <w:r w:rsidR="004605FC" w:rsidRPr="00DC5A27">
        <w:rPr>
          <w:rFonts w:cs="Mangal" w:hint="cs"/>
          <w:b/>
          <w:bCs/>
          <w:color w:val="0BA51A"/>
          <w:sz w:val="24"/>
          <w:szCs w:val="24"/>
          <w:cs/>
        </w:rPr>
        <w:t>सम्पादितश्च</w:t>
      </w:r>
      <w:r w:rsidR="004605FC" w:rsidRPr="00DC5A27">
        <w:rPr>
          <w:rFonts w:ascii="Times New Roman" w:hAnsi="Times New Roman" w:cs="Times New Roman" w:hint="cs"/>
          <w:b/>
          <w:bCs/>
          <w:color w:val="0BA51A"/>
          <w:sz w:val="24"/>
          <w:szCs w:val="24"/>
          <w:cs/>
        </w:rPr>
        <w:t xml:space="preserve"> </w:t>
      </w:r>
      <w:r w:rsidR="004605FC" w:rsidRPr="00DC5A27">
        <w:rPr>
          <w:b/>
          <w:bCs/>
          <w:color w:val="0BA51A"/>
          <w:sz w:val="24"/>
          <w:szCs w:val="24"/>
        </w:rPr>
        <w:t>“</w:t>
      </w:r>
      <w:r w:rsidR="004605FC" w:rsidRPr="00DC5A27">
        <w:rPr>
          <w:rFonts w:cs="Mangal" w:hint="cs"/>
          <w:b/>
          <w:bCs/>
          <w:color w:val="0BA51A"/>
          <w:sz w:val="24"/>
          <w:szCs w:val="24"/>
          <w:cs/>
        </w:rPr>
        <w:t>छट्ठं</w:t>
      </w:r>
      <w:r w:rsidR="004605FC" w:rsidRPr="00DC5A27">
        <w:rPr>
          <w:rFonts w:ascii="Times New Roman" w:hAnsi="Times New Roman" w:cs="Times New Roman" w:hint="cs"/>
          <w:b/>
          <w:bCs/>
          <w:color w:val="0BA51A"/>
          <w:sz w:val="24"/>
          <w:szCs w:val="24"/>
          <w:cs/>
        </w:rPr>
        <w:t xml:space="preserve"> </w:t>
      </w:r>
      <w:r w:rsidR="004605FC" w:rsidRPr="00DC5A27">
        <w:rPr>
          <w:rFonts w:cs="Mangal" w:hint="cs"/>
          <w:b/>
          <w:bCs/>
          <w:color w:val="0BA51A"/>
          <w:sz w:val="24"/>
          <w:szCs w:val="24"/>
          <w:cs/>
        </w:rPr>
        <w:t>अज्झयणं</w:t>
      </w:r>
      <w:r w:rsidR="004605FC" w:rsidRPr="00DC5A27">
        <w:rPr>
          <w:rFonts w:ascii="Times New Roman" w:hAnsi="Times New Roman" w:cs="Times New Roman" w:hint="cs"/>
          <w:b/>
          <w:bCs/>
          <w:color w:val="0BA51A"/>
          <w:sz w:val="24"/>
          <w:szCs w:val="24"/>
          <w:cs/>
        </w:rPr>
        <w:t xml:space="preserve"> </w:t>
      </w:r>
      <w:r w:rsidR="004605FC" w:rsidRPr="00DC5A27">
        <w:rPr>
          <w:rFonts w:cs="Mangal" w:hint="cs"/>
          <w:b/>
          <w:bCs/>
          <w:color w:val="0BA51A"/>
          <w:sz w:val="24"/>
          <w:szCs w:val="24"/>
          <w:cs/>
        </w:rPr>
        <w:t>समत्तं</w:t>
      </w:r>
      <w:r w:rsidR="004605FC" w:rsidRPr="00DC5A27">
        <w:rPr>
          <w:b/>
          <w:bCs/>
          <w:color w:val="0BA51A"/>
          <w:sz w:val="24"/>
          <w:szCs w:val="24"/>
        </w:rPr>
        <w:t>”</w:t>
      </w:r>
    </w:p>
    <w:p w:rsidR="00DC5A27" w:rsidRDefault="00DC5A27" w:rsidP="00DC5A27">
      <w:pPr>
        <w:pStyle w:val="H2Hindi"/>
        <w:spacing w:before="0"/>
        <w:rPr>
          <w:rFonts w:hint="cs"/>
          <w:sz w:val="32"/>
          <w:szCs w:val="32"/>
        </w:rPr>
      </w:pPr>
      <w:bookmarkStart w:id="42" w:name="_Toc318398194"/>
      <w:r w:rsidRPr="002C508C">
        <w:rPr>
          <w:rFonts w:hint="cs"/>
          <w:sz w:val="32"/>
          <w:szCs w:val="32"/>
          <w:cs/>
        </w:rPr>
        <w:t xml:space="preserve">० </w:t>
      </w:r>
      <w:r w:rsidRPr="002C508C">
        <w:rPr>
          <w:sz w:val="32"/>
          <w:szCs w:val="32"/>
          <w:cs/>
        </w:rPr>
        <w:t>सत्तमं अज्झयणं-</w:t>
      </w:r>
      <w:r w:rsidRPr="002C508C">
        <w:rPr>
          <w:rFonts w:hint="cs"/>
          <w:sz w:val="32"/>
          <w:szCs w:val="32"/>
          <w:cs/>
        </w:rPr>
        <w:t xml:space="preserve"> </w:t>
      </w:r>
      <w:r w:rsidRPr="002C508C">
        <w:rPr>
          <w:sz w:val="32"/>
          <w:szCs w:val="32"/>
          <w:cs/>
        </w:rPr>
        <w:t>नालंदइज्जं</w:t>
      </w:r>
      <w:bookmarkEnd w:id="42"/>
      <w:r w:rsidRPr="002C508C">
        <w:rPr>
          <w:rFonts w:hint="cs"/>
          <w:sz w:val="32"/>
          <w:szCs w:val="32"/>
          <w:cs/>
        </w:rPr>
        <w:t xml:space="preserve"> ०</w:t>
      </w:r>
      <w:r>
        <w:rPr>
          <w:rFonts w:hint="cs"/>
          <w:sz w:val="32"/>
          <w:szCs w:val="32"/>
          <w:cs/>
        </w:rPr>
        <w:t xml:space="preserve"> </w:t>
      </w:r>
    </w:p>
    <w:p w:rsidR="00DC5A27" w:rsidRPr="00DC5A27" w:rsidRDefault="00DC5A27" w:rsidP="00DC5A27">
      <w:pPr>
        <w:pStyle w:val="H2Hindi"/>
        <w:spacing w:before="0"/>
        <w:rPr>
          <w:rFonts w:hint="cs"/>
          <w:sz w:val="32"/>
          <w:szCs w:val="32"/>
          <w:u w:val="none"/>
        </w:rPr>
      </w:pPr>
      <w:r w:rsidRPr="00DC5A27">
        <w:rPr>
          <w:rFonts w:hint="cs"/>
          <w:sz w:val="24"/>
          <w:szCs w:val="24"/>
          <w:u w:val="none"/>
          <w:cs/>
        </w:rPr>
        <w:t xml:space="preserve">      </w:t>
      </w:r>
      <w:r w:rsidRPr="00DC5A27">
        <w:rPr>
          <w:sz w:val="24"/>
          <w:szCs w:val="24"/>
          <w:u w:val="none"/>
        </w:rPr>
        <w:t>[</w:t>
      </w:r>
      <w:r w:rsidRPr="00DC5A27">
        <w:rPr>
          <w:rFonts w:hint="cs"/>
          <w:sz w:val="24"/>
          <w:szCs w:val="24"/>
          <w:u w:val="none"/>
          <w:cs/>
        </w:rPr>
        <w:t>७९३</w:t>
      </w:r>
      <w:r w:rsidRPr="00DC5A27">
        <w:rPr>
          <w:b w:val="0"/>
          <w:bCs w:val="0"/>
          <w:sz w:val="24"/>
          <w:szCs w:val="24"/>
          <w:u w:val="none"/>
        </w:rPr>
        <w:t>]</w:t>
      </w:r>
      <w:r w:rsidRPr="00DC5A27">
        <w:rPr>
          <w:rFonts w:hint="cs"/>
          <w:b w:val="0"/>
          <w:bCs w:val="0"/>
          <w:color w:val="0D0D0D" w:themeColor="text1" w:themeTint="F2"/>
          <w:sz w:val="24"/>
          <w:szCs w:val="24"/>
          <w:u w:val="none"/>
          <w:cs/>
          <w:lang w:bidi="sa-IN"/>
        </w:rPr>
        <w:t xml:space="preserve"> </w:t>
      </w:r>
      <w:r w:rsidRPr="00DC5A27">
        <w:rPr>
          <w:b w:val="0"/>
          <w:bCs w:val="0"/>
          <w:color w:val="0D0D0D" w:themeColor="text1" w:themeTint="F2"/>
          <w:sz w:val="24"/>
          <w:szCs w:val="24"/>
          <w:u w:val="none"/>
          <w:cs/>
        </w:rPr>
        <w:t xml:space="preserve">तेणं कालेणं तेणं </w:t>
      </w:r>
      <w:r w:rsidRPr="00DC5A27">
        <w:rPr>
          <w:rFonts w:hint="cs"/>
          <w:b w:val="0"/>
          <w:bCs w:val="0"/>
          <w:color w:val="0D0D0D" w:themeColor="text1" w:themeTint="F2"/>
          <w:sz w:val="24"/>
          <w:szCs w:val="24"/>
          <w:u w:val="none"/>
          <w:cs/>
        </w:rPr>
        <w:t xml:space="preserve">समएणं </w:t>
      </w:r>
      <w:r w:rsidRPr="00DC5A27">
        <w:rPr>
          <w:b w:val="0"/>
          <w:bCs w:val="0"/>
          <w:color w:val="0D0D0D" w:themeColor="text1" w:themeTint="F2"/>
          <w:sz w:val="24"/>
          <w:szCs w:val="24"/>
          <w:u w:val="none"/>
          <w:cs/>
        </w:rPr>
        <w:t>रायगिहे नामं नयरे होत्था</w:t>
      </w:r>
      <w:r w:rsidRPr="00DC5A27">
        <w:rPr>
          <w:rFonts w:hint="cs"/>
          <w:b w:val="0"/>
          <w:bCs w:val="0"/>
          <w:color w:val="0D0D0D" w:themeColor="text1" w:themeTint="F2"/>
          <w:sz w:val="24"/>
          <w:szCs w:val="24"/>
          <w:u w:val="none"/>
          <w:cs/>
        </w:rPr>
        <w:t>,</w:t>
      </w:r>
      <w:r w:rsidRPr="00DC5A27">
        <w:rPr>
          <w:rFonts w:hint="cs"/>
          <w:b w:val="0"/>
          <w:bCs w:val="0"/>
          <w:color w:val="0D0D0D" w:themeColor="text1" w:themeTint="F2"/>
          <w:sz w:val="24"/>
          <w:szCs w:val="24"/>
          <w:u w:val="none"/>
          <w:cs/>
          <w:lang w:bidi="sa-IN"/>
        </w:rPr>
        <w:t xml:space="preserve"> </w:t>
      </w:r>
      <w:r w:rsidRPr="00DC5A27">
        <w:rPr>
          <w:b w:val="0"/>
          <w:bCs w:val="0"/>
          <w:color w:val="0D0D0D" w:themeColor="text1" w:themeTint="F2"/>
          <w:sz w:val="24"/>
          <w:szCs w:val="24"/>
          <w:u w:val="none"/>
          <w:cs/>
        </w:rPr>
        <w:t>रिद्धत्थिमियसमिद्धे</w:t>
      </w:r>
      <w:r>
        <w:rPr>
          <w:rFonts w:hint="cs"/>
          <w:b w:val="0"/>
          <w:bCs w:val="0"/>
          <w:color w:val="0D0D0D" w:themeColor="text1" w:themeTint="F2"/>
          <w:sz w:val="24"/>
          <w:szCs w:val="24"/>
          <w:u w:val="none"/>
          <w:cs/>
        </w:rPr>
        <w:t>,</w:t>
      </w:r>
      <w:r w:rsidRPr="00DC5A27">
        <w:rPr>
          <w:rFonts w:hint="cs"/>
          <w:b w:val="0"/>
          <w:bCs w:val="0"/>
          <w:color w:val="0D0D0D" w:themeColor="text1" w:themeTint="F2"/>
          <w:sz w:val="24"/>
          <w:szCs w:val="24"/>
          <w:u w:val="none"/>
          <w:cs/>
          <w:lang w:bidi="sa-IN"/>
        </w:rPr>
        <w:t>वण्णओ</w:t>
      </w:r>
    </w:p>
    <w:p w:rsidR="002C508C" w:rsidRDefault="002C508C" w:rsidP="002C508C">
      <w:pPr>
        <w:spacing w:after="0" w:line="240" w:lineRule="auto"/>
        <w:ind w:right="1708"/>
        <w:contextualSpacing/>
        <w:rPr>
          <w:rFonts w:cs="Mangal"/>
          <w:sz w:val="24"/>
          <w:szCs w:val="24"/>
        </w:rPr>
      </w:pPr>
      <w:r>
        <w:rPr>
          <w:rFonts w:cs="Mangal" w:hint="cs"/>
          <w:sz w:val="24"/>
          <w:szCs w:val="24"/>
          <w:cs/>
        </w:rPr>
        <w:lastRenderedPageBreak/>
        <w:t>सुयक्खंधो-२, अज्झयणं-७, उद्देसो-</w:t>
      </w:r>
    </w:p>
    <w:tbl>
      <w:tblPr>
        <w:tblW w:w="10140" w:type="dxa"/>
        <w:tblInd w:w="93" w:type="dxa"/>
        <w:tblBorders>
          <w:top w:val="single" w:sz="4" w:space="0" w:color="auto"/>
        </w:tblBorders>
        <w:tblLook w:val="04A0"/>
      </w:tblPr>
      <w:tblGrid>
        <w:gridCol w:w="10140"/>
      </w:tblGrid>
      <w:tr w:rsidR="002C508C" w:rsidTr="00A43EF4">
        <w:trPr>
          <w:trHeight w:val="228"/>
        </w:trPr>
        <w:tc>
          <w:tcPr>
            <w:tcW w:w="10140" w:type="dxa"/>
            <w:tcBorders>
              <w:top w:val="single" w:sz="4" w:space="0" w:color="FF0000"/>
              <w:left w:val="nil"/>
              <w:bottom w:val="nil"/>
              <w:right w:val="nil"/>
            </w:tcBorders>
          </w:tcPr>
          <w:p w:rsidR="002C508C" w:rsidRDefault="002C508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182347" w:rsidRDefault="004605FC" w:rsidP="00182347">
      <w:pPr>
        <w:pStyle w:val="H4Hindi"/>
        <w:tabs>
          <w:tab w:val="left" w:pos="2250"/>
        </w:tabs>
        <w:spacing w:before="0" w:after="0"/>
        <w:ind w:firstLine="1440"/>
        <w:jc w:val="both"/>
        <w:rPr>
          <w:b/>
          <w:bCs w:val="0"/>
          <w:sz w:val="24"/>
          <w:szCs w:val="24"/>
        </w:rPr>
      </w:pPr>
      <w:r w:rsidRPr="00182347">
        <w:rPr>
          <w:b/>
          <w:bCs w:val="0"/>
          <w:sz w:val="24"/>
          <w:szCs w:val="24"/>
          <w:cs/>
        </w:rPr>
        <w:t>जाव पडिरूवे</w:t>
      </w:r>
      <w:r w:rsidRPr="00182347">
        <w:rPr>
          <w:rFonts w:hint="cs"/>
          <w:b/>
          <w:bCs w:val="0"/>
          <w:sz w:val="24"/>
          <w:szCs w:val="24"/>
          <w:cs/>
        </w:rPr>
        <w:t>,</w:t>
      </w:r>
      <w:r w:rsidRPr="00182347">
        <w:rPr>
          <w:b/>
          <w:bCs w:val="0"/>
          <w:sz w:val="24"/>
          <w:szCs w:val="24"/>
          <w:cs/>
        </w:rPr>
        <w:t xml:space="preserve"> तस्स णं रायगिहस्स नयरस्स बहिया उत्तरपुरत्थिमे दिसीभाए एत्थ णं नालंदा नामं बाहिरिया होत्था</w:t>
      </w:r>
      <w:r w:rsidRPr="00182347">
        <w:rPr>
          <w:rFonts w:hint="cs"/>
          <w:b/>
          <w:bCs w:val="0"/>
          <w:sz w:val="24"/>
          <w:szCs w:val="24"/>
          <w:cs/>
          <w:lang w:bidi="sa-IN"/>
        </w:rPr>
        <w:t xml:space="preserve">, </w:t>
      </w:r>
      <w:r w:rsidRPr="00182347">
        <w:rPr>
          <w:b/>
          <w:bCs w:val="0"/>
          <w:sz w:val="24"/>
          <w:szCs w:val="24"/>
          <w:cs/>
        </w:rPr>
        <w:t>अ</w:t>
      </w:r>
      <w:r w:rsidRPr="00182347">
        <w:rPr>
          <w:rFonts w:hint="cs"/>
          <w:b/>
          <w:bCs w:val="0"/>
          <w:sz w:val="24"/>
          <w:szCs w:val="24"/>
          <w:cs/>
          <w:lang w:bidi="sa-IN"/>
        </w:rPr>
        <w:t>ने</w:t>
      </w:r>
      <w:r w:rsidRPr="00182347">
        <w:rPr>
          <w:b/>
          <w:bCs w:val="0"/>
          <w:sz w:val="24"/>
          <w:szCs w:val="24"/>
          <w:cs/>
        </w:rPr>
        <w:t>ग</w:t>
      </w:r>
      <w:r w:rsidRPr="00182347">
        <w:rPr>
          <w:rFonts w:hint="cs"/>
          <w:b/>
          <w:bCs w:val="0"/>
          <w:sz w:val="24"/>
          <w:szCs w:val="24"/>
          <w:cs/>
        </w:rPr>
        <w:t xml:space="preserve"> </w:t>
      </w:r>
      <w:r w:rsidRPr="00182347">
        <w:rPr>
          <w:b/>
          <w:bCs w:val="0"/>
          <w:sz w:val="24"/>
          <w:szCs w:val="24"/>
          <w:cs/>
        </w:rPr>
        <w:t>भव</w:t>
      </w:r>
      <w:r w:rsidRPr="00182347">
        <w:rPr>
          <w:rFonts w:hint="cs"/>
          <w:b/>
          <w:bCs w:val="0"/>
          <w:sz w:val="24"/>
          <w:szCs w:val="24"/>
          <w:cs/>
          <w:lang w:bidi="sa-IN"/>
        </w:rPr>
        <w:t>न</w:t>
      </w:r>
      <w:r w:rsidRPr="00182347">
        <w:rPr>
          <w:rFonts w:hint="cs"/>
          <w:b/>
          <w:bCs w:val="0"/>
          <w:sz w:val="24"/>
          <w:szCs w:val="24"/>
          <w:cs/>
        </w:rPr>
        <w:t xml:space="preserve"> </w:t>
      </w:r>
      <w:r w:rsidRPr="00182347">
        <w:rPr>
          <w:b/>
          <w:bCs w:val="0"/>
          <w:sz w:val="24"/>
          <w:szCs w:val="24"/>
          <w:cs/>
        </w:rPr>
        <w:t xml:space="preserve">सयसण्णिविट्ठा </w:t>
      </w:r>
      <w:r w:rsidR="0069493C" w:rsidRPr="002C508C">
        <w:rPr>
          <w:b/>
          <w:bCs w:val="0"/>
          <w:color w:val="000000" w:themeColor="text1"/>
          <w:sz w:val="24"/>
          <w:szCs w:val="24"/>
          <w:cs/>
        </w:rPr>
        <w:t>[</w:t>
      </w:r>
      <w:r w:rsidRPr="00182347">
        <w:rPr>
          <w:b/>
          <w:bCs w:val="0"/>
          <w:sz w:val="24"/>
          <w:szCs w:val="24"/>
          <w:cs/>
        </w:rPr>
        <w:t>पासादीया दरिसणीया अभिरूवा</w:t>
      </w:r>
      <w:r w:rsidR="0069493C" w:rsidRPr="002C508C">
        <w:rPr>
          <w:b/>
          <w:bCs w:val="0"/>
          <w:color w:val="000000" w:themeColor="text1"/>
          <w:sz w:val="24"/>
          <w:szCs w:val="24"/>
          <w:cs/>
        </w:rPr>
        <w:t>]</w:t>
      </w:r>
      <w:r w:rsidRPr="00182347">
        <w:rPr>
          <w:b/>
          <w:bCs w:val="0"/>
          <w:sz w:val="24"/>
          <w:szCs w:val="24"/>
          <w:cs/>
        </w:rPr>
        <w:t xml:space="preserve"> पडिरूवा ।</w:t>
      </w:r>
    </w:p>
    <w:p w:rsidR="004605FC" w:rsidRPr="00182347" w:rsidRDefault="00DA4653" w:rsidP="00182347">
      <w:pPr>
        <w:pStyle w:val="H4Hindi"/>
        <w:tabs>
          <w:tab w:val="left" w:pos="2250"/>
        </w:tabs>
        <w:spacing w:before="0" w:after="0"/>
        <w:ind w:firstLine="1440"/>
        <w:jc w:val="both"/>
        <w:rPr>
          <w:b/>
          <w:bCs w:val="0"/>
          <w:sz w:val="24"/>
          <w:szCs w:val="24"/>
          <w:lang w:bidi="sa-IN"/>
        </w:rPr>
      </w:pPr>
      <w:r w:rsidRPr="00DA4653">
        <w:rPr>
          <w:color w:val="FF0000"/>
          <w:sz w:val="24"/>
          <w:szCs w:val="24"/>
        </w:rPr>
        <w:t>[</w:t>
      </w:r>
      <w:r w:rsidRPr="00DA4653">
        <w:rPr>
          <w:rFonts w:hint="cs"/>
          <w:color w:val="FF0000"/>
          <w:sz w:val="24"/>
          <w:szCs w:val="24"/>
          <w:cs/>
        </w:rPr>
        <w:t>७९</w:t>
      </w:r>
      <w:r>
        <w:rPr>
          <w:rFonts w:hint="cs"/>
          <w:color w:val="FF0000"/>
          <w:sz w:val="24"/>
          <w:szCs w:val="24"/>
          <w:cs/>
        </w:rPr>
        <w:t>४</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तत्थ णं नालंदाए बाहिरियाए लेवे नामं गाहावई होत्था</w:t>
      </w:r>
      <w:r w:rsidR="004605FC" w:rsidRPr="00182347">
        <w:rPr>
          <w:rFonts w:hint="cs"/>
          <w:b/>
          <w:bCs w:val="0"/>
          <w:sz w:val="24"/>
          <w:szCs w:val="24"/>
          <w:cs/>
          <w:lang w:bidi="sa-IN"/>
        </w:rPr>
        <w:t xml:space="preserve">, </w:t>
      </w:r>
      <w:r w:rsidR="004605FC" w:rsidRPr="00182347">
        <w:rPr>
          <w:b/>
          <w:bCs w:val="0"/>
          <w:sz w:val="24"/>
          <w:szCs w:val="24"/>
          <w:cs/>
        </w:rPr>
        <w:t>अड्ढे दित्ते वित्ते विच्छि</w:t>
      </w:r>
      <w:r w:rsidR="004605FC" w:rsidRPr="00182347">
        <w:rPr>
          <w:rFonts w:hint="cs"/>
          <w:b/>
          <w:bCs w:val="0"/>
          <w:sz w:val="24"/>
          <w:szCs w:val="24"/>
          <w:cs/>
          <w:lang w:bidi="sa-IN"/>
        </w:rPr>
        <w:t>न्न</w:t>
      </w:r>
      <w:r w:rsidR="004605FC" w:rsidRPr="00182347">
        <w:rPr>
          <w:b/>
          <w:bCs w:val="0"/>
          <w:sz w:val="24"/>
          <w:szCs w:val="24"/>
          <w:cs/>
        </w:rPr>
        <w:t>-विपुल-भव</w:t>
      </w:r>
      <w:r w:rsidR="004605FC" w:rsidRPr="00182347">
        <w:rPr>
          <w:rFonts w:hint="cs"/>
          <w:b/>
          <w:bCs w:val="0"/>
          <w:sz w:val="24"/>
          <w:szCs w:val="24"/>
          <w:cs/>
          <w:lang w:bidi="sa-IN"/>
        </w:rPr>
        <w:t>न</w:t>
      </w:r>
      <w:r w:rsidR="004605FC" w:rsidRPr="00182347">
        <w:rPr>
          <w:b/>
          <w:bCs w:val="0"/>
          <w:sz w:val="24"/>
          <w:szCs w:val="24"/>
          <w:cs/>
        </w:rPr>
        <w:t>-सय</w:t>
      </w:r>
      <w:r w:rsidR="004605FC" w:rsidRPr="00182347">
        <w:rPr>
          <w:rFonts w:hint="cs"/>
          <w:b/>
          <w:bCs w:val="0"/>
          <w:sz w:val="24"/>
          <w:szCs w:val="24"/>
          <w:cs/>
          <w:lang w:bidi="sa-IN"/>
        </w:rPr>
        <w:t>ना</w:t>
      </w:r>
      <w:r w:rsidR="004605FC" w:rsidRPr="00182347">
        <w:rPr>
          <w:b/>
          <w:bCs w:val="0"/>
          <w:sz w:val="24"/>
          <w:szCs w:val="24"/>
          <w:cs/>
        </w:rPr>
        <w:t>स</w:t>
      </w:r>
      <w:r w:rsidR="004605FC" w:rsidRPr="00182347">
        <w:rPr>
          <w:rFonts w:hint="cs"/>
          <w:b/>
          <w:bCs w:val="0"/>
          <w:sz w:val="24"/>
          <w:szCs w:val="24"/>
          <w:cs/>
          <w:lang w:bidi="sa-IN"/>
        </w:rPr>
        <w:t>न</w:t>
      </w:r>
      <w:r w:rsidR="004605FC" w:rsidRPr="00182347">
        <w:rPr>
          <w:b/>
          <w:bCs w:val="0"/>
          <w:sz w:val="24"/>
          <w:szCs w:val="24"/>
          <w:cs/>
        </w:rPr>
        <w:t>-जा</w:t>
      </w:r>
      <w:r w:rsidR="004605FC" w:rsidRPr="00182347">
        <w:rPr>
          <w:rFonts w:hint="cs"/>
          <w:b/>
          <w:bCs w:val="0"/>
          <w:sz w:val="24"/>
          <w:szCs w:val="24"/>
          <w:cs/>
        </w:rPr>
        <w:t>ण</w:t>
      </w:r>
      <w:r w:rsidR="004605FC" w:rsidRPr="00182347">
        <w:rPr>
          <w:b/>
          <w:bCs w:val="0"/>
          <w:sz w:val="24"/>
          <w:szCs w:val="24"/>
          <w:cs/>
        </w:rPr>
        <w:t>वाह</w:t>
      </w:r>
      <w:r w:rsidR="004605FC" w:rsidRPr="00182347">
        <w:rPr>
          <w:rFonts w:hint="cs"/>
          <w:b/>
          <w:bCs w:val="0"/>
          <w:sz w:val="24"/>
          <w:szCs w:val="24"/>
          <w:cs/>
        </w:rPr>
        <w:t>णा</w:t>
      </w:r>
      <w:r w:rsidR="004605FC" w:rsidRPr="00182347">
        <w:rPr>
          <w:b/>
          <w:bCs w:val="0"/>
          <w:sz w:val="24"/>
          <w:szCs w:val="24"/>
          <w:cs/>
        </w:rPr>
        <w:t>इण्णे बहुध</w:t>
      </w:r>
      <w:r w:rsidR="004605FC" w:rsidRPr="00182347">
        <w:rPr>
          <w:rFonts w:hint="cs"/>
          <w:b/>
          <w:bCs w:val="0"/>
          <w:sz w:val="24"/>
          <w:szCs w:val="24"/>
          <w:cs/>
          <w:lang w:bidi="sa-IN"/>
        </w:rPr>
        <w:t>न</w:t>
      </w:r>
      <w:r w:rsidR="004605FC" w:rsidRPr="00182347">
        <w:rPr>
          <w:b/>
          <w:bCs w:val="0"/>
          <w:sz w:val="24"/>
          <w:szCs w:val="24"/>
          <w:cs/>
        </w:rPr>
        <w:t>-बहुजायरूवरजए आओगपओग-संपउत्ते विच्छड्डिय-पउर-भत्तपा</w:t>
      </w:r>
      <w:r w:rsidR="004605FC" w:rsidRPr="00182347">
        <w:rPr>
          <w:rFonts w:hint="cs"/>
          <w:b/>
          <w:bCs w:val="0"/>
          <w:sz w:val="24"/>
          <w:szCs w:val="24"/>
          <w:cs/>
        </w:rPr>
        <w:t>णे</w:t>
      </w:r>
      <w:r w:rsidR="004605FC" w:rsidRPr="00182347">
        <w:rPr>
          <w:b/>
          <w:bCs w:val="0"/>
          <w:sz w:val="24"/>
          <w:szCs w:val="24"/>
          <w:cs/>
        </w:rPr>
        <w:t xml:space="preserve"> बहुदासी-दास-गो-महिस</w:t>
      </w:r>
      <w:r w:rsidR="004605FC" w:rsidRPr="00182347">
        <w:rPr>
          <w:rFonts w:hint="cs"/>
          <w:b/>
          <w:bCs w:val="0"/>
          <w:sz w:val="24"/>
          <w:szCs w:val="24"/>
          <w:cs/>
        </w:rPr>
        <w:t xml:space="preserve"> </w:t>
      </w:r>
      <w:r w:rsidR="004605FC" w:rsidRPr="00182347">
        <w:rPr>
          <w:b/>
          <w:bCs w:val="0"/>
          <w:sz w:val="24"/>
          <w:szCs w:val="24"/>
          <w:cs/>
        </w:rPr>
        <w:t>गवेलयप्पभूए बहुज</w:t>
      </w:r>
      <w:r w:rsidR="004605FC" w:rsidRPr="00182347">
        <w:rPr>
          <w:rFonts w:hint="cs"/>
          <w:b/>
          <w:bCs w:val="0"/>
          <w:sz w:val="24"/>
          <w:szCs w:val="24"/>
          <w:cs/>
          <w:lang w:bidi="sa-IN"/>
        </w:rPr>
        <w:t>न</w:t>
      </w:r>
      <w:r w:rsidR="004605FC" w:rsidRPr="00182347">
        <w:rPr>
          <w:b/>
          <w:bCs w:val="0"/>
          <w:sz w:val="24"/>
          <w:szCs w:val="24"/>
          <w:cs/>
        </w:rPr>
        <w:t xml:space="preserve">स्स अपरिभूए यावि होत्था </w:t>
      </w:r>
      <w:r w:rsidR="00043D54">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 xml:space="preserve">से णं लेवे </w:t>
      </w:r>
      <w:r w:rsidRPr="00182347">
        <w:rPr>
          <w:rFonts w:hint="cs"/>
          <w:b/>
          <w:bCs w:val="0"/>
          <w:sz w:val="24"/>
          <w:szCs w:val="24"/>
          <w:cs/>
          <w:lang w:bidi="sa-IN"/>
        </w:rPr>
        <w:t>ना</w:t>
      </w:r>
      <w:r w:rsidRPr="00182347">
        <w:rPr>
          <w:b/>
          <w:bCs w:val="0"/>
          <w:sz w:val="24"/>
          <w:szCs w:val="24"/>
          <w:cs/>
        </w:rPr>
        <w:t>मं गाहावई समणोवासए यावि होत्था</w:t>
      </w:r>
      <w:r w:rsidRPr="00182347">
        <w:rPr>
          <w:rFonts w:hint="cs"/>
          <w:b/>
          <w:bCs w:val="0"/>
          <w:sz w:val="24"/>
          <w:szCs w:val="24"/>
          <w:cs/>
          <w:lang w:bidi="sa-IN"/>
        </w:rPr>
        <w:t xml:space="preserve">, </w:t>
      </w:r>
      <w:r w:rsidRPr="00182347">
        <w:rPr>
          <w:b/>
          <w:bCs w:val="0"/>
          <w:sz w:val="24"/>
          <w:szCs w:val="24"/>
          <w:cs/>
        </w:rPr>
        <w:t>अभिगय-</w:t>
      </w:r>
      <w:r w:rsidRPr="00182347">
        <w:rPr>
          <w:rFonts w:hint="cs"/>
          <w:b/>
          <w:bCs w:val="0"/>
          <w:sz w:val="24"/>
          <w:szCs w:val="24"/>
          <w:cs/>
          <w:lang w:bidi="sa-IN"/>
        </w:rPr>
        <w:t>जी</w:t>
      </w:r>
      <w:r w:rsidRPr="00182347">
        <w:rPr>
          <w:b/>
          <w:bCs w:val="0"/>
          <w:sz w:val="24"/>
          <w:szCs w:val="24"/>
          <w:cs/>
        </w:rPr>
        <w:t xml:space="preserve">वाजीवे </w:t>
      </w:r>
      <w:r w:rsidRPr="00182347">
        <w:rPr>
          <w:rFonts w:hint="cs"/>
          <w:b/>
          <w:bCs w:val="0"/>
          <w:sz w:val="24"/>
          <w:szCs w:val="24"/>
          <w:cs/>
          <w:lang w:bidi="sa-IN"/>
        </w:rPr>
        <w:t xml:space="preserve">जाव विहरइ, </w:t>
      </w:r>
      <w:r w:rsidRPr="00182347">
        <w:rPr>
          <w:b/>
          <w:bCs w:val="0"/>
          <w:sz w:val="24"/>
          <w:szCs w:val="24"/>
          <w:cs/>
        </w:rPr>
        <w:t>निग्गं</w:t>
      </w:r>
      <w:r w:rsidRPr="00182347">
        <w:rPr>
          <w:rFonts w:hint="cs"/>
          <w:b/>
          <w:bCs w:val="0"/>
          <w:sz w:val="24"/>
          <w:szCs w:val="24"/>
          <w:cs/>
          <w:lang w:bidi="sa-IN"/>
        </w:rPr>
        <w:t>थे</w:t>
      </w:r>
      <w:r w:rsidRPr="00182347">
        <w:rPr>
          <w:b/>
          <w:bCs w:val="0"/>
          <w:sz w:val="24"/>
          <w:szCs w:val="24"/>
          <w:cs/>
        </w:rPr>
        <w:t xml:space="preserve"> पावयण</w:t>
      </w:r>
      <w:r w:rsidRPr="00182347">
        <w:rPr>
          <w:rFonts w:hint="cs"/>
          <w:b/>
          <w:bCs w:val="0"/>
          <w:sz w:val="24"/>
          <w:szCs w:val="24"/>
          <w:cs/>
        </w:rPr>
        <w:t>े</w:t>
      </w:r>
      <w:r w:rsidRPr="00182347">
        <w:rPr>
          <w:b/>
          <w:bCs w:val="0"/>
          <w:sz w:val="24"/>
          <w:szCs w:val="24"/>
          <w:cs/>
        </w:rPr>
        <w:t xml:space="preserve"> निस्संकिए निक्कंखिए निव्वितिगिच्छे लद्धट्ठे गहियट्ठे पुच्छियट्ठे वि</w:t>
      </w:r>
      <w:r w:rsidRPr="00182347">
        <w:rPr>
          <w:rFonts w:hint="cs"/>
          <w:b/>
          <w:bCs w:val="0"/>
          <w:sz w:val="24"/>
          <w:szCs w:val="24"/>
          <w:cs/>
          <w:lang w:bidi="sa-IN"/>
        </w:rPr>
        <w:t>नि</w:t>
      </w:r>
      <w:r w:rsidRPr="00182347">
        <w:rPr>
          <w:b/>
          <w:bCs w:val="0"/>
          <w:sz w:val="24"/>
          <w:szCs w:val="24"/>
          <w:cs/>
        </w:rPr>
        <w:t>च्छियट्ठे अभिग</w:t>
      </w:r>
      <w:r w:rsidRPr="00182347">
        <w:rPr>
          <w:rFonts w:hint="cs"/>
          <w:b/>
          <w:bCs w:val="0"/>
          <w:sz w:val="24"/>
          <w:szCs w:val="24"/>
          <w:cs/>
          <w:lang w:bidi="sa-IN"/>
        </w:rPr>
        <w:t>हि</w:t>
      </w:r>
      <w:r w:rsidRPr="00182347">
        <w:rPr>
          <w:b/>
          <w:bCs w:val="0"/>
          <w:sz w:val="24"/>
          <w:szCs w:val="24"/>
          <w:cs/>
        </w:rPr>
        <w:t>यट्ठे अट्ठिमिंजपेम्म</w:t>
      </w:r>
      <w:r w:rsidRPr="00182347">
        <w:rPr>
          <w:rFonts w:hint="cs"/>
          <w:b/>
          <w:bCs w:val="0"/>
          <w:sz w:val="24"/>
          <w:szCs w:val="24"/>
          <w:cs/>
        </w:rPr>
        <w:t>ा</w:t>
      </w:r>
      <w:r w:rsidRPr="00182347">
        <w:rPr>
          <w:b/>
          <w:bCs w:val="0"/>
          <w:sz w:val="24"/>
          <w:szCs w:val="24"/>
          <w:cs/>
        </w:rPr>
        <w:t>णुरागरत्ते</w:t>
      </w:r>
      <w:r w:rsidRPr="00182347">
        <w:rPr>
          <w:rFonts w:hint="cs"/>
          <w:b/>
          <w:bCs w:val="0"/>
          <w:sz w:val="24"/>
          <w:szCs w:val="24"/>
          <w:cs/>
        </w:rPr>
        <w:t>,</w:t>
      </w:r>
      <w:r w:rsidRPr="00182347">
        <w:rPr>
          <w:b/>
          <w:bCs w:val="0"/>
          <w:sz w:val="24"/>
          <w:szCs w:val="24"/>
          <w:cs/>
        </w:rPr>
        <w:t xml:space="preserve"> </w:t>
      </w:r>
    </w:p>
    <w:p w:rsidR="004605FC" w:rsidRPr="00182347" w:rsidRDefault="004605FC" w:rsidP="00182347">
      <w:pPr>
        <w:pStyle w:val="H4Hindi"/>
        <w:tabs>
          <w:tab w:val="left" w:pos="2250"/>
        </w:tabs>
        <w:spacing w:before="0" w:after="0"/>
        <w:ind w:firstLine="1440"/>
        <w:jc w:val="both"/>
        <w:rPr>
          <w:b/>
          <w:bCs w:val="0"/>
          <w:sz w:val="24"/>
          <w:szCs w:val="24"/>
        </w:rPr>
      </w:pPr>
      <w:r w:rsidRPr="00182347">
        <w:rPr>
          <w:b/>
          <w:bCs w:val="0"/>
          <w:sz w:val="24"/>
          <w:szCs w:val="24"/>
          <w:cs/>
        </w:rPr>
        <w:t>अयमाउसो</w:t>
      </w:r>
      <w:r w:rsidR="002C508C">
        <w:rPr>
          <w:rFonts w:hint="cs"/>
          <w:b/>
          <w:bCs w:val="0"/>
          <w:sz w:val="24"/>
          <w:szCs w:val="24"/>
          <w:cs/>
        </w:rPr>
        <w:t>!</w:t>
      </w:r>
      <w:r w:rsidRPr="00182347">
        <w:rPr>
          <w:b/>
          <w:bCs w:val="0"/>
          <w:sz w:val="24"/>
          <w:szCs w:val="24"/>
        </w:rPr>
        <w:t xml:space="preserve"> </w:t>
      </w:r>
      <w:r w:rsidRPr="00182347">
        <w:rPr>
          <w:b/>
          <w:bCs w:val="0"/>
          <w:sz w:val="24"/>
          <w:szCs w:val="24"/>
          <w:cs/>
        </w:rPr>
        <w:t>निग्गंथे पावयणे अट्ठे अयं परमट्ठे सेसे अ</w:t>
      </w:r>
      <w:r w:rsidRPr="00182347">
        <w:rPr>
          <w:rFonts w:hint="cs"/>
          <w:b/>
          <w:bCs w:val="0"/>
          <w:sz w:val="24"/>
          <w:szCs w:val="24"/>
          <w:cs/>
          <w:lang w:bidi="sa-IN"/>
        </w:rPr>
        <w:t>न</w:t>
      </w:r>
      <w:r w:rsidRPr="00182347">
        <w:rPr>
          <w:b/>
          <w:bCs w:val="0"/>
          <w:sz w:val="24"/>
          <w:szCs w:val="24"/>
          <w:cs/>
        </w:rPr>
        <w:t>ट्ठे</w:t>
      </w:r>
      <w:r w:rsidRPr="00182347">
        <w:rPr>
          <w:rFonts w:hint="cs"/>
          <w:b/>
          <w:bCs w:val="0"/>
          <w:sz w:val="24"/>
          <w:szCs w:val="24"/>
          <w:cs/>
          <w:lang w:bidi="sa-IN"/>
        </w:rPr>
        <w:t>,</w:t>
      </w:r>
      <w:r w:rsidRPr="00182347">
        <w:rPr>
          <w:b/>
          <w:bCs w:val="0"/>
          <w:sz w:val="24"/>
          <w:szCs w:val="24"/>
          <w:cs/>
        </w:rPr>
        <w:t xml:space="preserve"> ऊसियफलिहे अवंगुयदुवारे </w:t>
      </w:r>
      <w:r w:rsidRPr="00182347">
        <w:rPr>
          <w:rFonts w:hint="cs"/>
          <w:b/>
          <w:bCs w:val="0"/>
          <w:sz w:val="24"/>
          <w:szCs w:val="24"/>
          <w:cs/>
          <w:lang w:bidi="sa-IN"/>
        </w:rPr>
        <w:t xml:space="preserve">अप्पावय दुवारे </w:t>
      </w:r>
      <w:r w:rsidRPr="00182347">
        <w:rPr>
          <w:b/>
          <w:bCs w:val="0"/>
          <w:sz w:val="24"/>
          <w:szCs w:val="24"/>
          <w:cs/>
        </w:rPr>
        <w:t>चियत्तंतेउरप्पवेसे चाउद्दसट्ठमुद्दिट्ठ-पुण्णमासिणीसु पडिपुण्णं पोसहं सम्मं</w:t>
      </w:r>
      <w:r w:rsidRPr="00182347">
        <w:rPr>
          <w:rFonts w:hint="cs"/>
          <w:b/>
          <w:bCs w:val="0"/>
          <w:sz w:val="24"/>
          <w:szCs w:val="24"/>
          <w:cs/>
          <w:lang w:bidi="sa-IN"/>
        </w:rPr>
        <w:t xml:space="preserve"> </w:t>
      </w:r>
      <w:r w:rsidRPr="00182347">
        <w:rPr>
          <w:b/>
          <w:bCs w:val="0"/>
          <w:sz w:val="24"/>
          <w:szCs w:val="24"/>
          <w:cs/>
        </w:rPr>
        <w:t>अ</w:t>
      </w:r>
      <w:r w:rsidRPr="00182347">
        <w:rPr>
          <w:rFonts w:hint="cs"/>
          <w:b/>
          <w:bCs w:val="0"/>
          <w:sz w:val="24"/>
          <w:szCs w:val="24"/>
          <w:cs/>
          <w:lang w:bidi="sa-IN"/>
        </w:rPr>
        <w:t>नु</w:t>
      </w:r>
      <w:r w:rsidRPr="00182347">
        <w:rPr>
          <w:b/>
          <w:bCs w:val="0"/>
          <w:sz w:val="24"/>
          <w:szCs w:val="24"/>
          <w:cs/>
        </w:rPr>
        <w:t xml:space="preserve">पालेमाणे समणे निग्गंथे </w:t>
      </w:r>
      <w:r w:rsidRPr="00182347">
        <w:rPr>
          <w:rFonts w:hint="cs"/>
          <w:b/>
          <w:bCs w:val="0"/>
          <w:sz w:val="24"/>
          <w:szCs w:val="24"/>
          <w:cs/>
          <w:lang w:bidi="sa-IN"/>
        </w:rPr>
        <w:t>तहाविहे</w:t>
      </w:r>
      <w:r w:rsidRPr="00182347">
        <w:rPr>
          <w:rFonts w:hint="cs"/>
          <w:b/>
          <w:bCs w:val="0"/>
          <w:sz w:val="24"/>
          <w:szCs w:val="24"/>
          <w:cs/>
        </w:rPr>
        <w:t xml:space="preserve">णं </w:t>
      </w:r>
      <w:r w:rsidRPr="00182347">
        <w:rPr>
          <w:b/>
          <w:bCs w:val="0"/>
          <w:sz w:val="24"/>
          <w:szCs w:val="24"/>
          <w:cs/>
        </w:rPr>
        <w:t>एसणिज्जेणं अस</w:t>
      </w:r>
      <w:r w:rsidRPr="00182347">
        <w:rPr>
          <w:rFonts w:hint="cs"/>
          <w:b/>
          <w:bCs w:val="0"/>
          <w:sz w:val="24"/>
          <w:szCs w:val="24"/>
          <w:cs/>
          <w:lang w:bidi="sa-IN"/>
        </w:rPr>
        <w:t>न</w:t>
      </w:r>
      <w:r w:rsidRPr="00182347">
        <w:rPr>
          <w:b/>
          <w:bCs w:val="0"/>
          <w:sz w:val="24"/>
          <w:szCs w:val="24"/>
          <w:cs/>
        </w:rPr>
        <w:t>-पा</w:t>
      </w:r>
      <w:r w:rsidRPr="00182347">
        <w:rPr>
          <w:rFonts w:hint="cs"/>
          <w:b/>
          <w:bCs w:val="0"/>
          <w:sz w:val="24"/>
          <w:szCs w:val="24"/>
          <w:cs/>
        </w:rPr>
        <w:t>न</w:t>
      </w:r>
      <w:r w:rsidRPr="00182347">
        <w:rPr>
          <w:b/>
          <w:bCs w:val="0"/>
          <w:sz w:val="24"/>
          <w:szCs w:val="24"/>
          <w:cs/>
        </w:rPr>
        <w:t>-खाइम-साइमेणं पडिलाभेमाणे बहूहिं सीलव्वय-गुण-वेरमण-पच्चक्खाण-पोसहोववासेहिं अप्पाणं भावेमाणे विहरइ ।</w:t>
      </w:r>
    </w:p>
    <w:p w:rsidR="004605FC" w:rsidRPr="00182347" w:rsidRDefault="00DA4653" w:rsidP="00182347">
      <w:pPr>
        <w:pStyle w:val="H4Hindi"/>
        <w:tabs>
          <w:tab w:val="left" w:pos="2250"/>
        </w:tabs>
        <w:spacing w:before="0" w:after="0"/>
        <w:ind w:firstLine="1440"/>
        <w:jc w:val="both"/>
        <w:rPr>
          <w:b/>
          <w:bCs w:val="0"/>
          <w:sz w:val="24"/>
          <w:szCs w:val="24"/>
        </w:rPr>
      </w:pPr>
      <w:r w:rsidRPr="00DA4653">
        <w:rPr>
          <w:color w:val="FF0000"/>
          <w:sz w:val="24"/>
          <w:szCs w:val="24"/>
        </w:rPr>
        <w:t>[</w:t>
      </w:r>
      <w:r w:rsidRPr="00DA4653">
        <w:rPr>
          <w:rFonts w:hint="cs"/>
          <w:color w:val="FF0000"/>
          <w:sz w:val="24"/>
          <w:szCs w:val="24"/>
          <w:cs/>
        </w:rPr>
        <w:t>७९</w:t>
      </w:r>
      <w:r>
        <w:rPr>
          <w:rFonts w:hint="cs"/>
          <w:color w:val="FF0000"/>
          <w:sz w:val="24"/>
          <w:szCs w:val="24"/>
          <w:cs/>
        </w:rPr>
        <w:t>५</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तस्स णं लेवस्स गाहावइस्स नालंदाए बाहिरियाए उत्तरपुरत्थिमे दिसिभाए एत्थ णं सेसदविया नाम</w:t>
      </w:r>
      <w:r w:rsidR="004605FC" w:rsidRPr="00182347">
        <w:rPr>
          <w:rFonts w:hint="cs"/>
          <w:b/>
          <w:bCs w:val="0"/>
          <w:sz w:val="24"/>
          <w:szCs w:val="24"/>
          <w:cs/>
        </w:rPr>
        <w:t>ं</w:t>
      </w:r>
      <w:r w:rsidR="004605FC" w:rsidRPr="00182347">
        <w:rPr>
          <w:b/>
          <w:bCs w:val="0"/>
          <w:sz w:val="24"/>
          <w:szCs w:val="24"/>
          <w:cs/>
        </w:rPr>
        <w:t xml:space="preserve"> उदगसाला होत्था</w:t>
      </w:r>
      <w:r w:rsidR="004605FC" w:rsidRPr="00182347">
        <w:rPr>
          <w:rFonts w:hint="cs"/>
          <w:b/>
          <w:bCs w:val="0"/>
          <w:sz w:val="24"/>
          <w:szCs w:val="24"/>
          <w:cs/>
          <w:lang w:bidi="sa-IN"/>
        </w:rPr>
        <w:t xml:space="preserve">, </w:t>
      </w:r>
      <w:r w:rsidR="004605FC" w:rsidRPr="00182347">
        <w:rPr>
          <w:b/>
          <w:bCs w:val="0"/>
          <w:sz w:val="24"/>
          <w:szCs w:val="24"/>
          <w:cs/>
        </w:rPr>
        <w:t>अ</w:t>
      </w:r>
      <w:r w:rsidR="004605FC" w:rsidRPr="00182347">
        <w:rPr>
          <w:rFonts w:hint="cs"/>
          <w:b/>
          <w:bCs w:val="0"/>
          <w:sz w:val="24"/>
          <w:szCs w:val="24"/>
          <w:cs/>
          <w:lang w:bidi="sa-IN"/>
        </w:rPr>
        <w:t>न</w:t>
      </w:r>
      <w:r w:rsidR="004605FC" w:rsidRPr="00182347">
        <w:rPr>
          <w:rFonts w:hint="cs"/>
          <w:b/>
          <w:bCs w:val="0"/>
          <w:sz w:val="24"/>
          <w:szCs w:val="24"/>
          <w:cs/>
        </w:rPr>
        <w:t>े</w:t>
      </w:r>
      <w:r w:rsidR="004605FC" w:rsidRPr="00182347">
        <w:rPr>
          <w:b/>
          <w:bCs w:val="0"/>
          <w:sz w:val="24"/>
          <w:szCs w:val="24"/>
          <w:cs/>
        </w:rPr>
        <w:t>गखंभसय</w:t>
      </w:r>
      <w:r w:rsidR="004605FC" w:rsidRPr="00182347">
        <w:rPr>
          <w:rFonts w:hint="cs"/>
          <w:b/>
          <w:bCs w:val="0"/>
          <w:sz w:val="24"/>
          <w:szCs w:val="24"/>
          <w:cs/>
          <w:lang w:bidi="sa-IN"/>
        </w:rPr>
        <w:t xml:space="preserve"> स</w:t>
      </w:r>
      <w:r w:rsidR="004605FC" w:rsidRPr="00182347">
        <w:rPr>
          <w:rFonts w:hint="cs"/>
          <w:b/>
          <w:bCs w:val="0"/>
          <w:sz w:val="24"/>
          <w:szCs w:val="24"/>
          <w:cs/>
        </w:rPr>
        <w:t>न्नि</w:t>
      </w:r>
      <w:r w:rsidR="004605FC" w:rsidRPr="00182347">
        <w:rPr>
          <w:b/>
          <w:bCs w:val="0"/>
          <w:sz w:val="24"/>
          <w:szCs w:val="24"/>
          <w:cs/>
        </w:rPr>
        <w:t xml:space="preserve">विट्ठा पासादीया </w:t>
      </w:r>
      <w:r w:rsidR="004605FC" w:rsidRPr="00182347">
        <w:rPr>
          <w:rFonts w:hint="cs"/>
          <w:b/>
          <w:bCs w:val="0"/>
          <w:sz w:val="24"/>
          <w:szCs w:val="24"/>
          <w:cs/>
          <w:lang w:bidi="sa-IN"/>
        </w:rPr>
        <w:t xml:space="preserve">जाव </w:t>
      </w:r>
      <w:r w:rsidR="004605FC" w:rsidRPr="00182347">
        <w:rPr>
          <w:b/>
          <w:bCs w:val="0"/>
          <w:sz w:val="24"/>
          <w:szCs w:val="24"/>
          <w:cs/>
        </w:rPr>
        <w:t>पडिरूवा</w:t>
      </w:r>
      <w:r w:rsidR="004605FC" w:rsidRPr="00182347">
        <w:rPr>
          <w:rFonts w:hint="cs"/>
          <w:b/>
          <w:bCs w:val="0"/>
          <w:sz w:val="24"/>
          <w:szCs w:val="24"/>
          <w:cs/>
          <w:lang w:bidi="sa-IN"/>
        </w:rPr>
        <w:t>,</w:t>
      </w:r>
      <w:r w:rsidR="004605FC" w:rsidRPr="00182347">
        <w:rPr>
          <w:b/>
          <w:bCs w:val="0"/>
          <w:sz w:val="24"/>
          <w:szCs w:val="24"/>
          <w:cs/>
        </w:rPr>
        <w:t xml:space="preserve"> तीसे णं सेसदवियाए उदगसालाए उत्तरपुरत्थिमे दिसिभाए</w:t>
      </w:r>
      <w:r w:rsidR="004605FC" w:rsidRPr="00182347">
        <w:rPr>
          <w:rFonts w:hint="cs"/>
          <w:b/>
          <w:bCs w:val="0"/>
          <w:sz w:val="24"/>
          <w:szCs w:val="24"/>
          <w:cs/>
          <w:lang w:bidi="sa-IN"/>
        </w:rPr>
        <w:t>,</w:t>
      </w:r>
      <w:r w:rsidR="004605FC" w:rsidRPr="00182347">
        <w:rPr>
          <w:b/>
          <w:bCs w:val="0"/>
          <w:sz w:val="24"/>
          <w:szCs w:val="24"/>
          <w:cs/>
        </w:rPr>
        <w:t xml:space="preserve"> एत्थ णं हत्थिजामे नामं व</w:t>
      </w:r>
      <w:r w:rsidR="004605FC" w:rsidRPr="00182347">
        <w:rPr>
          <w:rFonts w:hint="cs"/>
          <w:b/>
          <w:bCs w:val="0"/>
          <w:sz w:val="24"/>
          <w:szCs w:val="24"/>
          <w:cs/>
          <w:lang w:bidi="sa-IN"/>
        </w:rPr>
        <w:t>न</w:t>
      </w:r>
      <w:r w:rsidR="004605FC" w:rsidRPr="00182347">
        <w:rPr>
          <w:b/>
          <w:bCs w:val="0"/>
          <w:sz w:val="24"/>
          <w:szCs w:val="24"/>
          <w:cs/>
        </w:rPr>
        <w:t>संडे होत्था</w:t>
      </w:r>
      <w:r w:rsidR="004605FC" w:rsidRPr="00182347">
        <w:rPr>
          <w:rFonts w:hint="cs"/>
          <w:b/>
          <w:bCs w:val="0"/>
          <w:sz w:val="24"/>
          <w:szCs w:val="24"/>
          <w:cs/>
          <w:lang w:bidi="sa-IN"/>
        </w:rPr>
        <w:t xml:space="preserve">, </w:t>
      </w:r>
      <w:r w:rsidR="004605FC" w:rsidRPr="00182347">
        <w:rPr>
          <w:b/>
          <w:bCs w:val="0"/>
          <w:sz w:val="24"/>
          <w:szCs w:val="24"/>
          <w:cs/>
        </w:rPr>
        <w:t>किण्हे वण्णओ व</w:t>
      </w:r>
      <w:r w:rsidR="004605FC" w:rsidRPr="00182347">
        <w:rPr>
          <w:rFonts w:hint="cs"/>
          <w:b/>
          <w:bCs w:val="0"/>
          <w:sz w:val="24"/>
          <w:szCs w:val="24"/>
          <w:cs/>
          <w:lang w:bidi="sa-IN"/>
        </w:rPr>
        <w:t>न</w:t>
      </w:r>
      <w:r w:rsidR="004605FC" w:rsidRPr="00182347">
        <w:rPr>
          <w:b/>
          <w:bCs w:val="0"/>
          <w:sz w:val="24"/>
          <w:szCs w:val="24"/>
          <w:cs/>
        </w:rPr>
        <w:t>संडस्स ।</w:t>
      </w:r>
    </w:p>
    <w:p w:rsidR="00043D54" w:rsidRDefault="00DA4653" w:rsidP="00182347">
      <w:pPr>
        <w:pStyle w:val="H4Hindi"/>
        <w:tabs>
          <w:tab w:val="left" w:pos="2250"/>
        </w:tabs>
        <w:spacing w:before="0" w:after="0"/>
        <w:ind w:firstLine="1440"/>
        <w:jc w:val="both"/>
        <w:rPr>
          <w:rFonts w:hint="cs"/>
          <w:b/>
          <w:bCs w:val="0"/>
          <w:sz w:val="24"/>
          <w:szCs w:val="24"/>
        </w:rPr>
      </w:pPr>
      <w:r w:rsidRPr="00DA4653">
        <w:rPr>
          <w:color w:val="FF0000"/>
          <w:sz w:val="24"/>
          <w:szCs w:val="24"/>
        </w:rPr>
        <w:t>[</w:t>
      </w:r>
      <w:r w:rsidRPr="00DA4653">
        <w:rPr>
          <w:rFonts w:hint="cs"/>
          <w:color w:val="FF0000"/>
          <w:sz w:val="24"/>
          <w:szCs w:val="24"/>
          <w:cs/>
        </w:rPr>
        <w:t>७९</w:t>
      </w:r>
      <w:r>
        <w:rPr>
          <w:rFonts w:hint="cs"/>
          <w:color w:val="FF0000"/>
          <w:sz w:val="24"/>
          <w:szCs w:val="24"/>
          <w:cs/>
        </w:rPr>
        <w:t>६</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तस्सि</w:t>
      </w:r>
      <w:r w:rsidR="004605FC" w:rsidRPr="00182347">
        <w:rPr>
          <w:rFonts w:hint="cs"/>
          <w:b/>
          <w:bCs w:val="0"/>
          <w:sz w:val="24"/>
          <w:szCs w:val="24"/>
          <w:cs/>
        </w:rPr>
        <w:t>ं</w:t>
      </w:r>
      <w:r w:rsidR="004605FC" w:rsidRPr="00182347">
        <w:rPr>
          <w:b/>
          <w:bCs w:val="0"/>
          <w:sz w:val="24"/>
          <w:szCs w:val="24"/>
          <w:cs/>
        </w:rPr>
        <w:t xml:space="preserve"> च णं गिहपदेसंसि भगवं गोयमे विहरइ</w:t>
      </w:r>
      <w:r w:rsidR="004605FC" w:rsidRPr="00182347">
        <w:rPr>
          <w:rFonts w:hint="cs"/>
          <w:b/>
          <w:bCs w:val="0"/>
          <w:sz w:val="24"/>
          <w:szCs w:val="24"/>
          <w:cs/>
          <w:lang w:bidi="sa-IN"/>
        </w:rPr>
        <w:t>,</w:t>
      </w:r>
      <w:r w:rsidR="004605FC" w:rsidRPr="00182347">
        <w:rPr>
          <w:b/>
          <w:bCs w:val="0"/>
          <w:sz w:val="24"/>
          <w:szCs w:val="24"/>
          <w:cs/>
        </w:rPr>
        <w:t xml:space="preserve"> भगवं च णं अहे आरामंसि</w:t>
      </w:r>
      <w:r w:rsidR="002D071D" w:rsidRPr="002C508C">
        <w:rPr>
          <w:rFonts w:hint="cs"/>
          <w:b/>
          <w:bCs w:val="0"/>
          <w:color w:val="000000" w:themeColor="text1"/>
          <w:sz w:val="24"/>
          <w:szCs w:val="24"/>
          <w:cs/>
        </w:rPr>
        <w:t>०</w:t>
      </w:r>
      <w:r w:rsidR="004605FC" w:rsidRPr="00182347">
        <w:rPr>
          <w:b/>
          <w:bCs w:val="0"/>
          <w:sz w:val="24"/>
          <w:szCs w:val="24"/>
          <w:cs/>
        </w:rPr>
        <w:t xml:space="preserve"> अहे णं उदए पेढालपुत्ते भगवं पासावच्चिज्जे </w:t>
      </w:r>
      <w:r w:rsidR="004605FC" w:rsidRPr="00182347">
        <w:rPr>
          <w:rFonts w:hint="cs"/>
          <w:b/>
          <w:bCs w:val="0"/>
          <w:sz w:val="24"/>
          <w:szCs w:val="24"/>
          <w:cs/>
          <w:lang w:bidi="sa-IN"/>
        </w:rPr>
        <w:t>नि</w:t>
      </w:r>
      <w:r w:rsidR="004605FC" w:rsidRPr="00182347">
        <w:rPr>
          <w:b/>
          <w:bCs w:val="0"/>
          <w:sz w:val="24"/>
          <w:szCs w:val="24"/>
          <w:cs/>
        </w:rPr>
        <w:t>यंठे मेदज्जे गोत्तेणं जेणेव भगवं गोयमे तेणेव उवागच्छइ</w:t>
      </w:r>
      <w:r w:rsidR="004605FC" w:rsidRPr="00182347">
        <w:rPr>
          <w:rFonts w:hint="cs"/>
          <w:b/>
          <w:bCs w:val="0"/>
          <w:sz w:val="24"/>
          <w:szCs w:val="24"/>
          <w:cs/>
          <w:lang w:bidi="sa-IN"/>
        </w:rPr>
        <w:t>,</w:t>
      </w:r>
      <w:r w:rsidR="004605FC" w:rsidRPr="00182347">
        <w:rPr>
          <w:b/>
          <w:bCs w:val="0"/>
          <w:sz w:val="24"/>
          <w:szCs w:val="24"/>
          <w:cs/>
        </w:rPr>
        <w:t xml:space="preserve"> उवागच्छित्ता भगवं गोयमं एवं वयासी-</w:t>
      </w:r>
      <w:r w:rsidR="004605FC" w:rsidRPr="00182347">
        <w:rPr>
          <w:rFonts w:hint="cs"/>
          <w:b/>
          <w:bCs w:val="0"/>
          <w:sz w:val="24"/>
          <w:szCs w:val="24"/>
          <w:cs/>
          <w:lang w:bidi="sa-IN"/>
        </w:rPr>
        <w:t xml:space="preserve"> </w:t>
      </w:r>
    </w:p>
    <w:p w:rsidR="004605FC" w:rsidRPr="00182347" w:rsidRDefault="004605FC" w:rsidP="00182347">
      <w:pPr>
        <w:pStyle w:val="H4Hindi"/>
        <w:tabs>
          <w:tab w:val="left" w:pos="2250"/>
        </w:tabs>
        <w:spacing w:before="0" w:after="0"/>
        <w:ind w:firstLine="1440"/>
        <w:jc w:val="both"/>
        <w:rPr>
          <w:b/>
          <w:bCs w:val="0"/>
          <w:sz w:val="24"/>
          <w:szCs w:val="24"/>
        </w:rPr>
      </w:pPr>
      <w:r w:rsidRPr="00182347">
        <w:rPr>
          <w:b/>
          <w:bCs w:val="0"/>
          <w:sz w:val="24"/>
          <w:szCs w:val="24"/>
          <w:cs/>
        </w:rPr>
        <w:t>आउसंतो</w:t>
      </w:r>
      <w:r w:rsidR="002C508C">
        <w:rPr>
          <w:rFonts w:hint="cs"/>
          <w:b/>
          <w:bCs w:val="0"/>
          <w:sz w:val="24"/>
          <w:szCs w:val="24"/>
          <w:cs/>
        </w:rPr>
        <w:t>!</w:t>
      </w:r>
      <w:r w:rsidRPr="00182347">
        <w:rPr>
          <w:b/>
          <w:bCs w:val="0"/>
          <w:sz w:val="24"/>
          <w:szCs w:val="24"/>
        </w:rPr>
        <w:t xml:space="preserve"> </w:t>
      </w:r>
      <w:r w:rsidRPr="00182347">
        <w:rPr>
          <w:b/>
          <w:bCs w:val="0"/>
          <w:sz w:val="24"/>
          <w:szCs w:val="24"/>
          <w:cs/>
        </w:rPr>
        <w:t>गोयमा अत्थि खलु मे केई पदेसे पुच्छियव्वे</w:t>
      </w:r>
      <w:r w:rsidRPr="00182347">
        <w:rPr>
          <w:rFonts w:hint="cs"/>
          <w:b/>
          <w:bCs w:val="0"/>
          <w:sz w:val="24"/>
          <w:szCs w:val="24"/>
          <w:cs/>
          <w:lang w:bidi="sa-IN"/>
        </w:rPr>
        <w:t>,</w:t>
      </w:r>
      <w:r w:rsidRPr="00182347">
        <w:rPr>
          <w:b/>
          <w:bCs w:val="0"/>
          <w:sz w:val="24"/>
          <w:szCs w:val="24"/>
          <w:cs/>
        </w:rPr>
        <w:t xml:space="preserve"> तं च आउसो</w:t>
      </w:r>
      <w:r w:rsidR="002C508C">
        <w:rPr>
          <w:rFonts w:hint="cs"/>
          <w:b/>
          <w:bCs w:val="0"/>
          <w:sz w:val="24"/>
          <w:szCs w:val="24"/>
          <w:cs/>
        </w:rPr>
        <w:t>!</w:t>
      </w:r>
      <w:r w:rsidRPr="00182347">
        <w:rPr>
          <w:b/>
          <w:bCs w:val="0"/>
          <w:sz w:val="24"/>
          <w:szCs w:val="24"/>
        </w:rPr>
        <w:t xml:space="preserve"> </w:t>
      </w:r>
      <w:r w:rsidRPr="00182347">
        <w:rPr>
          <w:b/>
          <w:bCs w:val="0"/>
          <w:sz w:val="24"/>
          <w:szCs w:val="24"/>
          <w:cs/>
        </w:rPr>
        <w:t>अहासुयं अहादरिसिय</w:t>
      </w:r>
      <w:r w:rsidRPr="00182347">
        <w:rPr>
          <w:rFonts w:hint="cs"/>
          <w:b/>
          <w:bCs w:val="0"/>
          <w:sz w:val="24"/>
          <w:szCs w:val="24"/>
          <w:cs/>
          <w:lang w:bidi="sa-IN"/>
        </w:rPr>
        <w:t>ं मे</w:t>
      </w:r>
      <w:r w:rsidRPr="00182347">
        <w:rPr>
          <w:b/>
          <w:bCs w:val="0"/>
          <w:sz w:val="24"/>
          <w:szCs w:val="24"/>
          <w:cs/>
        </w:rPr>
        <w:t xml:space="preserve"> वियागरेहिं सवायं</w:t>
      </w:r>
      <w:r w:rsidRPr="00182347">
        <w:rPr>
          <w:rFonts w:hint="cs"/>
          <w:b/>
          <w:bCs w:val="0"/>
          <w:sz w:val="24"/>
          <w:szCs w:val="24"/>
          <w:cs/>
          <w:lang w:bidi="sa-IN"/>
        </w:rPr>
        <w:t>,</w:t>
      </w:r>
      <w:r w:rsidRPr="00182347">
        <w:rPr>
          <w:b/>
          <w:bCs w:val="0"/>
          <w:sz w:val="24"/>
          <w:szCs w:val="24"/>
          <w:cs/>
        </w:rPr>
        <w:t xml:space="preserve"> भगवं गोयमे उदयं पेढालपुत्तं एवं वयासी</w:t>
      </w:r>
      <w:r w:rsidRPr="00182347">
        <w:rPr>
          <w:rFonts w:hint="cs"/>
          <w:b/>
          <w:bCs w:val="0"/>
          <w:sz w:val="24"/>
          <w:szCs w:val="24"/>
          <w:cs/>
          <w:lang w:bidi="sa-IN"/>
        </w:rPr>
        <w:t xml:space="preserve"> </w:t>
      </w:r>
      <w:r w:rsidRPr="00182347">
        <w:rPr>
          <w:b/>
          <w:bCs w:val="0"/>
          <w:sz w:val="24"/>
          <w:szCs w:val="24"/>
          <w:cs/>
        </w:rPr>
        <w:t>अवियाइ आउसो</w:t>
      </w:r>
      <w:r w:rsidR="002C508C">
        <w:rPr>
          <w:rFonts w:hint="cs"/>
          <w:b/>
          <w:bCs w:val="0"/>
          <w:sz w:val="24"/>
          <w:szCs w:val="24"/>
          <w:cs/>
        </w:rPr>
        <w:t>!</w:t>
      </w:r>
      <w:r w:rsidRPr="00182347">
        <w:rPr>
          <w:b/>
          <w:bCs w:val="0"/>
          <w:sz w:val="24"/>
          <w:szCs w:val="24"/>
        </w:rPr>
        <w:t xml:space="preserve"> </w:t>
      </w:r>
      <w:r w:rsidRPr="00182347">
        <w:rPr>
          <w:b/>
          <w:bCs w:val="0"/>
          <w:sz w:val="24"/>
          <w:szCs w:val="24"/>
          <w:cs/>
        </w:rPr>
        <w:t>सोच्चा निसम्म जाणिस्सामो सवायं</w:t>
      </w:r>
      <w:r w:rsidRPr="00182347">
        <w:rPr>
          <w:rFonts w:hint="cs"/>
          <w:b/>
          <w:bCs w:val="0"/>
          <w:sz w:val="24"/>
          <w:szCs w:val="24"/>
          <w:cs/>
          <w:lang w:bidi="sa-IN"/>
        </w:rPr>
        <w:t>,</w:t>
      </w:r>
      <w:r w:rsidRPr="00182347">
        <w:rPr>
          <w:b/>
          <w:bCs w:val="0"/>
          <w:sz w:val="24"/>
          <w:szCs w:val="24"/>
          <w:cs/>
        </w:rPr>
        <w:t xml:space="preserve"> उदए पेढालपुत्ते भगवं गोयमं एवं वयासी</w:t>
      </w:r>
      <w:r w:rsidR="00043D54">
        <w:rPr>
          <w:rFonts w:hint="cs"/>
          <w:b/>
          <w:bCs w:val="0"/>
          <w:sz w:val="24"/>
          <w:szCs w:val="24"/>
          <w:cs/>
        </w:rPr>
        <w:t>-</w:t>
      </w:r>
      <w:r w:rsidRPr="00182347">
        <w:rPr>
          <w:b/>
          <w:bCs w:val="0"/>
          <w:sz w:val="24"/>
          <w:szCs w:val="24"/>
          <w:cs/>
        </w:rPr>
        <w:t xml:space="preserve"> ।</w:t>
      </w:r>
    </w:p>
    <w:p w:rsidR="004605FC" w:rsidRPr="00182347" w:rsidRDefault="00DA4653" w:rsidP="00182347">
      <w:pPr>
        <w:pStyle w:val="H4Hindi"/>
        <w:tabs>
          <w:tab w:val="left" w:pos="2250"/>
        </w:tabs>
        <w:spacing w:before="0" w:after="0"/>
        <w:ind w:firstLine="1440"/>
        <w:jc w:val="both"/>
        <w:rPr>
          <w:b/>
          <w:bCs w:val="0"/>
          <w:sz w:val="24"/>
          <w:szCs w:val="24"/>
        </w:rPr>
      </w:pPr>
      <w:r w:rsidRPr="00DA4653">
        <w:rPr>
          <w:color w:val="FF0000"/>
          <w:sz w:val="24"/>
          <w:szCs w:val="24"/>
        </w:rPr>
        <w:t>[</w:t>
      </w:r>
      <w:r w:rsidRPr="00DA4653">
        <w:rPr>
          <w:rFonts w:hint="cs"/>
          <w:color w:val="FF0000"/>
          <w:sz w:val="24"/>
          <w:szCs w:val="24"/>
          <w:cs/>
        </w:rPr>
        <w:t>७९</w:t>
      </w:r>
      <w:r>
        <w:rPr>
          <w:rFonts w:hint="cs"/>
          <w:color w:val="FF0000"/>
          <w:sz w:val="24"/>
          <w:szCs w:val="24"/>
          <w:cs/>
        </w:rPr>
        <w:t>७</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आउ</w:t>
      </w:r>
      <w:r w:rsidR="004605FC" w:rsidRPr="00182347">
        <w:rPr>
          <w:rFonts w:hint="cs"/>
          <w:b/>
          <w:bCs w:val="0"/>
          <w:sz w:val="24"/>
          <w:szCs w:val="24"/>
          <w:cs/>
          <w:lang w:bidi="sa-IN"/>
        </w:rPr>
        <w:t>सो</w:t>
      </w:r>
      <w:r w:rsidR="004605FC" w:rsidRPr="00182347">
        <w:rPr>
          <w:rFonts w:hint="cs"/>
          <w:b/>
          <w:bCs w:val="0"/>
          <w:sz w:val="24"/>
          <w:szCs w:val="24"/>
          <w:cs/>
        </w:rPr>
        <w:t>!</w:t>
      </w:r>
      <w:r w:rsidR="004605FC" w:rsidRPr="00182347">
        <w:rPr>
          <w:b/>
          <w:bCs w:val="0"/>
          <w:sz w:val="24"/>
          <w:szCs w:val="24"/>
          <w:cs/>
        </w:rPr>
        <w:t xml:space="preserve"> गोयमा अत्थि खलु कुम्मारपुत्तिया नाम समणा निग्गंथा तुम्हा</w:t>
      </w:r>
      <w:r w:rsidR="004605FC" w:rsidRPr="00182347">
        <w:rPr>
          <w:rFonts w:hint="cs"/>
          <w:b/>
          <w:bCs w:val="0"/>
          <w:sz w:val="24"/>
          <w:szCs w:val="24"/>
          <w:cs/>
          <w:lang w:bidi="sa-IN"/>
        </w:rPr>
        <w:t>णं</w:t>
      </w:r>
      <w:r w:rsidR="004605FC" w:rsidRPr="00182347">
        <w:rPr>
          <w:b/>
          <w:bCs w:val="0"/>
          <w:sz w:val="24"/>
          <w:szCs w:val="24"/>
          <w:cs/>
        </w:rPr>
        <w:t xml:space="preserve"> पवयणं पवयमाणा गाहावइं समणोवासगं उवसंप</w:t>
      </w:r>
      <w:r w:rsidR="004605FC" w:rsidRPr="00182347">
        <w:rPr>
          <w:rFonts w:hint="cs"/>
          <w:b/>
          <w:bCs w:val="0"/>
          <w:sz w:val="24"/>
          <w:szCs w:val="24"/>
          <w:cs/>
          <w:lang w:bidi="sa-IN"/>
        </w:rPr>
        <w:t>न्नं</w:t>
      </w:r>
      <w:r w:rsidR="004605FC" w:rsidRPr="00182347">
        <w:rPr>
          <w:b/>
          <w:bCs w:val="0"/>
          <w:sz w:val="24"/>
          <w:szCs w:val="24"/>
          <w:cs/>
        </w:rPr>
        <w:t xml:space="preserve"> एवं पच्चक्खावेंति-</w:t>
      </w:r>
      <w:r w:rsidR="004605FC" w:rsidRPr="00182347">
        <w:rPr>
          <w:rFonts w:hint="cs"/>
          <w:b/>
          <w:bCs w:val="0"/>
          <w:sz w:val="24"/>
          <w:szCs w:val="24"/>
          <w:cs/>
        </w:rPr>
        <w:t xml:space="preserve"> </w:t>
      </w:r>
      <w:r w:rsidR="004605FC" w:rsidRPr="00182347">
        <w:rPr>
          <w:rFonts w:hint="cs"/>
          <w:b/>
          <w:bCs w:val="0"/>
          <w:sz w:val="24"/>
          <w:szCs w:val="24"/>
          <w:cs/>
          <w:lang w:bidi="sa-IN"/>
        </w:rPr>
        <w:t>नन्न</w:t>
      </w:r>
      <w:r w:rsidR="004605FC" w:rsidRPr="00182347">
        <w:rPr>
          <w:b/>
          <w:bCs w:val="0"/>
          <w:sz w:val="24"/>
          <w:szCs w:val="24"/>
          <w:cs/>
        </w:rPr>
        <w:t xml:space="preserve">त्थ अभिजोगेणं गाहावइ-चोरग्गहण-विमोक्खणयाए तसेहिं </w:t>
      </w:r>
      <w:r w:rsidR="004605FC" w:rsidRPr="00182347">
        <w:rPr>
          <w:rFonts w:hint="cs"/>
          <w:b/>
          <w:bCs w:val="0"/>
          <w:sz w:val="24"/>
          <w:szCs w:val="24"/>
          <w:cs/>
        </w:rPr>
        <w:t>पा</w:t>
      </w:r>
      <w:r w:rsidR="004605FC" w:rsidRPr="00182347">
        <w:rPr>
          <w:b/>
          <w:bCs w:val="0"/>
          <w:sz w:val="24"/>
          <w:szCs w:val="24"/>
          <w:cs/>
        </w:rPr>
        <w:t xml:space="preserve">णेहिं </w:t>
      </w:r>
      <w:r w:rsidR="004605FC" w:rsidRPr="00182347">
        <w:rPr>
          <w:rFonts w:hint="cs"/>
          <w:b/>
          <w:bCs w:val="0"/>
          <w:sz w:val="24"/>
          <w:szCs w:val="24"/>
          <w:cs/>
          <w:lang w:bidi="sa-IN"/>
        </w:rPr>
        <w:t>नि</w:t>
      </w:r>
      <w:r w:rsidR="004605FC" w:rsidRPr="00182347">
        <w:rPr>
          <w:b/>
          <w:bCs w:val="0"/>
          <w:sz w:val="24"/>
          <w:szCs w:val="24"/>
          <w:cs/>
        </w:rPr>
        <w:t>हाय दंडं</w:t>
      </w:r>
      <w:r w:rsidR="004605FC" w:rsidRPr="00182347">
        <w:rPr>
          <w:rFonts w:hint="cs"/>
          <w:b/>
          <w:bCs w:val="0"/>
          <w:sz w:val="24"/>
          <w:szCs w:val="24"/>
          <w:cs/>
        </w:rPr>
        <w:t>,</w:t>
      </w:r>
      <w:r w:rsidR="004605FC" w:rsidRPr="00182347">
        <w:rPr>
          <w:b/>
          <w:bCs w:val="0"/>
          <w:sz w:val="24"/>
          <w:szCs w:val="24"/>
          <w:cs/>
        </w:rPr>
        <w:t xml:space="preserve"> एवं ण्हं पच्चक्खंताणं दुप्पच्चक्खायं भवइ एवं ण्हं पच्चक्खावेमाणा</w:t>
      </w:r>
      <w:r w:rsidR="004605FC" w:rsidRPr="00182347">
        <w:rPr>
          <w:rFonts w:hint="cs"/>
          <w:b/>
          <w:bCs w:val="0"/>
          <w:sz w:val="24"/>
          <w:szCs w:val="24"/>
          <w:cs/>
          <w:lang w:bidi="sa-IN"/>
        </w:rPr>
        <w:t>णं</w:t>
      </w:r>
      <w:r w:rsidR="004605FC" w:rsidRPr="00182347">
        <w:rPr>
          <w:b/>
          <w:bCs w:val="0"/>
          <w:sz w:val="24"/>
          <w:szCs w:val="24"/>
          <w:cs/>
        </w:rPr>
        <w:t xml:space="preserve"> दुपच्चक्खावि</w:t>
      </w:r>
      <w:r w:rsidR="004605FC" w:rsidRPr="00182347">
        <w:rPr>
          <w:rFonts w:hint="cs"/>
          <w:b/>
          <w:bCs w:val="0"/>
          <w:sz w:val="24"/>
          <w:szCs w:val="24"/>
          <w:cs/>
          <w:lang w:bidi="sa-IN"/>
        </w:rPr>
        <w:t>यव्वं</w:t>
      </w:r>
      <w:r w:rsidR="004605FC" w:rsidRPr="00182347">
        <w:rPr>
          <w:b/>
          <w:bCs w:val="0"/>
          <w:sz w:val="24"/>
          <w:szCs w:val="24"/>
          <w:cs/>
        </w:rPr>
        <w:t xml:space="preserve"> भवइ</w:t>
      </w:r>
      <w:r w:rsidR="004605FC" w:rsidRPr="00182347">
        <w:rPr>
          <w:rFonts w:hint="cs"/>
          <w:b/>
          <w:bCs w:val="0"/>
          <w:sz w:val="24"/>
          <w:szCs w:val="24"/>
          <w:cs/>
          <w:lang w:bidi="sa-IN"/>
        </w:rPr>
        <w:t>,</w:t>
      </w:r>
      <w:r w:rsidR="004605FC" w:rsidRPr="00182347">
        <w:rPr>
          <w:b/>
          <w:bCs w:val="0"/>
          <w:sz w:val="24"/>
          <w:szCs w:val="24"/>
          <w:cs/>
        </w:rPr>
        <w:t xml:space="preserve"> एवं ते परं पच्चक्खावेमाणा अइयरंति सयं पइण्णं</w:t>
      </w:r>
      <w:r w:rsidR="004605FC" w:rsidRPr="00182347">
        <w:rPr>
          <w:rFonts w:hint="cs"/>
          <w:b/>
          <w:bCs w:val="0"/>
          <w:sz w:val="24"/>
          <w:szCs w:val="24"/>
          <w:cs/>
          <w:lang w:bidi="sa-IN"/>
        </w:rPr>
        <w:t>,</w:t>
      </w:r>
      <w:r w:rsidR="004605FC" w:rsidRPr="00182347">
        <w:rPr>
          <w:b/>
          <w:bCs w:val="0"/>
          <w:sz w:val="24"/>
          <w:szCs w:val="24"/>
          <w:cs/>
        </w:rPr>
        <w:t xml:space="preserve"> कस्स णं तं हेउं </w:t>
      </w:r>
      <w:r w:rsidR="002C508C">
        <w:rPr>
          <w:rFonts w:hint="cs"/>
          <w:b/>
          <w:bCs w:val="0"/>
          <w:sz w:val="24"/>
          <w:szCs w:val="24"/>
          <w:cs/>
        </w:rPr>
        <w:t>?</w:t>
      </w:r>
      <w:r w:rsidR="004605FC" w:rsidRPr="00182347">
        <w:rPr>
          <w:b/>
          <w:bCs w:val="0"/>
          <w:sz w:val="24"/>
          <w:szCs w:val="24"/>
        </w:rPr>
        <w:t xml:space="preserve"> </w:t>
      </w:r>
      <w:r w:rsidR="004605FC" w:rsidRPr="00182347">
        <w:rPr>
          <w:b/>
          <w:bCs w:val="0"/>
          <w:sz w:val="24"/>
          <w:szCs w:val="24"/>
          <w:cs/>
        </w:rPr>
        <w:t>संसारिया खलु पाणा-</w:t>
      </w:r>
      <w:r w:rsidR="004605FC" w:rsidRPr="00182347">
        <w:rPr>
          <w:rFonts w:hint="cs"/>
          <w:b/>
          <w:bCs w:val="0"/>
          <w:sz w:val="24"/>
          <w:szCs w:val="24"/>
          <w:cs/>
          <w:lang w:bidi="sa-IN"/>
        </w:rPr>
        <w:t xml:space="preserve"> </w:t>
      </w:r>
      <w:r w:rsidR="004605FC" w:rsidRPr="00182347">
        <w:rPr>
          <w:b/>
          <w:bCs w:val="0"/>
          <w:sz w:val="24"/>
          <w:szCs w:val="24"/>
          <w:cs/>
        </w:rPr>
        <w:t>थावरा वि पाणा तसत्ताए पच्चायंति</w:t>
      </w:r>
      <w:r w:rsidR="004605FC" w:rsidRPr="00182347">
        <w:rPr>
          <w:rFonts w:hint="cs"/>
          <w:b/>
          <w:bCs w:val="0"/>
          <w:sz w:val="24"/>
          <w:szCs w:val="24"/>
          <w:cs/>
          <w:lang w:bidi="sa-IN"/>
        </w:rPr>
        <w:t>,</w:t>
      </w:r>
      <w:r w:rsidR="004605FC" w:rsidRPr="00182347">
        <w:rPr>
          <w:b/>
          <w:bCs w:val="0"/>
          <w:sz w:val="24"/>
          <w:szCs w:val="24"/>
          <w:cs/>
        </w:rPr>
        <w:t xml:space="preserve"> तसा वि पाणा थावरत्ताए पच्चायंति</w:t>
      </w:r>
      <w:r w:rsidR="004605FC" w:rsidRPr="00182347">
        <w:rPr>
          <w:rFonts w:hint="cs"/>
          <w:b/>
          <w:bCs w:val="0"/>
          <w:sz w:val="24"/>
          <w:szCs w:val="24"/>
          <w:cs/>
          <w:lang w:bidi="sa-IN"/>
        </w:rPr>
        <w:t>,</w:t>
      </w:r>
      <w:r w:rsidR="004605FC" w:rsidRPr="00182347">
        <w:rPr>
          <w:b/>
          <w:bCs w:val="0"/>
          <w:sz w:val="24"/>
          <w:szCs w:val="24"/>
          <w:cs/>
        </w:rPr>
        <w:t xml:space="preserve"> थावरकायाओ विप्पमुच्चमाणा तसकायंसि उववज्जंति</w:t>
      </w:r>
      <w:r w:rsidR="004605FC" w:rsidRPr="00182347">
        <w:rPr>
          <w:rFonts w:hint="cs"/>
          <w:b/>
          <w:bCs w:val="0"/>
          <w:sz w:val="24"/>
          <w:szCs w:val="24"/>
          <w:cs/>
          <w:lang w:bidi="sa-IN"/>
        </w:rPr>
        <w:t>,</w:t>
      </w:r>
      <w:r w:rsidR="004605FC" w:rsidRPr="00182347">
        <w:rPr>
          <w:b/>
          <w:bCs w:val="0"/>
          <w:sz w:val="24"/>
          <w:szCs w:val="24"/>
          <w:cs/>
        </w:rPr>
        <w:t xml:space="preserve"> तसकायाओ विप्पमुच्चमाणा थावरकायंसि उववज्जंति</w:t>
      </w:r>
      <w:r w:rsidR="004605FC" w:rsidRPr="00182347">
        <w:rPr>
          <w:rFonts w:hint="cs"/>
          <w:b/>
          <w:bCs w:val="0"/>
          <w:sz w:val="24"/>
          <w:szCs w:val="24"/>
          <w:cs/>
          <w:lang w:bidi="sa-IN"/>
        </w:rPr>
        <w:t>,</w:t>
      </w:r>
      <w:r w:rsidR="004605FC" w:rsidRPr="00182347">
        <w:rPr>
          <w:b/>
          <w:bCs w:val="0"/>
          <w:sz w:val="24"/>
          <w:szCs w:val="24"/>
          <w:cs/>
        </w:rPr>
        <w:t xml:space="preserve"> तेसिं च णं थावरकायंसि उवव</w:t>
      </w:r>
      <w:r w:rsidR="004605FC" w:rsidRPr="00182347">
        <w:rPr>
          <w:rFonts w:hint="cs"/>
          <w:b/>
          <w:bCs w:val="0"/>
          <w:sz w:val="24"/>
          <w:szCs w:val="24"/>
          <w:cs/>
          <w:lang w:bidi="sa-IN"/>
        </w:rPr>
        <w:t>न्ना</w:t>
      </w:r>
      <w:r w:rsidR="004605FC" w:rsidRPr="00182347">
        <w:rPr>
          <w:b/>
          <w:bCs w:val="0"/>
          <w:sz w:val="24"/>
          <w:szCs w:val="24"/>
          <w:cs/>
        </w:rPr>
        <w:t>णं ठाणमेयं धत्तं ।</w:t>
      </w:r>
    </w:p>
    <w:p w:rsidR="004605FC" w:rsidRPr="00182347" w:rsidRDefault="00DA4653" w:rsidP="00182347">
      <w:pPr>
        <w:pStyle w:val="H4Hindi"/>
        <w:tabs>
          <w:tab w:val="left" w:pos="2250"/>
        </w:tabs>
        <w:spacing w:before="0" w:after="0"/>
        <w:ind w:firstLine="1440"/>
        <w:jc w:val="both"/>
        <w:rPr>
          <w:b/>
          <w:bCs w:val="0"/>
          <w:sz w:val="24"/>
          <w:szCs w:val="24"/>
        </w:rPr>
      </w:pPr>
      <w:r w:rsidRPr="00DA4653">
        <w:rPr>
          <w:color w:val="FF0000"/>
          <w:sz w:val="24"/>
          <w:szCs w:val="24"/>
        </w:rPr>
        <w:t>[</w:t>
      </w:r>
      <w:r w:rsidRPr="00DA4653">
        <w:rPr>
          <w:rFonts w:hint="cs"/>
          <w:color w:val="FF0000"/>
          <w:sz w:val="24"/>
          <w:szCs w:val="24"/>
          <w:cs/>
        </w:rPr>
        <w:t>७९</w:t>
      </w:r>
      <w:r>
        <w:rPr>
          <w:rFonts w:hint="cs"/>
          <w:color w:val="FF0000"/>
          <w:sz w:val="24"/>
          <w:szCs w:val="24"/>
          <w:cs/>
        </w:rPr>
        <w:t>८</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एवं ण्हं पच्चक्खंताणं सुपच्चक्खायं भवइ</w:t>
      </w:r>
      <w:r w:rsidR="004605FC" w:rsidRPr="00182347">
        <w:rPr>
          <w:rFonts w:hint="cs"/>
          <w:b/>
          <w:bCs w:val="0"/>
          <w:sz w:val="24"/>
          <w:szCs w:val="24"/>
          <w:cs/>
          <w:lang w:bidi="sa-IN"/>
        </w:rPr>
        <w:t>,</w:t>
      </w:r>
      <w:r w:rsidR="004605FC" w:rsidRPr="00182347">
        <w:rPr>
          <w:b/>
          <w:bCs w:val="0"/>
          <w:sz w:val="24"/>
          <w:szCs w:val="24"/>
          <w:cs/>
        </w:rPr>
        <w:t xml:space="preserve"> एवं ण्हं पच्चक्खावेमाणाणं सुपच्चक्खावियं भवइ</w:t>
      </w:r>
      <w:r w:rsidR="004605FC" w:rsidRPr="00182347">
        <w:rPr>
          <w:rFonts w:hint="cs"/>
          <w:b/>
          <w:bCs w:val="0"/>
          <w:sz w:val="24"/>
          <w:szCs w:val="24"/>
          <w:cs/>
          <w:lang w:bidi="sa-IN"/>
        </w:rPr>
        <w:t>,</w:t>
      </w:r>
      <w:r w:rsidR="004605FC" w:rsidRPr="00182347">
        <w:rPr>
          <w:b/>
          <w:bCs w:val="0"/>
          <w:sz w:val="24"/>
          <w:szCs w:val="24"/>
          <w:cs/>
        </w:rPr>
        <w:t xml:space="preserve"> एवं ते परं पच्चक्खावेमाणा </w:t>
      </w:r>
      <w:r w:rsidR="004605FC" w:rsidRPr="00182347">
        <w:rPr>
          <w:rFonts w:hint="cs"/>
          <w:b/>
          <w:bCs w:val="0"/>
          <w:sz w:val="24"/>
          <w:szCs w:val="24"/>
          <w:cs/>
          <w:lang w:bidi="sa-IN"/>
        </w:rPr>
        <w:t>ना</w:t>
      </w:r>
      <w:r w:rsidR="004605FC" w:rsidRPr="00182347">
        <w:rPr>
          <w:b/>
          <w:bCs w:val="0"/>
          <w:sz w:val="24"/>
          <w:szCs w:val="24"/>
          <w:cs/>
        </w:rPr>
        <w:t>इयरंति सयं पइण्णं</w:t>
      </w:r>
      <w:r w:rsidR="004605FC" w:rsidRPr="00182347">
        <w:rPr>
          <w:rFonts w:hint="cs"/>
          <w:b/>
          <w:bCs w:val="0"/>
          <w:sz w:val="24"/>
          <w:szCs w:val="24"/>
          <w:cs/>
          <w:lang w:bidi="sa-IN"/>
        </w:rPr>
        <w:t>, नन्न</w:t>
      </w:r>
      <w:r w:rsidR="004605FC" w:rsidRPr="00182347">
        <w:rPr>
          <w:b/>
          <w:bCs w:val="0"/>
          <w:sz w:val="24"/>
          <w:szCs w:val="24"/>
          <w:cs/>
        </w:rPr>
        <w:t>त्थ अभि</w:t>
      </w:r>
      <w:r w:rsidR="004605FC" w:rsidRPr="00182347">
        <w:rPr>
          <w:rFonts w:hint="cs"/>
          <w:b/>
          <w:bCs w:val="0"/>
          <w:sz w:val="24"/>
          <w:szCs w:val="24"/>
          <w:cs/>
        </w:rPr>
        <w:t>ओ</w:t>
      </w:r>
      <w:r w:rsidR="004605FC" w:rsidRPr="00182347">
        <w:rPr>
          <w:b/>
          <w:bCs w:val="0"/>
          <w:sz w:val="24"/>
          <w:szCs w:val="24"/>
          <w:cs/>
        </w:rPr>
        <w:t xml:space="preserve">गेणं गाहावइ-चोरग्गहण-विमोक्खणयाए तसभूएहिं पाणेहिं </w:t>
      </w:r>
      <w:r w:rsidR="004605FC" w:rsidRPr="00182347">
        <w:rPr>
          <w:rFonts w:hint="cs"/>
          <w:b/>
          <w:bCs w:val="0"/>
          <w:sz w:val="24"/>
          <w:szCs w:val="24"/>
          <w:cs/>
          <w:lang w:bidi="sa-IN"/>
        </w:rPr>
        <w:t>नि</w:t>
      </w:r>
      <w:r w:rsidR="004605FC" w:rsidRPr="00182347">
        <w:rPr>
          <w:b/>
          <w:bCs w:val="0"/>
          <w:sz w:val="24"/>
          <w:szCs w:val="24"/>
          <w:cs/>
        </w:rPr>
        <w:t>हाय दंडं</w:t>
      </w:r>
      <w:r w:rsidR="004605FC" w:rsidRPr="00182347">
        <w:rPr>
          <w:rFonts w:hint="cs"/>
          <w:b/>
          <w:bCs w:val="0"/>
          <w:sz w:val="24"/>
          <w:szCs w:val="24"/>
          <w:cs/>
          <w:lang w:bidi="sa-IN"/>
        </w:rPr>
        <w:t>,</w:t>
      </w:r>
      <w:r w:rsidR="004605FC" w:rsidRPr="00182347">
        <w:rPr>
          <w:b/>
          <w:bCs w:val="0"/>
          <w:sz w:val="24"/>
          <w:szCs w:val="24"/>
          <w:cs/>
        </w:rPr>
        <w:t xml:space="preserve"> एवं सइ भासाए प</w:t>
      </w:r>
      <w:r w:rsidR="004605FC" w:rsidRPr="00182347">
        <w:rPr>
          <w:rFonts w:hint="cs"/>
          <w:b/>
          <w:bCs w:val="0"/>
          <w:sz w:val="24"/>
          <w:szCs w:val="24"/>
          <w:cs/>
          <w:lang w:bidi="sa-IN"/>
        </w:rPr>
        <w:t>र</w:t>
      </w:r>
      <w:r w:rsidR="004605FC" w:rsidRPr="00182347">
        <w:rPr>
          <w:b/>
          <w:bCs w:val="0"/>
          <w:sz w:val="24"/>
          <w:szCs w:val="24"/>
          <w:cs/>
        </w:rPr>
        <w:t xml:space="preserve">कम्मे विज्जमाणे जे ते कोहा वा लोहा वा परं पच्चक्खावेंति अयं पि नो उवएसे किं नो </w:t>
      </w:r>
      <w:r w:rsidR="004605FC" w:rsidRPr="00182347">
        <w:rPr>
          <w:rFonts w:hint="cs"/>
          <w:b/>
          <w:bCs w:val="0"/>
          <w:sz w:val="24"/>
          <w:szCs w:val="24"/>
          <w:cs/>
          <w:lang w:bidi="sa-IN"/>
        </w:rPr>
        <w:t>ने</w:t>
      </w:r>
      <w:r w:rsidR="004605FC" w:rsidRPr="00182347">
        <w:rPr>
          <w:b/>
          <w:bCs w:val="0"/>
          <w:sz w:val="24"/>
          <w:szCs w:val="24"/>
          <w:cs/>
        </w:rPr>
        <w:t>याउए भवइ</w:t>
      </w:r>
      <w:r w:rsidR="004605FC" w:rsidRPr="00182347">
        <w:rPr>
          <w:rFonts w:hint="cs"/>
          <w:b/>
          <w:bCs w:val="0"/>
          <w:sz w:val="24"/>
          <w:szCs w:val="24"/>
          <w:cs/>
          <w:lang w:bidi="sa-IN"/>
        </w:rPr>
        <w:t>,</w:t>
      </w:r>
      <w:r w:rsidR="004605FC" w:rsidRPr="00182347">
        <w:rPr>
          <w:b/>
          <w:bCs w:val="0"/>
          <w:sz w:val="24"/>
          <w:szCs w:val="24"/>
          <w:cs/>
        </w:rPr>
        <w:t xml:space="preserve"> अवियाइं आउसो </w:t>
      </w:r>
      <w:r w:rsidR="004605FC" w:rsidRPr="00182347">
        <w:rPr>
          <w:b/>
          <w:bCs w:val="0"/>
          <w:sz w:val="24"/>
          <w:szCs w:val="24"/>
        </w:rPr>
        <w:t xml:space="preserve">! </w:t>
      </w:r>
      <w:r w:rsidR="004605FC" w:rsidRPr="00182347">
        <w:rPr>
          <w:b/>
          <w:bCs w:val="0"/>
          <w:sz w:val="24"/>
          <w:szCs w:val="24"/>
          <w:cs/>
        </w:rPr>
        <w:t xml:space="preserve">गोयमा तुब्भं पि एयं रोयइ </w:t>
      </w:r>
      <w:r w:rsidR="002C508C">
        <w:rPr>
          <w:rFonts w:hint="cs"/>
          <w:b/>
          <w:bCs w:val="0"/>
          <w:sz w:val="24"/>
          <w:szCs w:val="24"/>
          <w:cs/>
        </w:rPr>
        <w:t>?</w:t>
      </w:r>
      <w:r w:rsidR="004605FC" w:rsidRPr="00182347">
        <w:rPr>
          <w:b/>
          <w:bCs w:val="0"/>
          <w:sz w:val="24"/>
          <w:szCs w:val="24"/>
        </w:rPr>
        <w:t xml:space="preserve"> </w:t>
      </w:r>
      <w:r w:rsidR="004605FC" w:rsidRPr="00182347">
        <w:rPr>
          <w:b/>
          <w:bCs w:val="0"/>
          <w:sz w:val="24"/>
          <w:szCs w:val="24"/>
          <w:cs/>
        </w:rPr>
        <w:t>।</w:t>
      </w:r>
    </w:p>
    <w:p w:rsidR="002C508C" w:rsidRDefault="002C508C" w:rsidP="002C508C">
      <w:pPr>
        <w:spacing w:after="0" w:line="240" w:lineRule="auto"/>
        <w:ind w:right="1708"/>
        <w:contextualSpacing/>
        <w:rPr>
          <w:rFonts w:cs="Mangal"/>
          <w:sz w:val="24"/>
          <w:szCs w:val="24"/>
        </w:rPr>
      </w:pPr>
      <w:r>
        <w:rPr>
          <w:rFonts w:cs="Mangal" w:hint="cs"/>
          <w:sz w:val="24"/>
          <w:szCs w:val="24"/>
          <w:cs/>
        </w:rPr>
        <w:lastRenderedPageBreak/>
        <w:t>सुयक्खंधो-२, अज्झयणं-७, उद्देसो-</w:t>
      </w:r>
    </w:p>
    <w:tbl>
      <w:tblPr>
        <w:tblW w:w="10140" w:type="dxa"/>
        <w:tblInd w:w="93" w:type="dxa"/>
        <w:tblBorders>
          <w:top w:val="single" w:sz="4" w:space="0" w:color="auto"/>
        </w:tblBorders>
        <w:tblLook w:val="04A0"/>
      </w:tblPr>
      <w:tblGrid>
        <w:gridCol w:w="10140"/>
      </w:tblGrid>
      <w:tr w:rsidR="002C508C" w:rsidTr="00A43EF4">
        <w:trPr>
          <w:trHeight w:val="228"/>
        </w:trPr>
        <w:tc>
          <w:tcPr>
            <w:tcW w:w="10140" w:type="dxa"/>
            <w:tcBorders>
              <w:top w:val="single" w:sz="4" w:space="0" w:color="FF0000"/>
              <w:left w:val="nil"/>
              <w:bottom w:val="nil"/>
              <w:right w:val="nil"/>
            </w:tcBorders>
          </w:tcPr>
          <w:p w:rsidR="002C508C" w:rsidRDefault="002C508C"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182347" w:rsidRDefault="00DA4653" w:rsidP="00182347">
      <w:pPr>
        <w:pStyle w:val="H4Hindi"/>
        <w:tabs>
          <w:tab w:val="left" w:pos="2250"/>
        </w:tabs>
        <w:spacing w:before="0" w:after="0"/>
        <w:ind w:firstLine="1440"/>
        <w:jc w:val="both"/>
        <w:rPr>
          <w:b/>
          <w:bCs w:val="0"/>
          <w:sz w:val="24"/>
          <w:szCs w:val="24"/>
        </w:rPr>
      </w:pPr>
      <w:r w:rsidRPr="00DA4653">
        <w:rPr>
          <w:color w:val="FF0000"/>
          <w:sz w:val="24"/>
          <w:szCs w:val="24"/>
        </w:rPr>
        <w:t>[</w:t>
      </w:r>
      <w:r w:rsidRPr="00DA4653">
        <w:rPr>
          <w:rFonts w:hint="cs"/>
          <w:color w:val="FF0000"/>
          <w:sz w:val="24"/>
          <w:szCs w:val="24"/>
          <w:cs/>
        </w:rPr>
        <w:t>७९</w:t>
      </w:r>
      <w:r>
        <w:rPr>
          <w:rFonts w:hint="cs"/>
          <w:color w:val="FF0000"/>
          <w:sz w:val="24"/>
          <w:szCs w:val="24"/>
          <w:cs/>
        </w:rPr>
        <w:t>९</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सवायं भगवं गोयमे</w:t>
      </w:r>
      <w:r w:rsidR="004605FC" w:rsidRPr="00182347">
        <w:rPr>
          <w:rFonts w:hint="cs"/>
          <w:b/>
          <w:bCs w:val="0"/>
          <w:sz w:val="24"/>
          <w:szCs w:val="24"/>
          <w:cs/>
        </w:rPr>
        <w:t>!</w:t>
      </w:r>
      <w:r w:rsidR="004605FC" w:rsidRPr="00182347">
        <w:rPr>
          <w:b/>
          <w:bCs w:val="0"/>
          <w:sz w:val="24"/>
          <w:szCs w:val="24"/>
          <w:cs/>
        </w:rPr>
        <w:t xml:space="preserve"> उदयं पेढालपुत्तं एवं वयासी-</w:t>
      </w:r>
      <w:r w:rsidR="004605FC" w:rsidRPr="00182347">
        <w:rPr>
          <w:rFonts w:hint="cs"/>
          <w:b/>
          <w:bCs w:val="0"/>
          <w:sz w:val="24"/>
          <w:szCs w:val="24"/>
          <w:cs/>
          <w:lang w:bidi="sa-IN"/>
        </w:rPr>
        <w:t xml:space="preserve"> </w:t>
      </w:r>
      <w:r w:rsidR="004605FC" w:rsidRPr="00182347">
        <w:rPr>
          <w:b/>
          <w:bCs w:val="0"/>
          <w:sz w:val="24"/>
          <w:szCs w:val="24"/>
          <w:cs/>
        </w:rPr>
        <w:t>आउसंतो</w:t>
      </w:r>
      <w:r w:rsidR="004605FC" w:rsidRPr="00182347">
        <w:rPr>
          <w:rFonts w:hint="cs"/>
          <w:b/>
          <w:bCs w:val="0"/>
          <w:sz w:val="24"/>
          <w:szCs w:val="24"/>
          <w:cs/>
        </w:rPr>
        <w:t>!</w:t>
      </w:r>
      <w:r w:rsidR="004605FC" w:rsidRPr="00182347">
        <w:rPr>
          <w:b/>
          <w:bCs w:val="0"/>
          <w:sz w:val="24"/>
          <w:szCs w:val="24"/>
          <w:cs/>
        </w:rPr>
        <w:t xml:space="preserve"> उदगा नो खलु अम्हं एयं रोयइ</w:t>
      </w:r>
      <w:r w:rsidR="004605FC" w:rsidRPr="00182347">
        <w:rPr>
          <w:rFonts w:hint="cs"/>
          <w:b/>
          <w:bCs w:val="0"/>
          <w:sz w:val="24"/>
          <w:szCs w:val="24"/>
          <w:cs/>
          <w:lang w:bidi="sa-IN"/>
        </w:rPr>
        <w:t>,</w:t>
      </w:r>
      <w:r w:rsidR="004605FC" w:rsidRPr="00182347">
        <w:rPr>
          <w:b/>
          <w:bCs w:val="0"/>
          <w:sz w:val="24"/>
          <w:szCs w:val="24"/>
          <w:cs/>
        </w:rPr>
        <w:t xml:space="preserve"> जे</w:t>
      </w:r>
      <w:r w:rsidR="004605FC" w:rsidRPr="00182347">
        <w:rPr>
          <w:rFonts w:hint="cs"/>
          <w:b/>
          <w:bCs w:val="0"/>
          <w:sz w:val="24"/>
          <w:szCs w:val="24"/>
          <w:cs/>
          <w:lang w:bidi="sa-IN"/>
        </w:rPr>
        <w:t xml:space="preserve"> </w:t>
      </w:r>
      <w:r w:rsidR="004605FC" w:rsidRPr="00182347">
        <w:rPr>
          <w:b/>
          <w:bCs w:val="0"/>
          <w:sz w:val="24"/>
          <w:szCs w:val="24"/>
          <w:cs/>
        </w:rPr>
        <w:t xml:space="preserve">ते समणा वा माहणा वा एवमाइक्खंति </w:t>
      </w:r>
      <w:r w:rsidR="004605FC" w:rsidRPr="00182347">
        <w:rPr>
          <w:rFonts w:hint="cs"/>
          <w:b/>
          <w:bCs w:val="0"/>
          <w:sz w:val="24"/>
          <w:szCs w:val="24"/>
          <w:cs/>
          <w:lang w:bidi="sa-IN"/>
        </w:rPr>
        <w:t>जाव</w:t>
      </w:r>
      <w:r w:rsidR="004605FC" w:rsidRPr="00182347">
        <w:rPr>
          <w:b/>
          <w:bCs w:val="0"/>
          <w:sz w:val="24"/>
          <w:szCs w:val="24"/>
          <w:cs/>
        </w:rPr>
        <w:t xml:space="preserve"> परूवेंति नो खलु ते समणा वा निग्गंथा वा भासं भासंति</w:t>
      </w:r>
      <w:r w:rsidR="004605FC" w:rsidRPr="00182347">
        <w:rPr>
          <w:rFonts w:hint="cs"/>
          <w:b/>
          <w:bCs w:val="0"/>
          <w:sz w:val="24"/>
          <w:szCs w:val="24"/>
          <w:cs/>
          <w:lang w:bidi="sa-IN"/>
        </w:rPr>
        <w:t>,</w:t>
      </w:r>
      <w:r w:rsidR="004605FC" w:rsidRPr="00182347">
        <w:rPr>
          <w:b/>
          <w:bCs w:val="0"/>
          <w:sz w:val="24"/>
          <w:szCs w:val="24"/>
          <w:cs/>
        </w:rPr>
        <w:t xml:space="preserve"> अ</w:t>
      </w:r>
      <w:r w:rsidR="004605FC" w:rsidRPr="00182347">
        <w:rPr>
          <w:rFonts w:hint="cs"/>
          <w:b/>
          <w:bCs w:val="0"/>
          <w:sz w:val="24"/>
          <w:szCs w:val="24"/>
          <w:cs/>
          <w:lang w:bidi="sa-IN"/>
        </w:rPr>
        <w:t>नु</w:t>
      </w:r>
      <w:r w:rsidR="004605FC" w:rsidRPr="00182347">
        <w:rPr>
          <w:b/>
          <w:bCs w:val="0"/>
          <w:sz w:val="24"/>
          <w:szCs w:val="24"/>
          <w:cs/>
        </w:rPr>
        <w:t>तावियं खलु ते भासं भासंति</w:t>
      </w:r>
      <w:r w:rsidR="004605FC" w:rsidRPr="00182347">
        <w:rPr>
          <w:rFonts w:hint="cs"/>
          <w:b/>
          <w:bCs w:val="0"/>
          <w:sz w:val="24"/>
          <w:szCs w:val="24"/>
          <w:cs/>
          <w:lang w:bidi="sa-IN"/>
        </w:rPr>
        <w:t>,</w:t>
      </w:r>
      <w:r w:rsidR="004605FC" w:rsidRPr="00182347">
        <w:rPr>
          <w:b/>
          <w:bCs w:val="0"/>
          <w:sz w:val="24"/>
          <w:szCs w:val="24"/>
          <w:cs/>
        </w:rPr>
        <w:t xml:space="preserve"> अब्भाइक्खंति खलु ते समणे समणोवासए वा</w:t>
      </w:r>
      <w:r w:rsidR="004605FC" w:rsidRPr="00182347">
        <w:rPr>
          <w:rFonts w:hint="cs"/>
          <w:b/>
          <w:bCs w:val="0"/>
          <w:sz w:val="24"/>
          <w:szCs w:val="24"/>
          <w:cs/>
          <w:lang w:bidi="sa-IN"/>
        </w:rPr>
        <w:t>,</w:t>
      </w:r>
      <w:r w:rsidR="004605FC" w:rsidRPr="00182347">
        <w:rPr>
          <w:b/>
          <w:bCs w:val="0"/>
          <w:sz w:val="24"/>
          <w:szCs w:val="24"/>
          <w:cs/>
        </w:rPr>
        <w:t xml:space="preserve"> जेहिं वि अन्नेहिं पाणेहिं भूएहिं जीवेहिं सत्तेहिं संजमयंति ता</w:t>
      </w:r>
      <w:r w:rsidR="004605FC" w:rsidRPr="00182347">
        <w:rPr>
          <w:rFonts w:hint="cs"/>
          <w:b/>
          <w:bCs w:val="0"/>
          <w:sz w:val="24"/>
          <w:szCs w:val="24"/>
          <w:cs/>
          <w:lang w:bidi="sa-IN"/>
        </w:rPr>
        <w:t>ण</w:t>
      </w:r>
      <w:r w:rsidR="004605FC" w:rsidRPr="00182347">
        <w:rPr>
          <w:b/>
          <w:bCs w:val="0"/>
          <w:sz w:val="24"/>
          <w:szCs w:val="24"/>
          <w:cs/>
        </w:rPr>
        <w:t>वि ते अब्भाइक्खंति</w:t>
      </w:r>
      <w:r w:rsidR="004605FC" w:rsidRPr="00182347">
        <w:rPr>
          <w:rFonts w:hint="cs"/>
          <w:b/>
          <w:bCs w:val="0"/>
          <w:sz w:val="24"/>
          <w:szCs w:val="24"/>
          <w:cs/>
          <w:lang w:bidi="sa-IN"/>
        </w:rPr>
        <w:t>,</w:t>
      </w:r>
      <w:r w:rsidR="004605FC" w:rsidRPr="00182347">
        <w:rPr>
          <w:b/>
          <w:bCs w:val="0"/>
          <w:sz w:val="24"/>
          <w:szCs w:val="24"/>
          <w:cs/>
        </w:rPr>
        <w:t xml:space="preserve"> कस्स णं तं हेउं </w:t>
      </w:r>
      <w:r w:rsidR="006C30F1">
        <w:rPr>
          <w:rFonts w:hint="cs"/>
          <w:b/>
          <w:bCs w:val="0"/>
          <w:sz w:val="24"/>
          <w:szCs w:val="24"/>
          <w:cs/>
        </w:rPr>
        <w:t>?</w:t>
      </w:r>
      <w:r w:rsidR="004605FC" w:rsidRPr="00182347">
        <w:rPr>
          <w:b/>
          <w:bCs w:val="0"/>
          <w:sz w:val="24"/>
          <w:szCs w:val="24"/>
        </w:rPr>
        <w:t xml:space="preserve"> </w:t>
      </w:r>
      <w:r w:rsidR="004605FC" w:rsidRPr="00182347">
        <w:rPr>
          <w:b/>
          <w:bCs w:val="0"/>
          <w:sz w:val="24"/>
          <w:szCs w:val="24"/>
          <w:cs/>
        </w:rPr>
        <w:t>संसारिया खलु पाणा</w:t>
      </w:r>
      <w:r w:rsidR="004605FC" w:rsidRPr="00182347">
        <w:rPr>
          <w:rFonts w:hint="cs"/>
          <w:b/>
          <w:bCs w:val="0"/>
          <w:sz w:val="24"/>
          <w:szCs w:val="24"/>
          <w:cs/>
        </w:rPr>
        <w:t>,</w:t>
      </w:r>
      <w:r w:rsidR="004605FC" w:rsidRPr="00182347">
        <w:rPr>
          <w:rFonts w:hint="cs"/>
          <w:b/>
          <w:bCs w:val="0"/>
          <w:sz w:val="24"/>
          <w:szCs w:val="24"/>
          <w:cs/>
          <w:lang w:bidi="sa-IN"/>
        </w:rPr>
        <w:t xml:space="preserve"> </w:t>
      </w:r>
      <w:r w:rsidR="004605FC" w:rsidRPr="00182347">
        <w:rPr>
          <w:b/>
          <w:bCs w:val="0"/>
          <w:sz w:val="24"/>
          <w:szCs w:val="24"/>
          <w:cs/>
        </w:rPr>
        <w:t>तसा वि पाणा थावरत्ताए पच्चायंति</w:t>
      </w:r>
      <w:r w:rsidR="004605FC" w:rsidRPr="00182347">
        <w:rPr>
          <w:rFonts w:hint="cs"/>
          <w:b/>
          <w:bCs w:val="0"/>
          <w:sz w:val="24"/>
          <w:szCs w:val="24"/>
          <w:cs/>
          <w:lang w:bidi="sa-IN"/>
        </w:rPr>
        <w:t>,</w:t>
      </w:r>
      <w:r w:rsidR="004605FC" w:rsidRPr="00182347">
        <w:rPr>
          <w:b/>
          <w:bCs w:val="0"/>
          <w:sz w:val="24"/>
          <w:szCs w:val="24"/>
          <w:cs/>
        </w:rPr>
        <w:t xml:space="preserve"> थावरा वि पाणा तसत्ताए पच्चायंति</w:t>
      </w:r>
      <w:r w:rsidR="004605FC" w:rsidRPr="00182347">
        <w:rPr>
          <w:rFonts w:hint="cs"/>
          <w:b/>
          <w:bCs w:val="0"/>
          <w:sz w:val="24"/>
          <w:szCs w:val="24"/>
          <w:cs/>
          <w:lang w:bidi="sa-IN"/>
        </w:rPr>
        <w:t>,</w:t>
      </w:r>
      <w:r w:rsidR="004605FC" w:rsidRPr="00182347">
        <w:rPr>
          <w:b/>
          <w:bCs w:val="0"/>
          <w:sz w:val="24"/>
          <w:szCs w:val="24"/>
          <w:cs/>
        </w:rPr>
        <w:t xml:space="preserve"> तसकायाओ विप्पमुच्चमाणा थावरकायंसि उ</w:t>
      </w:r>
      <w:r w:rsidR="004605FC" w:rsidRPr="00182347">
        <w:rPr>
          <w:rFonts w:hint="cs"/>
          <w:b/>
          <w:bCs w:val="0"/>
          <w:sz w:val="24"/>
          <w:szCs w:val="24"/>
          <w:cs/>
        </w:rPr>
        <w:t>व</w:t>
      </w:r>
      <w:r w:rsidR="004605FC" w:rsidRPr="00182347">
        <w:rPr>
          <w:b/>
          <w:bCs w:val="0"/>
          <w:sz w:val="24"/>
          <w:szCs w:val="24"/>
          <w:cs/>
        </w:rPr>
        <w:t>वज्जंति</w:t>
      </w:r>
      <w:r w:rsidR="004605FC" w:rsidRPr="00182347">
        <w:rPr>
          <w:rFonts w:hint="cs"/>
          <w:b/>
          <w:bCs w:val="0"/>
          <w:sz w:val="24"/>
          <w:szCs w:val="24"/>
          <w:cs/>
          <w:lang w:bidi="sa-IN"/>
        </w:rPr>
        <w:t>,</w:t>
      </w:r>
      <w:r w:rsidR="004605FC" w:rsidRPr="00182347">
        <w:rPr>
          <w:b/>
          <w:bCs w:val="0"/>
          <w:sz w:val="24"/>
          <w:szCs w:val="24"/>
          <w:cs/>
        </w:rPr>
        <w:t xml:space="preserve"> थावरकायाओ विप्पमुच्चमाणा तसकायंसि उववज्जंति</w:t>
      </w:r>
      <w:r w:rsidR="004605FC" w:rsidRPr="00182347">
        <w:rPr>
          <w:rFonts w:hint="cs"/>
          <w:b/>
          <w:bCs w:val="0"/>
          <w:sz w:val="24"/>
          <w:szCs w:val="24"/>
          <w:cs/>
          <w:lang w:bidi="sa-IN"/>
        </w:rPr>
        <w:t>,</w:t>
      </w:r>
      <w:r w:rsidR="004605FC" w:rsidRPr="00182347">
        <w:rPr>
          <w:b/>
          <w:bCs w:val="0"/>
          <w:sz w:val="24"/>
          <w:szCs w:val="24"/>
          <w:cs/>
        </w:rPr>
        <w:t xml:space="preserve"> तेसिं च णं तसकायंसि उवव</w:t>
      </w:r>
      <w:r w:rsidR="004605FC" w:rsidRPr="00182347">
        <w:rPr>
          <w:rFonts w:hint="cs"/>
          <w:b/>
          <w:bCs w:val="0"/>
          <w:sz w:val="24"/>
          <w:szCs w:val="24"/>
          <w:cs/>
          <w:lang w:bidi="sa-IN"/>
        </w:rPr>
        <w:t>न्ना</w:t>
      </w:r>
      <w:r w:rsidR="004605FC" w:rsidRPr="00182347">
        <w:rPr>
          <w:b/>
          <w:bCs w:val="0"/>
          <w:sz w:val="24"/>
          <w:szCs w:val="24"/>
          <w:cs/>
        </w:rPr>
        <w:t>णं ठाणमेयं अधत्तं ।</w:t>
      </w:r>
    </w:p>
    <w:p w:rsidR="004605FC" w:rsidRPr="00182347" w:rsidRDefault="00DA4653" w:rsidP="00182347">
      <w:pPr>
        <w:pStyle w:val="H4Hindi"/>
        <w:tabs>
          <w:tab w:val="left" w:pos="2250"/>
        </w:tabs>
        <w:spacing w:before="0" w:after="0"/>
        <w:ind w:firstLine="1440"/>
        <w:jc w:val="both"/>
        <w:rPr>
          <w:b/>
          <w:bCs w:val="0"/>
          <w:sz w:val="24"/>
          <w:szCs w:val="24"/>
          <w:lang w:bidi="sa-IN"/>
        </w:rPr>
      </w:pPr>
      <w:r w:rsidRPr="00DA4653">
        <w:rPr>
          <w:color w:val="FF0000"/>
          <w:sz w:val="24"/>
          <w:szCs w:val="24"/>
        </w:rPr>
        <w:t>[</w:t>
      </w:r>
      <w:r>
        <w:rPr>
          <w:rFonts w:hint="cs"/>
          <w:color w:val="FF0000"/>
          <w:sz w:val="24"/>
          <w:szCs w:val="24"/>
          <w:cs/>
        </w:rPr>
        <w:t>८००</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सवायं उदए पेढालपुत्ते भगवं गोयमं एवं वयासी-</w:t>
      </w:r>
      <w:r w:rsidR="004605FC" w:rsidRPr="00182347">
        <w:rPr>
          <w:rFonts w:hint="cs"/>
          <w:b/>
          <w:bCs w:val="0"/>
          <w:sz w:val="24"/>
          <w:szCs w:val="24"/>
          <w:cs/>
          <w:lang w:bidi="sa-IN"/>
        </w:rPr>
        <w:t xml:space="preserve"> </w:t>
      </w:r>
      <w:r w:rsidR="004605FC" w:rsidRPr="00182347">
        <w:rPr>
          <w:b/>
          <w:bCs w:val="0"/>
          <w:sz w:val="24"/>
          <w:szCs w:val="24"/>
          <w:cs/>
        </w:rPr>
        <w:t>कयरे खलु</w:t>
      </w:r>
      <w:r w:rsidR="004605FC" w:rsidRPr="00182347">
        <w:rPr>
          <w:rFonts w:hint="cs"/>
          <w:b/>
          <w:bCs w:val="0"/>
          <w:sz w:val="24"/>
          <w:szCs w:val="24"/>
          <w:cs/>
          <w:lang w:bidi="sa-IN"/>
        </w:rPr>
        <w:t>ते</w:t>
      </w:r>
      <w:r w:rsidR="004605FC" w:rsidRPr="00182347">
        <w:rPr>
          <w:b/>
          <w:bCs w:val="0"/>
          <w:sz w:val="24"/>
          <w:szCs w:val="24"/>
          <w:cs/>
        </w:rPr>
        <w:t xml:space="preserve"> आउसंतो गोयमा</w:t>
      </w:r>
      <w:r w:rsidR="006C30F1">
        <w:rPr>
          <w:rFonts w:hint="cs"/>
          <w:b/>
          <w:bCs w:val="0"/>
          <w:sz w:val="24"/>
          <w:szCs w:val="24"/>
          <w:cs/>
        </w:rPr>
        <w:t>!</w:t>
      </w:r>
      <w:r w:rsidR="004605FC" w:rsidRPr="00182347">
        <w:rPr>
          <w:b/>
          <w:bCs w:val="0"/>
          <w:sz w:val="24"/>
          <w:szCs w:val="24"/>
        </w:rPr>
        <w:t xml:space="preserve"> </w:t>
      </w:r>
      <w:r w:rsidR="004605FC" w:rsidRPr="00182347">
        <w:rPr>
          <w:b/>
          <w:bCs w:val="0"/>
          <w:sz w:val="24"/>
          <w:szCs w:val="24"/>
          <w:cs/>
        </w:rPr>
        <w:t>तुब्भे वय</w:t>
      </w:r>
      <w:r w:rsidR="004605FC" w:rsidRPr="00182347">
        <w:rPr>
          <w:rFonts w:hint="cs"/>
          <w:b/>
          <w:bCs w:val="0"/>
          <w:sz w:val="24"/>
          <w:szCs w:val="24"/>
          <w:cs/>
          <w:lang w:bidi="sa-IN"/>
        </w:rPr>
        <w:t>ह</w:t>
      </w:r>
      <w:r w:rsidR="004605FC" w:rsidRPr="00182347">
        <w:rPr>
          <w:b/>
          <w:bCs w:val="0"/>
          <w:sz w:val="24"/>
          <w:szCs w:val="24"/>
          <w:cs/>
        </w:rPr>
        <w:t xml:space="preserve"> तस</w:t>
      </w:r>
      <w:r w:rsidR="004605FC" w:rsidRPr="00182347">
        <w:rPr>
          <w:rFonts w:hint="cs"/>
          <w:b/>
          <w:bCs w:val="0"/>
          <w:sz w:val="24"/>
          <w:szCs w:val="24"/>
          <w:cs/>
          <w:lang w:bidi="sa-IN"/>
        </w:rPr>
        <w:t xml:space="preserve">ा </w:t>
      </w:r>
      <w:r w:rsidR="004605FC" w:rsidRPr="00182347">
        <w:rPr>
          <w:b/>
          <w:bCs w:val="0"/>
          <w:sz w:val="24"/>
          <w:szCs w:val="24"/>
          <w:cs/>
        </w:rPr>
        <w:t>पाणा तसा आउ अ</w:t>
      </w:r>
      <w:r w:rsidR="004605FC" w:rsidRPr="00182347">
        <w:rPr>
          <w:rFonts w:hint="cs"/>
          <w:b/>
          <w:bCs w:val="0"/>
          <w:sz w:val="24"/>
          <w:szCs w:val="24"/>
          <w:cs/>
          <w:lang w:bidi="sa-IN"/>
        </w:rPr>
        <w:t>न्न</w:t>
      </w:r>
      <w:r w:rsidR="004605FC" w:rsidRPr="00182347">
        <w:rPr>
          <w:b/>
          <w:bCs w:val="0"/>
          <w:sz w:val="24"/>
          <w:szCs w:val="24"/>
          <w:cs/>
        </w:rPr>
        <w:t xml:space="preserve">हा </w:t>
      </w:r>
      <w:r w:rsidR="006C30F1">
        <w:rPr>
          <w:rFonts w:hint="cs"/>
          <w:b/>
          <w:bCs w:val="0"/>
          <w:sz w:val="24"/>
          <w:szCs w:val="24"/>
          <w:cs/>
        </w:rPr>
        <w:t>?</w:t>
      </w:r>
      <w:r w:rsidR="004605FC" w:rsidRPr="00182347">
        <w:rPr>
          <w:rFonts w:hint="cs"/>
          <w:b/>
          <w:bCs w:val="0"/>
          <w:sz w:val="24"/>
          <w:szCs w:val="24"/>
          <w:cs/>
        </w:rPr>
        <w:t>,</w:t>
      </w:r>
      <w:r w:rsidR="004605FC" w:rsidRPr="00182347">
        <w:rPr>
          <w:rFonts w:hint="cs"/>
          <w:b/>
          <w:bCs w:val="0"/>
          <w:sz w:val="24"/>
          <w:szCs w:val="24"/>
          <w:cs/>
          <w:lang w:bidi="sa-IN"/>
        </w:rPr>
        <w:t xml:space="preserve"> </w:t>
      </w:r>
      <w:r w:rsidR="004605FC" w:rsidRPr="00182347">
        <w:rPr>
          <w:b/>
          <w:bCs w:val="0"/>
          <w:sz w:val="24"/>
          <w:szCs w:val="24"/>
          <w:cs/>
        </w:rPr>
        <w:t>सवायं भगवं गोयमे उदयं पेढालपुत्तं एवं वयासी-</w:t>
      </w:r>
      <w:r w:rsidR="004605FC" w:rsidRPr="00182347">
        <w:rPr>
          <w:rFonts w:hint="cs"/>
          <w:b/>
          <w:bCs w:val="0"/>
          <w:sz w:val="24"/>
          <w:szCs w:val="24"/>
          <w:cs/>
          <w:lang w:bidi="sa-IN"/>
        </w:rPr>
        <w:t xml:space="preserve"> </w:t>
      </w:r>
      <w:r w:rsidR="004605FC" w:rsidRPr="00182347">
        <w:rPr>
          <w:b/>
          <w:bCs w:val="0"/>
          <w:sz w:val="24"/>
          <w:szCs w:val="24"/>
          <w:cs/>
        </w:rPr>
        <w:t>आउसंतो उदग</w:t>
      </w:r>
      <w:r w:rsidR="004605FC" w:rsidRPr="00182347">
        <w:rPr>
          <w:rFonts w:hint="cs"/>
          <w:b/>
          <w:bCs w:val="0"/>
          <w:sz w:val="24"/>
          <w:szCs w:val="24"/>
          <w:cs/>
          <w:lang w:bidi="sa-IN"/>
        </w:rPr>
        <w:t>ा</w:t>
      </w:r>
      <w:r w:rsidR="004605FC" w:rsidRPr="00182347">
        <w:rPr>
          <w:b/>
          <w:bCs w:val="0"/>
          <w:sz w:val="24"/>
          <w:szCs w:val="24"/>
          <w:cs/>
        </w:rPr>
        <w:t xml:space="preserve"> जे तुब्भे वयह तसभूया पाणा तसा ते वयं वदामो तसा पाणा</w:t>
      </w:r>
      <w:r w:rsidR="004605FC" w:rsidRPr="00182347">
        <w:rPr>
          <w:rFonts w:hint="cs"/>
          <w:b/>
          <w:bCs w:val="0"/>
          <w:sz w:val="24"/>
          <w:szCs w:val="24"/>
          <w:cs/>
          <w:lang w:bidi="sa-IN"/>
        </w:rPr>
        <w:t>,</w:t>
      </w:r>
      <w:r w:rsidR="004605FC" w:rsidRPr="00182347">
        <w:rPr>
          <w:b/>
          <w:bCs w:val="0"/>
          <w:sz w:val="24"/>
          <w:szCs w:val="24"/>
          <w:cs/>
        </w:rPr>
        <w:t xml:space="preserve"> जे वयं वयामो तसा पाणा ते तुब्भे वदह तसभूया पाणा</w:t>
      </w:r>
      <w:r w:rsidR="004605FC" w:rsidRPr="00182347">
        <w:rPr>
          <w:rFonts w:hint="cs"/>
          <w:b/>
          <w:bCs w:val="0"/>
          <w:sz w:val="24"/>
          <w:szCs w:val="24"/>
          <w:cs/>
          <w:lang w:bidi="sa-IN"/>
        </w:rPr>
        <w:t>,</w:t>
      </w:r>
      <w:r w:rsidR="004605FC" w:rsidRPr="00182347">
        <w:rPr>
          <w:b/>
          <w:bCs w:val="0"/>
          <w:sz w:val="24"/>
          <w:szCs w:val="24"/>
          <w:cs/>
        </w:rPr>
        <w:t xml:space="preserve"> एए संति दुवे ठाणा तुल्ला एगट्ठा</w:t>
      </w:r>
      <w:r w:rsidR="004605FC" w:rsidRPr="00182347">
        <w:rPr>
          <w:rFonts w:hint="cs"/>
          <w:b/>
          <w:bCs w:val="0"/>
          <w:sz w:val="24"/>
          <w:szCs w:val="24"/>
          <w:cs/>
          <w:lang w:bidi="sa-IN"/>
        </w:rPr>
        <w:t>,</w:t>
      </w:r>
      <w:r w:rsidR="004605FC" w:rsidRPr="00182347">
        <w:rPr>
          <w:b/>
          <w:bCs w:val="0"/>
          <w:sz w:val="24"/>
          <w:szCs w:val="24"/>
          <w:cs/>
        </w:rPr>
        <w:t xml:space="preserve"> किमाउसो</w:t>
      </w:r>
      <w:r w:rsidR="006C30F1">
        <w:rPr>
          <w:rFonts w:hint="cs"/>
          <w:b/>
          <w:bCs w:val="0"/>
          <w:sz w:val="24"/>
          <w:szCs w:val="24"/>
          <w:cs/>
        </w:rPr>
        <w:t>!</w:t>
      </w:r>
      <w:r w:rsidR="004605FC" w:rsidRPr="00182347">
        <w:rPr>
          <w:b/>
          <w:bCs w:val="0"/>
          <w:sz w:val="24"/>
          <w:szCs w:val="24"/>
        </w:rPr>
        <w:t xml:space="preserve"> </w:t>
      </w:r>
      <w:r w:rsidR="004605FC" w:rsidRPr="00182347">
        <w:rPr>
          <w:b/>
          <w:bCs w:val="0"/>
          <w:sz w:val="24"/>
          <w:szCs w:val="24"/>
          <w:cs/>
        </w:rPr>
        <w:t>इमे भे सुप्पणीयतराए भवइ-</w:t>
      </w:r>
      <w:r w:rsidR="004605FC" w:rsidRPr="00182347">
        <w:rPr>
          <w:rFonts w:hint="cs"/>
          <w:b/>
          <w:bCs w:val="0"/>
          <w:sz w:val="24"/>
          <w:szCs w:val="24"/>
          <w:cs/>
          <w:lang w:bidi="sa-IN"/>
        </w:rPr>
        <w:t xml:space="preserve"> </w:t>
      </w:r>
      <w:r w:rsidR="004605FC" w:rsidRPr="00182347">
        <w:rPr>
          <w:b/>
          <w:bCs w:val="0"/>
          <w:sz w:val="24"/>
          <w:szCs w:val="24"/>
          <w:cs/>
        </w:rPr>
        <w:t>तसभूया पाणा तसा</w:t>
      </w:r>
      <w:r w:rsidR="004605FC" w:rsidRPr="00182347">
        <w:rPr>
          <w:rFonts w:hint="cs"/>
          <w:b/>
          <w:bCs w:val="0"/>
          <w:sz w:val="24"/>
          <w:szCs w:val="24"/>
          <w:cs/>
          <w:lang w:bidi="sa-IN"/>
        </w:rPr>
        <w:t>,</w:t>
      </w:r>
      <w:r w:rsidR="004605FC" w:rsidRPr="00182347">
        <w:rPr>
          <w:b/>
          <w:bCs w:val="0"/>
          <w:sz w:val="24"/>
          <w:szCs w:val="24"/>
          <w:cs/>
        </w:rPr>
        <w:t xml:space="preserve"> इमे भे दुप्पणीयतराए भवइ-</w:t>
      </w:r>
      <w:r w:rsidR="004605FC" w:rsidRPr="00182347">
        <w:rPr>
          <w:rFonts w:hint="cs"/>
          <w:b/>
          <w:bCs w:val="0"/>
          <w:sz w:val="24"/>
          <w:szCs w:val="24"/>
          <w:cs/>
        </w:rPr>
        <w:t xml:space="preserve"> </w:t>
      </w:r>
      <w:r w:rsidR="004605FC" w:rsidRPr="00182347">
        <w:rPr>
          <w:b/>
          <w:bCs w:val="0"/>
          <w:sz w:val="24"/>
          <w:szCs w:val="24"/>
          <w:cs/>
        </w:rPr>
        <w:t>तसा पाणा तसा</w:t>
      </w:r>
      <w:r w:rsidR="004605FC" w:rsidRPr="00182347">
        <w:rPr>
          <w:rFonts w:hint="cs"/>
          <w:b/>
          <w:bCs w:val="0"/>
          <w:sz w:val="24"/>
          <w:szCs w:val="24"/>
          <w:cs/>
          <w:lang w:bidi="sa-IN"/>
        </w:rPr>
        <w:t>,</w:t>
      </w:r>
      <w:r w:rsidR="004605FC" w:rsidRPr="00182347">
        <w:rPr>
          <w:b/>
          <w:bCs w:val="0"/>
          <w:sz w:val="24"/>
          <w:szCs w:val="24"/>
          <w:cs/>
        </w:rPr>
        <w:t xml:space="preserve"> तओ एगमाउसो</w:t>
      </w:r>
      <w:r w:rsidR="004605FC" w:rsidRPr="00182347">
        <w:rPr>
          <w:rFonts w:hint="cs"/>
          <w:b/>
          <w:bCs w:val="0"/>
          <w:sz w:val="24"/>
          <w:szCs w:val="24"/>
          <w:cs/>
        </w:rPr>
        <w:t>!</w:t>
      </w:r>
      <w:r w:rsidR="004605FC" w:rsidRPr="00182347">
        <w:rPr>
          <w:b/>
          <w:bCs w:val="0"/>
          <w:sz w:val="24"/>
          <w:szCs w:val="24"/>
          <w:cs/>
        </w:rPr>
        <w:t xml:space="preserve"> पलि</w:t>
      </w:r>
      <w:r w:rsidR="004605FC" w:rsidRPr="00182347">
        <w:rPr>
          <w:rFonts w:hint="cs"/>
          <w:b/>
          <w:bCs w:val="0"/>
          <w:sz w:val="24"/>
          <w:szCs w:val="24"/>
          <w:cs/>
        </w:rPr>
        <w:t>क्को</w:t>
      </w:r>
      <w:r w:rsidR="004605FC" w:rsidRPr="00182347">
        <w:rPr>
          <w:b/>
          <w:bCs w:val="0"/>
          <w:sz w:val="24"/>
          <w:szCs w:val="24"/>
          <w:cs/>
        </w:rPr>
        <w:t>सह एक्कं अभि</w:t>
      </w:r>
      <w:r w:rsidR="004605FC" w:rsidRPr="00182347">
        <w:rPr>
          <w:rFonts w:hint="cs"/>
          <w:b/>
          <w:bCs w:val="0"/>
          <w:sz w:val="24"/>
          <w:szCs w:val="24"/>
          <w:cs/>
          <w:lang w:bidi="sa-IN"/>
        </w:rPr>
        <w:t>नं</w:t>
      </w:r>
      <w:r w:rsidR="004605FC" w:rsidRPr="00182347">
        <w:rPr>
          <w:b/>
          <w:bCs w:val="0"/>
          <w:sz w:val="24"/>
          <w:szCs w:val="24"/>
          <w:cs/>
        </w:rPr>
        <w:t>दह</w:t>
      </w:r>
      <w:r w:rsidR="004605FC" w:rsidRPr="00182347">
        <w:rPr>
          <w:rFonts w:hint="cs"/>
          <w:b/>
          <w:bCs w:val="0"/>
          <w:sz w:val="24"/>
          <w:szCs w:val="24"/>
          <w:cs/>
        </w:rPr>
        <w:t>,</w:t>
      </w:r>
      <w:r w:rsidR="004605FC" w:rsidRPr="00182347">
        <w:rPr>
          <w:b/>
          <w:bCs w:val="0"/>
          <w:sz w:val="24"/>
          <w:szCs w:val="24"/>
          <w:cs/>
        </w:rPr>
        <w:t xml:space="preserve"> अयं पि </w:t>
      </w:r>
      <w:r w:rsidR="004605FC" w:rsidRPr="00182347">
        <w:rPr>
          <w:rFonts w:hint="cs"/>
          <w:b/>
          <w:bCs w:val="0"/>
          <w:sz w:val="24"/>
          <w:szCs w:val="24"/>
          <w:cs/>
          <w:lang w:bidi="sa-IN"/>
        </w:rPr>
        <w:t>भेदो सेनो नेआउए भवइ ।</w:t>
      </w:r>
    </w:p>
    <w:p w:rsidR="004605FC" w:rsidRPr="00182347" w:rsidRDefault="004605FC" w:rsidP="00182347">
      <w:pPr>
        <w:pStyle w:val="H4Hindi"/>
        <w:tabs>
          <w:tab w:val="left" w:pos="2250"/>
        </w:tabs>
        <w:spacing w:before="0" w:after="0"/>
        <w:ind w:firstLine="1440"/>
        <w:jc w:val="both"/>
        <w:rPr>
          <w:b/>
          <w:bCs w:val="0"/>
          <w:sz w:val="24"/>
          <w:szCs w:val="24"/>
        </w:rPr>
      </w:pPr>
      <w:r w:rsidRPr="00182347">
        <w:rPr>
          <w:b/>
          <w:bCs w:val="0"/>
          <w:sz w:val="24"/>
          <w:szCs w:val="24"/>
          <w:cs/>
        </w:rPr>
        <w:t>भगवं च णं उदाहु संतेगइया म</w:t>
      </w:r>
      <w:r w:rsidRPr="00182347">
        <w:rPr>
          <w:rFonts w:hint="cs"/>
          <w:b/>
          <w:bCs w:val="0"/>
          <w:sz w:val="24"/>
          <w:szCs w:val="24"/>
          <w:cs/>
          <w:lang w:bidi="sa-IN"/>
        </w:rPr>
        <w:t>नु</w:t>
      </w:r>
      <w:r w:rsidRPr="00182347">
        <w:rPr>
          <w:b/>
          <w:bCs w:val="0"/>
          <w:sz w:val="24"/>
          <w:szCs w:val="24"/>
          <w:cs/>
        </w:rPr>
        <w:t>स्सा भवंति</w:t>
      </w:r>
      <w:r w:rsidRPr="00182347">
        <w:rPr>
          <w:b/>
          <w:bCs w:val="0"/>
          <w:sz w:val="24"/>
          <w:szCs w:val="24"/>
        </w:rPr>
        <w:t xml:space="preserve">, </w:t>
      </w:r>
      <w:r w:rsidRPr="00182347">
        <w:rPr>
          <w:b/>
          <w:bCs w:val="0"/>
          <w:sz w:val="24"/>
          <w:szCs w:val="24"/>
          <w:cs/>
        </w:rPr>
        <w:t>तेसिं च णं एवं वुत्त पुव्वं भवइ नो खलु वयं संचाएमो मुंडा भवित्ता अगाराओ अ</w:t>
      </w:r>
      <w:r w:rsidRPr="00182347">
        <w:rPr>
          <w:rFonts w:hint="cs"/>
          <w:b/>
          <w:bCs w:val="0"/>
          <w:sz w:val="24"/>
          <w:szCs w:val="24"/>
          <w:cs/>
          <w:lang w:bidi="sa-IN"/>
        </w:rPr>
        <w:t>न</w:t>
      </w:r>
      <w:r w:rsidRPr="00182347">
        <w:rPr>
          <w:b/>
          <w:bCs w:val="0"/>
          <w:sz w:val="24"/>
          <w:szCs w:val="24"/>
          <w:cs/>
        </w:rPr>
        <w:t>गारियं पव्वइत्तए</w:t>
      </w:r>
      <w:r w:rsidRPr="00182347">
        <w:rPr>
          <w:rFonts w:hint="cs"/>
          <w:b/>
          <w:bCs w:val="0"/>
          <w:sz w:val="24"/>
          <w:szCs w:val="24"/>
          <w:cs/>
          <w:lang w:bidi="sa-IN"/>
        </w:rPr>
        <w:t>,</w:t>
      </w:r>
      <w:r w:rsidRPr="00182347">
        <w:rPr>
          <w:b/>
          <w:bCs w:val="0"/>
          <w:sz w:val="24"/>
          <w:szCs w:val="24"/>
          <w:cs/>
        </w:rPr>
        <w:t xml:space="preserve"> वयं णं अ</w:t>
      </w:r>
      <w:r w:rsidRPr="00182347">
        <w:rPr>
          <w:rFonts w:hint="cs"/>
          <w:b/>
          <w:bCs w:val="0"/>
          <w:sz w:val="24"/>
          <w:szCs w:val="24"/>
          <w:cs/>
          <w:lang w:bidi="sa-IN"/>
        </w:rPr>
        <w:t>नु</w:t>
      </w:r>
      <w:r w:rsidRPr="00182347">
        <w:rPr>
          <w:b/>
          <w:bCs w:val="0"/>
          <w:sz w:val="24"/>
          <w:szCs w:val="24"/>
          <w:cs/>
        </w:rPr>
        <w:t>पुव्वेणं गोत्तस्स लिस्सिस्सामो</w:t>
      </w:r>
      <w:r w:rsidRPr="00182347">
        <w:rPr>
          <w:rFonts w:hint="cs"/>
          <w:b/>
          <w:bCs w:val="0"/>
          <w:sz w:val="24"/>
          <w:szCs w:val="24"/>
          <w:cs/>
          <w:lang w:bidi="sa-IN"/>
        </w:rPr>
        <w:t>,</w:t>
      </w:r>
      <w:r w:rsidRPr="00182347">
        <w:rPr>
          <w:b/>
          <w:bCs w:val="0"/>
          <w:sz w:val="24"/>
          <w:szCs w:val="24"/>
          <w:cs/>
        </w:rPr>
        <w:t xml:space="preserve"> ते एवं संखवेंति </w:t>
      </w:r>
      <w:r w:rsidRPr="00182347">
        <w:rPr>
          <w:rFonts w:hint="cs"/>
          <w:b/>
          <w:bCs w:val="0"/>
          <w:sz w:val="24"/>
          <w:szCs w:val="24"/>
          <w:cs/>
          <w:lang w:bidi="sa-IN"/>
        </w:rPr>
        <w:t>ते  एवं संखं ठवयंति नन्न</w:t>
      </w:r>
      <w:r w:rsidRPr="00182347">
        <w:rPr>
          <w:b/>
          <w:bCs w:val="0"/>
          <w:sz w:val="24"/>
          <w:szCs w:val="24"/>
          <w:cs/>
        </w:rPr>
        <w:t xml:space="preserve">त्थ अभिजोगेणं गाहावइ-चोरग्गहण-विमोक्खणयाए तसेहिं पाणेहिं </w:t>
      </w:r>
      <w:r w:rsidRPr="00182347">
        <w:rPr>
          <w:rFonts w:hint="cs"/>
          <w:b/>
          <w:bCs w:val="0"/>
          <w:sz w:val="24"/>
          <w:szCs w:val="24"/>
          <w:cs/>
          <w:lang w:bidi="sa-IN"/>
        </w:rPr>
        <w:t>नि</w:t>
      </w:r>
      <w:r w:rsidRPr="00182347">
        <w:rPr>
          <w:b/>
          <w:bCs w:val="0"/>
          <w:sz w:val="24"/>
          <w:szCs w:val="24"/>
          <w:cs/>
        </w:rPr>
        <w:t>हाय दंडं</w:t>
      </w:r>
      <w:r w:rsidRPr="00182347">
        <w:rPr>
          <w:rFonts w:hint="cs"/>
          <w:b/>
          <w:bCs w:val="0"/>
          <w:sz w:val="24"/>
          <w:szCs w:val="24"/>
          <w:cs/>
          <w:lang w:bidi="sa-IN"/>
        </w:rPr>
        <w:t>,</w:t>
      </w:r>
      <w:r w:rsidRPr="00182347">
        <w:rPr>
          <w:b/>
          <w:bCs w:val="0"/>
          <w:sz w:val="24"/>
          <w:szCs w:val="24"/>
          <w:cs/>
        </w:rPr>
        <w:t xml:space="preserve"> तं पि तेसिं कुसलमेव भवइ ।</w:t>
      </w:r>
    </w:p>
    <w:p w:rsidR="004605FC" w:rsidRPr="00182347" w:rsidRDefault="00DA4653" w:rsidP="00043D54">
      <w:pPr>
        <w:pStyle w:val="H4Hindi"/>
        <w:tabs>
          <w:tab w:val="left" w:pos="2250"/>
        </w:tabs>
        <w:spacing w:before="0" w:after="0"/>
        <w:ind w:firstLine="1440"/>
        <w:jc w:val="both"/>
        <w:rPr>
          <w:b/>
          <w:bCs w:val="0"/>
          <w:sz w:val="24"/>
          <w:szCs w:val="24"/>
          <w:lang w:bidi="sa-IN"/>
        </w:rPr>
      </w:pPr>
      <w:r w:rsidRPr="00DA4653">
        <w:rPr>
          <w:color w:val="FF0000"/>
          <w:sz w:val="24"/>
          <w:szCs w:val="24"/>
        </w:rPr>
        <w:t>[</w:t>
      </w:r>
      <w:r>
        <w:rPr>
          <w:rFonts w:hint="cs"/>
          <w:color w:val="FF0000"/>
          <w:sz w:val="24"/>
          <w:szCs w:val="24"/>
          <w:cs/>
        </w:rPr>
        <w:t>८०१</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तसा वि वुच्चंति तसा</w:t>
      </w:r>
      <w:r w:rsidR="004605FC" w:rsidRPr="00182347">
        <w:rPr>
          <w:rFonts w:hint="cs"/>
          <w:b/>
          <w:bCs w:val="0"/>
          <w:sz w:val="24"/>
          <w:szCs w:val="24"/>
          <w:cs/>
          <w:lang w:bidi="sa-IN"/>
        </w:rPr>
        <w:t xml:space="preserve"> </w:t>
      </w:r>
      <w:r w:rsidR="004605FC" w:rsidRPr="00182347">
        <w:rPr>
          <w:rFonts w:hint="cs"/>
          <w:b/>
          <w:bCs w:val="0"/>
          <w:sz w:val="24"/>
          <w:szCs w:val="24"/>
          <w:cs/>
        </w:rPr>
        <w:t>तस</w:t>
      </w:r>
      <w:r w:rsidR="004605FC" w:rsidRPr="00182347">
        <w:rPr>
          <w:b/>
          <w:bCs w:val="0"/>
          <w:sz w:val="24"/>
          <w:szCs w:val="24"/>
          <w:cs/>
        </w:rPr>
        <w:t>संभारकडेणं कम्मुणा नामं च णं अब्भुवगयं भवइ</w:t>
      </w:r>
      <w:r w:rsidR="004605FC" w:rsidRPr="00182347">
        <w:rPr>
          <w:rFonts w:hint="cs"/>
          <w:b/>
          <w:bCs w:val="0"/>
          <w:sz w:val="24"/>
          <w:szCs w:val="24"/>
          <w:cs/>
          <w:lang w:bidi="sa-IN"/>
        </w:rPr>
        <w:t>,</w:t>
      </w:r>
      <w:r w:rsidR="004605FC" w:rsidRPr="00182347">
        <w:rPr>
          <w:b/>
          <w:bCs w:val="0"/>
          <w:sz w:val="24"/>
          <w:szCs w:val="24"/>
          <w:cs/>
        </w:rPr>
        <w:t xml:space="preserve"> तसाउयं च णं पलिक्खीणं भवइ</w:t>
      </w:r>
      <w:r w:rsidR="004605FC" w:rsidRPr="00182347">
        <w:rPr>
          <w:rFonts w:hint="cs"/>
          <w:b/>
          <w:bCs w:val="0"/>
          <w:sz w:val="24"/>
          <w:szCs w:val="24"/>
          <w:cs/>
          <w:lang w:bidi="sa-IN"/>
        </w:rPr>
        <w:t>,</w:t>
      </w:r>
      <w:r w:rsidR="004605FC" w:rsidRPr="00182347">
        <w:rPr>
          <w:b/>
          <w:bCs w:val="0"/>
          <w:sz w:val="24"/>
          <w:szCs w:val="24"/>
          <w:cs/>
        </w:rPr>
        <w:t xml:space="preserve"> तसकायट्ठिइया ते तओ आउयं विप्पजहंति</w:t>
      </w:r>
      <w:r w:rsidR="004605FC" w:rsidRPr="00182347">
        <w:rPr>
          <w:rFonts w:hint="cs"/>
          <w:b/>
          <w:bCs w:val="0"/>
          <w:sz w:val="24"/>
          <w:szCs w:val="24"/>
          <w:cs/>
          <w:lang w:bidi="sa-IN"/>
        </w:rPr>
        <w:t>,</w:t>
      </w:r>
      <w:r w:rsidR="004605FC" w:rsidRPr="00182347">
        <w:rPr>
          <w:b/>
          <w:bCs w:val="0"/>
          <w:sz w:val="24"/>
          <w:szCs w:val="24"/>
          <w:cs/>
        </w:rPr>
        <w:t xml:space="preserve"> ते तओ आउयं विप्पजहित्ता थावरत्ताए पच्चायंति थावरा वि वुच्चंति थावरा थावरसंभारकडेणं कम्मुणा नामं च णं अब्भुवगयं भवइ</w:t>
      </w:r>
      <w:r w:rsidR="004605FC" w:rsidRPr="00182347">
        <w:rPr>
          <w:rFonts w:hint="cs"/>
          <w:b/>
          <w:bCs w:val="0"/>
          <w:sz w:val="24"/>
          <w:szCs w:val="24"/>
          <w:cs/>
        </w:rPr>
        <w:t>,</w:t>
      </w:r>
      <w:r w:rsidR="004605FC" w:rsidRPr="00182347">
        <w:rPr>
          <w:b/>
          <w:bCs w:val="0"/>
          <w:sz w:val="24"/>
          <w:szCs w:val="24"/>
          <w:cs/>
        </w:rPr>
        <w:t xml:space="preserve"> थावराउयं च णं पलिक्खीणं भवइ</w:t>
      </w:r>
      <w:r w:rsidR="004605FC" w:rsidRPr="00182347">
        <w:rPr>
          <w:rFonts w:hint="cs"/>
          <w:b/>
          <w:bCs w:val="0"/>
          <w:sz w:val="24"/>
          <w:szCs w:val="24"/>
          <w:cs/>
          <w:lang w:bidi="sa-IN"/>
        </w:rPr>
        <w:t>,</w:t>
      </w:r>
      <w:r w:rsidR="004605FC" w:rsidRPr="00182347">
        <w:rPr>
          <w:b/>
          <w:bCs w:val="0"/>
          <w:sz w:val="24"/>
          <w:szCs w:val="24"/>
          <w:cs/>
        </w:rPr>
        <w:t xml:space="preserve"> थावरकायट्ठिइया ते तओ आउयं विप्पजहंति ते तओ आउयं विप्पजहित्ता भुज्जो पारलोइयत्ताए पच्चायंति</w:t>
      </w:r>
      <w:r w:rsidR="004605FC" w:rsidRPr="00182347">
        <w:rPr>
          <w:rFonts w:hint="cs"/>
          <w:b/>
          <w:bCs w:val="0"/>
          <w:sz w:val="24"/>
          <w:szCs w:val="24"/>
          <w:cs/>
          <w:lang w:bidi="sa-IN"/>
        </w:rPr>
        <w:t>,</w:t>
      </w:r>
      <w:r w:rsidR="004605FC" w:rsidRPr="00182347">
        <w:rPr>
          <w:b/>
          <w:bCs w:val="0"/>
          <w:sz w:val="24"/>
          <w:szCs w:val="24"/>
          <w:cs/>
        </w:rPr>
        <w:t xml:space="preserve"> ते पाणा वि वुच्चंति ते तसा वि वुच्चंति ते महाकाया ते चिरट्ठिइया ।</w:t>
      </w:r>
    </w:p>
    <w:p w:rsidR="002C0878" w:rsidRDefault="00DA4653" w:rsidP="002C0878">
      <w:pPr>
        <w:pStyle w:val="H4Hindi"/>
        <w:tabs>
          <w:tab w:val="left" w:pos="2250"/>
        </w:tabs>
        <w:spacing w:before="0" w:after="0"/>
        <w:ind w:firstLine="1440"/>
        <w:jc w:val="both"/>
        <w:rPr>
          <w:b/>
          <w:bCs w:val="0"/>
          <w:sz w:val="24"/>
          <w:szCs w:val="24"/>
        </w:rPr>
      </w:pPr>
      <w:r w:rsidRPr="00DA4653">
        <w:rPr>
          <w:color w:val="FF0000"/>
          <w:sz w:val="24"/>
          <w:szCs w:val="24"/>
        </w:rPr>
        <w:t>[</w:t>
      </w:r>
      <w:r>
        <w:rPr>
          <w:rFonts w:hint="cs"/>
          <w:color w:val="FF0000"/>
          <w:sz w:val="24"/>
          <w:szCs w:val="24"/>
          <w:cs/>
        </w:rPr>
        <w:t>८०२</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सवायं उदए पेढालपुत्ते भयवं गोयमं एवं वयासी</w:t>
      </w:r>
      <w:r w:rsidR="004605FC" w:rsidRPr="00182347">
        <w:rPr>
          <w:rFonts w:hint="cs"/>
          <w:b/>
          <w:bCs w:val="0"/>
          <w:sz w:val="24"/>
          <w:szCs w:val="24"/>
          <w:cs/>
          <w:lang w:bidi="sa-IN"/>
        </w:rPr>
        <w:t xml:space="preserve"> </w:t>
      </w:r>
      <w:r w:rsidR="004605FC" w:rsidRPr="00182347">
        <w:rPr>
          <w:b/>
          <w:bCs w:val="0"/>
          <w:sz w:val="24"/>
          <w:szCs w:val="24"/>
          <w:cs/>
        </w:rPr>
        <w:t>-आउसंतो गोयमा</w:t>
      </w:r>
      <w:r w:rsidR="00BC46B8">
        <w:rPr>
          <w:rFonts w:hint="cs"/>
          <w:b/>
          <w:bCs w:val="0"/>
          <w:sz w:val="24"/>
          <w:szCs w:val="24"/>
          <w:cs/>
        </w:rPr>
        <w:t>!</w:t>
      </w:r>
      <w:r w:rsidR="004605FC" w:rsidRPr="00182347">
        <w:rPr>
          <w:rFonts w:hint="cs"/>
          <w:b/>
          <w:bCs w:val="0"/>
          <w:sz w:val="24"/>
          <w:szCs w:val="24"/>
          <w:cs/>
          <w:lang w:bidi="sa-IN"/>
        </w:rPr>
        <w:t xml:space="preserve"> </w:t>
      </w:r>
      <w:r w:rsidR="004605FC" w:rsidRPr="00182347">
        <w:rPr>
          <w:b/>
          <w:bCs w:val="0"/>
          <w:sz w:val="24"/>
          <w:szCs w:val="24"/>
          <w:cs/>
        </w:rPr>
        <w:t xml:space="preserve">नत्थि णं से केइ परियाए </w:t>
      </w:r>
      <w:r w:rsidR="004605FC" w:rsidRPr="00182347">
        <w:rPr>
          <w:rFonts w:hint="cs"/>
          <w:b/>
          <w:bCs w:val="0"/>
          <w:sz w:val="24"/>
          <w:szCs w:val="24"/>
          <w:cs/>
          <w:lang w:bidi="sa-IN"/>
        </w:rPr>
        <w:t>ज</w:t>
      </w:r>
      <w:r w:rsidR="004605FC" w:rsidRPr="00182347">
        <w:rPr>
          <w:rFonts w:hint="cs"/>
          <w:b/>
          <w:bCs w:val="0"/>
          <w:sz w:val="24"/>
          <w:szCs w:val="24"/>
          <w:cs/>
        </w:rPr>
        <w:t>ं णं</w:t>
      </w:r>
      <w:r w:rsidR="004605FC" w:rsidRPr="00182347">
        <w:rPr>
          <w:b/>
          <w:bCs w:val="0"/>
          <w:sz w:val="24"/>
          <w:szCs w:val="24"/>
          <w:cs/>
        </w:rPr>
        <w:t xml:space="preserve"> समणोवासगस्स एगपाण</w:t>
      </w:r>
      <w:r w:rsidR="004605FC" w:rsidRPr="00182347">
        <w:rPr>
          <w:rFonts w:hint="cs"/>
          <w:b/>
          <w:bCs w:val="0"/>
          <w:sz w:val="24"/>
          <w:szCs w:val="24"/>
          <w:cs/>
          <w:lang w:bidi="sa-IN"/>
        </w:rPr>
        <w:t>ातिवायविर</w:t>
      </w:r>
      <w:r w:rsidR="004605FC" w:rsidRPr="00182347">
        <w:rPr>
          <w:b/>
          <w:bCs w:val="0"/>
          <w:sz w:val="24"/>
          <w:szCs w:val="24"/>
          <w:cs/>
        </w:rPr>
        <w:t xml:space="preserve">ए वि दंडे </w:t>
      </w:r>
      <w:r w:rsidR="004605FC" w:rsidRPr="00182347">
        <w:rPr>
          <w:rFonts w:hint="cs"/>
          <w:b/>
          <w:bCs w:val="0"/>
          <w:sz w:val="24"/>
          <w:szCs w:val="24"/>
          <w:cs/>
          <w:lang w:bidi="sa-IN"/>
        </w:rPr>
        <w:t>नि</w:t>
      </w:r>
      <w:r w:rsidR="004605FC" w:rsidRPr="00182347">
        <w:rPr>
          <w:b/>
          <w:bCs w:val="0"/>
          <w:sz w:val="24"/>
          <w:szCs w:val="24"/>
          <w:cs/>
        </w:rPr>
        <w:t xml:space="preserve">क्खित्ते कस्स </w:t>
      </w:r>
      <w:r w:rsidR="004605FC" w:rsidRPr="00182347">
        <w:rPr>
          <w:rFonts w:hint="cs"/>
          <w:b/>
          <w:bCs w:val="0"/>
          <w:sz w:val="24"/>
          <w:szCs w:val="24"/>
          <w:cs/>
          <w:lang w:bidi="sa-IN"/>
        </w:rPr>
        <w:t>णं</w:t>
      </w:r>
      <w:r w:rsidR="004605FC" w:rsidRPr="00182347">
        <w:rPr>
          <w:b/>
          <w:bCs w:val="0"/>
          <w:sz w:val="24"/>
          <w:szCs w:val="24"/>
          <w:cs/>
        </w:rPr>
        <w:t xml:space="preserve"> तं हेउं </w:t>
      </w:r>
      <w:r w:rsidR="00BC46B8">
        <w:rPr>
          <w:rFonts w:hint="cs"/>
          <w:b/>
          <w:bCs w:val="0"/>
          <w:sz w:val="24"/>
          <w:szCs w:val="24"/>
          <w:cs/>
        </w:rPr>
        <w:t>?</w:t>
      </w:r>
      <w:r w:rsidR="004605FC" w:rsidRPr="00182347">
        <w:rPr>
          <w:b/>
          <w:bCs w:val="0"/>
          <w:sz w:val="24"/>
          <w:szCs w:val="24"/>
        </w:rPr>
        <w:t xml:space="preserve"> </w:t>
      </w:r>
      <w:r w:rsidR="004605FC" w:rsidRPr="00182347">
        <w:rPr>
          <w:b/>
          <w:bCs w:val="0"/>
          <w:sz w:val="24"/>
          <w:szCs w:val="24"/>
          <w:cs/>
        </w:rPr>
        <w:t>संसारिया खलु पाणा</w:t>
      </w:r>
      <w:r w:rsidR="004605FC" w:rsidRPr="00182347">
        <w:rPr>
          <w:rFonts w:hint="cs"/>
          <w:b/>
          <w:bCs w:val="0"/>
          <w:sz w:val="24"/>
          <w:szCs w:val="24"/>
          <w:cs/>
          <w:lang w:bidi="sa-IN"/>
        </w:rPr>
        <w:t xml:space="preserve">, </w:t>
      </w:r>
      <w:r w:rsidR="004605FC" w:rsidRPr="00182347">
        <w:rPr>
          <w:b/>
          <w:bCs w:val="0"/>
          <w:sz w:val="24"/>
          <w:szCs w:val="24"/>
          <w:cs/>
        </w:rPr>
        <w:t>थावरा वि पाणा तसत्ताए पच्चायंति</w:t>
      </w:r>
      <w:r w:rsidR="004605FC" w:rsidRPr="00182347">
        <w:rPr>
          <w:rFonts w:hint="cs"/>
          <w:b/>
          <w:bCs w:val="0"/>
          <w:sz w:val="24"/>
          <w:szCs w:val="24"/>
          <w:cs/>
          <w:lang w:bidi="sa-IN"/>
        </w:rPr>
        <w:t>,</w:t>
      </w:r>
      <w:r w:rsidR="004605FC" w:rsidRPr="00182347">
        <w:rPr>
          <w:b/>
          <w:bCs w:val="0"/>
          <w:sz w:val="24"/>
          <w:szCs w:val="24"/>
          <w:cs/>
        </w:rPr>
        <w:t xml:space="preserve"> तसा वि पाणा थावरत्ताए पच्चायंति</w:t>
      </w:r>
      <w:r w:rsidR="004605FC" w:rsidRPr="00182347">
        <w:rPr>
          <w:rFonts w:hint="cs"/>
          <w:b/>
          <w:bCs w:val="0"/>
          <w:sz w:val="24"/>
          <w:szCs w:val="24"/>
          <w:cs/>
          <w:lang w:bidi="sa-IN"/>
        </w:rPr>
        <w:t>,</w:t>
      </w:r>
      <w:r w:rsidR="004605FC" w:rsidRPr="00182347">
        <w:rPr>
          <w:b/>
          <w:bCs w:val="0"/>
          <w:sz w:val="24"/>
          <w:szCs w:val="24"/>
          <w:cs/>
        </w:rPr>
        <w:t xml:space="preserve"> थावरकायाओ विप्पमुच्चमाणा सव्वे तसकायंसि उववज्जंति</w:t>
      </w:r>
      <w:r w:rsidR="004605FC" w:rsidRPr="00182347">
        <w:rPr>
          <w:rFonts w:hint="cs"/>
          <w:b/>
          <w:bCs w:val="0"/>
          <w:sz w:val="24"/>
          <w:szCs w:val="24"/>
          <w:cs/>
          <w:lang w:bidi="sa-IN"/>
        </w:rPr>
        <w:t>,</w:t>
      </w:r>
      <w:r w:rsidR="004605FC" w:rsidRPr="00182347">
        <w:rPr>
          <w:b/>
          <w:bCs w:val="0"/>
          <w:sz w:val="24"/>
          <w:szCs w:val="24"/>
          <w:cs/>
        </w:rPr>
        <w:t xml:space="preserve"> तसकायाओ विप्पमुच्चमाणा सव्वे थावरकायंसि उव</w:t>
      </w:r>
      <w:r w:rsidR="004605FC" w:rsidRPr="00182347">
        <w:rPr>
          <w:rFonts w:hint="cs"/>
          <w:b/>
          <w:bCs w:val="0"/>
          <w:sz w:val="24"/>
          <w:szCs w:val="24"/>
          <w:cs/>
        </w:rPr>
        <w:t>व</w:t>
      </w:r>
      <w:r w:rsidR="004605FC" w:rsidRPr="00182347">
        <w:rPr>
          <w:b/>
          <w:bCs w:val="0"/>
          <w:sz w:val="24"/>
          <w:szCs w:val="24"/>
          <w:cs/>
        </w:rPr>
        <w:t>ज्जंति</w:t>
      </w:r>
      <w:r w:rsidR="004605FC" w:rsidRPr="00182347">
        <w:rPr>
          <w:rFonts w:hint="cs"/>
          <w:b/>
          <w:bCs w:val="0"/>
          <w:sz w:val="24"/>
          <w:szCs w:val="24"/>
          <w:cs/>
          <w:lang w:bidi="sa-IN"/>
        </w:rPr>
        <w:t>,</w:t>
      </w:r>
      <w:r w:rsidR="004605FC" w:rsidRPr="00182347">
        <w:rPr>
          <w:b/>
          <w:bCs w:val="0"/>
          <w:sz w:val="24"/>
          <w:szCs w:val="24"/>
          <w:cs/>
        </w:rPr>
        <w:t xml:space="preserve"> तेसिं च णं थावरकायंसि उवव</w:t>
      </w:r>
      <w:r w:rsidR="004605FC" w:rsidRPr="00182347">
        <w:rPr>
          <w:rFonts w:hint="cs"/>
          <w:b/>
          <w:bCs w:val="0"/>
          <w:sz w:val="24"/>
          <w:szCs w:val="24"/>
          <w:cs/>
          <w:lang w:bidi="sa-IN"/>
        </w:rPr>
        <w:t>न्ना</w:t>
      </w:r>
      <w:r w:rsidR="004605FC" w:rsidRPr="00182347">
        <w:rPr>
          <w:b/>
          <w:bCs w:val="0"/>
          <w:sz w:val="24"/>
          <w:szCs w:val="24"/>
          <w:cs/>
        </w:rPr>
        <w:t xml:space="preserve">णं ठाणमेयं धत्तं </w:t>
      </w:r>
      <w:r w:rsidR="004605FC" w:rsidRPr="00182347">
        <w:rPr>
          <w:rFonts w:hint="cs"/>
          <w:b/>
          <w:bCs w:val="0"/>
          <w:sz w:val="24"/>
          <w:szCs w:val="24"/>
          <w:cs/>
          <w:lang w:bidi="sa-IN"/>
        </w:rPr>
        <w:t xml:space="preserve">। </w:t>
      </w:r>
      <w:r w:rsidR="004605FC" w:rsidRPr="00182347">
        <w:rPr>
          <w:b/>
          <w:bCs w:val="0"/>
          <w:sz w:val="24"/>
          <w:szCs w:val="24"/>
          <w:cs/>
        </w:rPr>
        <w:t>सवायं भगवं गोयमे उदयं पेढालपुत्तं एवं वयासी-</w:t>
      </w:r>
      <w:r w:rsidR="004605FC" w:rsidRPr="00182347">
        <w:rPr>
          <w:rFonts w:hint="cs"/>
          <w:b/>
          <w:bCs w:val="0"/>
          <w:sz w:val="24"/>
          <w:szCs w:val="24"/>
          <w:cs/>
          <w:lang w:bidi="sa-IN"/>
        </w:rPr>
        <w:t xml:space="preserve"> </w:t>
      </w:r>
      <w:r w:rsidR="004605FC" w:rsidRPr="00182347">
        <w:rPr>
          <w:b/>
          <w:bCs w:val="0"/>
          <w:sz w:val="24"/>
          <w:szCs w:val="24"/>
          <w:cs/>
        </w:rPr>
        <w:t>नो खलु आउसो</w:t>
      </w:r>
      <w:r w:rsidR="00BC46B8">
        <w:rPr>
          <w:rFonts w:hint="cs"/>
          <w:b/>
          <w:bCs w:val="0"/>
          <w:sz w:val="24"/>
          <w:szCs w:val="24"/>
          <w:cs/>
        </w:rPr>
        <w:t>!</w:t>
      </w:r>
      <w:r w:rsidR="004605FC" w:rsidRPr="00182347">
        <w:rPr>
          <w:rFonts w:hint="cs"/>
          <w:b/>
          <w:bCs w:val="0"/>
          <w:sz w:val="24"/>
          <w:szCs w:val="24"/>
          <w:cs/>
          <w:lang w:bidi="sa-IN"/>
        </w:rPr>
        <w:t xml:space="preserve"> </w:t>
      </w:r>
      <w:r w:rsidR="004605FC" w:rsidRPr="00182347">
        <w:rPr>
          <w:b/>
          <w:bCs w:val="0"/>
          <w:sz w:val="24"/>
          <w:szCs w:val="24"/>
          <w:cs/>
        </w:rPr>
        <w:t>अस्माकं वत्तव्वएणं तुब्भं चेव अ</w:t>
      </w:r>
      <w:r w:rsidR="004605FC" w:rsidRPr="00182347">
        <w:rPr>
          <w:rFonts w:hint="cs"/>
          <w:b/>
          <w:bCs w:val="0"/>
          <w:sz w:val="24"/>
          <w:szCs w:val="24"/>
          <w:cs/>
          <w:lang w:bidi="sa-IN"/>
        </w:rPr>
        <w:t>नु</w:t>
      </w:r>
      <w:r w:rsidR="004605FC" w:rsidRPr="00182347">
        <w:rPr>
          <w:b/>
          <w:bCs w:val="0"/>
          <w:sz w:val="24"/>
          <w:szCs w:val="24"/>
          <w:cs/>
        </w:rPr>
        <w:t xml:space="preserve">प्पवाएणं अत्थि णं से परियाए जे णं समणोवासगस्स सव्वपाणेहिं सव्वभूएहिं सव्वजीवेहिं सव्वसत्तेहिं दंडे </w:t>
      </w:r>
      <w:r w:rsidR="004605FC" w:rsidRPr="00182347">
        <w:rPr>
          <w:rFonts w:hint="cs"/>
          <w:b/>
          <w:bCs w:val="0"/>
          <w:sz w:val="24"/>
          <w:szCs w:val="24"/>
          <w:cs/>
          <w:lang w:bidi="sa-IN"/>
        </w:rPr>
        <w:t>नि</w:t>
      </w:r>
      <w:r w:rsidR="004605FC" w:rsidRPr="00182347">
        <w:rPr>
          <w:b/>
          <w:bCs w:val="0"/>
          <w:sz w:val="24"/>
          <w:szCs w:val="24"/>
          <w:cs/>
        </w:rPr>
        <w:t xml:space="preserve">क्खित्ते भवइ कस्स णं तं हेउं </w:t>
      </w:r>
      <w:r w:rsidR="00BC46B8">
        <w:rPr>
          <w:rFonts w:hint="cs"/>
          <w:b/>
          <w:bCs w:val="0"/>
          <w:sz w:val="24"/>
          <w:szCs w:val="24"/>
          <w:cs/>
        </w:rPr>
        <w:t>?</w:t>
      </w:r>
      <w:r w:rsidR="004605FC" w:rsidRPr="00182347">
        <w:rPr>
          <w:rFonts w:hint="cs"/>
          <w:b/>
          <w:bCs w:val="0"/>
          <w:sz w:val="24"/>
          <w:szCs w:val="24"/>
          <w:cs/>
          <w:lang w:bidi="sa-IN"/>
        </w:rPr>
        <w:t xml:space="preserve"> </w:t>
      </w:r>
      <w:r w:rsidR="004605FC" w:rsidRPr="00182347">
        <w:rPr>
          <w:b/>
          <w:bCs w:val="0"/>
          <w:sz w:val="24"/>
          <w:szCs w:val="24"/>
          <w:cs/>
        </w:rPr>
        <w:t>संसारिया खलु पाणा</w:t>
      </w:r>
      <w:r w:rsidR="004605FC" w:rsidRPr="00182347">
        <w:rPr>
          <w:rFonts w:hint="cs"/>
          <w:b/>
          <w:bCs w:val="0"/>
          <w:sz w:val="24"/>
          <w:szCs w:val="24"/>
          <w:cs/>
          <w:lang w:bidi="sa-IN"/>
        </w:rPr>
        <w:t xml:space="preserve">, </w:t>
      </w:r>
      <w:r w:rsidR="004605FC" w:rsidRPr="00182347">
        <w:rPr>
          <w:b/>
          <w:bCs w:val="0"/>
          <w:sz w:val="24"/>
          <w:szCs w:val="24"/>
          <w:cs/>
        </w:rPr>
        <w:t>तसा वि पाणा थावरत्ताए पच्चायंति</w:t>
      </w:r>
      <w:r w:rsidR="004605FC" w:rsidRPr="00182347">
        <w:rPr>
          <w:rFonts w:hint="cs"/>
          <w:b/>
          <w:bCs w:val="0"/>
          <w:sz w:val="24"/>
          <w:szCs w:val="24"/>
          <w:cs/>
          <w:lang w:bidi="sa-IN"/>
        </w:rPr>
        <w:t>,</w:t>
      </w:r>
      <w:r w:rsidR="004605FC" w:rsidRPr="00182347">
        <w:rPr>
          <w:b/>
          <w:bCs w:val="0"/>
          <w:sz w:val="24"/>
          <w:szCs w:val="24"/>
          <w:cs/>
        </w:rPr>
        <w:t xml:space="preserve"> थावरा वि पाणा तसत्ताए पच्चायंति</w:t>
      </w:r>
      <w:r w:rsidR="004605FC" w:rsidRPr="00182347">
        <w:rPr>
          <w:rFonts w:hint="cs"/>
          <w:b/>
          <w:bCs w:val="0"/>
          <w:sz w:val="24"/>
          <w:szCs w:val="24"/>
          <w:cs/>
          <w:lang w:bidi="sa-IN"/>
        </w:rPr>
        <w:t>,</w:t>
      </w:r>
      <w:r w:rsidR="004605FC" w:rsidRPr="00182347">
        <w:rPr>
          <w:b/>
          <w:bCs w:val="0"/>
          <w:sz w:val="24"/>
          <w:szCs w:val="24"/>
          <w:cs/>
        </w:rPr>
        <w:t xml:space="preserve"> तसकायाओ विप्पमुच्चमाणा सव्वे थावरकायंसि उववज्जंति</w:t>
      </w:r>
      <w:r w:rsidR="004605FC" w:rsidRPr="00182347">
        <w:rPr>
          <w:rFonts w:hint="cs"/>
          <w:b/>
          <w:bCs w:val="0"/>
          <w:sz w:val="24"/>
          <w:szCs w:val="24"/>
          <w:cs/>
          <w:lang w:bidi="sa-IN"/>
        </w:rPr>
        <w:t>,</w:t>
      </w:r>
      <w:r w:rsidR="004605FC" w:rsidRPr="00182347">
        <w:rPr>
          <w:b/>
          <w:bCs w:val="0"/>
          <w:sz w:val="24"/>
          <w:szCs w:val="24"/>
          <w:cs/>
        </w:rPr>
        <w:t xml:space="preserve"> थावरकायाओ विप्पमुच्चमाणा सव्वे तसकायंसि उव</w:t>
      </w:r>
      <w:r w:rsidR="002C0878">
        <w:rPr>
          <w:rFonts w:hint="cs"/>
          <w:b/>
          <w:bCs w:val="0"/>
          <w:sz w:val="24"/>
          <w:szCs w:val="24"/>
          <w:cs/>
        </w:rPr>
        <w:t>-</w:t>
      </w:r>
      <w:r w:rsidR="004605FC" w:rsidRPr="00182347">
        <w:rPr>
          <w:b/>
          <w:bCs w:val="0"/>
          <w:sz w:val="24"/>
          <w:szCs w:val="24"/>
          <w:cs/>
        </w:rPr>
        <w:t>वज्जंति</w:t>
      </w:r>
      <w:r w:rsidR="004605FC" w:rsidRPr="00182347">
        <w:rPr>
          <w:rFonts w:hint="cs"/>
          <w:b/>
          <w:bCs w:val="0"/>
          <w:sz w:val="24"/>
          <w:szCs w:val="24"/>
          <w:cs/>
          <w:lang w:bidi="sa-IN"/>
        </w:rPr>
        <w:t>,</w:t>
      </w:r>
      <w:r w:rsidR="004605FC" w:rsidRPr="00182347">
        <w:rPr>
          <w:b/>
          <w:bCs w:val="0"/>
          <w:sz w:val="24"/>
          <w:szCs w:val="24"/>
          <w:cs/>
        </w:rPr>
        <w:t xml:space="preserve"> तेसिं च णं तसकायंसि उव</w:t>
      </w:r>
      <w:r w:rsidR="004605FC" w:rsidRPr="00182347">
        <w:rPr>
          <w:rFonts w:hint="cs"/>
          <w:b/>
          <w:bCs w:val="0"/>
          <w:sz w:val="24"/>
          <w:szCs w:val="24"/>
          <w:cs/>
        </w:rPr>
        <w:t>व</w:t>
      </w:r>
      <w:r w:rsidR="004605FC" w:rsidRPr="00182347">
        <w:rPr>
          <w:rFonts w:hint="cs"/>
          <w:b/>
          <w:bCs w:val="0"/>
          <w:sz w:val="24"/>
          <w:szCs w:val="24"/>
          <w:cs/>
          <w:lang w:bidi="sa-IN"/>
        </w:rPr>
        <w:t>न्ना</w:t>
      </w:r>
      <w:r w:rsidR="004605FC" w:rsidRPr="00182347">
        <w:rPr>
          <w:b/>
          <w:bCs w:val="0"/>
          <w:sz w:val="24"/>
          <w:szCs w:val="24"/>
          <w:cs/>
        </w:rPr>
        <w:t>णं ठाणमेयं अधत्तं ते पाणा वि वुच्चंति</w:t>
      </w:r>
      <w:r w:rsidR="004605FC" w:rsidRPr="00182347">
        <w:rPr>
          <w:rFonts w:hint="cs"/>
          <w:b/>
          <w:bCs w:val="0"/>
          <w:sz w:val="24"/>
          <w:szCs w:val="24"/>
          <w:cs/>
          <w:lang w:bidi="sa-IN"/>
        </w:rPr>
        <w:t>,</w:t>
      </w:r>
      <w:r w:rsidR="004605FC" w:rsidRPr="00182347">
        <w:rPr>
          <w:b/>
          <w:bCs w:val="0"/>
          <w:sz w:val="24"/>
          <w:szCs w:val="24"/>
          <w:cs/>
        </w:rPr>
        <w:t xml:space="preserve"> ते तसा वि वुच्चंति</w:t>
      </w:r>
      <w:r w:rsidR="004605FC" w:rsidRPr="00182347">
        <w:rPr>
          <w:rFonts w:hint="cs"/>
          <w:b/>
          <w:bCs w:val="0"/>
          <w:sz w:val="24"/>
          <w:szCs w:val="24"/>
          <w:cs/>
          <w:lang w:bidi="sa-IN"/>
        </w:rPr>
        <w:t>,</w:t>
      </w:r>
      <w:r w:rsidR="004605FC" w:rsidRPr="00182347">
        <w:rPr>
          <w:b/>
          <w:bCs w:val="0"/>
          <w:sz w:val="24"/>
          <w:szCs w:val="24"/>
          <w:cs/>
        </w:rPr>
        <w:t xml:space="preserve"> ते </w:t>
      </w:r>
    </w:p>
    <w:p w:rsidR="005E3E80" w:rsidRDefault="00EE39C2" w:rsidP="002C0878">
      <w:pPr>
        <w:spacing w:after="0" w:line="240" w:lineRule="auto"/>
        <w:ind w:right="1708"/>
        <w:contextualSpacing/>
        <w:rPr>
          <w:rFonts w:cs="Mangal" w:hint="cs"/>
          <w:sz w:val="24"/>
          <w:szCs w:val="24"/>
        </w:rPr>
      </w:pPr>
      <w:r w:rsidRPr="00EE39C2">
        <w:rPr>
          <w:sz w:val="24"/>
          <w:szCs w:val="24"/>
          <w:cs/>
        </w:rPr>
        <w:t>महाकाया ते चिरट्ठिइया</w:t>
      </w:r>
      <w:r>
        <w:rPr>
          <w:rFonts w:hint="cs"/>
          <w:sz w:val="24"/>
          <w:szCs w:val="24"/>
          <w:cs/>
        </w:rPr>
        <w:t>,</w:t>
      </w:r>
    </w:p>
    <w:p w:rsidR="002C0878" w:rsidRDefault="002C0878" w:rsidP="002C0878">
      <w:pPr>
        <w:spacing w:after="0" w:line="240" w:lineRule="auto"/>
        <w:ind w:right="1708"/>
        <w:contextualSpacing/>
        <w:rPr>
          <w:rFonts w:cs="Mangal"/>
          <w:sz w:val="24"/>
          <w:szCs w:val="24"/>
        </w:rPr>
      </w:pPr>
      <w:r>
        <w:rPr>
          <w:rFonts w:cs="Mangal" w:hint="cs"/>
          <w:sz w:val="24"/>
          <w:szCs w:val="24"/>
          <w:cs/>
        </w:rPr>
        <w:lastRenderedPageBreak/>
        <w:t>सुयक्खंधो-२, अज्झयणं-७, उद्देसो-</w:t>
      </w:r>
    </w:p>
    <w:tbl>
      <w:tblPr>
        <w:tblW w:w="10140" w:type="dxa"/>
        <w:tblInd w:w="93" w:type="dxa"/>
        <w:tblBorders>
          <w:top w:val="single" w:sz="4" w:space="0" w:color="auto"/>
        </w:tblBorders>
        <w:tblLook w:val="04A0"/>
      </w:tblPr>
      <w:tblGrid>
        <w:gridCol w:w="10140"/>
      </w:tblGrid>
      <w:tr w:rsidR="002C0878" w:rsidTr="00A43EF4">
        <w:trPr>
          <w:trHeight w:val="228"/>
        </w:trPr>
        <w:tc>
          <w:tcPr>
            <w:tcW w:w="10140" w:type="dxa"/>
            <w:tcBorders>
              <w:top w:val="single" w:sz="4" w:space="0" w:color="FF0000"/>
              <w:left w:val="nil"/>
              <w:bottom w:val="nil"/>
              <w:right w:val="nil"/>
            </w:tcBorders>
          </w:tcPr>
          <w:p w:rsidR="002C0878" w:rsidRDefault="002C0878"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182347" w:rsidRDefault="004605FC" w:rsidP="00182347">
      <w:pPr>
        <w:pStyle w:val="H4Hindi"/>
        <w:tabs>
          <w:tab w:val="left" w:pos="2250"/>
        </w:tabs>
        <w:spacing w:before="0" w:after="0"/>
        <w:ind w:firstLine="1440"/>
        <w:jc w:val="both"/>
        <w:rPr>
          <w:b/>
          <w:bCs w:val="0"/>
          <w:sz w:val="24"/>
          <w:szCs w:val="24"/>
        </w:rPr>
      </w:pPr>
      <w:r w:rsidRPr="00182347">
        <w:rPr>
          <w:b/>
          <w:bCs w:val="0"/>
          <w:sz w:val="24"/>
          <w:szCs w:val="24"/>
          <w:cs/>
        </w:rPr>
        <w:t>ते बहुयरगा पाणा जेहिं समणोवासगस्स सुपच्चक्खायं भवइ</w:t>
      </w:r>
      <w:r w:rsidRPr="00182347">
        <w:rPr>
          <w:rFonts w:hint="cs"/>
          <w:b/>
          <w:bCs w:val="0"/>
          <w:sz w:val="24"/>
          <w:szCs w:val="24"/>
          <w:cs/>
          <w:lang w:bidi="sa-IN"/>
        </w:rPr>
        <w:t>,</w:t>
      </w:r>
      <w:r w:rsidRPr="00182347">
        <w:rPr>
          <w:b/>
          <w:bCs w:val="0"/>
          <w:sz w:val="24"/>
          <w:szCs w:val="24"/>
          <w:cs/>
        </w:rPr>
        <w:t xml:space="preserve"> ते अप्पयर</w:t>
      </w:r>
      <w:r w:rsidRPr="00182347">
        <w:rPr>
          <w:rFonts w:hint="cs"/>
          <w:b/>
          <w:bCs w:val="0"/>
          <w:sz w:val="24"/>
          <w:szCs w:val="24"/>
          <w:cs/>
        </w:rPr>
        <w:t>ा</w:t>
      </w:r>
      <w:r w:rsidRPr="00182347">
        <w:rPr>
          <w:b/>
          <w:bCs w:val="0"/>
          <w:sz w:val="24"/>
          <w:szCs w:val="24"/>
          <w:cs/>
        </w:rPr>
        <w:t>गा पाणा जेहिं समणोवासगस्स अपच्चक्खायं भवइ</w:t>
      </w:r>
      <w:r w:rsidRPr="00182347">
        <w:rPr>
          <w:rFonts w:hint="cs"/>
          <w:b/>
          <w:bCs w:val="0"/>
          <w:sz w:val="24"/>
          <w:szCs w:val="24"/>
          <w:cs/>
          <w:lang w:bidi="sa-IN"/>
        </w:rPr>
        <w:t>,</w:t>
      </w:r>
      <w:r w:rsidRPr="00182347">
        <w:rPr>
          <w:b/>
          <w:bCs w:val="0"/>
          <w:sz w:val="24"/>
          <w:szCs w:val="24"/>
          <w:cs/>
        </w:rPr>
        <w:t xml:space="preserve"> से महया तसकायाओ उवसंतस्स उवट्ठियस्स पडिविरयस्स जं णं तुब्भे वा अ</w:t>
      </w:r>
      <w:r w:rsidRPr="00182347">
        <w:rPr>
          <w:rFonts w:hint="cs"/>
          <w:b/>
          <w:bCs w:val="0"/>
          <w:sz w:val="24"/>
          <w:szCs w:val="24"/>
          <w:cs/>
          <w:lang w:bidi="sa-IN"/>
        </w:rPr>
        <w:t>न्नो</w:t>
      </w:r>
      <w:r w:rsidRPr="00182347">
        <w:rPr>
          <w:b/>
          <w:bCs w:val="0"/>
          <w:sz w:val="24"/>
          <w:szCs w:val="24"/>
          <w:cs/>
        </w:rPr>
        <w:t xml:space="preserve"> वा एवं वयह-</w:t>
      </w:r>
      <w:r w:rsidRPr="00182347">
        <w:rPr>
          <w:rFonts w:hint="cs"/>
          <w:b/>
          <w:bCs w:val="0"/>
          <w:sz w:val="24"/>
          <w:szCs w:val="24"/>
          <w:cs/>
          <w:lang w:bidi="sa-IN"/>
        </w:rPr>
        <w:t xml:space="preserve"> </w:t>
      </w:r>
      <w:r w:rsidRPr="00182347">
        <w:rPr>
          <w:b/>
          <w:bCs w:val="0"/>
          <w:sz w:val="24"/>
          <w:szCs w:val="24"/>
          <w:cs/>
        </w:rPr>
        <w:t>नत्थि णं से केइ परियाए जंसि समणोवासगस्स एगपाण</w:t>
      </w:r>
      <w:r w:rsidRPr="00182347">
        <w:rPr>
          <w:rFonts w:hint="cs"/>
          <w:b/>
          <w:bCs w:val="0"/>
          <w:sz w:val="24"/>
          <w:szCs w:val="24"/>
          <w:cs/>
          <w:lang w:bidi="sa-IN"/>
        </w:rPr>
        <w:t>ा</w:t>
      </w:r>
      <w:r w:rsidRPr="00182347">
        <w:rPr>
          <w:b/>
          <w:bCs w:val="0"/>
          <w:sz w:val="24"/>
          <w:szCs w:val="24"/>
          <w:cs/>
        </w:rPr>
        <w:t xml:space="preserve">ए वि दंडे </w:t>
      </w:r>
      <w:r w:rsidRPr="00182347">
        <w:rPr>
          <w:rFonts w:hint="cs"/>
          <w:b/>
          <w:bCs w:val="0"/>
          <w:sz w:val="24"/>
          <w:szCs w:val="24"/>
          <w:cs/>
          <w:lang w:bidi="sa-IN"/>
        </w:rPr>
        <w:t>नि</w:t>
      </w:r>
      <w:r w:rsidRPr="00182347">
        <w:rPr>
          <w:b/>
          <w:bCs w:val="0"/>
          <w:sz w:val="24"/>
          <w:szCs w:val="24"/>
          <w:cs/>
        </w:rPr>
        <w:t>क्खित्ते</w:t>
      </w:r>
      <w:r w:rsidRPr="00182347">
        <w:rPr>
          <w:rFonts w:hint="cs"/>
          <w:b/>
          <w:bCs w:val="0"/>
          <w:sz w:val="24"/>
          <w:szCs w:val="24"/>
          <w:cs/>
          <w:lang w:bidi="sa-IN"/>
        </w:rPr>
        <w:t>,</w:t>
      </w:r>
      <w:r w:rsidRPr="00182347">
        <w:rPr>
          <w:b/>
          <w:bCs w:val="0"/>
          <w:sz w:val="24"/>
          <w:szCs w:val="24"/>
          <w:cs/>
        </w:rPr>
        <w:t xml:space="preserve"> अयं पि </w:t>
      </w:r>
      <w:r w:rsidRPr="00182347">
        <w:rPr>
          <w:rFonts w:hint="cs"/>
          <w:b/>
          <w:bCs w:val="0"/>
          <w:sz w:val="24"/>
          <w:szCs w:val="24"/>
          <w:cs/>
          <w:lang w:bidi="sa-IN"/>
        </w:rPr>
        <w:t>भेदे से</w:t>
      </w:r>
      <w:r w:rsidRPr="00182347">
        <w:rPr>
          <w:b/>
          <w:bCs w:val="0"/>
          <w:sz w:val="24"/>
          <w:szCs w:val="24"/>
          <w:cs/>
        </w:rPr>
        <w:t xml:space="preserve"> नो नेयाउए भवइ ।</w:t>
      </w:r>
    </w:p>
    <w:p w:rsidR="004605FC" w:rsidRPr="00182347" w:rsidRDefault="00DA4653" w:rsidP="000552AA">
      <w:pPr>
        <w:pStyle w:val="H4Hindi"/>
        <w:tabs>
          <w:tab w:val="left" w:pos="2250"/>
        </w:tabs>
        <w:spacing w:before="0" w:after="0"/>
        <w:ind w:firstLine="1440"/>
        <w:jc w:val="both"/>
        <w:rPr>
          <w:b/>
          <w:bCs w:val="0"/>
          <w:sz w:val="24"/>
          <w:szCs w:val="24"/>
          <w:lang w:bidi="sa-IN"/>
        </w:rPr>
      </w:pPr>
      <w:r w:rsidRPr="00DA4653">
        <w:rPr>
          <w:color w:val="FF0000"/>
          <w:sz w:val="24"/>
          <w:szCs w:val="24"/>
        </w:rPr>
        <w:t>[</w:t>
      </w:r>
      <w:r>
        <w:rPr>
          <w:rFonts w:hint="cs"/>
          <w:color w:val="FF0000"/>
          <w:sz w:val="24"/>
          <w:szCs w:val="24"/>
          <w:cs/>
        </w:rPr>
        <w:t>८०३</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भगवं च णं उदाहु नियंठा खलु पुच्छियव्वा-</w:t>
      </w:r>
      <w:r w:rsidR="004605FC" w:rsidRPr="00182347">
        <w:rPr>
          <w:rFonts w:hint="cs"/>
          <w:b/>
          <w:bCs w:val="0"/>
          <w:sz w:val="24"/>
          <w:szCs w:val="24"/>
          <w:cs/>
          <w:lang w:bidi="sa-IN"/>
        </w:rPr>
        <w:t xml:space="preserve"> </w:t>
      </w:r>
      <w:r w:rsidR="004605FC" w:rsidRPr="00182347">
        <w:rPr>
          <w:b/>
          <w:bCs w:val="0"/>
          <w:sz w:val="24"/>
          <w:szCs w:val="24"/>
          <w:cs/>
        </w:rPr>
        <w:t>आउसंतो</w:t>
      </w:r>
      <w:r w:rsidR="00BC46B8">
        <w:rPr>
          <w:rFonts w:hint="cs"/>
          <w:b/>
          <w:bCs w:val="0"/>
          <w:sz w:val="24"/>
          <w:szCs w:val="24"/>
          <w:cs/>
        </w:rPr>
        <w:t>!</w:t>
      </w:r>
      <w:r w:rsidR="004605FC" w:rsidRPr="00182347">
        <w:rPr>
          <w:b/>
          <w:bCs w:val="0"/>
          <w:sz w:val="24"/>
          <w:szCs w:val="24"/>
        </w:rPr>
        <w:t xml:space="preserve"> </w:t>
      </w:r>
      <w:r w:rsidR="004605FC" w:rsidRPr="00182347">
        <w:rPr>
          <w:b/>
          <w:bCs w:val="0"/>
          <w:sz w:val="24"/>
          <w:szCs w:val="24"/>
          <w:cs/>
        </w:rPr>
        <w:t>नियंठा इह खलु संतेगइया म</w:t>
      </w:r>
      <w:r w:rsidR="004605FC" w:rsidRPr="00182347">
        <w:rPr>
          <w:rFonts w:hint="cs"/>
          <w:b/>
          <w:bCs w:val="0"/>
          <w:sz w:val="24"/>
          <w:szCs w:val="24"/>
          <w:cs/>
          <w:lang w:bidi="sa-IN"/>
        </w:rPr>
        <w:t>नु</w:t>
      </w:r>
      <w:r w:rsidR="004605FC" w:rsidRPr="00182347">
        <w:rPr>
          <w:b/>
          <w:bCs w:val="0"/>
          <w:sz w:val="24"/>
          <w:szCs w:val="24"/>
          <w:cs/>
        </w:rPr>
        <w:t>स्सा भवंति</w:t>
      </w:r>
      <w:r w:rsidR="004605FC" w:rsidRPr="00182347">
        <w:rPr>
          <w:rFonts w:hint="cs"/>
          <w:b/>
          <w:bCs w:val="0"/>
          <w:sz w:val="24"/>
          <w:szCs w:val="24"/>
          <w:cs/>
          <w:lang w:bidi="sa-IN"/>
        </w:rPr>
        <w:t>,</w:t>
      </w:r>
      <w:r w:rsidR="004605FC" w:rsidRPr="00182347">
        <w:rPr>
          <w:b/>
          <w:bCs w:val="0"/>
          <w:sz w:val="24"/>
          <w:szCs w:val="24"/>
          <w:cs/>
        </w:rPr>
        <w:t xml:space="preserve"> तेसिं च णं एवं वुत्तपुव्वं भवइ-</w:t>
      </w:r>
      <w:r w:rsidR="004605FC" w:rsidRPr="00182347">
        <w:rPr>
          <w:rFonts w:hint="cs"/>
          <w:b/>
          <w:bCs w:val="0"/>
          <w:sz w:val="24"/>
          <w:szCs w:val="24"/>
          <w:cs/>
          <w:lang w:bidi="sa-IN"/>
        </w:rPr>
        <w:t xml:space="preserve"> </w:t>
      </w:r>
      <w:r w:rsidR="004605FC" w:rsidRPr="00182347">
        <w:rPr>
          <w:b/>
          <w:bCs w:val="0"/>
          <w:sz w:val="24"/>
          <w:szCs w:val="24"/>
          <w:cs/>
        </w:rPr>
        <w:t>जे इमे मुंडे भवित्ता अगाराओ अ</w:t>
      </w:r>
      <w:r w:rsidR="004605FC" w:rsidRPr="00182347">
        <w:rPr>
          <w:rFonts w:hint="cs"/>
          <w:b/>
          <w:bCs w:val="0"/>
          <w:sz w:val="24"/>
          <w:szCs w:val="24"/>
          <w:cs/>
          <w:lang w:bidi="sa-IN"/>
        </w:rPr>
        <w:t>न</w:t>
      </w:r>
      <w:r w:rsidR="004605FC" w:rsidRPr="00182347">
        <w:rPr>
          <w:b/>
          <w:bCs w:val="0"/>
          <w:sz w:val="24"/>
          <w:szCs w:val="24"/>
          <w:cs/>
        </w:rPr>
        <w:t>गारियं पव्वइत्ता</w:t>
      </w:r>
      <w:r w:rsidR="004605FC" w:rsidRPr="00182347">
        <w:rPr>
          <w:rFonts w:hint="cs"/>
          <w:b/>
          <w:bCs w:val="0"/>
          <w:sz w:val="24"/>
          <w:szCs w:val="24"/>
          <w:cs/>
          <w:lang w:bidi="sa-IN"/>
        </w:rPr>
        <w:t>,</w:t>
      </w:r>
      <w:r w:rsidR="004605FC" w:rsidRPr="00182347">
        <w:rPr>
          <w:b/>
          <w:bCs w:val="0"/>
          <w:sz w:val="24"/>
          <w:szCs w:val="24"/>
          <w:cs/>
        </w:rPr>
        <w:t xml:space="preserve"> एएसिं णं आमरणंताए दंडे </w:t>
      </w:r>
      <w:r w:rsidR="004605FC" w:rsidRPr="00182347">
        <w:rPr>
          <w:rFonts w:hint="cs"/>
          <w:b/>
          <w:bCs w:val="0"/>
          <w:sz w:val="24"/>
          <w:szCs w:val="24"/>
          <w:cs/>
          <w:lang w:bidi="sa-IN"/>
        </w:rPr>
        <w:t>नि</w:t>
      </w:r>
      <w:r w:rsidR="004605FC" w:rsidRPr="00182347">
        <w:rPr>
          <w:b/>
          <w:bCs w:val="0"/>
          <w:sz w:val="24"/>
          <w:szCs w:val="24"/>
          <w:cs/>
        </w:rPr>
        <w:t>क्खित्ते</w:t>
      </w:r>
      <w:r w:rsidR="004605FC" w:rsidRPr="00182347">
        <w:rPr>
          <w:rFonts w:hint="cs"/>
          <w:b/>
          <w:bCs w:val="0"/>
          <w:sz w:val="24"/>
          <w:szCs w:val="24"/>
          <w:cs/>
          <w:lang w:bidi="sa-IN"/>
        </w:rPr>
        <w:t>,</w:t>
      </w:r>
      <w:r w:rsidR="004605FC" w:rsidRPr="00182347">
        <w:rPr>
          <w:b/>
          <w:bCs w:val="0"/>
          <w:sz w:val="24"/>
          <w:szCs w:val="24"/>
          <w:cs/>
        </w:rPr>
        <w:t xml:space="preserve"> जे इमे अगारमावसंति एएसिं णं आमरणंताए दंडे नो </w:t>
      </w:r>
      <w:r w:rsidR="004605FC" w:rsidRPr="00182347">
        <w:rPr>
          <w:rFonts w:hint="cs"/>
          <w:b/>
          <w:bCs w:val="0"/>
          <w:sz w:val="24"/>
          <w:szCs w:val="24"/>
          <w:cs/>
          <w:lang w:bidi="sa-IN"/>
        </w:rPr>
        <w:t>नि</w:t>
      </w:r>
      <w:r w:rsidR="004605FC" w:rsidRPr="00182347">
        <w:rPr>
          <w:b/>
          <w:bCs w:val="0"/>
          <w:sz w:val="24"/>
          <w:szCs w:val="24"/>
          <w:cs/>
        </w:rPr>
        <w:t>क्खित्ते</w:t>
      </w:r>
      <w:r w:rsidR="004605FC" w:rsidRPr="00182347">
        <w:rPr>
          <w:rFonts w:hint="cs"/>
          <w:b/>
          <w:bCs w:val="0"/>
          <w:sz w:val="24"/>
          <w:szCs w:val="24"/>
          <w:cs/>
          <w:lang w:bidi="sa-IN"/>
        </w:rPr>
        <w:t>,</w:t>
      </w:r>
      <w:r w:rsidR="004605FC" w:rsidRPr="00182347">
        <w:rPr>
          <w:b/>
          <w:bCs w:val="0"/>
          <w:sz w:val="24"/>
          <w:szCs w:val="24"/>
          <w:cs/>
        </w:rPr>
        <w:t xml:space="preserve"> केई च णं सम</w:t>
      </w:r>
      <w:r w:rsidR="004605FC" w:rsidRPr="00182347">
        <w:rPr>
          <w:rFonts w:hint="cs"/>
          <w:b/>
          <w:bCs w:val="0"/>
          <w:sz w:val="24"/>
          <w:szCs w:val="24"/>
          <w:cs/>
          <w:lang w:bidi="sa-IN"/>
        </w:rPr>
        <w:t>णा</w:t>
      </w:r>
      <w:r w:rsidR="004605FC" w:rsidRPr="00182347">
        <w:rPr>
          <w:b/>
          <w:bCs w:val="0"/>
          <w:sz w:val="24"/>
          <w:szCs w:val="24"/>
          <w:cs/>
        </w:rPr>
        <w:t xml:space="preserve"> जाव वासाइं चउपंचमाइं छ</w:t>
      </w:r>
      <w:r w:rsidR="004605FC" w:rsidRPr="00182347">
        <w:rPr>
          <w:rFonts w:hint="cs"/>
          <w:b/>
          <w:bCs w:val="0"/>
          <w:sz w:val="24"/>
          <w:szCs w:val="24"/>
          <w:cs/>
          <w:lang w:bidi="sa-IN"/>
        </w:rPr>
        <w:t>ट्ठ</w:t>
      </w:r>
      <w:r w:rsidR="004605FC" w:rsidRPr="00182347">
        <w:rPr>
          <w:b/>
          <w:bCs w:val="0"/>
          <w:sz w:val="24"/>
          <w:szCs w:val="24"/>
          <w:cs/>
        </w:rPr>
        <w:t>द्दसमाइं अप्पयरो वा भुज्जयरो वा देसं दू</w:t>
      </w:r>
      <w:r w:rsidR="004605FC" w:rsidRPr="00182347">
        <w:rPr>
          <w:rFonts w:hint="cs"/>
          <w:b/>
          <w:bCs w:val="0"/>
          <w:sz w:val="24"/>
          <w:szCs w:val="24"/>
          <w:cs/>
        </w:rPr>
        <w:t>ई</w:t>
      </w:r>
      <w:r w:rsidR="00EE39C2">
        <w:rPr>
          <w:b/>
          <w:bCs w:val="0"/>
          <w:sz w:val="24"/>
          <w:szCs w:val="24"/>
          <w:cs/>
        </w:rPr>
        <w:t>ज्जित्ता अगार</w:t>
      </w:r>
      <w:r w:rsidR="00EE39C2">
        <w:rPr>
          <w:rFonts w:hint="cs"/>
          <w:b/>
          <w:bCs w:val="0"/>
          <w:sz w:val="24"/>
          <w:szCs w:val="24"/>
          <w:cs/>
        </w:rPr>
        <w:t>मा</w:t>
      </w:r>
      <w:r w:rsidR="004605FC" w:rsidRPr="00182347">
        <w:rPr>
          <w:b/>
          <w:bCs w:val="0"/>
          <w:sz w:val="24"/>
          <w:szCs w:val="24"/>
          <w:cs/>
        </w:rPr>
        <w:t>व</w:t>
      </w:r>
      <w:r w:rsidR="004605FC" w:rsidRPr="00182347">
        <w:rPr>
          <w:rFonts w:hint="cs"/>
          <w:b/>
          <w:bCs w:val="0"/>
          <w:sz w:val="24"/>
          <w:szCs w:val="24"/>
          <w:cs/>
          <w:lang w:bidi="sa-IN"/>
        </w:rPr>
        <w:t>से</w:t>
      </w:r>
      <w:r w:rsidR="004605FC" w:rsidRPr="00182347">
        <w:rPr>
          <w:b/>
          <w:bCs w:val="0"/>
          <w:sz w:val="24"/>
          <w:szCs w:val="24"/>
          <w:cs/>
        </w:rPr>
        <w:t xml:space="preserve">ज्जा </w:t>
      </w:r>
      <w:r w:rsidR="00BC46B8">
        <w:rPr>
          <w:rFonts w:hint="cs"/>
          <w:b/>
          <w:bCs w:val="0"/>
          <w:sz w:val="24"/>
          <w:szCs w:val="24"/>
          <w:cs/>
        </w:rPr>
        <w:t>?</w:t>
      </w:r>
      <w:r w:rsidR="004605FC" w:rsidRPr="00182347">
        <w:rPr>
          <w:rFonts w:hint="cs"/>
          <w:b/>
          <w:bCs w:val="0"/>
          <w:sz w:val="24"/>
          <w:szCs w:val="24"/>
          <w:cs/>
          <w:lang w:bidi="sa-IN"/>
        </w:rPr>
        <w:t xml:space="preserve"> </w:t>
      </w:r>
      <w:r w:rsidR="004605FC" w:rsidRPr="00182347">
        <w:rPr>
          <w:b/>
          <w:bCs w:val="0"/>
          <w:sz w:val="24"/>
          <w:szCs w:val="24"/>
          <w:cs/>
        </w:rPr>
        <w:t>हंता व</w:t>
      </w:r>
      <w:r w:rsidR="004605FC" w:rsidRPr="00182347">
        <w:rPr>
          <w:rFonts w:hint="cs"/>
          <w:b/>
          <w:bCs w:val="0"/>
          <w:sz w:val="24"/>
          <w:szCs w:val="24"/>
          <w:cs/>
          <w:lang w:bidi="sa-IN"/>
        </w:rPr>
        <w:t>से</w:t>
      </w:r>
      <w:r w:rsidR="004605FC" w:rsidRPr="00182347">
        <w:rPr>
          <w:b/>
          <w:bCs w:val="0"/>
          <w:sz w:val="24"/>
          <w:szCs w:val="24"/>
          <w:cs/>
        </w:rPr>
        <w:t>ज्जा</w:t>
      </w:r>
      <w:r w:rsidR="004605FC" w:rsidRPr="00182347">
        <w:rPr>
          <w:rFonts w:hint="cs"/>
          <w:b/>
          <w:bCs w:val="0"/>
          <w:sz w:val="24"/>
          <w:szCs w:val="24"/>
          <w:cs/>
        </w:rPr>
        <w:t>,</w:t>
      </w:r>
      <w:r w:rsidR="004605FC" w:rsidRPr="00182347">
        <w:rPr>
          <w:b/>
          <w:bCs w:val="0"/>
          <w:sz w:val="24"/>
          <w:szCs w:val="24"/>
          <w:cs/>
        </w:rPr>
        <w:t xml:space="preserve"> तस्स णं तमगारत्थं वहमाणस्स से पच्चक्खाणे भग्गे भवइ </w:t>
      </w:r>
      <w:r w:rsidR="00BC46B8">
        <w:rPr>
          <w:rFonts w:hint="cs"/>
          <w:b/>
          <w:bCs w:val="0"/>
          <w:sz w:val="24"/>
          <w:szCs w:val="24"/>
          <w:cs/>
        </w:rPr>
        <w:t>?</w:t>
      </w:r>
      <w:r w:rsidR="004605FC" w:rsidRPr="00182347">
        <w:rPr>
          <w:rFonts w:hint="cs"/>
          <w:b/>
          <w:bCs w:val="0"/>
          <w:sz w:val="24"/>
          <w:szCs w:val="24"/>
          <w:cs/>
          <w:lang w:bidi="sa-IN"/>
        </w:rPr>
        <w:t xml:space="preserve"> नो तिणट्ठे समट्ठे,</w:t>
      </w:r>
      <w:r w:rsidR="004605FC" w:rsidRPr="00182347">
        <w:rPr>
          <w:b/>
          <w:bCs w:val="0"/>
          <w:sz w:val="24"/>
          <w:szCs w:val="24"/>
          <w:cs/>
        </w:rPr>
        <w:t xml:space="preserve"> एवमेव समणोवासगस्स वि तसेहिं पाणेहिं दंडे </w:t>
      </w:r>
      <w:r w:rsidR="004605FC" w:rsidRPr="00182347">
        <w:rPr>
          <w:rFonts w:hint="cs"/>
          <w:b/>
          <w:bCs w:val="0"/>
          <w:sz w:val="24"/>
          <w:szCs w:val="24"/>
          <w:cs/>
          <w:lang w:bidi="sa-IN"/>
        </w:rPr>
        <w:t>नि</w:t>
      </w:r>
      <w:r w:rsidR="004605FC" w:rsidRPr="00182347">
        <w:rPr>
          <w:b/>
          <w:bCs w:val="0"/>
          <w:sz w:val="24"/>
          <w:szCs w:val="24"/>
          <w:cs/>
        </w:rPr>
        <w:t>क्खित्ते</w:t>
      </w:r>
      <w:r w:rsidR="004605FC" w:rsidRPr="00182347">
        <w:rPr>
          <w:rFonts w:hint="cs"/>
          <w:b/>
          <w:bCs w:val="0"/>
          <w:sz w:val="24"/>
          <w:szCs w:val="24"/>
          <w:cs/>
          <w:lang w:bidi="sa-IN"/>
        </w:rPr>
        <w:t>,</w:t>
      </w:r>
      <w:r w:rsidR="004605FC" w:rsidRPr="00182347">
        <w:rPr>
          <w:b/>
          <w:bCs w:val="0"/>
          <w:sz w:val="24"/>
          <w:szCs w:val="24"/>
          <w:cs/>
        </w:rPr>
        <w:t xml:space="preserve"> थावरेहिं पाणेहिं दंडे नो </w:t>
      </w:r>
      <w:r w:rsidR="004605FC" w:rsidRPr="00182347">
        <w:rPr>
          <w:rFonts w:hint="cs"/>
          <w:b/>
          <w:bCs w:val="0"/>
          <w:sz w:val="24"/>
          <w:szCs w:val="24"/>
          <w:cs/>
          <w:lang w:bidi="sa-IN"/>
        </w:rPr>
        <w:t>नि</w:t>
      </w:r>
      <w:r w:rsidR="004605FC" w:rsidRPr="00182347">
        <w:rPr>
          <w:b/>
          <w:bCs w:val="0"/>
          <w:sz w:val="24"/>
          <w:szCs w:val="24"/>
          <w:cs/>
        </w:rPr>
        <w:t>क्खित्ते तस्स णं तं थावरकायं वहमाणस्स से पच्चक्खाणे नो भ</w:t>
      </w:r>
      <w:r w:rsidR="004605FC" w:rsidRPr="00182347">
        <w:rPr>
          <w:rFonts w:hint="cs"/>
          <w:b/>
          <w:bCs w:val="0"/>
          <w:sz w:val="24"/>
          <w:szCs w:val="24"/>
          <w:cs/>
        </w:rPr>
        <w:t>ंगे</w:t>
      </w:r>
      <w:r w:rsidR="004605FC" w:rsidRPr="00182347">
        <w:rPr>
          <w:b/>
          <w:bCs w:val="0"/>
          <w:sz w:val="24"/>
          <w:szCs w:val="24"/>
          <w:cs/>
        </w:rPr>
        <w:t xml:space="preserve"> भवइ</w:t>
      </w:r>
      <w:r w:rsidR="004605FC" w:rsidRPr="00182347">
        <w:rPr>
          <w:rFonts w:hint="cs"/>
          <w:b/>
          <w:bCs w:val="0"/>
          <w:sz w:val="24"/>
          <w:szCs w:val="24"/>
          <w:cs/>
          <w:lang w:bidi="sa-IN"/>
        </w:rPr>
        <w:t>,</w:t>
      </w:r>
      <w:r w:rsidR="004605FC" w:rsidRPr="00182347">
        <w:rPr>
          <w:b/>
          <w:bCs w:val="0"/>
          <w:sz w:val="24"/>
          <w:szCs w:val="24"/>
          <w:cs/>
        </w:rPr>
        <w:t xml:space="preserve"> से</w:t>
      </w:r>
      <w:r w:rsidR="000552AA">
        <w:rPr>
          <w:rFonts w:hint="cs"/>
          <w:b/>
          <w:bCs w:val="0"/>
          <w:sz w:val="24"/>
          <w:szCs w:val="24"/>
          <w:cs/>
        </w:rPr>
        <w:t xml:space="preserve"> </w:t>
      </w:r>
      <w:r w:rsidR="004605FC" w:rsidRPr="00182347">
        <w:rPr>
          <w:rFonts w:hint="cs"/>
          <w:b/>
          <w:bCs w:val="0"/>
          <w:sz w:val="24"/>
          <w:szCs w:val="24"/>
          <w:cs/>
        </w:rPr>
        <w:t>ए</w:t>
      </w:r>
      <w:r w:rsidR="004605FC" w:rsidRPr="00182347">
        <w:rPr>
          <w:b/>
          <w:bCs w:val="0"/>
          <w:sz w:val="24"/>
          <w:szCs w:val="24"/>
          <w:cs/>
        </w:rPr>
        <w:t xml:space="preserve">वमायाणह </w:t>
      </w:r>
      <w:r w:rsidR="00BC46B8">
        <w:rPr>
          <w:rFonts w:hint="cs"/>
          <w:b/>
          <w:bCs w:val="0"/>
          <w:sz w:val="24"/>
          <w:szCs w:val="24"/>
          <w:cs/>
        </w:rPr>
        <w:t>?</w:t>
      </w:r>
      <w:r w:rsidR="004605FC" w:rsidRPr="00182347">
        <w:rPr>
          <w:rFonts w:hint="cs"/>
          <w:b/>
          <w:bCs w:val="0"/>
          <w:sz w:val="24"/>
          <w:szCs w:val="24"/>
          <w:cs/>
          <w:lang w:bidi="sa-IN"/>
        </w:rPr>
        <w:t xml:space="preserve"> </w:t>
      </w:r>
      <w:r w:rsidR="004605FC" w:rsidRPr="00182347">
        <w:rPr>
          <w:b/>
          <w:bCs w:val="0"/>
          <w:sz w:val="24"/>
          <w:szCs w:val="24"/>
          <w:cs/>
        </w:rPr>
        <w:t>नियंठा</w:t>
      </w:r>
      <w:r w:rsidR="004605FC" w:rsidRPr="00182347">
        <w:rPr>
          <w:rFonts w:hint="cs"/>
          <w:b/>
          <w:bCs w:val="0"/>
          <w:sz w:val="24"/>
          <w:szCs w:val="24"/>
          <w:cs/>
          <w:lang w:bidi="sa-IN"/>
        </w:rPr>
        <w:t>,</w:t>
      </w:r>
      <w:r w:rsidR="004605FC" w:rsidRPr="00182347">
        <w:rPr>
          <w:b/>
          <w:bCs w:val="0"/>
          <w:sz w:val="24"/>
          <w:szCs w:val="24"/>
          <w:cs/>
        </w:rPr>
        <w:t xml:space="preserve"> से</w:t>
      </w:r>
      <w:r w:rsidR="000552AA">
        <w:rPr>
          <w:rFonts w:hint="cs"/>
          <w:b/>
          <w:bCs w:val="0"/>
          <w:sz w:val="24"/>
          <w:szCs w:val="24"/>
          <w:cs/>
        </w:rPr>
        <w:t xml:space="preserve"> </w:t>
      </w:r>
      <w:r w:rsidR="004605FC" w:rsidRPr="00182347">
        <w:rPr>
          <w:rFonts w:hint="cs"/>
          <w:b/>
          <w:bCs w:val="0"/>
          <w:sz w:val="24"/>
          <w:szCs w:val="24"/>
          <w:cs/>
        </w:rPr>
        <w:t>ए</w:t>
      </w:r>
      <w:r w:rsidR="004605FC" w:rsidRPr="00182347">
        <w:rPr>
          <w:b/>
          <w:bCs w:val="0"/>
          <w:sz w:val="24"/>
          <w:szCs w:val="24"/>
          <w:cs/>
        </w:rPr>
        <w:t xml:space="preserve">वमायाणियव्वं </w:t>
      </w:r>
      <w:r w:rsidR="004605FC"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भगवं च णं उदाहु नियंठा खलु पुच्छियव्वा आउसंतो नियंठा</w:t>
      </w:r>
      <w:r w:rsidR="00BC46B8">
        <w:rPr>
          <w:rFonts w:hint="cs"/>
          <w:b/>
          <w:bCs w:val="0"/>
          <w:sz w:val="24"/>
          <w:szCs w:val="24"/>
          <w:cs/>
        </w:rPr>
        <w:t>!</w:t>
      </w:r>
      <w:r w:rsidRPr="00182347">
        <w:rPr>
          <w:b/>
          <w:bCs w:val="0"/>
          <w:sz w:val="24"/>
          <w:szCs w:val="24"/>
        </w:rPr>
        <w:t xml:space="preserve"> </w:t>
      </w:r>
      <w:r w:rsidRPr="00182347">
        <w:rPr>
          <w:b/>
          <w:bCs w:val="0"/>
          <w:sz w:val="24"/>
          <w:szCs w:val="24"/>
          <w:cs/>
        </w:rPr>
        <w:t>इह खलु गाहावइ वा गाहावइपु</w:t>
      </w:r>
      <w:r w:rsidRPr="00182347">
        <w:rPr>
          <w:rFonts w:hint="cs"/>
          <w:b/>
          <w:bCs w:val="0"/>
          <w:sz w:val="24"/>
          <w:szCs w:val="24"/>
          <w:cs/>
          <w:lang w:bidi="sa-IN"/>
        </w:rPr>
        <w:t>त्तो</w:t>
      </w:r>
      <w:r w:rsidRPr="00182347">
        <w:rPr>
          <w:b/>
          <w:bCs w:val="0"/>
          <w:sz w:val="24"/>
          <w:szCs w:val="24"/>
          <w:cs/>
        </w:rPr>
        <w:t xml:space="preserve"> वा तहप्पगारेहिं कुलेहिं आगम्म धम्म</w:t>
      </w:r>
      <w:r w:rsidRPr="00182347">
        <w:rPr>
          <w:rFonts w:hint="cs"/>
          <w:b/>
          <w:bCs w:val="0"/>
          <w:sz w:val="24"/>
          <w:szCs w:val="24"/>
          <w:cs/>
          <w:lang w:bidi="sa-IN"/>
        </w:rPr>
        <w:t>ं</w:t>
      </w:r>
      <w:r w:rsidRPr="00182347">
        <w:rPr>
          <w:rFonts w:hint="cs"/>
          <w:b/>
          <w:bCs w:val="0"/>
          <w:sz w:val="24"/>
          <w:szCs w:val="24"/>
          <w:cs/>
        </w:rPr>
        <w:t xml:space="preserve"> </w:t>
      </w:r>
      <w:r w:rsidRPr="00182347">
        <w:rPr>
          <w:rFonts w:hint="cs"/>
          <w:b/>
          <w:bCs w:val="0"/>
          <w:sz w:val="24"/>
          <w:szCs w:val="24"/>
          <w:cs/>
          <w:lang w:bidi="sa-IN"/>
        </w:rPr>
        <w:t>स</w:t>
      </w:r>
      <w:r w:rsidRPr="00182347">
        <w:rPr>
          <w:b/>
          <w:bCs w:val="0"/>
          <w:sz w:val="24"/>
          <w:szCs w:val="24"/>
          <w:cs/>
        </w:rPr>
        <w:t xml:space="preserve">वणवत्तियं उवसंकमेज्जा </w:t>
      </w:r>
      <w:r w:rsidR="00BC46B8">
        <w:rPr>
          <w:rFonts w:hint="cs"/>
          <w:b/>
          <w:bCs w:val="0"/>
          <w:sz w:val="24"/>
          <w:szCs w:val="24"/>
          <w:cs/>
        </w:rPr>
        <w:t>?</w:t>
      </w:r>
      <w:r w:rsidRPr="00182347">
        <w:rPr>
          <w:rFonts w:hint="cs"/>
          <w:b/>
          <w:bCs w:val="0"/>
          <w:sz w:val="24"/>
          <w:szCs w:val="24"/>
          <w:cs/>
          <w:lang w:bidi="sa-IN"/>
        </w:rPr>
        <w:t xml:space="preserve"> </w:t>
      </w:r>
      <w:r w:rsidRPr="00182347">
        <w:rPr>
          <w:b/>
          <w:bCs w:val="0"/>
          <w:sz w:val="24"/>
          <w:szCs w:val="24"/>
          <w:cs/>
        </w:rPr>
        <w:t>हंता उवसंकमेज्जा</w:t>
      </w:r>
      <w:r w:rsidRPr="00182347">
        <w:rPr>
          <w:rFonts w:hint="cs"/>
          <w:b/>
          <w:bCs w:val="0"/>
          <w:sz w:val="24"/>
          <w:szCs w:val="24"/>
          <w:cs/>
          <w:lang w:bidi="sa-IN"/>
        </w:rPr>
        <w:t>,</w:t>
      </w:r>
      <w:r w:rsidRPr="00182347">
        <w:rPr>
          <w:b/>
          <w:bCs w:val="0"/>
          <w:sz w:val="24"/>
          <w:szCs w:val="24"/>
          <w:cs/>
        </w:rPr>
        <w:t xml:space="preserve"> तेसिं च णं तहप्पगाराणं धम्मे आइक्खियव्वे </w:t>
      </w:r>
      <w:r w:rsidR="00BC46B8">
        <w:rPr>
          <w:rFonts w:hint="cs"/>
          <w:b/>
          <w:bCs w:val="0"/>
          <w:sz w:val="24"/>
          <w:szCs w:val="24"/>
          <w:cs/>
        </w:rPr>
        <w:t>?</w:t>
      </w:r>
      <w:r w:rsidRPr="00182347">
        <w:rPr>
          <w:b/>
          <w:bCs w:val="0"/>
          <w:sz w:val="24"/>
          <w:szCs w:val="24"/>
        </w:rPr>
        <w:t xml:space="preserve"> </w:t>
      </w:r>
      <w:r w:rsidRPr="00182347">
        <w:rPr>
          <w:b/>
          <w:bCs w:val="0"/>
          <w:sz w:val="24"/>
          <w:szCs w:val="24"/>
          <w:cs/>
        </w:rPr>
        <w:t>हंता आइक्खियव्वे</w:t>
      </w:r>
      <w:r w:rsidRPr="00182347">
        <w:rPr>
          <w:rFonts w:hint="cs"/>
          <w:b/>
          <w:bCs w:val="0"/>
          <w:sz w:val="24"/>
          <w:szCs w:val="24"/>
          <w:cs/>
          <w:lang w:bidi="sa-IN"/>
        </w:rPr>
        <w:t>,</w:t>
      </w:r>
      <w:r w:rsidRPr="00182347">
        <w:rPr>
          <w:b/>
          <w:bCs w:val="0"/>
          <w:sz w:val="24"/>
          <w:szCs w:val="24"/>
          <w:cs/>
        </w:rPr>
        <w:t xml:space="preserve"> किं ते तहप्पगारं धम्मं सोच्चा </w:t>
      </w:r>
      <w:r w:rsidRPr="00182347">
        <w:rPr>
          <w:rFonts w:hint="cs"/>
          <w:b/>
          <w:bCs w:val="0"/>
          <w:sz w:val="24"/>
          <w:szCs w:val="24"/>
          <w:cs/>
          <w:lang w:bidi="sa-IN"/>
        </w:rPr>
        <w:t>नि</w:t>
      </w:r>
      <w:r w:rsidRPr="00182347">
        <w:rPr>
          <w:b/>
          <w:bCs w:val="0"/>
          <w:sz w:val="24"/>
          <w:szCs w:val="24"/>
          <w:cs/>
        </w:rPr>
        <w:t>सम्म एवं वएज्जा-</w:t>
      </w:r>
      <w:r w:rsidRPr="00182347">
        <w:rPr>
          <w:rFonts w:hint="cs"/>
          <w:b/>
          <w:bCs w:val="0"/>
          <w:sz w:val="24"/>
          <w:szCs w:val="24"/>
          <w:cs/>
        </w:rPr>
        <w:t xml:space="preserve"> </w:t>
      </w:r>
      <w:r w:rsidRPr="00182347">
        <w:rPr>
          <w:b/>
          <w:bCs w:val="0"/>
          <w:sz w:val="24"/>
          <w:szCs w:val="24"/>
          <w:cs/>
        </w:rPr>
        <w:t xml:space="preserve">इणमेव </w:t>
      </w:r>
      <w:r w:rsidRPr="00182347">
        <w:rPr>
          <w:rFonts w:hint="cs"/>
          <w:b/>
          <w:bCs w:val="0"/>
          <w:sz w:val="24"/>
          <w:szCs w:val="24"/>
          <w:cs/>
          <w:lang w:bidi="sa-IN"/>
        </w:rPr>
        <w:t>नि</w:t>
      </w:r>
      <w:r w:rsidRPr="00182347">
        <w:rPr>
          <w:b/>
          <w:bCs w:val="0"/>
          <w:sz w:val="24"/>
          <w:szCs w:val="24"/>
          <w:cs/>
        </w:rPr>
        <w:t>ग्गंथं पावयणं सच्चं अ</w:t>
      </w:r>
      <w:r w:rsidRPr="00182347">
        <w:rPr>
          <w:rFonts w:hint="cs"/>
          <w:b/>
          <w:bCs w:val="0"/>
          <w:sz w:val="24"/>
          <w:szCs w:val="24"/>
          <w:cs/>
          <w:lang w:bidi="sa-IN"/>
        </w:rPr>
        <w:t>नु</w:t>
      </w:r>
      <w:r w:rsidRPr="00182347">
        <w:rPr>
          <w:b/>
          <w:bCs w:val="0"/>
          <w:sz w:val="24"/>
          <w:szCs w:val="24"/>
          <w:cs/>
        </w:rPr>
        <w:t>त्तरं केवलियं पडिपुण्णं नेयाउयं संसुद्धं सल्लगत्तणं सिद्धिमग्गं मुत्तिमग्गं निज्जाणमग्गं निव्वाणमग्गं अवितहं असंदिद्धं सव्वदुक्खप्पहीणमग्गं एत्थ</w:t>
      </w:r>
      <w:r w:rsidRPr="00182347">
        <w:rPr>
          <w:rFonts w:hint="cs"/>
          <w:b/>
          <w:bCs w:val="0"/>
          <w:sz w:val="24"/>
          <w:szCs w:val="24"/>
          <w:cs/>
        </w:rPr>
        <w:t>ं</w:t>
      </w:r>
      <w:r w:rsidRPr="00182347">
        <w:rPr>
          <w:b/>
          <w:bCs w:val="0"/>
          <w:sz w:val="24"/>
          <w:szCs w:val="24"/>
          <w:cs/>
        </w:rPr>
        <w:t xml:space="preserve"> ठिया जीवा सिज्झंति बुज्झंति मुच्चंति परिनि</w:t>
      </w:r>
      <w:r w:rsidRPr="00182347">
        <w:rPr>
          <w:rFonts w:hint="cs"/>
          <w:b/>
          <w:bCs w:val="0"/>
          <w:sz w:val="24"/>
          <w:szCs w:val="24"/>
          <w:cs/>
          <w:lang w:bidi="sa-IN"/>
        </w:rPr>
        <w:t>व्वायं</w:t>
      </w:r>
      <w:r w:rsidRPr="00182347">
        <w:rPr>
          <w:b/>
          <w:bCs w:val="0"/>
          <w:sz w:val="24"/>
          <w:szCs w:val="24"/>
          <w:cs/>
        </w:rPr>
        <w:t>ति सव्वदुक्खाणमंतं करेंति</w:t>
      </w:r>
      <w:r w:rsidRPr="00182347">
        <w:rPr>
          <w:rFonts w:hint="cs"/>
          <w:b/>
          <w:bCs w:val="0"/>
          <w:sz w:val="24"/>
          <w:szCs w:val="24"/>
          <w:cs/>
          <w:lang w:bidi="sa-IN"/>
        </w:rPr>
        <w:t>,</w:t>
      </w:r>
      <w:r w:rsidRPr="00182347">
        <w:rPr>
          <w:b/>
          <w:bCs w:val="0"/>
          <w:sz w:val="24"/>
          <w:szCs w:val="24"/>
          <w:cs/>
        </w:rPr>
        <w:t xml:space="preserve"> </w:t>
      </w:r>
      <w:r w:rsidRPr="00182347">
        <w:rPr>
          <w:rFonts w:hint="cs"/>
          <w:b/>
          <w:bCs w:val="0"/>
          <w:sz w:val="24"/>
          <w:szCs w:val="24"/>
          <w:cs/>
          <w:lang w:bidi="sa-IN"/>
        </w:rPr>
        <w:t>त</w:t>
      </w:r>
      <w:r w:rsidRPr="00182347">
        <w:rPr>
          <w:rFonts w:hint="cs"/>
          <w:b/>
          <w:bCs w:val="0"/>
          <w:sz w:val="24"/>
          <w:szCs w:val="24"/>
          <w:cs/>
        </w:rPr>
        <w:t>ं आ</w:t>
      </w:r>
      <w:r w:rsidRPr="00182347">
        <w:rPr>
          <w:b/>
          <w:bCs w:val="0"/>
          <w:sz w:val="24"/>
          <w:szCs w:val="24"/>
          <w:cs/>
        </w:rPr>
        <w:t>णाए तहा गच्छामो तहा चिट्ठामो तहा निसीयामो तहा तुयट्टामो तहा भुंजामो तहा भासामो तहा अब्भुट्ठेमो तहा उट्ठाए उट्ठे</w:t>
      </w:r>
      <w:r w:rsidRPr="00182347">
        <w:rPr>
          <w:rFonts w:hint="cs"/>
          <w:b/>
          <w:bCs w:val="0"/>
          <w:sz w:val="24"/>
          <w:szCs w:val="24"/>
          <w:cs/>
          <w:lang w:bidi="sa-IN"/>
        </w:rPr>
        <w:t>मो त्ति</w:t>
      </w:r>
      <w:r w:rsidRPr="00182347">
        <w:rPr>
          <w:b/>
          <w:bCs w:val="0"/>
          <w:sz w:val="24"/>
          <w:szCs w:val="24"/>
          <w:cs/>
        </w:rPr>
        <w:t xml:space="preserve"> पाणाणं भूयाणं जीवाणं सत्ताणं संजमेणं संजमामो त्ति वएज्जा </w:t>
      </w:r>
      <w:r w:rsidR="00BC46B8">
        <w:rPr>
          <w:rFonts w:hint="cs"/>
          <w:b/>
          <w:bCs w:val="0"/>
          <w:sz w:val="24"/>
          <w:szCs w:val="24"/>
          <w:cs/>
        </w:rPr>
        <w:t>?</w:t>
      </w:r>
      <w:r w:rsidRPr="00182347">
        <w:rPr>
          <w:rFonts w:hint="cs"/>
          <w:b/>
          <w:bCs w:val="0"/>
          <w:sz w:val="24"/>
          <w:szCs w:val="24"/>
          <w:cs/>
          <w:lang w:bidi="sa-IN"/>
        </w:rPr>
        <w:t xml:space="preserve"> </w:t>
      </w:r>
      <w:r w:rsidRPr="00182347">
        <w:rPr>
          <w:b/>
          <w:bCs w:val="0"/>
          <w:sz w:val="24"/>
          <w:szCs w:val="24"/>
          <w:cs/>
        </w:rPr>
        <w:t xml:space="preserve">हंता वएज्जा </w:t>
      </w:r>
      <w:r w:rsidRPr="00182347">
        <w:rPr>
          <w:rFonts w:hint="cs"/>
          <w:b/>
          <w:bCs w:val="0"/>
          <w:sz w:val="24"/>
          <w:szCs w:val="24"/>
          <w:cs/>
        </w:rPr>
        <w:t>।</w:t>
      </w:r>
    </w:p>
    <w:p w:rsidR="004605FC" w:rsidRPr="00182347" w:rsidRDefault="004605FC" w:rsidP="000552AA">
      <w:pPr>
        <w:pStyle w:val="H4Hindi"/>
        <w:tabs>
          <w:tab w:val="left" w:pos="2250"/>
        </w:tabs>
        <w:spacing w:before="0" w:after="0"/>
        <w:ind w:firstLine="1440"/>
        <w:jc w:val="both"/>
        <w:rPr>
          <w:b/>
          <w:bCs w:val="0"/>
          <w:sz w:val="24"/>
          <w:szCs w:val="24"/>
          <w:lang w:bidi="sa-IN"/>
        </w:rPr>
      </w:pPr>
      <w:r w:rsidRPr="00182347">
        <w:rPr>
          <w:b/>
          <w:bCs w:val="0"/>
          <w:sz w:val="24"/>
          <w:szCs w:val="24"/>
          <w:cs/>
        </w:rPr>
        <w:t>किं त</w:t>
      </w:r>
      <w:r w:rsidR="000552AA">
        <w:rPr>
          <w:b/>
          <w:bCs w:val="0"/>
          <w:sz w:val="24"/>
          <w:szCs w:val="24"/>
          <w:cs/>
        </w:rPr>
        <w:t>े तहप्पगारा कप्पंति पव्वावेत्तए</w:t>
      </w:r>
      <w:r w:rsidR="00BC46B8">
        <w:rPr>
          <w:rFonts w:hint="cs"/>
          <w:b/>
          <w:bCs w:val="0"/>
          <w:sz w:val="24"/>
          <w:szCs w:val="24"/>
          <w:cs/>
        </w:rPr>
        <w:t>?</w:t>
      </w:r>
      <w:r w:rsidRPr="00182347">
        <w:rPr>
          <w:b/>
          <w:bCs w:val="0"/>
          <w:sz w:val="24"/>
          <w:szCs w:val="24"/>
        </w:rPr>
        <w:t xml:space="preserve"> </w:t>
      </w:r>
      <w:r w:rsidRPr="00182347">
        <w:rPr>
          <w:b/>
          <w:bCs w:val="0"/>
          <w:sz w:val="24"/>
          <w:szCs w:val="24"/>
          <w:cs/>
        </w:rPr>
        <w:t>हंता कप्पंति</w:t>
      </w:r>
      <w:r w:rsidR="000552AA">
        <w:rPr>
          <w:rFonts w:hint="cs"/>
          <w:b/>
          <w:bCs w:val="0"/>
          <w:sz w:val="24"/>
          <w:szCs w:val="24"/>
          <w:cs/>
        </w:rPr>
        <w:t>,</w:t>
      </w:r>
      <w:r w:rsidRPr="00182347">
        <w:rPr>
          <w:b/>
          <w:bCs w:val="0"/>
          <w:sz w:val="24"/>
          <w:szCs w:val="24"/>
          <w:cs/>
        </w:rPr>
        <w:t xml:space="preserve"> किं ते तहप्पगारा कप्पंति मुंडावेत्तए </w:t>
      </w:r>
      <w:r w:rsidR="00BC46B8">
        <w:rPr>
          <w:rFonts w:hint="cs"/>
          <w:b/>
          <w:bCs w:val="0"/>
          <w:sz w:val="24"/>
          <w:szCs w:val="24"/>
          <w:cs/>
        </w:rPr>
        <w:t>?</w:t>
      </w:r>
      <w:r w:rsidRPr="00182347">
        <w:rPr>
          <w:b/>
          <w:bCs w:val="0"/>
          <w:sz w:val="24"/>
          <w:szCs w:val="24"/>
        </w:rPr>
        <w:t xml:space="preserve"> </w:t>
      </w:r>
      <w:r w:rsidRPr="00182347">
        <w:rPr>
          <w:b/>
          <w:bCs w:val="0"/>
          <w:sz w:val="24"/>
          <w:szCs w:val="24"/>
          <w:cs/>
        </w:rPr>
        <w:t xml:space="preserve">हंता कप्पंति </w:t>
      </w:r>
      <w:r w:rsidRPr="00182347">
        <w:rPr>
          <w:rFonts w:hint="cs"/>
          <w:b/>
          <w:bCs w:val="0"/>
          <w:sz w:val="24"/>
          <w:szCs w:val="24"/>
          <w:cs/>
        </w:rPr>
        <w:t>।</w:t>
      </w:r>
      <w:r w:rsidRPr="00182347">
        <w:rPr>
          <w:b/>
          <w:bCs w:val="0"/>
          <w:sz w:val="24"/>
          <w:szCs w:val="24"/>
          <w:cs/>
        </w:rPr>
        <w:t xml:space="preserve">किं ते तहप्पगारा कप्पंति सिक्खावेत्तए </w:t>
      </w:r>
      <w:r w:rsidR="00BC46B8">
        <w:rPr>
          <w:rFonts w:hint="cs"/>
          <w:b/>
          <w:bCs w:val="0"/>
          <w:sz w:val="24"/>
          <w:szCs w:val="24"/>
          <w:cs/>
        </w:rPr>
        <w:t>?</w:t>
      </w:r>
      <w:r w:rsidRPr="00182347">
        <w:rPr>
          <w:b/>
          <w:bCs w:val="0"/>
          <w:sz w:val="24"/>
          <w:szCs w:val="24"/>
        </w:rPr>
        <w:t xml:space="preserve"> </w:t>
      </w:r>
      <w:r w:rsidRPr="00182347">
        <w:rPr>
          <w:b/>
          <w:bCs w:val="0"/>
          <w:sz w:val="24"/>
          <w:szCs w:val="24"/>
          <w:cs/>
        </w:rPr>
        <w:t>हंता कप्पंति</w:t>
      </w:r>
      <w:r w:rsidRPr="00182347">
        <w:rPr>
          <w:rFonts w:hint="cs"/>
          <w:b/>
          <w:bCs w:val="0"/>
          <w:sz w:val="24"/>
          <w:szCs w:val="24"/>
          <w:cs/>
        </w:rPr>
        <w:t xml:space="preserve"> ।</w:t>
      </w:r>
      <w:r w:rsidRPr="00182347">
        <w:rPr>
          <w:b/>
          <w:bCs w:val="0"/>
          <w:sz w:val="24"/>
          <w:szCs w:val="24"/>
          <w:cs/>
        </w:rPr>
        <w:t xml:space="preserve"> किं ते तहप्पगारा कप्पंति उवट्ठावेत्तए </w:t>
      </w:r>
      <w:r w:rsidR="00BC46B8">
        <w:rPr>
          <w:rFonts w:hint="cs"/>
          <w:b/>
          <w:bCs w:val="0"/>
          <w:sz w:val="24"/>
          <w:szCs w:val="24"/>
          <w:cs/>
        </w:rPr>
        <w:t>?</w:t>
      </w:r>
      <w:r w:rsidRPr="00182347">
        <w:rPr>
          <w:b/>
          <w:bCs w:val="0"/>
          <w:sz w:val="24"/>
          <w:szCs w:val="24"/>
        </w:rPr>
        <w:t xml:space="preserve"> </w:t>
      </w:r>
      <w:r w:rsidR="000552AA">
        <w:rPr>
          <w:b/>
          <w:bCs w:val="0"/>
          <w:sz w:val="24"/>
          <w:szCs w:val="24"/>
          <w:cs/>
        </w:rPr>
        <w:t>हंता कप्पंति</w:t>
      </w:r>
      <w:r w:rsidR="000552AA">
        <w:rPr>
          <w:rFonts w:hint="cs"/>
          <w:b/>
          <w:bCs w:val="0"/>
          <w:sz w:val="24"/>
          <w:szCs w:val="24"/>
          <w:cs/>
        </w:rPr>
        <w:t xml:space="preserve"> </w:t>
      </w:r>
      <w:r w:rsidRPr="00182347">
        <w:rPr>
          <w:rFonts w:hint="cs"/>
          <w:b/>
          <w:bCs w:val="0"/>
          <w:sz w:val="24"/>
          <w:szCs w:val="24"/>
          <w:cs/>
        </w:rPr>
        <w:t>।</w:t>
      </w:r>
      <w:r w:rsidR="000552AA">
        <w:rPr>
          <w:rFonts w:hint="cs"/>
          <w:b/>
          <w:bCs w:val="0"/>
          <w:sz w:val="24"/>
          <w:szCs w:val="24"/>
          <w:cs/>
        </w:rPr>
        <w:t xml:space="preserve"> </w:t>
      </w:r>
      <w:r w:rsidRPr="00182347">
        <w:rPr>
          <w:b/>
          <w:bCs w:val="0"/>
          <w:sz w:val="24"/>
          <w:szCs w:val="24"/>
          <w:cs/>
        </w:rPr>
        <w:t xml:space="preserve">किं ते तहप्पगारा कप्पंति उवट्ठावेत्तए </w:t>
      </w:r>
      <w:r w:rsidR="00BC46B8">
        <w:rPr>
          <w:rFonts w:hint="cs"/>
          <w:b/>
          <w:bCs w:val="0"/>
          <w:sz w:val="24"/>
          <w:szCs w:val="24"/>
          <w:cs/>
        </w:rPr>
        <w:t>?</w:t>
      </w:r>
      <w:r w:rsidRPr="00182347">
        <w:rPr>
          <w:b/>
          <w:bCs w:val="0"/>
          <w:sz w:val="24"/>
          <w:szCs w:val="24"/>
        </w:rPr>
        <w:t xml:space="preserve"> </w:t>
      </w:r>
      <w:r w:rsidRPr="00182347">
        <w:rPr>
          <w:b/>
          <w:bCs w:val="0"/>
          <w:sz w:val="24"/>
          <w:szCs w:val="24"/>
          <w:cs/>
        </w:rPr>
        <w:t>हंता कप्पंति</w:t>
      </w:r>
      <w:r w:rsidRPr="00182347">
        <w:rPr>
          <w:rFonts w:hint="cs"/>
          <w:b/>
          <w:bCs w:val="0"/>
          <w:sz w:val="24"/>
          <w:szCs w:val="24"/>
          <w:cs/>
          <w:lang w:bidi="sa-IN"/>
        </w:rPr>
        <w:t>,</w:t>
      </w:r>
      <w:r w:rsidRPr="00182347">
        <w:rPr>
          <w:b/>
          <w:bCs w:val="0"/>
          <w:sz w:val="24"/>
          <w:szCs w:val="24"/>
          <w:cs/>
        </w:rPr>
        <w:t xml:space="preserve"> तेसिं च णं तहप्पगाराणं सव्वपाणेहिं </w:t>
      </w:r>
      <w:r w:rsidRPr="00182347">
        <w:rPr>
          <w:rFonts w:hint="cs"/>
          <w:b/>
          <w:bCs w:val="0"/>
          <w:sz w:val="24"/>
          <w:szCs w:val="24"/>
          <w:cs/>
          <w:lang w:bidi="sa-IN"/>
        </w:rPr>
        <w:t>जाव</w:t>
      </w:r>
      <w:r w:rsidRPr="00182347">
        <w:rPr>
          <w:b/>
          <w:bCs w:val="0"/>
          <w:sz w:val="24"/>
          <w:szCs w:val="24"/>
          <w:cs/>
        </w:rPr>
        <w:t xml:space="preserve"> सव्वसत्तेहिं दंडे </w:t>
      </w:r>
      <w:r w:rsidRPr="00182347">
        <w:rPr>
          <w:rFonts w:hint="cs"/>
          <w:b/>
          <w:bCs w:val="0"/>
          <w:sz w:val="24"/>
          <w:szCs w:val="24"/>
          <w:cs/>
          <w:lang w:bidi="sa-IN"/>
        </w:rPr>
        <w:t>नि</w:t>
      </w:r>
      <w:r w:rsidRPr="00182347">
        <w:rPr>
          <w:b/>
          <w:bCs w:val="0"/>
          <w:sz w:val="24"/>
          <w:szCs w:val="24"/>
          <w:cs/>
        </w:rPr>
        <w:t xml:space="preserve">क्खित्ते </w:t>
      </w:r>
      <w:r w:rsidR="00BC46B8">
        <w:rPr>
          <w:rFonts w:hint="cs"/>
          <w:b/>
          <w:bCs w:val="0"/>
          <w:sz w:val="24"/>
          <w:szCs w:val="24"/>
          <w:cs/>
        </w:rPr>
        <w:t>?</w:t>
      </w:r>
      <w:r w:rsidRPr="00182347">
        <w:rPr>
          <w:rFonts w:hint="cs"/>
          <w:b/>
          <w:bCs w:val="0"/>
          <w:sz w:val="24"/>
          <w:szCs w:val="24"/>
          <w:cs/>
          <w:lang w:bidi="sa-IN"/>
        </w:rPr>
        <w:t xml:space="preserve"> </w:t>
      </w:r>
      <w:r w:rsidRPr="00182347">
        <w:rPr>
          <w:b/>
          <w:bCs w:val="0"/>
          <w:sz w:val="24"/>
          <w:szCs w:val="24"/>
          <w:cs/>
        </w:rPr>
        <w:t xml:space="preserve">हंता </w:t>
      </w:r>
      <w:r w:rsidRPr="00182347">
        <w:rPr>
          <w:rFonts w:hint="cs"/>
          <w:b/>
          <w:bCs w:val="0"/>
          <w:sz w:val="24"/>
          <w:szCs w:val="24"/>
          <w:cs/>
          <w:lang w:bidi="sa-IN"/>
        </w:rPr>
        <w:t>नि</w:t>
      </w:r>
      <w:r w:rsidRPr="00182347">
        <w:rPr>
          <w:b/>
          <w:bCs w:val="0"/>
          <w:sz w:val="24"/>
          <w:szCs w:val="24"/>
          <w:cs/>
        </w:rPr>
        <w:t xml:space="preserve">क्खित्ते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rFonts w:hint="cs"/>
          <w:b/>
          <w:bCs w:val="0"/>
          <w:sz w:val="24"/>
          <w:szCs w:val="24"/>
          <w:cs/>
          <w:lang w:bidi="sa-IN"/>
        </w:rPr>
        <w:t>से</w:t>
      </w:r>
      <w:r w:rsidRPr="00182347">
        <w:rPr>
          <w:b/>
          <w:bCs w:val="0"/>
          <w:sz w:val="24"/>
          <w:szCs w:val="24"/>
          <w:cs/>
        </w:rPr>
        <w:t xml:space="preserve"> णं एयारूवेणं विहारेणं विहरमाणा जाव वासाइं चउपंचमाइं छ</w:t>
      </w:r>
      <w:r w:rsidRPr="00182347">
        <w:rPr>
          <w:rFonts w:hint="cs"/>
          <w:b/>
          <w:bCs w:val="0"/>
          <w:sz w:val="24"/>
          <w:szCs w:val="24"/>
          <w:cs/>
          <w:lang w:bidi="sa-IN"/>
        </w:rPr>
        <w:t>ट्ठ</w:t>
      </w:r>
      <w:r w:rsidRPr="00182347">
        <w:rPr>
          <w:b/>
          <w:bCs w:val="0"/>
          <w:sz w:val="24"/>
          <w:szCs w:val="24"/>
          <w:cs/>
        </w:rPr>
        <w:t xml:space="preserve">द्दसमाइं वा अप्पयरो वा भुज्जयरो वा देसं दूइज्जित्ता अगारं वएज्जा </w:t>
      </w:r>
      <w:r w:rsidRPr="00182347">
        <w:rPr>
          <w:rFonts w:hint="cs"/>
          <w:b/>
          <w:bCs w:val="0"/>
          <w:sz w:val="24"/>
          <w:szCs w:val="24"/>
          <w:cs/>
        </w:rPr>
        <w:t xml:space="preserve">? </w:t>
      </w:r>
      <w:r w:rsidRPr="00182347">
        <w:rPr>
          <w:b/>
          <w:bCs w:val="0"/>
          <w:sz w:val="24"/>
          <w:szCs w:val="24"/>
          <w:cs/>
        </w:rPr>
        <w:t xml:space="preserve">हंता वएज्जा </w:t>
      </w:r>
      <w:r w:rsidRPr="00182347">
        <w:rPr>
          <w:rFonts w:hint="cs"/>
          <w:b/>
          <w:bCs w:val="0"/>
          <w:sz w:val="24"/>
          <w:szCs w:val="24"/>
          <w:cs/>
        </w:rPr>
        <w:t>।</w:t>
      </w:r>
      <w:r w:rsidRPr="00182347">
        <w:rPr>
          <w:b/>
          <w:bCs w:val="0"/>
          <w:sz w:val="24"/>
          <w:szCs w:val="24"/>
        </w:rPr>
        <w:t xml:space="preserve"> </w:t>
      </w:r>
      <w:r w:rsidRPr="00182347">
        <w:rPr>
          <w:b/>
          <w:bCs w:val="0"/>
          <w:sz w:val="24"/>
          <w:szCs w:val="24"/>
          <w:cs/>
        </w:rPr>
        <w:t>तस्स णं</w:t>
      </w:r>
      <w:r w:rsidRPr="00182347">
        <w:rPr>
          <w:rFonts w:hint="cs"/>
          <w:b/>
          <w:bCs w:val="0"/>
          <w:sz w:val="24"/>
          <w:szCs w:val="24"/>
          <w:cs/>
          <w:lang w:bidi="sa-IN"/>
        </w:rPr>
        <w:t>,</w:t>
      </w:r>
      <w:r w:rsidRPr="00182347">
        <w:rPr>
          <w:b/>
          <w:bCs w:val="0"/>
          <w:sz w:val="24"/>
          <w:szCs w:val="24"/>
          <w:cs/>
        </w:rPr>
        <w:t xml:space="preserve"> सव्वपाणेहिं </w:t>
      </w:r>
      <w:r w:rsidRPr="00182347">
        <w:rPr>
          <w:rFonts w:hint="cs"/>
          <w:b/>
          <w:bCs w:val="0"/>
          <w:sz w:val="24"/>
          <w:szCs w:val="24"/>
          <w:cs/>
          <w:lang w:bidi="sa-IN"/>
        </w:rPr>
        <w:t>जाव</w:t>
      </w:r>
      <w:r w:rsidRPr="00182347">
        <w:rPr>
          <w:b/>
          <w:bCs w:val="0"/>
          <w:sz w:val="24"/>
          <w:szCs w:val="24"/>
          <w:cs/>
        </w:rPr>
        <w:t xml:space="preserve">सव्वसत्तेहिं दंडे </w:t>
      </w:r>
      <w:r w:rsidRPr="00182347">
        <w:rPr>
          <w:rFonts w:hint="cs"/>
          <w:b/>
          <w:bCs w:val="0"/>
          <w:sz w:val="24"/>
          <w:szCs w:val="24"/>
          <w:cs/>
        </w:rPr>
        <w:t>नि</w:t>
      </w:r>
      <w:r w:rsidR="003370F2">
        <w:rPr>
          <w:b/>
          <w:bCs w:val="0"/>
          <w:sz w:val="24"/>
          <w:szCs w:val="24"/>
          <w:cs/>
        </w:rPr>
        <w:t>क्खित्ते</w:t>
      </w:r>
      <w:r w:rsidR="00BC46B8">
        <w:rPr>
          <w:rFonts w:hint="cs"/>
          <w:b/>
          <w:bCs w:val="0"/>
          <w:sz w:val="24"/>
          <w:szCs w:val="24"/>
          <w:cs/>
        </w:rPr>
        <w:t>?</w:t>
      </w:r>
      <w:r w:rsidRPr="00182347">
        <w:rPr>
          <w:rFonts w:hint="cs"/>
          <w:b/>
          <w:bCs w:val="0"/>
          <w:sz w:val="24"/>
          <w:szCs w:val="24"/>
          <w:cs/>
          <w:lang w:bidi="sa-IN"/>
        </w:rPr>
        <w:t xml:space="preserve"> </w:t>
      </w:r>
      <w:r w:rsidRPr="00182347">
        <w:rPr>
          <w:rFonts w:hint="cs"/>
          <w:b/>
          <w:bCs w:val="0"/>
          <w:sz w:val="24"/>
          <w:szCs w:val="24"/>
          <w:cs/>
        </w:rPr>
        <w:t>नो</w:t>
      </w:r>
      <w:r w:rsidRPr="00182347">
        <w:rPr>
          <w:rFonts w:hint="cs"/>
          <w:b/>
          <w:bCs w:val="0"/>
          <w:sz w:val="24"/>
          <w:szCs w:val="24"/>
          <w:cs/>
          <w:lang w:bidi="sa-IN"/>
        </w:rPr>
        <w:t>इणट्ठे समट्ठे,</w:t>
      </w:r>
      <w:r w:rsidRPr="00182347">
        <w:rPr>
          <w:b/>
          <w:bCs w:val="0"/>
          <w:sz w:val="24"/>
          <w:szCs w:val="24"/>
          <w:cs/>
        </w:rPr>
        <w:t xml:space="preserve"> से जे से जीवे जस्स परेणं सव्वपाणेहिं </w:t>
      </w:r>
      <w:r w:rsidRPr="00182347">
        <w:rPr>
          <w:rFonts w:hint="cs"/>
          <w:b/>
          <w:bCs w:val="0"/>
          <w:sz w:val="24"/>
          <w:szCs w:val="24"/>
          <w:cs/>
          <w:lang w:bidi="sa-IN"/>
        </w:rPr>
        <w:t xml:space="preserve">जाव </w:t>
      </w:r>
      <w:r w:rsidR="00BC46B8">
        <w:rPr>
          <w:b/>
          <w:bCs w:val="0"/>
          <w:sz w:val="24"/>
          <w:szCs w:val="24"/>
          <w:cs/>
        </w:rPr>
        <w:t>सव्वसत्तेहिं दंडे नो</w:t>
      </w:r>
      <w:r w:rsidR="003370F2">
        <w:rPr>
          <w:rFonts w:hint="cs"/>
          <w:b/>
          <w:bCs w:val="0"/>
          <w:sz w:val="24"/>
          <w:szCs w:val="24"/>
          <w:cs/>
        </w:rPr>
        <w:t xml:space="preserve"> </w:t>
      </w:r>
      <w:r w:rsidRPr="00182347">
        <w:rPr>
          <w:rFonts w:hint="cs"/>
          <w:b/>
          <w:bCs w:val="0"/>
          <w:sz w:val="24"/>
          <w:szCs w:val="24"/>
          <w:cs/>
          <w:lang w:bidi="sa-IN"/>
        </w:rPr>
        <w:t>नि</w:t>
      </w:r>
      <w:r w:rsidR="00182347">
        <w:rPr>
          <w:b/>
          <w:bCs w:val="0"/>
          <w:sz w:val="24"/>
          <w:szCs w:val="24"/>
          <w:cs/>
        </w:rPr>
        <w:t>क्खित्ते</w:t>
      </w:r>
      <w:r w:rsidR="00182347">
        <w:rPr>
          <w:rFonts w:hint="cs"/>
          <w:b/>
          <w:bCs w:val="0"/>
          <w:sz w:val="24"/>
          <w:szCs w:val="24"/>
          <w:cs/>
        </w:rPr>
        <w:t> </w:t>
      </w:r>
      <w:r w:rsidRPr="00182347">
        <w:rPr>
          <w:rFonts w:hint="cs"/>
          <w:b/>
          <w:bCs w:val="0"/>
          <w:sz w:val="24"/>
          <w:szCs w:val="24"/>
          <w:cs/>
        </w:rPr>
        <w:t>।</w:t>
      </w:r>
    </w:p>
    <w:p w:rsidR="004605FC" w:rsidRPr="00182347" w:rsidRDefault="004605FC" w:rsidP="00BC46B8">
      <w:pPr>
        <w:pStyle w:val="H4Hindi"/>
        <w:tabs>
          <w:tab w:val="left" w:pos="2250"/>
        </w:tabs>
        <w:spacing w:before="0" w:after="0"/>
        <w:ind w:firstLine="1440"/>
        <w:jc w:val="both"/>
        <w:rPr>
          <w:b/>
          <w:bCs w:val="0"/>
          <w:sz w:val="24"/>
          <w:szCs w:val="24"/>
        </w:rPr>
      </w:pPr>
      <w:r w:rsidRPr="00182347">
        <w:rPr>
          <w:b/>
          <w:bCs w:val="0"/>
          <w:sz w:val="24"/>
          <w:szCs w:val="24"/>
          <w:cs/>
        </w:rPr>
        <w:t xml:space="preserve">से जे से जीवे जस्स आरेणं सव्वपाणेहिं </w:t>
      </w:r>
      <w:r w:rsidRPr="00182347">
        <w:rPr>
          <w:rFonts w:hint="cs"/>
          <w:b/>
          <w:bCs w:val="0"/>
          <w:sz w:val="24"/>
          <w:szCs w:val="24"/>
          <w:cs/>
          <w:lang w:bidi="sa-IN"/>
        </w:rPr>
        <w:t>जाव</w:t>
      </w:r>
      <w:r w:rsidRPr="00182347">
        <w:rPr>
          <w:b/>
          <w:bCs w:val="0"/>
          <w:sz w:val="24"/>
          <w:szCs w:val="24"/>
          <w:cs/>
        </w:rPr>
        <w:t xml:space="preserve"> सत्तेहिं दंडे </w:t>
      </w:r>
      <w:r w:rsidRPr="00182347">
        <w:rPr>
          <w:rFonts w:hint="cs"/>
          <w:b/>
          <w:bCs w:val="0"/>
          <w:sz w:val="24"/>
          <w:szCs w:val="24"/>
          <w:cs/>
          <w:lang w:bidi="sa-IN"/>
        </w:rPr>
        <w:t>नि</w:t>
      </w:r>
      <w:r w:rsidRPr="00182347">
        <w:rPr>
          <w:b/>
          <w:bCs w:val="0"/>
          <w:sz w:val="24"/>
          <w:szCs w:val="24"/>
          <w:cs/>
        </w:rPr>
        <w:t>क्खित्ते</w:t>
      </w:r>
      <w:r w:rsidRPr="00182347">
        <w:rPr>
          <w:rFonts w:hint="cs"/>
          <w:b/>
          <w:bCs w:val="0"/>
          <w:sz w:val="24"/>
          <w:szCs w:val="24"/>
          <w:cs/>
        </w:rPr>
        <w:t>,</w:t>
      </w:r>
      <w:r w:rsidRPr="00182347">
        <w:rPr>
          <w:b/>
          <w:bCs w:val="0"/>
          <w:sz w:val="24"/>
          <w:szCs w:val="24"/>
          <w:cs/>
        </w:rPr>
        <w:t xml:space="preserve"> से जे से जीवे जस्स इयाणिं सव्वपाणेहिं </w:t>
      </w:r>
      <w:r w:rsidRPr="00182347">
        <w:rPr>
          <w:rFonts w:hint="cs"/>
          <w:b/>
          <w:bCs w:val="0"/>
          <w:sz w:val="24"/>
          <w:szCs w:val="24"/>
          <w:cs/>
          <w:lang w:bidi="sa-IN"/>
        </w:rPr>
        <w:t>जाव</w:t>
      </w:r>
      <w:r w:rsidRPr="00182347">
        <w:rPr>
          <w:b/>
          <w:bCs w:val="0"/>
          <w:sz w:val="24"/>
          <w:szCs w:val="24"/>
          <w:cs/>
        </w:rPr>
        <w:t xml:space="preserve"> सत्तेहिं दंडे नो </w:t>
      </w:r>
      <w:r w:rsidRPr="00182347">
        <w:rPr>
          <w:rFonts w:hint="cs"/>
          <w:b/>
          <w:bCs w:val="0"/>
          <w:sz w:val="24"/>
          <w:szCs w:val="24"/>
          <w:cs/>
          <w:lang w:bidi="sa-IN"/>
        </w:rPr>
        <w:t>नि</w:t>
      </w:r>
      <w:r w:rsidRPr="00182347">
        <w:rPr>
          <w:b/>
          <w:bCs w:val="0"/>
          <w:sz w:val="24"/>
          <w:szCs w:val="24"/>
          <w:cs/>
        </w:rPr>
        <w:t>क्खित्ते भवइ</w:t>
      </w:r>
      <w:r w:rsidRPr="00182347">
        <w:rPr>
          <w:rFonts w:hint="cs"/>
          <w:b/>
          <w:bCs w:val="0"/>
          <w:sz w:val="24"/>
          <w:szCs w:val="24"/>
          <w:cs/>
          <w:lang w:bidi="sa-IN"/>
        </w:rPr>
        <w:t>,</w:t>
      </w:r>
      <w:r w:rsidRPr="00182347">
        <w:rPr>
          <w:b/>
          <w:bCs w:val="0"/>
          <w:sz w:val="24"/>
          <w:szCs w:val="24"/>
          <w:cs/>
        </w:rPr>
        <w:t xml:space="preserve"> परेणं अस्संजए आरेणं संजए</w:t>
      </w:r>
      <w:r w:rsidRPr="00182347">
        <w:rPr>
          <w:rFonts w:hint="cs"/>
          <w:b/>
          <w:bCs w:val="0"/>
          <w:sz w:val="24"/>
          <w:szCs w:val="24"/>
          <w:cs/>
          <w:lang w:bidi="sa-IN"/>
        </w:rPr>
        <w:t>,</w:t>
      </w:r>
      <w:r w:rsidRPr="00182347">
        <w:rPr>
          <w:b/>
          <w:bCs w:val="0"/>
          <w:sz w:val="24"/>
          <w:szCs w:val="24"/>
          <w:cs/>
        </w:rPr>
        <w:t xml:space="preserve"> इयाणिं अस्संजए</w:t>
      </w:r>
      <w:r w:rsidRPr="00182347">
        <w:rPr>
          <w:rFonts w:hint="cs"/>
          <w:b/>
          <w:bCs w:val="0"/>
          <w:sz w:val="24"/>
          <w:szCs w:val="24"/>
          <w:cs/>
          <w:lang w:bidi="sa-IN"/>
        </w:rPr>
        <w:t>,</w:t>
      </w:r>
      <w:r w:rsidRPr="00182347">
        <w:rPr>
          <w:b/>
          <w:bCs w:val="0"/>
          <w:sz w:val="24"/>
          <w:szCs w:val="24"/>
          <w:cs/>
        </w:rPr>
        <w:t xml:space="preserve"> अस्संजयस्स णं सव्वपाणेहिं </w:t>
      </w:r>
      <w:r w:rsidRPr="00182347">
        <w:rPr>
          <w:rFonts w:hint="cs"/>
          <w:b/>
          <w:bCs w:val="0"/>
          <w:sz w:val="24"/>
          <w:szCs w:val="24"/>
          <w:cs/>
        </w:rPr>
        <w:t xml:space="preserve">जाव </w:t>
      </w:r>
      <w:r w:rsidRPr="00182347">
        <w:rPr>
          <w:b/>
          <w:bCs w:val="0"/>
          <w:sz w:val="24"/>
          <w:szCs w:val="24"/>
          <w:cs/>
        </w:rPr>
        <w:t>सत्तेहिं दंडे नो निक्खित्ते भवइ</w:t>
      </w:r>
      <w:r w:rsidRPr="00182347">
        <w:rPr>
          <w:rFonts w:hint="cs"/>
          <w:b/>
          <w:bCs w:val="0"/>
          <w:sz w:val="24"/>
          <w:szCs w:val="24"/>
          <w:cs/>
          <w:lang w:bidi="sa-IN"/>
        </w:rPr>
        <w:t>,</w:t>
      </w:r>
      <w:r w:rsidRPr="00182347">
        <w:rPr>
          <w:b/>
          <w:bCs w:val="0"/>
          <w:sz w:val="24"/>
          <w:szCs w:val="24"/>
          <w:cs/>
        </w:rPr>
        <w:t xml:space="preserve"> से</w:t>
      </w:r>
      <w:r w:rsidR="000552AA">
        <w:rPr>
          <w:rFonts w:hint="cs"/>
          <w:b/>
          <w:bCs w:val="0"/>
          <w:sz w:val="24"/>
          <w:szCs w:val="24"/>
          <w:cs/>
        </w:rPr>
        <w:t xml:space="preserve"> </w:t>
      </w:r>
      <w:r w:rsidRPr="00182347">
        <w:rPr>
          <w:rFonts w:hint="cs"/>
          <w:b/>
          <w:bCs w:val="0"/>
          <w:sz w:val="24"/>
          <w:szCs w:val="24"/>
          <w:cs/>
        </w:rPr>
        <w:t>ए</w:t>
      </w:r>
      <w:r w:rsidRPr="00182347">
        <w:rPr>
          <w:b/>
          <w:bCs w:val="0"/>
          <w:sz w:val="24"/>
          <w:szCs w:val="24"/>
          <w:cs/>
        </w:rPr>
        <w:t xml:space="preserve">वमायाणह </w:t>
      </w:r>
      <w:r w:rsidR="00153B97">
        <w:rPr>
          <w:rFonts w:hint="cs"/>
          <w:b/>
          <w:bCs w:val="0"/>
          <w:sz w:val="24"/>
          <w:szCs w:val="24"/>
          <w:cs/>
        </w:rPr>
        <w:t>?</w:t>
      </w:r>
      <w:r w:rsidRPr="00182347">
        <w:rPr>
          <w:b/>
          <w:bCs w:val="0"/>
          <w:sz w:val="24"/>
          <w:szCs w:val="24"/>
        </w:rPr>
        <w:t xml:space="preserve"> </w:t>
      </w:r>
      <w:r w:rsidR="00182347">
        <w:rPr>
          <w:b/>
          <w:bCs w:val="0"/>
          <w:sz w:val="24"/>
          <w:szCs w:val="24"/>
          <w:cs/>
        </w:rPr>
        <w:t>नियंठा से</w:t>
      </w:r>
      <w:r w:rsidR="003370F2">
        <w:rPr>
          <w:rFonts w:hint="cs"/>
          <w:b/>
          <w:bCs w:val="0"/>
          <w:sz w:val="24"/>
          <w:szCs w:val="24"/>
          <w:cs/>
        </w:rPr>
        <w:t xml:space="preserve"> ए</w:t>
      </w:r>
      <w:r w:rsidR="00182347">
        <w:rPr>
          <w:b/>
          <w:bCs w:val="0"/>
          <w:sz w:val="24"/>
          <w:szCs w:val="24"/>
          <w:cs/>
        </w:rPr>
        <w:t>वमायाणियव्वं</w:t>
      </w:r>
      <w:r w:rsidR="00182347">
        <w:rPr>
          <w:rFonts w:hint="cs"/>
          <w:b/>
          <w:bCs w:val="0"/>
          <w:sz w:val="24"/>
          <w:szCs w:val="24"/>
          <w:cs/>
        </w:rPr>
        <w:t> </w:t>
      </w:r>
      <w:r w:rsidRPr="00182347">
        <w:rPr>
          <w:b/>
          <w:bCs w:val="0"/>
          <w:sz w:val="24"/>
          <w:szCs w:val="24"/>
          <w:cs/>
        </w:rPr>
        <w:t>।</w:t>
      </w:r>
    </w:p>
    <w:p w:rsidR="004C5FB1" w:rsidRDefault="004C5FB1" w:rsidP="004C5FB1">
      <w:pPr>
        <w:pStyle w:val="H4Hindi"/>
        <w:tabs>
          <w:tab w:val="left" w:pos="2250"/>
        </w:tabs>
        <w:spacing w:before="0" w:after="0"/>
        <w:jc w:val="both"/>
        <w:rPr>
          <w:rFonts w:hint="cs"/>
          <w:b/>
          <w:bCs w:val="0"/>
          <w:sz w:val="24"/>
          <w:szCs w:val="24"/>
        </w:rPr>
      </w:pPr>
      <w:r>
        <w:rPr>
          <w:rFonts w:asciiTheme="minorHAnsi" w:eastAsiaTheme="minorHAnsi" w:hAnsiTheme="minorHAnsi" w:hint="cs"/>
          <w:bCs w:val="0"/>
          <w:sz w:val="24"/>
          <w:szCs w:val="24"/>
          <w:cs/>
        </w:rPr>
        <w:t xml:space="preserve">            </w:t>
      </w:r>
      <w:r w:rsidRPr="00182347">
        <w:rPr>
          <w:b/>
          <w:bCs w:val="0"/>
          <w:sz w:val="24"/>
          <w:szCs w:val="24"/>
          <w:cs/>
        </w:rPr>
        <w:t xml:space="preserve">भगवं च णं उदाहु </w:t>
      </w:r>
      <w:r w:rsidRPr="00182347">
        <w:rPr>
          <w:rFonts w:hint="cs"/>
          <w:b/>
          <w:bCs w:val="0"/>
          <w:sz w:val="24"/>
          <w:szCs w:val="24"/>
          <w:cs/>
          <w:lang w:bidi="sa-IN"/>
        </w:rPr>
        <w:t>नि</w:t>
      </w:r>
      <w:r w:rsidRPr="00182347">
        <w:rPr>
          <w:b/>
          <w:bCs w:val="0"/>
          <w:sz w:val="24"/>
          <w:szCs w:val="24"/>
          <w:cs/>
        </w:rPr>
        <w:t>यंठा खलु पुच्छियव्वा</w:t>
      </w:r>
      <w:r w:rsidRPr="00182347">
        <w:rPr>
          <w:rFonts w:hint="cs"/>
          <w:b/>
          <w:bCs w:val="0"/>
          <w:sz w:val="24"/>
          <w:szCs w:val="24"/>
          <w:cs/>
        </w:rPr>
        <w:t xml:space="preserve"> </w:t>
      </w:r>
      <w:r w:rsidRPr="00182347">
        <w:rPr>
          <w:b/>
          <w:bCs w:val="0"/>
          <w:sz w:val="24"/>
          <w:szCs w:val="24"/>
          <w:cs/>
        </w:rPr>
        <w:t>आउसंतो</w:t>
      </w:r>
      <w:r>
        <w:rPr>
          <w:rFonts w:hint="cs"/>
          <w:b/>
          <w:bCs w:val="0"/>
          <w:sz w:val="24"/>
          <w:szCs w:val="24"/>
          <w:cs/>
        </w:rPr>
        <w:t>!</w:t>
      </w:r>
      <w:r w:rsidRPr="00182347">
        <w:rPr>
          <w:b/>
          <w:bCs w:val="0"/>
          <w:sz w:val="24"/>
          <w:szCs w:val="24"/>
        </w:rPr>
        <w:t xml:space="preserve"> </w:t>
      </w:r>
      <w:r w:rsidRPr="00182347">
        <w:rPr>
          <w:rFonts w:hint="cs"/>
          <w:b/>
          <w:bCs w:val="0"/>
          <w:sz w:val="24"/>
          <w:szCs w:val="24"/>
          <w:cs/>
          <w:lang w:bidi="sa-IN"/>
        </w:rPr>
        <w:t>नि</w:t>
      </w:r>
      <w:r w:rsidRPr="00182347">
        <w:rPr>
          <w:b/>
          <w:bCs w:val="0"/>
          <w:sz w:val="24"/>
          <w:szCs w:val="24"/>
          <w:cs/>
        </w:rPr>
        <w:t>यंठा इह खलु परिव्वा</w:t>
      </w:r>
      <w:r w:rsidRPr="00182347">
        <w:rPr>
          <w:rFonts w:hint="cs"/>
          <w:b/>
          <w:bCs w:val="0"/>
          <w:sz w:val="24"/>
          <w:szCs w:val="24"/>
          <w:cs/>
          <w:lang w:bidi="sa-IN"/>
        </w:rPr>
        <w:t>इ</w:t>
      </w:r>
      <w:r w:rsidRPr="00182347">
        <w:rPr>
          <w:b/>
          <w:bCs w:val="0"/>
          <w:sz w:val="24"/>
          <w:szCs w:val="24"/>
          <w:cs/>
        </w:rPr>
        <w:t>या वा परिव्वाइयाओ वा अ</w:t>
      </w:r>
      <w:r w:rsidRPr="00182347">
        <w:rPr>
          <w:rFonts w:hint="cs"/>
          <w:b/>
          <w:bCs w:val="0"/>
          <w:sz w:val="24"/>
          <w:szCs w:val="24"/>
          <w:cs/>
          <w:lang w:bidi="sa-IN"/>
        </w:rPr>
        <w:t>न्न</w:t>
      </w:r>
      <w:r w:rsidRPr="00182347">
        <w:rPr>
          <w:b/>
          <w:bCs w:val="0"/>
          <w:sz w:val="24"/>
          <w:szCs w:val="24"/>
          <w:cs/>
        </w:rPr>
        <w:t>यरेहिंतो तित्थायतणेहिंतो आगम्म धम्म</w:t>
      </w:r>
      <w:r w:rsidRPr="00182347">
        <w:rPr>
          <w:rFonts w:hint="cs"/>
          <w:b/>
          <w:bCs w:val="0"/>
          <w:sz w:val="24"/>
          <w:szCs w:val="24"/>
          <w:cs/>
        </w:rPr>
        <w:t>स</w:t>
      </w:r>
      <w:r w:rsidRPr="00182347">
        <w:rPr>
          <w:b/>
          <w:bCs w:val="0"/>
          <w:sz w:val="24"/>
          <w:szCs w:val="24"/>
          <w:cs/>
        </w:rPr>
        <w:t xml:space="preserve">वणवत्तियं उवसंकमेज्जा </w:t>
      </w:r>
      <w:r>
        <w:rPr>
          <w:rFonts w:hint="cs"/>
          <w:b/>
          <w:bCs w:val="0"/>
          <w:sz w:val="24"/>
          <w:szCs w:val="24"/>
          <w:cs/>
        </w:rPr>
        <w:t>?</w:t>
      </w:r>
      <w:r w:rsidRPr="00182347">
        <w:rPr>
          <w:rFonts w:hint="cs"/>
          <w:b/>
          <w:bCs w:val="0"/>
          <w:sz w:val="24"/>
          <w:szCs w:val="24"/>
          <w:cs/>
          <w:lang w:bidi="sa-IN"/>
        </w:rPr>
        <w:t xml:space="preserve"> </w:t>
      </w:r>
      <w:r w:rsidRPr="00182347">
        <w:rPr>
          <w:b/>
          <w:bCs w:val="0"/>
          <w:sz w:val="24"/>
          <w:szCs w:val="24"/>
          <w:cs/>
        </w:rPr>
        <w:t xml:space="preserve">हंता उवसंकमेज्जा </w:t>
      </w:r>
      <w:r w:rsidRPr="00182347">
        <w:rPr>
          <w:rFonts w:hint="cs"/>
          <w:b/>
          <w:bCs w:val="0"/>
          <w:sz w:val="24"/>
          <w:szCs w:val="24"/>
          <w:cs/>
        </w:rPr>
        <w:t>।</w:t>
      </w:r>
    </w:p>
    <w:p w:rsidR="009B0323" w:rsidRDefault="004C5FB1" w:rsidP="009B0323">
      <w:pPr>
        <w:pStyle w:val="H4Hindi"/>
        <w:tabs>
          <w:tab w:val="left" w:pos="2250"/>
        </w:tabs>
        <w:spacing w:before="0" w:after="0"/>
        <w:jc w:val="both"/>
        <w:rPr>
          <w:rFonts w:hint="cs"/>
          <w:b/>
          <w:bCs w:val="0"/>
          <w:sz w:val="24"/>
          <w:szCs w:val="24"/>
        </w:rPr>
      </w:pPr>
      <w:r>
        <w:rPr>
          <w:rFonts w:hint="cs"/>
          <w:b/>
          <w:bCs w:val="0"/>
          <w:sz w:val="24"/>
          <w:szCs w:val="24"/>
          <w:cs/>
        </w:rPr>
        <w:t xml:space="preserve">            </w:t>
      </w:r>
      <w:r w:rsidRPr="00182347">
        <w:rPr>
          <w:b/>
          <w:bCs w:val="0"/>
          <w:sz w:val="24"/>
          <w:szCs w:val="24"/>
          <w:cs/>
        </w:rPr>
        <w:t>किं तेसिं तहप्पगा</w:t>
      </w:r>
      <w:r w:rsidRPr="00182347">
        <w:rPr>
          <w:rFonts w:hint="cs"/>
          <w:b/>
          <w:bCs w:val="0"/>
          <w:sz w:val="24"/>
          <w:szCs w:val="24"/>
          <w:cs/>
          <w:lang w:bidi="sa-IN"/>
        </w:rPr>
        <w:t>रे</w:t>
      </w:r>
      <w:r w:rsidRPr="00182347">
        <w:rPr>
          <w:b/>
          <w:bCs w:val="0"/>
          <w:sz w:val="24"/>
          <w:szCs w:val="24"/>
          <w:cs/>
        </w:rPr>
        <w:t>णं धम्मे आइक्खियव्वे</w:t>
      </w:r>
      <w:r w:rsidRPr="00182347">
        <w:rPr>
          <w:rFonts w:hint="cs"/>
          <w:b/>
          <w:bCs w:val="0"/>
          <w:sz w:val="24"/>
          <w:szCs w:val="24"/>
          <w:cs/>
          <w:lang w:bidi="sa-IN"/>
        </w:rPr>
        <w:t xml:space="preserve"> </w:t>
      </w:r>
      <w:r>
        <w:rPr>
          <w:rFonts w:hint="cs"/>
          <w:b/>
          <w:bCs w:val="0"/>
          <w:sz w:val="24"/>
          <w:szCs w:val="24"/>
          <w:cs/>
        </w:rPr>
        <w:t>?</w:t>
      </w:r>
      <w:r w:rsidRPr="00182347">
        <w:rPr>
          <w:b/>
          <w:bCs w:val="0"/>
          <w:sz w:val="24"/>
          <w:szCs w:val="24"/>
          <w:cs/>
        </w:rPr>
        <w:t xml:space="preserve"> हं</w:t>
      </w:r>
      <w:r w:rsidRPr="00182347">
        <w:rPr>
          <w:rFonts w:hint="cs"/>
          <w:b/>
          <w:bCs w:val="0"/>
          <w:sz w:val="24"/>
          <w:szCs w:val="24"/>
          <w:cs/>
          <w:lang w:bidi="sa-IN"/>
        </w:rPr>
        <w:t>त</w:t>
      </w:r>
      <w:r w:rsidRPr="00182347">
        <w:rPr>
          <w:rFonts w:hint="cs"/>
          <w:b/>
          <w:bCs w:val="0"/>
          <w:sz w:val="24"/>
          <w:szCs w:val="24"/>
          <w:cs/>
        </w:rPr>
        <w:t>ा</w:t>
      </w:r>
      <w:r w:rsidRPr="00182347">
        <w:rPr>
          <w:b/>
          <w:bCs w:val="0"/>
          <w:sz w:val="24"/>
          <w:szCs w:val="24"/>
          <w:cs/>
        </w:rPr>
        <w:t xml:space="preserve"> आइक्खियव्वे</w:t>
      </w:r>
      <w:r w:rsidRPr="00182347">
        <w:rPr>
          <w:rFonts w:hint="cs"/>
          <w:b/>
          <w:bCs w:val="0"/>
          <w:sz w:val="24"/>
          <w:szCs w:val="24"/>
          <w:cs/>
          <w:lang w:bidi="sa-IN"/>
        </w:rPr>
        <w:t>,</w:t>
      </w:r>
      <w:r w:rsidRPr="00182347">
        <w:rPr>
          <w:b/>
          <w:bCs w:val="0"/>
          <w:sz w:val="24"/>
          <w:szCs w:val="24"/>
          <w:cs/>
        </w:rPr>
        <w:t xml:space="preserve"> </w:t>
      </w:r>
      <w:r w:rsidRPr="00182347">
        <w:rPr>
          <w:rFonts w:hint="cs"/>
          <w:b/>
          <w:bCs w:val="0"/>
          <w:sz w:val="24"/>
          <w:szCs w:val="24"/>
          <w:cs/>
          <w:lang w:bidi="sa-IN"/>
        </w:rPr>
        <w:t>तं चेव उवट्ठावित्तए जाव</w:t>
      </w:r>
    </w:p>
    <w:p w:rsidR="00153B97" w:rsidRPr="009B0323" w:rsidRDefault="00153B97" w:rsidP="009B0323">
      <w:pPr>
        <w:pStyle w:val="H4Hindi"/>
        <w:tabs>
          <w:tab w:val="left" w:pos="2250"/>
        </w:tabs>
        <w:spacing w:before="0" w:after="0"/>
        <w:jc w:val="both"/>
        <w:rPr>
          <w:b/>
          <w:bCs w:val="0"/>
          <w:sz w:val="24"/>
          <w:szCs w:val="24"/>
          <w:lang w:bidi="sa-IN"/>
        </w:rPr>
      </w:pPr>
      <w:r w:rsidRPr="009B0323">
        <w:rPr>
          <w:rFonts w:hint="cs"/>
          <w:b/>
          <w:bCs w:val="0"/>
          <w:sz w:val="24"/>
          <w:szCs w:val="24"/>
          <w:cs/>
        </w:rPr>
        <w:lastRenderedPageBreak/>
        <w:t>सुयक्खंधो-२, अज्झयणं-७, उद्देसो-</w:t>
      </w:r>
    </w:p>
    <w:tbl>
      <w:tblPr>
        <w:tblW w:w="10140" w:type="dxa"/>
        <w:tblInd w:w="93" w:type="dxa"/>
        <w:tblBorders>
          <w:top w:val="single" w:sz="4" w:space="0" w:color="auto"/>
        </w:tblBorders>
        <w:tblLook w:val="04A0"/>
      </w:tblPr>
      <w:tblGrid>
        <w:gridCol w:w="10140"/>
      </w:tblGrid>
      <w:tr w:rsidR="00153B97" w:rsidTr="00A43EF4">
        <w:trPr>
          <w:trHeight w:val="228"/>
        </w:trPr>
        <w:tc>
          <w:tcPr>
            <w:tcW w:w="10140" w:type="dxa"/>
            <w:tcBorders>
              <w:top w:val="single" w:sz="4" w:space="0" w:color="FF0000"/>
              <w:left w:val="nil"/>
              <w:bottom w:val="nil"/>
              <w:right w:val="nil"/>
            </w:tcBorders>
          </w:tcPr>
          <w:p w:rsidR="00153B97" w:rsidRDefault="00153B97"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182347" w:rsidRDefault="004C5FB1" w:rsidP="004C5FB1">
      <w:pPr>
        <w:pStyle w:val="H4Hindi"/>
        <w:tabs>
          <w:tab w:val="left" w:pos="2250"/>
        </w:tabs>
        <w:spacing w:before="0" w:after="0"/>
        <w:jc w:val="both"/>
        <w:rPr>
          <w:b/>
          <w:bCs w:val="0"/>
          <w:sz w:val="24"/>
          <w:szCs w:val="24"/>
          <w:lang w:bidi="sa-IN"/>
        </w:rPr>
      </w:pPr>
      <w:r>
        <w:rPr>
          <w:rFonts w:hint="cs"/>
          <w:b/>
          <w:bCs w:val="0"/>
          <w:sz w:val="24"/>
          <w:szCs w:val="24"/>
          <w:cs/>
        </w:rPr>
        <w:t xml:space="preserve">            </w:t>
      </w:r>
      <w:r w:rsidR="004605FC" w:rsidRPr="00182347">
        <w:rPr>
          <w:rFonts w:hint="cs"/>
          <w:b/>
          <w:bCs w:val="0"/>
          <w:sz w:val="24"/>
          <w:szCs w:val="24"/>
          <w:cs/>
          <w:lang w:bidi="sa-IN"/>
        </w:rPr>
        <w:t xml:space="preserve">कप्पंति </w:t>
      </w:r>
      <w:r w:rsidR="00153B97">
        <w:rPr>
          <w:rFonts w:hint="cs"/>
          <w:b/>
          <w:bCs w:val="0"/>
          <w:sz w:val="24"/>
          <w:szCs w:val="24"/>
          <w:cs/>
        </w:rPr>
        <w:t>?</w:t>
      </w:r>
      <w:r w:rsidR="004605FC" w:rsidRPr="00182347">
        <w:rPr>
          <w:rFonts w:hint="cs"/>
          <w:b/>
          <w:bCs w:val="0"/>
          <w:sz w:val="24"/>
          <w:szCs w:val="24"/>
          <w:cs/>
          <w:lang w:bidi="sa-IN"/>
        </w:rPr>
        <w:t>, हंता कप्पंति ।</w:t>
      </w:r>
    </w:p>
    <w:p w:rsidR="004605FC" w:rsidRPr="00182347" w:rsidRDefault="004605FC" w:rsidP="00182347">
      <w:pPr>
        <w:pStyle w:val="H4Hindi"/>
        <w:tabs>
          <w:tab w:val="left" w:pos="2250"/>
        </w:tabs>
        <w:spacing w:before="0" w:after="0"/>
        <w:ind w:firstLine="1440"/>
        <w:jc w:val="both"/>
        <w:rPr>
          <w:b/>
          <w:bCs w:val="0"/>
          <w:sz w:val="24"/>
          <w:szCs w:val="24"/>
        </w:rPr>
      </w:pPr>
      <w:r w:rsidRPr="00182347">
        <w:rPr>
          <w:rFonts w:hint="cs"/>
          <w:b/>
          <w:bCs w:val="0"/>
          <w:sz w:val="24"/>
          <w:szCs w:val="24"/>
          <w:cs/>
          <w:lang w:bidi="sa-IN"/>
        </w:rPr>
        <w:t xml:space="preserve">किं ते तहप्पगारा कप्पंति संमुजितए </w:t>
      </w:r>
      <w:r w:rsidR="00153B97">
        <w:rPr>
          <w:rFonts w:hint="cs"/>
          <w:b/>
          <w:bCs w:val="0"/>
          <w:sz w:val="24"/>
          <w:szCs w:val="24"/>
          <w:cs/>
        </w:rPr>
        <w:t>?</w:t>
      </w:r>
      <w:r w:rsidRPr="00182347">
        <w:rPr>
          <w:rFonts w:hint="cs"/>
          <w:b/>
          <w:bCs w:val="0"/>
          <w:sz w:val="24"/>
          <w:szCs w:val="24"/>
          <w:cs/>
          <w:lang w:bidi="sa-IN"/>
        </w:rPr>
        <w:t xml:space="preserve"> हंता कप्पंति, तेणं एयारूवेणं विहारेणं विहरमाणा तं चेव जाव अगारं वएज्जा </w:t>
      </w:r>
      <w:r w:rsidR="00153B97">
        <w:rPr>
          <w:rFonts w:hint="cs"/>
          <w:b/>
          <w:bCs w:val="0"/>
          <w:sz w:val="24"/>
          <w:szCs w:val="24"/>
          <w:cs/>
        </w:rPr>
        <w:t>?</w:t>
      </w:r>
      <w:r w:rsidRPr="00182347">
        <w:rPr>
          <w:rFonts w:hint="cs"/>
          <w:b/>
          <w:bCs w:val="0"/>
          <w:sz w:val="24"/>
          <w:szCs w:val="24"/>
          <w:cs/>
          <w:lang w:bidi="sa-IN"/>
        </w:rPr>
        <w:t xml:space="preserve"> हंता वएज्जा, ते णं तहप्पगारा कप्पंति संमुजित्तए </w:t>
      </w:r>
      <w:r w:rsidR="00153B97">
        <w:rPr>
          <w:rFonts w:hint="cs"/>
          <w:b/>
          <w:bCs w:val="0"/>
          <w:sz w:val="24"/>
          <w:szCs w:val="24"/>
          <w:cs/>
        </w:rPr>
        <w:t>?</w:t>
      </w:r>
      <w:r w:rsidRPr="00182347">
        <w:rPr>
          <w:rFonts w:hint="cs"/>
          <w:b/>
          <w:bCs w:val="0"/>
          <w:sz w:val="24"/>
          <w:szCs w:val="24"/>
          <w:cs/>
          <w:lang w:bidi="sa-IN"/>
        </w:rPr>
        <w:t xml:space="preserve"> नो इणट्ठे समट्ठे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से जे से जीवे जे परेणं नो कप्पंति संभुजित्तए</w:t>
      </w:r>
      <w:r w:rsidRPr="00182347">
        <w:rPr>
          <w:rFonts w:hint="cs"/>
          <w:b/>
          <w:bCs w:val="0"/>
          <w:sz w:val="24"/>
          <w:szCs w:val="24"/>
          <w:cs/>
        </w:rPr>
        <w:t>,</w:t>
      </w:r>
      <w:r w:rsidRPr="00182347">
        <w:rPr>
          <w:b/>
          <w:bCs w:val="0"/>
          <w:sz w:val="24"/>
          <w:szCs w:val="24"/>
          <w:cs/>
        </w:rPr>
        <w:t xml:space="preserve"> </w:t>
      </w:r>
      <w:r w:rsidRPr="00182347">
        <w:rPr>
          <w:rFonts w:hint="cs"/>
          <w:b/>
          <w:bCs w:val="0"/>
          <w:sz w:val="24"/>
          <w:szCs w:val="24"/>
          <w:cs/>
          <w:lang w:bidi="sa-IN"/>
        </w:rPr>
        <w:t>से जे से जीवे आरेणं कप्पति संभुजित्तए</w:t>
      </w:r>
      <w:r w:rsidRPr="00182347">
        <w:rPr>
          <w:rFonts w:hint="cs"/>
          <w:b/>
          <w:bCs w:val="0"/>
          <w:sz w:val="24"/>
          <w:szCs w:val="24"/>
          <w:cs/>
        </w:rPr>
        <w:t>,</w:t>
      </w:r>
      <w:r w:rsidRPr="00182347">
        <w:rPr>
          <w:rFonts w:hint="cs"/>
          <w:b/>
          <w:bCs w:val="0"/>
          <w:sz w:val="24"/>
          <w:szCs w:val="24"/>
          <w:cs/>
          <w:lang w:bidi="sa-IN"/>
        </w:rPr>
        <w:t xml:space="preserve"> </w:t>
      </w:r>
      <w:r w:rsidRPr="00182347">
        <w:rPr>
          <w:b/>
          <w:bCs w:val="0"/>
          <w:sz w:val="24"/>
          <w:szCs w:val="24"/>
          <w:cs/>
        </w:rPr>
        <w:t>से जे से जीवे जे इयाणि नो कप्पंति संभुजित्तए</w:t>
      </w:r>
      <w:r w:rsidRPr="00182347">
        <w:rPr>
          <w:rFonts w:hint="cs"/>
          <w:b/>
          <w:bCs w:val="0"/>
          <w:sz w:val="24"/>
          <w:szCs w:val="24"/>
          <w:cs/>
          <w:lang w:bidi="sa-IN"/>
        </w:rPr>
        <w:t>,</w:t>
      </w:r>
      <w:r w:rsidRPr="00182347">
        <w:rPr>
          <w:b/>
          <w:bCs w:val="0"/>
          <w:sz w:val="24"/>
          <w:szCs w:val="24"/>
          <w:cs/>
        </w:rPr>
        <w:t xml:space="preserve"> परेणं अस्समणे आरेणं</w:t>
      </w:r>
      <w:r w:rsidRPr="00182347">
        <w:rPr>
          <w:rFonts w:hint="cs"/>
          <w:b/>
          <w:bCs w:val="0"/>
          <w:sz w:val="24"/>
          <w:szCs w:val="24"/>
          <w:cs/>
          <w:lang w:bidi="sa-IN"/>
        </w:rPr>
        <w:t>,</w:t>
      </w:r>
      <w:r w:rsidRPr="00182347">
        <w:rPr>
          <w:b/>
          <w:bCs w:val="0"/>
          <w:sz w:val="24"/>
          <w:szCs w:val="24"/>
          <w:cs/>
        </w:rPr>
        <w:t xml:space="preserve"> समणे इयाणिं अस्समणे</w:t>
      </w:r>
      <w:r w:rsidRPr="00182347">
        <w:rPr>
          <w:rFonts w:hint="cs"/>
          <w:b/>
          <w:bCs w:val="0"/>
          <w:sz w:val="24"/>
          <w:szCs w:val="24"/>
          <w:cs/>
          <w:lang w:bidi="sa-IN"/>
        </w:rPr>
        <w:t>,</w:t>
      </w:r>
      <w:r w:rsidRPr="00182347">
        <w:rPr>
          <w:b/>
          <w:bCs w:val="0"/>
          <w:sz w:val="24"/>
          <w:szCs w:val="24"/>
          <w:cs/>
        </w:rPr>
        <w:t xml:space="preserve"> अस्समणेणं सद्धिं नो कप्पति समणाणं निग्गंथाणं संभुजित्तए</w:t>
      </w:r>
      <w:r w:rsidRPr="00182347">
        <w:rPr>
          <w:rFonts w:hint="cs"/>
          <w:b/>
          <w:bCs w:val="0"/>
          <w:sz w:val="24"/>
          <w:szCs w:val="24"/>
          <w:cs/>
          <w:lang w:bidi="sa-IN"/>
        </w:rPr>
        <w:t>,</w:t>
      </w:r>
      <w:r w:rsidRPr="00182347">
        <w:rPr>
          <w:b/>
          <w:bCs w:val="0"/>
          <w:sz w:val="24"/>
          <w:szCs w:val="24"/>
          <w:cs/>
        </w:rPr>
        <w:t xml:space="preserve"> से</w:t>
      </w:r>
      <w:r w:rsidRPr="00182347">
        <w:rPr>
          <w:rFonts w:hint="cs"/>
          <w:b/>
          <w:bCs w:val="0"/>
          <w:sz w:val="24"/>
          <w:szCs w:val="24"/>
          <w:cs/>
        </w:rPr>
        <w:t>ए</w:t>
      </w:r>
      <w:r w:rsidRPr="00182347">
        <w:rPr>
          <w:b/>
          <w:bCs w:val="0"/>
          <w:sz w:val="24"/>
          <w:szCs w:val="24"/>
          <w:cs/>
        </w:rPr>
        <w:t xml:space="preserve">वमायाणह </w:t>
      </w:r>
      <w:r w:rsidR="00153B97">
        <w:rPr>
          <w:rFonts w:hint="cs"/>
          <w:b/>
          <w:bCs w:val="0"/>
          <w:sz w:val="24"/>
          <w:szCs w:val="24"/>
          <w:cs/>
        </w:rPr>
        <w:t>?</w:t>
      </w:r>
      <w:r w:rsidRPr="00182347">
        <w:rPr>
          <w:rFonts w:hint="cs"/>
          <w:b/>
          <w:bCs w:val="0"/>
          <w:sz w:val="24"/>
          <w:szCs w:val="24"/>
          <w:cs/>
          <w:lang w:bidi="sa-IN"/>
        </w:rPr>
        <w:t xml:space="preserve"> </w:t>
      </w:r>
      <w:r w:rsidRPr="00182347">
        <w:rPr>
          <w:b/>
          <w:bCs w:val="0"/>
          <w:sz w:val="24"/>
          <w:szCs w:val="24"/>
          <w:cs/>
        </w:rPr>
        <w:t>नियंठा</w:t>
      </w:r>
      <w:r w:rsidR="00153B97">
        <w:rPr>
          <w:rFonts w:hint="cs"/>
          <w:b/>
          <w:bCs w:val="0"/>
          <w:sz w:val="24"/>
          <w:szCs w:val="24"/>
          <w:cs/>
        </w:rPr>
        <w:t>!</w:t>
      </w:r>
      <w:r w:rsidRPr="00182347">
        <w:rPr>
          <w:b/>
          <w:bCs w:val="0"/>
          <w:sz w:val="24"/>
          <w:szCs w:val="24"/>
        </w:rPr>
        <w:t xml:space="preserve"> </w:t>
      </w:r>
      <w:r w:rsidRPr="00182347">
        <w:rPr>
          <w:b/>
          <w:bCs w:val="0"/>
          <w:sz w:val="24"/>
          <w:szCs w:val="24"/>
          <w:cs/>
        </w:rPr>
        <w:t>से</w:t>
      </w:r>
      <w:r w:rsidRPr="00182347">
        <w:rPr>
          <w:rFonts w:hint="cs"/>
          <w:b/>
          <w:bCs w:val="0"/>
          <w:sz w:val="24"/>
          <w:szCs w:val="24"/>
          <w:cs/>
        </w:rPr>
        <w:t>ए</w:t>
      </w:r>
      <w:r w:rsidR="00182347">
        <w:rPr>
          <w:b/>
          <w:bCs w:val="0"/>
          <w:sz w:val="24"/>
          <w:szCs w:val="24"/>
          <w:cs/>
        </w:rPr>
        <w:t>वमा</w:t>
      </w:r>
      <w:r w:rsidR="00153B97">
        <w:rPr>
          <w:rFonts w:hint="cs"/>
          <w:b/>
          <w:bCs w:val="0"/>
          <w:sz w:val="24"/>
          <w:szCs w:val="24"/>
          <w:cs/>
        </w:rPr>
        <w:t>-</w:t>
      </w:r>
      <w:r w:rsidR="00182347">
        <w:rPr>
          <w:b/>
          <w:bCs w:val="0"/>
          <w:sz w:val="24"/>
          <w:szCs w:val="24"/>
          <w:cs/>
        </w:rPr>
        <w:t>याणियव्वं</w:t>
      </w:r>
      <w:r w:rsidR="00182347">
        <w:rPr>
          <w:rFonts w:hint="cs"/>
          <w:b/>
          <w:bCs w:val="0"/>
          <w:sz w:val="24"/>
          <w:szCs w:val="24"/>
          <w:cs/>
        </w:rPr>
        <w:t> </w:t>
      </w:r>
      <w:r w:rsidRPr="00182347">
        <w:rPr>
          <w:rFonts w:hint="cs"/>
          <w:b/>
          <w:bCs w:val="0"/>
          <w:sz w:val="24"/>
          <w:szCs w:val="24"/>
          <w:cs/>
          <w:lang w:bidi="sa-IN"/>
        </w:rPr>
        <w:t>।</w:t>
      </w:r>
    </w:p>
    <w:p w:rsidR="004605FC" w:rsidRPr="00182347" w:rsidRDefault="00DA4653" w:rsidP="00182347">
      <w:pPr>
        <w:pStyle w:val="H4Hindi"/>
        <w:tabs>
          <w:tab w:val="left" w:pos="2250"/>
        </w:tabs>
        <w:spacing w:before="0" w:after="0"/>
        <w:ind w:firstLine="1440"/>
        <w:jc w:val="both"/>
        <w:rPr>
          <w:b/>
          <w:bCs w:val="0"/>
          <w:sz w:val="24"/>
          <w:szCs w:val="24"/>
          <w:lang w:bidi="sa-IN"/>
        </w:rPr>
      </w:pPr>
      <w:r w:rsidRPr="00DA4653">
        <w:rPr>
          <w:color w:val="FF0000"/>
          <w:sz w:val="24"/>
          <w:szCs w:val="24"/>
        </w:rPr>
        <w:t>[</w:t>
      </w:r>
      <w:r>
        <w:rPr>
          <w:rFonts w:hint="cs"/>
          <w:color w:val="FF0000"/>
          <w:sz w:val="24"/>
          <w:szCs w:val="24"/>
          <w:cs/>
        </w:rPr>
        <w:t>८०४</w:t>
      </w:r>
      <w:r w:rsidRPr="00DA4653">
        <w:rPr>
          <w:color w:val="FF0000"/>
          <w:sz w:val="24"/>
          <w:szCs w:val="24"/>
        </w:rPr>
        <w:t>]</w:t>
      </w:r>
      <w:r w:rsidR="004605FC" w:rsidRPr="00182347">
        <w:rPr>
          <w:rFonts w:hint="cs"/>
          <w:b/>
          <w:bCs w:val="0"/>
          <w:sz w:val="24"/>
          <w:szCs w:val="24"/>
          <w:cs/>
          <w:lang w:bidi="sa-IN"/>
        </w:rPr>
        <w:t xml:space="preserve"> </w:t>
      </w:r>
      <w:r w:rsidR="004605FC" w:rsidRPr="00182347">
        <w:rPr>
          <w:b/>
          <w:bCs w:val="0"/>
          <w:sz w:val="24"/>
          <w:szCs w:val="24"/>
          <w:cs/>
        </w:rPr>
        <w:t>भगवं च णं उदाहु- संतेगइया समणोवासगा भवंति</w:t>
      </w:r>
      <w:r w:rsidR="004605FC" w:rsidRPr="00182347">
        <w:rPr>
          <w:rFonts w:hint="cs"/>
          <w:b/>
          <w:bCs w:val="0"/>
          <w:sz w:val="24"/>
          <w:szCs w:val="24"/>
          <w:cs/>
          <w:lang w:bidi="sa-IN"/>
        </w:rPr>
        <w:t>,</w:t>
      </w:r>
      <w:r w:rsidR="004605FC" w:rsidRPr="00182347">
        <w:rPr>
          <w:b/>
          <w:bCs w:val="0"/>
          <w:sz w:val="24"/>
          <w:szCs w:val="24"/>
          <w:cs/>
        </w:rPr>
        <w:t xml:space="preserve"> तेसिं च णं एवं वुत्तपुव्वं भवइ नो खलु वयं संचाएमो मुंडा भवित्ता अगाराओ अ</w:t>
      </w:r>
      <w:r w:rsidR="004605FC" w:rsidRPr="00182347">
        <w:rPr>
          <w:rFonts w:hint="cs"/>
          <w:b/>
          <w:bCs w:val="0"/>
          <w:sz w:val="24"/>
          <w:szCs w:val="24"/>
          <w:cs/>
          <w:lang w:bidi="sa-IN"/>
        </w:rPr>
        <w:t>न</w:t>
      </w:r>
      <w:r w:rsidR="004605FC" w:rsidRPr="00182347">
        <w:rPr>
          <w:b/>
          <w:bCs w:val="0"/>
          <w:sz w:val="24"/>
          <w:szCs w:val="24"/>
          <w:cs/>
        </w:rPr>
        <w:t>गारियं पव्वइत्तए</w:t>
      </w:r>
      <w:r w:rsidR="004605FC" w:rsidRPr="00182347">
        <w:rPr>
          <w:rFonts w:hint="cs"/>
          <w:b/>
          <w:bCs w:val="0"/>
          <w:sz w:val="24"/>
          <w:szCs w:val="24"/>
          <w:cs/>
        </w:rPr>
        <w:t>,</w:t>
      </w:r>
      <w:r w:rsidR="004605FC" w:rsidRPr="00182347">
        <w:rPr>
          <w:b/>
          <w:bCs w:val="0"/>
          <w:sz w:val="24"/>
          <w:szCs w:val="24"/>
          <w:cs/>
        </w:rPr>
        <w:t xml:space="preserve"> वयं णं चाउद्दसट्ठमुद्दिट्ठ</w:t>
      </w:r>
      <w:r w:rsidR="00182347">
        <w:rPr>
          <w:rFonts w:hint="cs"/>
          <w:b/>
          <w:bCs w:val="0"/>
          <w:sz w:val="24"/>
          <w:szCs w:val="24"/>
          <w:cs/>
        </w:rPr>
        <w:t>-</w:t>
      </w:r>
      <w:r w:rsidR="004605FC" w:rsidRPr="00182347">
        <w:rPr>
          <w:b/>
          <w:bCs w:val="0"/>
          <w:sz w:val="24"/>
          <w:szCs w:val="24"/>
          <w:cs/>
        </w:rPr>
        <w:t>पुण्णमासिणीसु पडिपुण्णं पोसहं सम्मं अ</w:t>
      </w:r>
      <w:r w:rsidR="004605FC" w:rsidRPr="00182347">
        <w:rPr>
          <w:rFonts w:hint="cs"/>
          <w:b/>
          <w:bCs w:val="0"/>
          <w:sz w:val="24"/>
          <w:szCs w:val="24"/>
          <w:cs/>
          <w:lang w:bidi="sa-IN"/>
        </w:rPr>
        <w:t>नु</w:t>
      </w:r>
      <w:r w:rsidR="004605FC" w:rsidRPr="00182347">
        <w:rPr>
          <w:b/>
          <w:bCs w:val="0"/>
          <w:sz w:val="24"/>
          <w:szCs w:val="24"/>
          <w:cs/>
        </w:rPr>
        <w:t>पालेमाणा विहरिस्सामो</w:t>
      </w:r>
      <w:r w:rsidR="004605FC" w:rsidRPr="00182347">
        <w:rPr>
          <w:rFonts w:hint="cs"/>
          <w:b/>
          <w:bCs w:val="0"/>
          <w:sz w:val="24"/>
          <w:szCs w:val="24"/>
          <w:cs/>
        </w:rPr>
        <w:t>,</w:t>
      </w:r>
      <w:r w:rsidR="004605FC" w:rsidRPr="00182347">
        <w:rPr>
          <w:b/>
          <w:bCs w:val="0"/>
          <w:sz w:val="24"/>
          <w:szCs w:val="24"/>
          <w:cs/>
        </w:rPr>
        <w:t xml:space="preserve"> थूलगं पाणाइवायं पच्चक्खाइस्सामो</w:t>
      </w:r>
      <w:r w:rsidR="004605FC" w:rsidRPr="00182347">
        <w:rPr>
          <w:rFonts w:hint="cs"/>
          <w:b/>
          <w:bCs w:val="0"/>
          <w:sz w:val="24"/>
          <w:szCs w:val="24"/>
          <w:cs/>
        </w:rPr>
        <w:t>,</w:t>
      </w:r>
      <w:r w:rsidR="004605FC" w:rsidRPr="00182347">
        <w:rPr>
          <w:b/>
          <w:bCs w:val="0"/>
          <w:sz w:val="24"/>
          <w:szCs w:val="24"/>
          <w:cs/>
        </w:rPr>
        <w:t xml:space="preserve"> एवं थूलगं मुसावायं थूलगं अदिन्नादाणं थूलगं मेहुणं थूलगं परिग्गहं पच्चक्खाइस्सामो</w:t>
      </w:r>
      <w:r w:rsidR="004605FC" w:rsidRPr="00182347">
        <w:rPr>
          <w:rFonts w:hint="cs"/>
          <w:b/>
          <w:bCs w:val="0"/>
          <w:sz w:val="24"/>
          <w:szCs w:val="24"/>
          <w:cs/>
        </w:rPr>
        <w:t>,</w:t>
      </w:r>
      <w:r w:rsidR="004605FC" w:rsidRPr="00182347">
        <w:rPr>
          <w:b/>
          <w:bCs w:val="0"/>
          <w:sz w:val="24"/>
          <w:szCs w:val="24"/>
          <w:cs/>
        </w:rPr>
        <w:t xml:space="preserve"> इच्छापरिमाणं करिस्सामो</w:t>
      </w:r>
      <w:r w:rsidR="004605FC" w:rsidRPr="00182347">
        <w:rPr>
          <w:rFonts w:hint="cs"/>
          <w:b/>
          <w:bCs w:val="0"/>
          <w:sz w:val="24"/>
          <w:szCs w:val="24"/>
          <w:cs/>
          <w:lang w:bidi="sa-IN"/>
        </w:rPr>
        <w:t>,</w:t>
      </w:r>
      <w:r w:rsidR="004605FC" w:rsidRPr="00182347">
        <w:rPr>
          <w:b/>
          <w:bCs w:val="0"/>
          <w:sz w:val="24"/>
          <w:szCs w:val="24"/>
          <w:cs/>
        </w:rPr>
        <w:t xml:space="preserve"> दुविहं तिविहेणं मा खलु ममट्ठाए किंचि वि करेह वा कारवेह वा तत्थ वि पच्चक्खाइस्सामो</w:t>
      </w:r>
      <w:r w:rsidR="004605FC" w:rsidRPr="00182347">
        <w:rPr>
          <w:rFonts w:hint="cs"/>
          <w:b/>
          <w:bCs w:val="0"/>
          <w:sz w:val="24"/>
          <w:szCs w:val="24"/>
          <w:cs/>
          <w:lang w:bidi="sa-IN"/>
        </w:rPr>
        <w:t>,</w:t>
      </w:r>
      <w:r w:rsidR="004605FC" w:rsidRPr="00182347">
        <w:rPr>
          <w:b/>
          <w:bCs w:val="0"/>
          <w:sz w:val="24"/>
          <w:szCs w:val="24"/>
          <w:cs/>
        </w:rPr>
        <w:t xml:space="preserve"> ते णं अभोच्चा अपिच्चा असिणाइत्ता आसंदीपेढियाओ पच्चोरूहित्ता ते तह</w:t>
      </w:r>
      <w:r w:rsidR="004605FC" w:rsidRPr="00182347">
        <w:rPr>
          <w:rFonts w:hint="cs"/>
          <w:b/>
          <w:bCs w:val="0"/>
          <w:sz w:val="24"/>
          <w:szCs w:val="24"/>
          <w:cs/>
          <w:lang w:bidi="sa-IN"/>
        </w:rPr>
        <w:t>ा</w:t>
      </w:r>
      <w:r w:rsidR="004605FC" w:rsidRPr="00182347">
        <w:rPr>
          <w:b/>
          <w:bCs w:val="0"/>
          <w:sz w:val="24"/>
          <w:szCs w:val="24"/>
          <w:cs/>
        </w:rPr>
        <w:t xml:space="preserve"> कालगया किं वत्तव्वं सिया सम्मं कालगय त्ति </w:t>
      </w:r>
      <w:r w:rsidR="000A2470">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वत्तव्वं सिया</w:t>
      </w:r>
      <w:r w:rsidRPr="00182347">
        <w:rPr>
          <w:rFonts w:hint="cs"/>
          <w:b/>
          <w:bCs w:val="0"/>
          <w:sz w:val="24"/>
          <w:szCs w:val="24"/>
          <w:cs/>
          <w:lang w:bidi="sa-IN"/>
        </w:rPr>
        <w:t>,</w:t>
      </w:r>
      <w:r w:rsidRPr="00182347">
        <w:rPr>
          <w:b/>
          <w:bCs w:val="0"/>
          <w:sz w:val="24"/>
          <w:szCs w:val="24"/>
          <w:cs/>
        </w:rPr>
        <w:t xml:space="preserve"> ते पाणा वि वुच्चंति ते तसा वि वुच्चंति ते महाकाया ते चिरट्ठिइया ते बहुतरगा पाणा जेहिं समणोवासगस्स सुपच्चक्खायं भवइ</w:t>
      </w:r>
      <w:r w:rsidRPr="00182347">
        <w:rPr>
          <w:rFonts w:hint="cs"/>
          <w:b/>
          <w:bCs w:val="0"/>
          <w:sz w:val="24"/>
          <w:szCs w:val="24"/>
          <w:cs/>
          <w:lang w:bidi="sa-IN"/>
        </w:rPr>
        <w:t>,</w:t>
      </w:r>
      <w:r w:rsidRPr="00182347">
        <w:rPr>
          <w:b/>
          <w:bCs w:val="0"/>
          <w:sz w:val="24"/>
          <w:szCs w:val="24"/>
          <w:cs/>
        </w:rPr>
        <w:t xml:space="preserve"> ते अप्पयरगा पाणा जेहिं समणोवासगस्स अपच्चक्खायं भवइ </w:t>
      </w:r>
      <w:r w:rsidRPr="00182347">
        <w:rPr>
          <w:rFonts w:hint="cs"/>
          <w:b/>
          <w:bCs w:val="0"/>
          <w:sz w:val="24"/>
          <w:szCs w:val="24"/>
          <w:cs/>
          <w:lang w:bidi="sa-IN"/>
        </w:rPr>
        <w:t>, इति से महयाओ ज</w:t>
      </w:r>
      <w:r w:rsidRPr="00182347">
        <w:rPr>
          <w:rFonts w:hint="cs"/>
          <w:b/>
          <w:bCs w:val="0"/>
          <w:sz w:val="24"/>
          <w:szCs w:val="24"/>
          <w:cs/>
        </w:rPr>
        <w:t>ं णं</w:t>
      </w:r>
      <w:r w:rsidRPr="00182347">
        <w:rPr>
          <w:rFonts w:hint="cs"/>
          <w:b/>
          <w:bCs w:val="0"/>
          <w:sz w:val="24"/>
          <w:szCs w:val="24"/>
          <w:cs/>
          <w:lang w:bidi="sa-IN"/>
        </w:rPr>
        <w:t xml:space="preserve"> तुब्भे वयह तं चेव जाव अयंपि भेदे से नो ने</w:t>
      </w:r>
      <w:r w:rsidRPr="00182347">
        <w:rPr>
          <w:b/>
          <w:bCs w:val="0"/>
          <w:sz w:val="24"/>
          <w:szCs w:val="24"/>
          <w:cs/>
        </w:rPr>
        <w:t xml:space="preserve">याउए भवइ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भगवं च णं उदाहु संतेगइया समणोवासगा भवंति</w:t>
      </w:r>
      <w:r w:rsidRPr="00182347">
        <w:rPr>
          <w:rFonts w:hint="cs"/>
          <w:b/>
          <w:bCs w:val="0"/>
          <w:sz w:val="24"/>
          <w:szCs w:val="24"/>
          <w:cs/>
          <w:lang w:bidi="sa-IN"/>
        </w:rPr>
        <w:t>,</w:t>
      </w:r>
      <w:r w:rsidRPr="00182347">
        <w:rPr>
          <w:b/>
          <w:bCs w:val="0"/>
          <w:sz w:val="24"/>
          <w:szCs w:val="24"/>
          <w:cs/>
        </w:rPr>
        <w:t xml:space="preserve"> तेसिं च णं एवं वुत्तपुव्वं भवइ-</w:t>
      </w:r>
      <w:r w:rsidRPr="00182347">
        <w:rPr>
          <w:rFonts w:hint="cs"/>
          <w:b/>
          <w:bCs w:val="0"/>
          <w:sz w:val="24"/>
          <w:szCs w:val="24"/>
          <w:cs/>
          <w:lang w:bidi="sa-IN"/>
        </w:rPr>
        <w:t xml:space="preserve"> </w:t>
      </w:r>
      <w:r w:rsidRPr="00182347">
        <w:rPr>
          <w:b/>
          <w:bCs w:val="0"/>
          <w:sz w:val="24"/>
          <w:szCs w:val="24"/>
          <w:cs/>
        </w:rPr>
        <w:t>नो खलु वयं संचाएमो मुंडा भवित्ता अगाराओ अ</w:t>
      </w:r>
      <w:r w:rsidRPr="00182347">
        <w:rPr>
          <w:rFonts w:hint="cs"/>
          <w:b/>
          <w:bCs w:val="0"/>
          <w:sz w:val="24"/>
          <w:szCs w:val="24"/>
          <w:cs/>
          <w:lang w:bidi="sa-IN"/>
        </w:rPr>
        <w:t>न</w:t>
      </w:r>
      <w:r w:rsidRPr="00182347">
        <w:rPr>
          <w:b/>
          <w:bCs w:val="0"/>
          <w:sz w:val="24"/>
          <w:szCs w:val="24"/>
          <w:cs/>
        </w:rPr>
        <w:t xml:space="preserve">गारियं </w:t>
      </w:r>
      <w:r w:rsidRPr="00182347">
        <w:rPr>
          <w:rFonts w:hint="cs"/>
          <w:b/>
          <w:bCs w:val="0"/>
          <w:sz w:val="24"/>
          <w:szCs w:val="24"/>
          <w:cs/>
        </w:rPr>
        <w:t xml:space="preserve">जाव </w:t>
      </w:r>
      <w:r w:rsidRPr="00182347">
        <w:rPr>
          <w:b/>
          <w:bCs w:val="0"/>
          <w:sz w:val="24"/>
          <w:szCs w:val="24"/>
          <w:cs/>
        </w:rPr>
        <w:t>पव्वइत्तए</w:t>
      </w:r>
      <w:r w:rsidRPr="00182347">
        <w:rPr>
          <w:rFonts w:hint="cs"/>
          <w:b/>
          <w:bCs w:val="0"/>
          <w:sz w:val="24"/>
          <w:szCs w:val="24"/>
          <w:cs/>
        </w:rPr>
        <w:t>,</w:t>
      </w:r>
      <w:r w:rsidRPr="00182347">
        <w:rPr>
          <w:b/>
          <w:bCs w:val="0"/>
          <w:sz w:val="24"/>
          <w:szCs w:val="24"/>
          <w:cs/>
        </w:rPr>
        <w:t xml:space="preserve"> नो खलु वयं संचाएमो चाउद्दसट्ठमुद्दिट्ठपु</w:t>
      </w:r>
      <w:r w:rsidRPr="00182347">
        <w:rPr>
          <w:rFonts w:hint="cs"/>
          <w:b/>
          <w:bCs w:val="0"/>
          <w:sz w:val="24"/>
          <w:szCs w:val="24"/>
          <w:cs/>
          <w:lang w:bidi="sa-IN"/>
        </w:rPr>
        <w:t>ण्ण</w:t>
      </w:r>
      <w:r w:rsidRPr="00182347">
        <w:rPr>
          <w:b/>
          <w:bCs w:val="0"/>
          <w:sz w:val="24"/>
          <w:szCs w:val="24"/>
          <w:cs/>
        </w:rPr>
        <w:t>मासिणीसु पडिपुण्णं पोसहं सम्मं अ</w:t>
      </w:r>
      <w:r w:rsidRPr="00182347">
        <w:rPr>
          <w:rFonts w:hint="cs"/>
          <w:b/>
          <w:bCs w:val="0"/>
          <w:sz w:val="24"/>
          <w:szCs w:val="24"/>
          <w:cs/>
          <w:lang w:bidi="sa-IN"/>
        </w:rPr>
        <w:t>नु</w:t>
      </w:r>
      <w:r w:rsidRPr="00182347">
        <w:rPr>
          <w:b/>
          <w:bCs w:val="0"/>
          <w:sz w:val="24"/>
          <w:szCs w:val="24"/>
          <w:cs/>
        </w:rPr>
        <w:t>पालेमाणा विहरित्तए</w:t>
      </w:r>
      <w:r w:rsidRPr="00182347">
        <w:rPr>
          <w:rFonts w:hint="cs"/>
          <w:b/>
          <w:bCs w:val="0"/>
          <w:sz w:val="24"/>
          <w:szCs w:val="24"/>
          <w:cs/>
          <w:lang w:bidi="sa-IN"/>
        </w:rPr>
        <w:t>,</w:t>
      </w:r>
      <w:r w:rsidRPr="00182347">
        <w:rPr>
          <w:b/>
          <w:bCs w:val="0"/>
          <w:sz w:val="24"/>
          <w:szCs w:val="24"/>
          <w:cs/>
        </w:rPr>
        <w:t xml:space="preserve"> वयं णं अपच्छिम</w:t>
      </w:r>
      <w:r w:rsidRPr="00182347">
        <w:rPr>
          <w:rFonts w:hint="cs"/>
          <w:b/>
          <w:bCs w:val="0"/>
          <w:sz w:val="24"/>
          <w:szCs w:val="24"/>
          <w:cs/>
          <w:lang w:bidi="sa-IN"/>
        </w:rPr>
        <w:t xml:space="preserve"> </w:t>
      </w:r>
      <w:r w:rsidRPr="00182347">
        <w:rPr>
          <w:b/>
          <w:bCs w:val="0"/>
          <w:sz w:val="24"/>
          <w:szCs w:val="24"/>
          <w:cs/>
        </w:rPr>
        <w:t>मारणंतिय</w:t>
      </w:r>
      <w:r w:rsidRPr="00182347">
        <w:rPr>
          <w:rFonts w:hint="cs"/>
          <w:b/>
          <w:bCs w:val="0"/>
          <w:sz w:val="24"/>
          <w:szCs w:val="24"/>
          <w:cs/>
          <w:lang w:bidi="sa-IN"/>
        </w:rPr>
        <w:t xml:space="preserve"> </w:t>
      </w:r>
      <w:r w:rsidRPr="00182347">
        <w:rPr>
          <w:b/>
          <w:bCs w:val="0"/>
          <w:sz w:val="24"/>
          <w:szCs w:val="24"/>
          <w:cs/>
        </w:rPr>
        <w:t>संलेहणा</w:t>
      </w:r>
      <w:r w:rsidRPr="00182347">
        <w:rPr>
          <w:rFonts w:hint="cs"/>
          <w:b/>
          <w:bCs w:val="0"/>
          <w:sz w:val="24"/>
          <w:szCs w:val="24"/>
          <w:cs/>
          <w:lang w:bidi="sa-IN"/>
        </w:rPr>
        <w:t xml:space="preserve"> </w:t>
      </w:r>
      <w:r w:rsidRPr="00182347">
        <w:rPr>
          <w:b/>
          <w:bCs w:val="0"/>
          <w:sz w:val="24"/>
          <w:szCs w:val="24"/>
          <w:cs/>
        </w:rPr>
        <w:t>झूसणा</w:t>
      </w:r>
      <w:r w:rsidRPr="00182347">
        <w:rPr>
          <w:rFonts w:hint="cs"/>
          <w:b/>
          <w:bCs w:val="0"/>
          <w:sz w:val="24"/>
          <w:szCs w:val="24"/>
          <w:cs/>
          <w:lang w:bidi="sa-IN"/>
        </w:rPr>
        <w:t xml:space="preserve"> </w:t>
      </w:r>
      <w:r w:rsidRPr="00182347">
        <w:rPr>
          <w:b/>
          <w:bCs w:val="0"/>
          <w:sz w:val="24"/>
          <w:szCs w:val="24"/>
          <w:cs/>
        </w:rPr>
        <w:t>झूसिया भत्तपा</w:t>
      </w:r>
      <w:r w:rsidRPr="00182347">
        <w:rPr>
          <w:rFonts w:hint="cs"/>
          <w:b/>
          <w:bCs w:val="0"/>
          <w:sz w:val="24"/>
          <w:szCs w:val="24"/>
          <w:cs/>
          <w:lang w:bidi="sa-IN"/>
        </w:rPr>
        <w:t xml:space="preserve">नं </w:t>
      </w:r>
      <w:r w:rsidRPr="00182347">
        <w:rPr>
          <w:b/>
          <w:bCs w:val="0"/>
          <w:sz w:val="24"/>
          <w:szCs w:val="24"/>
          <w:cs/>
        </w:rPr>
        <w:t xml:space="preserve">पडियाइक्खिया </w:t>
      </w:r>
      <w:r w:rsidRPr="00182347">
        <w:rPr>
          <w:rFonts w:hint="cs"/>
          <w:b/>
          <w:bCs w:val="0"/>
          <w:sz w:val="24"/>
          <w:szCs w:val="24"/>
          <w:cs/>
          <w:lang w:bidi="sa-IN"/>
        </w:rPr>
        <w:t xml:space="preserve">जाव </w:t>
      </w:r>
      <w:r w:rsidRPr="00182347">
        <w:rPr>
          <w:b/>
          <w:bCs w:val="0"/>
          <w:sz w:val="24"/>
          <w:szCs w:val="24"/>
          <w:cs/>
        </w:rPr>
        <w:t>कालं अ</w:t>
      </w:r>
      <w:r w:rsidRPr="00182347">
        <w:rPr>
          <w:rFonts w:hint="cs"/>
          <w:b/>
          <w:bCs w:val="0"/>
          <w:sz w:val="24"/>
          <w:szCs w:val="24"/>
          <w:cs/>
          <w:lang w:bidi="sa-IN"/>
        </w:rPr>
        <w:t>न</w:t>
      </w:r>
      <w:r w:rsidRPr="00182347">
        <w:rPr>
          <w:b/>
          <w:bCs w:val="0"/>
          <w:sz w:val="24"/>
          <w:szCs w:val="24"/>
          <w:cs/>
        </w:rPr>
        <w:t xml:space="preserve">वकंखमाणा विहरिस्सामो सव्वं पाणाइवायं पच्चक्खाइस्सामो </w:t>
      </w:r>
      <w:r w:rsidRPr="00182347">
        <w:rPr>
          <w:rFonts w:hint="cs"/>
          <w:b/>
          <w:bCs w:val="0"/>
          <w:sz w:val="24"/>
          <w:szCs w:val="24"/>
          <w:cs/>
          <w:lang w:bidi="sa-IN"/>
        </w:rPr>
        <w:t>जाव</w:t>
      </w:r>
      <w:r w:rsidRPr="00182347">
        <w:rPr>
          <w:b/>
          <w:bCs w:val="0"/>
          <w:sz w:val="24"/>
          <w:szCs w:val="24"/>
          <w:cs/>
        </w:rPr>
        <w:t xml:space="preserve"> सव्वं परिग्गहं पच्चक्खाइस्सामो तिविहं तिविहेणं</w:t>
      </w:r>
      <w:r w:rsidRPr="00182347">
        <w:rPr>
          <w:rFonts w:hint="cs"/>
          <w:b/>
          <w:bCs w:val="0"/>
          <w:sz w:val="24"/>
          <w:szCs w:val="24"/>
          <w:cs/>
          <w:lang w:bidi="sa-IN"/>
        </w:rPr>
        <w:t>,</w:t>
      </w:r>
      <w:r w:rsidRPr="00182347">
        <w:rPr>
          <w:b/>
          <w:bCs w:val="0"/>
          <w:sz w:val="24"/>
          <w:szCs w:val="24"/>
          <w:cs/>
        </w:rPr>
        <w:t xml:space="preserve"> मा खलु ममट्ठाए किंचि वि </w:t>
      </w:r>
      <w:r w:rsidRPr="00182347">
        <w:rPr>
          <w:rFonts w:hint="cs"/>
          <w:b/>
          <w:bCs w:val="0"/>
          <w:sz w:val="24"/>
          <w:szCs w:val="24"/>
          <w:cs/>
          <w:lang w:bidi="sa-IN"/>
        </w:rPr>
        <w:t>जाव</w:t>
      </w:r>
      <w:r w:rsidRPr="00182347">
        <w:rPr>
          <w:b/>
          <w:bCs w:val="0"/>
          <w:sz w:val="24"/>
          <w:szCs w:val="24"/>
          <w:cs/>
        </w:rPr>
        <w:t xml:space="preserve"> आसंदीपेढियाओ पच्चोरूहित्ता </w:t>
      </w:r>
      <w:r w:rsidRPr="00182347">
        <w:rPr>
          <w:rFonts w:hint="cs"/>
          <w:b/>
          <w:bCs w:val="0"/>
          <w:sz w:val="24"/>
          <w:szCs w:val="24"/>
          <w:cs/>
        </w:rPr>
        <w:t>ए</w:t>
      </w:r>
      <w:r w:rsidRPr="00182347">
        <w:rPr>
          <w:b/>
          <w:bCs w:val="0"/>
          <w:sz w:val="24"/>
          <w:szCs w:val="24"/>
          <w:cs/>
        </w:rPr>
        <w:t>ते तह</w:t>
      </w:r>
      <w:r w:rsidRPr="00182347">
        <w:rPr>
          <w:rFonts w:hint="cs"/>
          <w:b/>
          <w:bCs w:val="0"/>
          <w:sz w:val="24"/>
          <w:szCs w:val="24"/>
          <w:cs/>
          <w:lang w:bidi="sa-IN"/>
        </w:rPr>
        <w:t>ा</w:t>
      </w:r>
      <w:r w:rsidRPr="00182347">
        <w:rPr>
          <w:b/>
          <w:bCs w:val="0"/>
          <w:sz w:val="24"/>
          <w:szCs w:val="24"/>
          <w:cs/>
        </w:rPr>
        <w:t xml:space="preserve"> कालगया किं वत्तव्वं सिया सम्मं कालगय त्ति </w:t>
      </w:r>
      <w:r w:rsidR="000A2470">
        <w:rPr>
          <w:rFonts w:hint="cs"/>
          <w:b/>
          <w:bCs w:val="0"/>
          <w:sz w:val="24"/>
          <w:szCs w:val="24"/>
          <w:cs/>
        </w:rPr>
        <w:t>?</w:t>
      </w:r>
      <w:r w:rsidRPr="00182347">
        <w:rPr>
          <w:rFonts w:hint="cs"/>
          <w:b/>
          <w:bCs w:val="0"/>
          <w:sz w:val="24"/>
          <w:szCs w:val="24"/>
          <w:cs/>
          <w:lang w:bidi="sa-IN"/>
        </w:rPr>
        <w:t xml:space="preserve"> </w:t>
      </w:r>
      <w:r w:rsidRPr="00182347">
        <w:rPr>
          <w:b/>
          <w:bCs w:val="0"/>
          <w:sz w:val="24"/>
          <w:szCs w:val="24"/>
          <w:cs/>
        </w:rPr>
        <w:t>वत्तव्वं सिया</w:t>
      </w:r>
      <w:r w:rsidRPr="00182347">
        <w:rPr>
          <w:rFonts w:hint="cs"/>
          <w:b/>
          <w:bCs w:val="0"/>
          <w:sz w:val="24"/>
          <w:szCs w:val="24"/>
          <w:cs/>
          <w:lang w:bidi="sa-IN"/>
        </w:rPr>
        <w:t>,</w:t>
      </w:r>
      <w:r w:rsidRPr="00182347">
        <w:rPr>
          <w:b/>
          <w:bCs w:val="0"/>
          <w:sz w:val="24"/>
          <w:szCs w:val="24"/>
          <w:cs/>
        </w:rPr>
        <w:t xml:space="preserve"> ते पाणा वि वुच्चंति </w:t>
      </w:r>
      <w:r w:rsidRPr="00182347">
        <w:rPr>
          <w:rFonts w:hint="cs"/>
          <w:b/>
          <w:bCs w:val="0"/>
          <w:sz w:val="24"/>
          <w:szCs w:val="24"/>
          <w:cs/>
          <w:lang w:bidi="sa-IN"/>
        </w:rPr>
        <w:t xml:space="preserve">जाव </w:t>
      </w:r>
      <w:r w:rsidRPr="00182347">
        <w:rPr>
          <w:b/>
          <w:bCs w:val="0"/>
          <w:sz w:val="24"/>
          <w:szCs w:val="24"/>
          <w:cs/>
        </w:rPr>
        <w:t xml:space="preserve">अयं पि </w:t>
      </w:r>
      <w:r w:rsidRPr="00182347">
        <w:rPr>
          <w:rFonts w:hint="cs"/>
          <w:b/>
          <w:bCs w:val="0"/>
          <w:sz w:val="24"/>
          <w:szCs w:val="24"/>
          <w:cs/>
          <w:lang w:bidi="sa-IN"/>
        </w:rPr>
        <w:t>भेदे</w:t>
      </w:r>
      <w:r w:rsidRPr="00182347">
        <w:rPr>
          <w:b/>
          <w:bCs w:val="0"/>
          <w:sz w:val="24"/>
          <w:szCs w:val="24"/>
          <w:cs/>
        </w:rPr>
        <w:t xml:space="preserve"> से नो </w:t>
      </w:r>
      <w:r w:rsidRPr="00182347">
        <w:rPr>
          <w:rFonts w:hint="cs"/>
          <w:b/>
          <w:bCs w:val="0"/>
          <w:sz w:val="24"/>
          <w:szCs w:val="24"/>
          <w:cs/>
          <w:lang w:bidi="sa-IN"/>
        </w:rPr>
        <w:t>ने</w:t>
      </w:r>
      <w:r w:rsidRPr="00182347">
        <w:rPr>
          <w:b/>
          <w:bCs w:val="0"/>
          <w:sz w:val="24"/>
          <w:szCs w:val="24"/>
          <w:cs/>
        </w:rPr>
        <w:t xml:space="preserve">याउए भवइ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भगवं च णं उदाहु-</w:t>
      </w:r>
      <w:r w:rsidRPr="00182347">
        <w:rPr>
          <w:rFonts w:hint="cs"/>
          <w:b/>
          <w:bCs w:val="0"/>
          <w:sz w:val="24"/>
          <w:szCs w:val="24"/>
          <w:cs/>
          <w:lang w:bidi="sa-IN"/>
        </w:rPr>
        <w:t xml:space="preserve"> </w:t>
      </w:r>
      <w:r w:rsidRPr="00182347">
        <w:rPr>
          <w:b/>
          <w:bCs w:val="0"/>
          <w:sz w:val="24"/>
          <w:szCs w:val="24"/>
          <w:cs/>
        </w:rPr>
        <w:t>संतेगइया म</w:t>
      </w:r>
      <w:r w:rsidRPr="00182347">
        <w:rPr>
          <w:rFonts w:hint="cs"/>
          <w:b/>
          <w:bCs w:val="0"/>
          <w:sz w:val="24"/>
          <w:szCs w:val="24"/>
          <w:cs/>
          <w:lang w:bidi="sa-IN"/>
        </w:rPr>
        <w:t>नु</w:t>
      </w:r>
      <w:r w:rsidRPr="00182347">
        <w:rPr>
          <w:b/>
          <w:bCs w:val="0"/>
          <w:sz w:val="24"/>
          <w:szCs w:val="24"/>
          <w:cs/>
        </w:rPr>
        <w:t>स्सा भवंति</w:t>
      </w:r>
      <w:r w:rsidRPr="00182347">
        <w:rPr>
          <w:rFonts w:hint="cs"/>
          <w:b/>
          <w:bCs w:val="0"/>
          <w:sz w:val="24"/>
          <w:szCs w:val="24"/>
          <w:cs/>
          <w:lang w:bidi="sa-IN"/>
        </w:rPr>
        <w:t>,</w:t>
      </w:r>
      <w:r w:rsidRPr="00182347">
        <w:rPr>
          <w:b/>
          <w:bCs w:val="0"/>
          <w:sz w:val="24"/>
          <w:szCs w:val="24"/>
          <w:cs/>
        </w:rPr>
        <w:t xml:space="preserve"> तं जहा-</w:t>
      </w:r>
      <w:r w:rsidRPr="00182347">
        <w:rPr>
          <w:rFonts w:hint="cs"/>
          <w:b/>
          <w:bCs w:val="0"/>
          <w:sz w:val="24"/>
          <w:szCs w:val="24"/>
          <w:cs/>
          <w:lang w:bidi="sa-IN"/>
        </w:rPr>
        <w:t xml:space="preserve"> </w:t>
      </w:r>
      <w:r w:rsidRPr="00182347">
        <w:rPr>
          <w:b/>
          <w:bCs w:val="0"/>
          <w:sz w:val="24"/>
          <w:szCs w:val="24"/>
          <w:cs/>
        </w:rPr>
        <w:t xml:space="preserve">महिच्छा महारंभा महापरिग्गहा अहम्मिया </w:t>
      </w:r>
      <w:r w:rsidRPr="00182347">
        <w:rPr>
          <w:rFonts w:hint="cs"/>
          <w:b/>
          <w:bCs w:val="0"/>
          <w:sz w:val="24"/>
          <w:szCs w:val="24"/>
          <w:cs/>
          <w:lang w:bidi="sa-IN"/>
        </w:rPr>
        <w:t xml:space="preserve">जाव </w:t>
      </w:r>
      <w:r w:rsidRPr="00182347">
        <w:rPr>
          <w:b/>
          <w:bCs w:val="0"/>
          <w:sz w:val="24"/>
          <w:szCs w:val="24"/>
          <w:cs/>
        </w:rPr>
        <w:t>दुप्पडिया</w:t>
      </w:r>
      <w:r w:rsidRPr="00182347">
        <w:rPr>
          <w:rFonts w:hint="cs"/>
          <w:b/>
          <w:bCs w:val="0"/>
          <w:sz w:val="24"/>
          <w:szCs w:val="24"/>
          <w:cs/>
          <w:lang w:bidi="sa-IN"/>
        </w:rPr>
        <w:t>नं</w:t>
      </w:r>
      <w:r w:rsidRPr="00182347">
        <w:rPr>
          <w:b/>
          <w:bCs w:val="0"/>
          <w:sz w:val="24"/>
          <w:szCs w:val="24"/>
          <w:cs/>
        </w:rPr>
        <w:t xml:space="preserve">दा </w:t>
      </w:r>
      <w:r w:rsidRPr="00182347">
        <w:rPr>
          <w:rFonts w:hint="cs"/>
          <w:b/>
          <w:bCs w:val="0"/>
          <w:sz w:val="24"/>
          <w:szCs w:val="24"/>
          <w:cs/>
          <w:lang w:bidi="sa-IN"/>
        </w:rPr>
        <w:t xml:space="preserve">जाव </w:t>
      </w:r>
      <w:r w:rsidRPr="00182347">
        <w:rPr>
          <w:b/>
          <w:bCs w:val="0"/>
          <w:sz w:val="24"/>
          <w:szCs w:val="24"/>
          <w:cs/>
        </w:rPr>
        <w:t>सव्वाओ परिग्गहाओ अप्पडिविरया जावज्जीवाए</w:t>
      </w:r>
      <w:r w:rsidRPr="00182347">
        <w:rPr>
          <w:rFonts w:hint="cs"/>
          <w:b/>
          <w:bCs w:val="0"/>
          <w:sz w:val="24"/>
          <w:szCs w:val="24"/>
          <w:cs/>
          <w:lang w:bidi="sa-IN"/>
        </w:rPr>
        <w:t>,</w:t>
      </w:r>
      <w:r w:rsidRPr="00182347">
        <w:rPr>
          <w:b/>
          <w:bCs w:val="0"/>
          <w:sz w:val="24"/>
          <w:szCs w:val="24"/>
          <w:cs/>
        </w:rPr>
        <w:t xml:space="preserve"> जेहिं समणोवासगस्स आयाणसो आमरणंताए दंडे </w:t>
      </w:r>
      <w:r w:rsidRPr="00182347">
        <w:rPr>
          <w:rFonts w:hint="cs"/>
          <w:b/>
          <w:bCs w:val="0"/>
          <w:sz w:val="24"/>
          <w:szCs w:val="24"/>
          <w:cs/>
          <w:lang w:bidi="sa-IN"/>
        </w:rPr>
        <w:t>नि</w:t>
      </w:r>
      <w:r w:rsidRPr="00182347">
        <w:rPr>
          <w:b/>
          <w:bCs w:val="0"/>
          <w:sz w:val="24"/>
          <w:szCs w:val="24"/>
          <w:cs/>
        </w:rPr>
        <w:t>क्खित्ते ते तओ आउगं विप्पजहंति विप्पजहित्ता भुज्जो सगमादाए दोग्गइगामिणो भवंति</w:t>
      </w:r>
      <w:r w:rsidRPr="00182347">
        <w:rPr>
          <w:rFonts w:hint="cs"/>
          <w:b/>
          <w:bCs w:val="0"/>
          <w:sz w:val="24"/>
          <w:szCs w:val="24"/>
          <w:cs/>
          <w:lang w:bidi="sa-IN"/>
        </w:rPr>
        <w:t>,</w:t>
      </w:r>
      <w:r w:rsidRPr="00182347">
        <w:rPr>
          <w:b/>
          <w:bCs w:val="0"/>
          <w:sz w:val="24"/>
          <w:szCs w:val="24"/>
          <w:cs/>
        </w:rPr>
        <w:t xml:space="preserve"> ते पाणा</w:t>
      </w:r>
      <w:r w:rsidRPr="00182347">
        <w:rPr>
          <w:rFonts w:hint="cs"/>
          <w:b/>
          <w:bCs w:val="0"/>
          <w:sz w:val="24"/>
          <w:szCs w:val="24"/>
          <w:cs/>
        </w:rPr>
        <w:t xml:space="preserve"> </w:t>
      </w:r>
      <w:r w:rsidRPr="00182347">
        <w:rPr>
          <w:b/>
          <w:bCs w:val="0"/>
          <w:sz w:val="24"/>
          <w:szCs w:val="24"/>
          <w:cs/>
        </w:rPr>
        <w:t>वि वुच्चंति ते तसा</w:t>
      </w:r>
      <w:r w:rsidRPr="00182347">
        <w:rPr>
          <w:rFonts w:hint="cs"/>
          <w:b/>
          <w:bCs w:val="0"/>
          <w:sz w:val="24"/>
          <w:szCs w:val="24"/>
          <w:cs/>
        </w:rPr>
        <w:t xml:space="preserve"> </w:t>
      </w:r>
      <w:r w:rsidRPr="00182347">
        <w:rPr>
          <w:b/>
          <w:bCs w:val="0"/>
          <w:sz w:val="24"/>
          <w:szCs w:val="24"/>
          <w:cs/>
        </w:rPr>
        <w:t xml:space="preserve">वि वुच्चंति ते महाकाया ते चिरट्ठिइया ते बहुतरगा </w:t>
      </w:r>
      <w:r w:rsidRPr="00182347">
        <w:rPr>
          <w:rFonts w:hint="cs"/>
          <w:b/>
          <w:bCs w:val="0"/>
          <w:sz w:val="24"/>
          <w:szCs w:val="24"/>
          <w:cs/>
          <w:lang w:bidi="sa-IN"/>
        </w:rPr>
        <w:t>आयाणसो, इति से महयाओ णं ज</w:t>
      </w:r>
      <w:r w:rsidRPr="00182347">
        <w:rPr>
          <w:rFonts w:hint="cs"/>
          <w:b/>
          <w:bCs w:val="0"/>
          <w:sz w:val="24"/>
          <w:szCs w:val="24"/>
          <w:cs/>
        </w:rPr>
        <w:t>ं णं</w:t>
      </w:r>
      <w:r w:rsidRPr="00182347">
        <w:rPr>
          <w:rFonts w:hint="cs"/>
          <w:b/>
          <w:bCs w:val="0"/>
          <w:sz w:val="24"/>
          <w:szCs w:val="24"/>
          <w:cs/>
          <w:lang w:bidi="sa-IN"/>
        </w:rPr>
        <w:t xml:space="preserve"> तुब्भे वदह तं चेव अयंपि भेदे से </w:t>
      </w:r>
      <w:r w:rsidRPr="00182347">
        <w:rPr>
          <w:b/>
          <w:bCs w:val="0"/>
          <w:sz w:val="24"/>
          <w:szCs w:val="24"/>
          <w:cs/>
        </w:rPr>
        <w:t xml:space="preserve">नो </w:t>
      </w:r>
      <w:r w:rsidRPr="00182347">
        <w:rPr>
          <w:rFonts w:hint="cs"/>
          <w:b/>
          <w:bCs w:val="0"/>
          <w:sz w:val="24"/>
          <w:szCs w:val="24"/>
          <w:cs/>
        </w:rPr>
        <w:t>ने</w:t>
      </w:r>
      <w:r w:rsidRPr="00182347">
        <w:rPr>
          <w:b/>
          <w:bCs w:val="0"/>
          <w:sz w:val="24"/>
          <w:szCs w:val="24"/>
          <w:cs/>
        </w:rPr>
        <w:t xml:space="preserve">याउए भवइ </w:t>
      </w:r>
      <w:r w:rsidR="00425656">
        <w:rPr>
          <w:rFonts w:hint="cs"/>
          <w:b/>
          <w:bCs w:val="0"/>
          <w:sz w:val="24"/>
          <w:szCs w:val="24"/>
          <w:cs/>
        </w:rPr>
        <w:t>|</w:t>
      </w:r>
    </w:p>
    <w:p w:rsidR="000A2470" w:rsidRDefault="004605FC" w:rsidP="000A2470">
      <w:pPr>
        <w:pStyle w:val="H4Hindi"/>
        <w:tabs>
          <w:tab w:val="left" w:pos="2250"/>
        </w:tabs>
        <w:spacing w:before="0" w:after="0"/>
        <w:ind w:firstLine="1440"/>
        <w:jc w:val="distribute"/>
        <w:rPr>
          <w:b/>
          <w:bCs w:val="0"/>
          <w:sz w:val="24"/>
          <w:szCs w:val="24"/>
        </w:rPr>
      </w:pPr>
      <w:r w:rsidRPr="00182347">
        <w:rPr>
          <w:b/>
          <w:bCs w:val="0"/>
          <w:sz w:val="24"/>
          <w:szCs w:val="24"/>
          <w:cs/>
        </w:rPr>
        <w:t>भगवं च णं उदाहु-</w:t>
      </w:r>
      <w:r w:rsidRPr="00182347">
        <w:rPr>
          <w:rFonts w:hint="cs"/>
          <w:b/>
          <w:bCs w:val="0"/>
          <w:sz w:val="24"/>
          <w:szCs w:val="24"/>
          <w:cs/>
        </w:rPr>
        <w:t xml:space="preserve"> </w:t>
      </w:r>
      <w:r w:rsidRPr="00182347">
        <w:rPr>
          <w:b/>
          <w:bCs w:val="0"/>
          <w:sz w:val="24"/>
          <w:szCs w:val="24"/>
          <w:cs/>
        </w:rPr>
        <w:t>संतेगइया म</w:t>
      </w:r>
      <w:r w:rsidRPr="00182347">
        <w:rPr>
          <w:rFonts w:hint="cs"/>
          <w:b/>
          <w:bCs w:val="0"/>
          <w:sz w:val="24"/>
          <w:szCs w:val="24"/>
          <w:cs/>
          <w:lang w:bidi="sa-IN"/>
        </w:rPr>
        <w:t>नु</w:t>
      </w:r>
      <w:r w:rsidRPr="00182347">
        <w:rPr>
          <w:b/>
          <w:bCs w:val="0"/>
          <w:sz w:val="24"/>
          <w:szCs w:val="24"/>
          <w:cs/>
        </w:rPr>
        <w:t>स्सा भवंति तं जहा-</w:t>
      </w:r>
      <w:r w:rsidRPr="00182347">
        <w:rPr>
          <w:rFonts w:hint="cs"/>
          <w:b/>
          <w:bCs w:val="0"/>
          <w:sz w:val="24"/>
          <w:szCs w:val="24"/>
          <w:cs/>
        </w:rPr>
        <w:t xml:space="preserve"> </w:t>
      </w:r>
      <w:r w:rsidRPr="00182347">
        <w:rPr>
          <w:b/>
          <w:bCs w:val="0"/>
          <w:sz w:val="24"/>
          <w:szCs w:val="24"/>
          <w:cs/>
        </w:rPr>
        <w:t>अ</w:t>
      </w:r>
      <w:r w:rsidRPr="00182347">
        <w:rPr>
          <w:rFonts w:hint="cs"/>
          <w:b/>
          <w:bCs w:val="0"/>
          <w:sz w:val="24"/>
          <w:szCs w:val="24"/>
          <w:cs/>
          <w:lang w:bidi="sa-IN"/>
        </w:rPr>
        <w:t>ना</w:t>
      </w:r>
      <w:r w:rsidRPr="00182347">
        <w:rPr>
          <w:b/>
          <w:bCs w:val="0"/>
          <w:sz w:val="24"/>
          <w:szCs w:val="24"/>
          <w:cs/>
        </w:rPr>
        <w:t>रंभा अपरि</w:t>
      </w:r>
      <w:r w:rsidRPr="00182347">
        <w:rPr>
          <w:rFonts w:hint="cs"/>
          <w:b/>
          <w:bCs w:val="0"/>
          <w:sz w:val="24"/>
          <w:szCs w:val="24"/>
          <w:cs/>
          <w:lang w:bidi="sa-IN"/>
        </w:rPr>
        <w:t>ग्ग</w:t>
      </w:r>
      <w:r w:rsidRPr="00182347">
        <w:rPr>
          <w:b/>
          <w:bCs w:val="0"/>
          <w:sz w:val="24"/>
          <w:szCs w:val="24"/>
          <w:cs/>
        </w:rPr>
        <w:t xml:space="preserve">हा धम्मिया </w:t>
      </w:r>
    </w:p>
    <w:p w:rsidR="00425656" w:rsidRDefault="00425656" w:rsidP="00425656">
      <w:pPr>
        <w:pStyle w:val="H4Hindi"/>
        <w:tabs>
          <w:tab w:val="left" w:pos="2250"/>
        </w:tabs>
        <w:spacing w:before="0" w:after="0"/>
        <w:jc w:val="both"/>
        <w:rPr>
          <w:rFonts w:hint="cs"/>
          <w:b/>
          <w:bCs w:val="0"/>
          <w:sz w:val="24"/>
          <w:szCs w:val="24"/>
        </w:rPr>
      </w:pPr>
      <w:r w:rsidRPr="00182347">
        <w:rPr>
          <w:b/>
          <w:bCs w:val="0"/>
          <w:sz w:val="24"/>
          <w:szCs w:val="24"/>
          <w:cs/>
        </w:rPr>
        <w:t xml:space="preserve">धम्माणुया </w:t>
      </w:r>
      <w:r w:rsidRPr="00182347">
        <w:rPr>
          <w:rFonts w:hint="cs"/>
          <w:b/>
          <w:bCs w:val="0"/>
          <w:sz w:val="24"/>
          <w:szCs w:val="24"/>
          <w:cs/>
          <w:lang w:bidi="sa-IN"/>
        </w:rPr>
        <w:t>जाव</w:t>
      </w:r>
      <w:r w:rsidRPr="00182347">
        <w:rPr>
          <w:b/>
          <w:bCs w:val="0"/>
          <w:sz w:val="24"/>
          <w:szCs w:val="24"/>
          <w:cs/>
        </w:rPr>
        <w:t xml:space="preserve"> सव्वाओ परिग्गहाओ पडिविरया जावज्जीवाए</w:t>
      </w:r>
      <w:r w:rsidRPr="00182347">
        <w:rPr>
          <w:rFonts w:hint="cs"/>
          <w:b/>
          <w:bCs w:val="0"/>
          <w:sz w:val="24"/>
          <w:szCs w:val="24"/>
          <w:cs/>
          <w:lang w:bidi="sa-IN"/>
        </w:rPr>
        <w:t>,</w:t>
      </w:r>
      <w:r w:rsidRPr="00182347">
        <w:rPr>
          <w:b/>
          <w:bCs w:val="0"/>
          <w:sz w:val="24"/>
          <w:szCs w:val="24"/>
          <w:cs/>
        </w:rPr>
        <w:t xml:space="preserve"> जेहिं समणोवासगस्स आयाणसो आमरणंताए दंडे </w:t>
      </w:r>
      <w:r w:rsidRPr="00182347">
        <w:rPr>
          <w:rFonts w:hint="cs"/>
          <w:b/>
          <w:bCs w:val="0"/>
          <w:sz w:val="24"/>
          <w:szCs w:val="24"/>
          <w:cs/>
          <w:lang w:bidi="sa-IN"/>
        </w:rPr>
        <w:t>नि</w:t>
      </w:r>
      <w:r w:rsidRPr="00182347">
        <w:rPr>
          <w:b/>
          <w:bCs w:val="0"/>
          <w:sz w:val="24"/>
          <w:szCs w:val="24"/>
          <w:cs/>
        </w:rPr>
        <w:t>क्खित्ते ते तओ आउगं विप्पजहंति विप्पजहित्ता ते तओ भुज्जो सगमा</w:t>
      </w:r>
      <w:r w:rsidRPr="00182347">
        <w:rPr>
          <w:rFonts w:hint="cs"/>
          <w:b/>
          <w:bCs w:val="0"/>
          <w:sz w:val="24"/>
          <w:szCs w:val="24"/>
          <w:cs/>
          <w:lang w:bidi="sa-IN"/>
        </w:rPr>
        <w:t>दा</w:t>
      </w:r>
      <w:r w:rsidRPr="00182347">
        <w:rPr>
          <w:b/>
          <w:bCs w:val="0"/>
          <w:sz w:val="24"/>
          <w:szCs w:val="24"/>
          <w:cs/>
        </w:rPr>
        <w:t>ए सोग्गइगामिणो भवंति</w:t>
      </w:r>
      <w:r w:rsidRPr="00182347">
        <w:rPr>
          <w:rFonts w:hint="cs"/>
          <w:b/>
          <w:bCs w:val="0"/>
          <w:sz w:val="24"/>
          <w:szCs w:val="24"/>
          <w:cs/>
          <w:lang w:bidi="sa-IN"/>
        </w:rPr>
        <w:t>,</w:t>
      </w:r>
      <w:r w:rsidRPr="00182347">
        <w:rPr>
          <w:b/>
          <w:bCs w:val="0"/>
          <w:sz w:val="24"/>
          <w:szCs w:val="24"/>
          <w:cs/>
        </w:rPr>
        <w:t xml:space="preserve"> ते पाणा</w:t>
      </w:r>
      <w:r w:rsidRPr="00182347">
        <w:rPr>
          <w:rFonts w:hint="cs"/>
          <w:b/>
          <w:bCs w:val="0"/>
          <w:sz w:val="24"/>
          <w:szCs w:val="24"/>
          <w:cs/>
        </w:rPr>
        <w:t xml:space="preserve"> </w:t>
      </w:r>
      <w:r w:rsidRPr="00182347">
        <w:rPr>
          <w:b/>
          <w:bCs w:val="0"/>
          <w:sz w:val="24"/>
          <w:szCs w:val="24"/>
          <w:cs/>
        </w:rPr>
        <w:t xml:space="preserve">वि वुच्चंति </w:t>
      </w:r>
      <w:r w:rsidRPr="00182347">
        <w:rPr>
          <w:rFonts w:hint="cs"/>
          <w:b/>
          <w:bCs w:val="0"/>
          <w:sz w:val="24"/>
          <w:szCs w:val="24"/>
          <w:cs/>
          <w:lang w:bidi="sa-IN"/>
        </w:rPr>
        <w:t xml:space="preserve">जाव </w:t>
      </w:r>
      <w:r w:rsidRPr="00182347">
        <w:rPr>
          <w:b/>
          <w:bCs w:val="0"/>
          <w:sz w:val="24"/>
          <w:szCs w:val="24"/>
          <w:cs/>
        </w:rPr>
        <w:t xml:space="preserve">नो </w:t>
      </w:r>
      <w:r w:rsidRPr="00182347">
        <w:rPr>
          <w:rFonts w:hint="cs"/>
          <w:b/>
          <w:bCs w:val="0"/>
          <w:sz w:val="24"/>
          <w:szCs w:val="24"/>
          <w:cs/>
          <w:lang w:bidi="sa-IN"/>
        </w:rPr>
        <w:t>ने</w:t>
      </w:r>
      <w:r w:rsidRPr="00182347">
        <w:rPr>
          <w:b/>
          <w:bCs w:val="0"/>
          <w:sz w:val="24"/>
          <w:szCs w:val="24"/>
          <w:cs/>
        </w:rPr>
        <w:t xml:space="preserve">याउए भवइ </w:t>
      </w:r>
      <w:r w:rsidRPr="00182347">
        <w:rPr>
          <w:rFonts w:hint="cs"/>
          <w:b/>
          <w:bCs w:val="0"/>
          <w:sz w:val="24"/>
          <w:szCs w:val="24"/>
          <w:cs/>
        </w:rPr>
        <w:t>।</w:t>
      </w:r>
    </w:p>
    <w:p w:rsidR="00425656" w:rsidRDefault="00425656" w:rsidP="00425656">
      <w:pPr>
        <w:pStyle w:val="H4Hindi"/>
        <w:tabs>
          <w:tab w:val="left" w:pos="2250"/>
        </w:tabs>
        <w:spacing w:before="0" w:after="0"/>
        <w:jc w:val="both"/>
        <w:rPr>
          <w:rFonts w:hint="cs"/>
          <w:b/>
          <w:bCs w:val="0"/>
          <w:sz w:val="24"/>
          <w:szCs w:val="24"/>
        </w:rPr>
      </w:pPr>
      <w:r>
        <w:rPr>
          <w:rFonts w:hint="cs"/>
          <w:b/>
          <w:bCs w:val="0"/>
          <w:sz w:val="24"/>
          <w:szCs w:val="24"/>
          <w:cs/>
        </w:rPr>
        <w:t xml:space="preserve">            </w:t>
      </w:r>
      <w:r w:rsidRPr="00182347">
        <w:rPr>
          <w:b/>
          <w:bCs w:val="0"/>
          <w:sz w:val="24"/>
          <w:szCs w:val="24"/>
          <w:cs/>
        </w:rPr>
        <w:t>भगवं च णं उंदाहु-</w:t>
      </w:r>
      <w:r w:rsidRPr="00182347">
        <w:rPr>
          <w:rFonts w:hint="cs"/>
          <w:b/>
          <w:bCs w:val="0"/>
          <w:sz w:val="24"/>
          <w:szCs w:val="24"/>
          <w:cs/>
        </w:rPr>
        <w:t xml:space="preserve"> </w:t>
      </w:r>
      <w:r w:rsidRPr="00182347">
        <w:rPr>
          <w:b/>
          <w:bCs w:val="0"/>
          <w:sz w:val="24"/>
          <w:szCs w:val="24"/>
          <w:cs/>
        </w:rPr>
        <w:t>संतेगइया मणुस्सा भवंति</w:t>
      </w:r>
      <w:r w:rsidRPr="00182347">
        <w:rPr>
          <w:rFonts w:hint="cs"/>
          <w:b/>
          <w:bCs w:val="0"/>
          <w:sz w:val="24"/>
          <w:szCs w:val="24"/>
          <w:cs/>
          <w:lang w:bidi="sa-IN"/>
        </w:rPr>
        <w:t>,</w:t>
      </w:r>
      <w:r w:rsidRPr="00182347">
        <w:rPr>
          <w:b/>
          <w:bCs w:val="0"/>
          <w:sz w:val="24"/>
          <w:szCs w:val="24"/>
          <w:cs/>
        </w:rPr>
        <w:t xml:space="preserve"> तं जहा-अप्पिच्छा अप्पारंभा अप्पपरिग्गहा</w:t>
      </w:r>
    </w:p>
    <w:p w:rsidR="000A2470" w:rsidRPr="00425656" w:rsidRDefault="000A2470" w:rsidP="00425656">
      <w:pPr>
        <w:pStyle w:val="H4Hindi"/>
        <w:tabs>
          <w:tab w:val="left" w:pos="2250"/>
        </w:tabs>
        <w:spacing w:before="0" w:after="0"/>
        <w:jc w:val="both"/>
        <w:rPr>
          <w:b/>
          <w:bCs w:val="0"/>
          <w:sz w:val="24"/>
          <w:szCs w:val="24"/>
          <w:lang w:bidi="sa-IN"/>
        </w:rPr>
      </w:pPr>
      <w:r w:rsidRPr="00425656">
        <w:rPr>
          <w:rFonts w:hint="cs"/>
          <w:b/>
          <w:bCs w:val="0"/>
          <w:sz w:val="24"/>
          <w:szCs w:val="24"/>
          <w:cs/>
        </w:rPr>
        <w:lastRenderedPageBreak/>
        <w:t>सुयक्खंधो-२, अज्झयणं-७, उद्देसो-</w:t>
      </w:r>
    </w:p>
    <w:tbl>
      <w:tblPr>
        <w:tblW w:w="10140" w:type="dxa"/>
        <w:tblInd w:w="93" w:type="dxa"/>
        <w:tblBorders>
          <w:top w:val="single" w:sz="4" w:space="0" w:color="auto"/>
        </w:tblBorders>
        <w:tblLook w:val="04A0"/>
      </w:tblPr>
      <w:tblGrid>
        <w:gridCol w:w="10140"/>
      </w:tblGrid>
      <w:tr w:rsidR="000A2470" w:rsidTr="00A43EF4">
        <w:trPr>
          <w:trHeight w:val="228"/>
        </w:trPr>
        <w:tc>
          <w:tcPr>
            <w:tcW w:w="10140" w:type="dxa"/>
            <w:tcBorders>
              <w:top w:val="single" w:sz="4" w:space="0" w:color="FF0000"/>
              <w:left w:val="nil"/>
              <w:bottom w:val="nil"/>
              <w:right w:val="nil"/>
            </w:tcBorders>
          </w:tcPr>
          <w:p w:rsidR="000A2470" w:rsidRDefault="000A2470"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182347" w:rsidRDefault="004605FC" w:rsidP="00425656">
      <w:pPr>
        <w:pStyle w:val="H4Hindi"/>
        <w:tabs>
          <w:tab w:val="left" w:pos="2250"/>
        </w:tabs>
        <w:spacing w:before="0" w:after="0"/>
        <w:jc w:val="both"/>
        <w:rPr>
          <w:b/>
          <w:bCs w:val="0"/>
          <w:sz w:val="24"/>
          <w:szCs w:val="24"/>
          <w:lang w:bidi="sa-IN"/>
        </w:rPr>
      </w:pPr>
      <w:r w:rsidRPr="00182347">
        <w:rPr>
          <w:b/>
          <w:bCs w:val="0"/>
          <w:sz w:val="24"/>
          <w:szCs w:val="24"/>
          <w:cs/>
        </w:rPr>
        <w:t xml:space="preserve">धम्मिया धम्माणुया </w:t>
      </w:r>
      <w:r w:rsidRPr="00182347">
        <w:rPr>
          <w:rFonts w:hint="cs"/>
          <w:b/>
          <w:bCs w:val="0"/>
          <w:sz w:val="24"/>
          <w:szCs w:val="24"/>
          <w:cs/>
          <w:lang w:bidi="sa-IN"/>
        </w:rPr>
        <w:t xml:space="preserve">जाव </w:t>
      </w:r>
      <w:r w:rsidRPr="00182347">
        <w:rPr>
          <w:b/>
          <w:bCs w:val="0"/>
          <w:sz w:val="24"/>
          <w:szCs w:val="24"/>
          <w:cs/>
        </w:rPr>
        <w:t xml:space="preserve">एगच्चाओ </w:t>
      </w:r>
      <w:r w:rsidRPr="00182347">
        <w:rPr>
          <w:rFonts w:hint="cs"/>
          <w:b/>
          <w:bCs w:val="0"/>
          <w:sz w:val="24"/>
          <w:szCs w:val="24"/>
          <w:cs/>
          <w:lang w:bidi="sa-IN"/>
        </w:rPr>
        <w:t xml:space="preserve">परिग्गहाओ </w:t>
      </w:r>
      <w:r w:rsidRPr="00182347">
        <w:rPr>
          <w:b/>
          <w:bCs w:val="0"/>
          <w:sz w:val="24"/>
          <w:szCs w:val="24"/>
          <w:cs/>
        </w:rPr>
        <w:t>अप्पडिविरया</w:t>
      </w:r>
      <w:r w:rsidRPr="00182347">
        <w:rPr>
          <w:rFonts w:hint="cs"/>
          <w:b/>
          <w:bCs w:val="0"/>
          <w:sz w:val="24"/>
          <w:szCs w:val="24"/>
          <w:cs/>
          <w:lang w:bidi="sa-IN"/>
        </w:rPr>
        <w:t>,</w:t>
      </w:r>
      <w:r w:rsidRPr="00182347">
        <w:rPr>
          <w:b/>
          <w:bCs w:val="0"/>
          <w:sz w:val="24"/>
          <w:szCs w:val="24"/>
          <w:cs/>
        </w:rPr>
        <w:t xml:space="preserve"> जेहिं समणोवासगस्स आयाणसो आमरणंताए दंडे </w:t>
      </w:r>
      <w:r w:rsidRPr="00182347">
        <w:rPr>
          <w:rFonts w:hint="cs"/>
          <w:b/>
          <w:bCs w:val="0"/>
          <w:sz w:val="24"/>
          <w:szCs w:val="24"/>
          <w:cs/>
          <w:lang w:bidi="sa-IN"/>
        </w:rPr>
        <w:t>नि</w:t>
      </w:r>
      <w:r w:rsidRPr="00182347">
        <w:rPr>
          <w:b/>
          <w:bCs w:val="0"/>
          <w:sz w:val="24"/>
          <w:szCs w:val="24"/>
          <w:cs/>
        </w:rPr>
        <w:t>क्खित्ते</w:t>
      </w:r>
      <w:r w:rsidRPr="00182347">
        <w:rPr>
          <w:rFonts w:hint="cs"/>
          <w:b/>
          <w:bCs w:val="0"/>
          <w:sz w:val="24"/>
          <w:szCs w:val="24"/>
          <w:cs/>
          <w:lang w:bidi="sa-IN"/>
        </w:rPr>
        <w:t>,</w:t>
      </w:r>
      <w:r w:rsidRPr="00182347">
        <w:rPr>
          <w:b/>
          <w:bCs w:val="0"/>
          <w:sz w:val="24"/>
          <w:szCs w:val="24"/>
          <w:cs/>
        </w:rPr>
        <w:t xml:space="preserve"> ते तओ आउगं विप्पजहंति विप्पजहित्ता</w:t>
      </w:r>
      <w:r w:rsidRPr="00182347">
        <w:rPr>
          <w:rFonts w:hint="cs"/>
          <w:b/>
          <w:bCs w:val="0"/>
          <w:sz w:val="24"/>
          <w:szCs w:val="24"/>
          <w:cs/>
        </w:rPr>
        <w:t>,</w:t>
      </w:r>
      <w:r w:rsidRPr="00182347">
        <w:rPr>
          <w:b/>
          <w:bCs w:val="0"/>
          <w:sz w:val="24"/>
          <w:szCs w:val="24"/>
          <w:cs/>
        </w:rPr>
        <w:t xml:space="preserve"> तओ भुज्जो सगमादाए सोग्गइगामिणो भवंति</w:t>
      </w:r>
      <w:r w:rsidRPr="00182347">
        <w:rPr>
          <w:rFonts w:hint="cs"/>
          <w:b/>
          <w:bCs w:val="0"/>
          <w:sz w:val="24"/>
          <w:szCs w:val="24"/>
          <w:cs/>
          <w:lang w:bidi="sa-IN"/>
        </w:rPr>
        <w:t>,</w:t>
      </w:r>
      <w:r w:rsidRPr="00182347">
        <w:rPr>
          <w:b/>
          <w:bCs w:val="0"/>
          <w:sz w:val="24"/>
          <w:szCs w:val="24"/>
          <w:cs/>
        </w:rPr>
        <w:t xml:space="preserve"> ते पाणा वि वुच्चंति </w:t>
      </w:r>
      <w:r w:rsidRPr="00182347">
        <w:rPr>
          <w:rFonts w:hint="cs"/>
          <w:b/>
          <w:bCs w:val="0"/>
          <w:sz w:val="24"/>
          <w:szCs w:val="24"/>
          <w:cs/>
          <w:lang w:bidi="sa-IN"/>
        </w:rPr>
        <w:t>जाव</w:t>
      </w:r>
      <w:r w:rsidRPr="00182347">
        <w:rPr>
          <w:b/>
          <w:bCs w:val="0"/>
          <w:sz w:val="24"/>
          <w:szCs w:val="24"/>
          <w:cs/>
        </w:rPr>
        <w:t xml:space="preserve"> नो </w:t>
      </w:r>
      <w:r w:rsidRPr="00182347">
        <w:rPr>
          <w:rFonts w:hint="cs"/>
          <w:b/>
          <w:bCs w:val="0"/>
          <w:sz w:val="24"/>
          <w:szCs w:val="24"/>
          <w:cs/>
          <w:lang w:bidi="sa-IN"/>
        </w:rPr>
        <w:t>ने</w:t>
      </w:r>
      <w:r w:rsidRPr="00182347">
        <w:rPr>
          <w:b/>
          <w:bCs w:val="0"/>
          <w:sz w:val="24"/>
          <w:szCs w:val="24"/>
          <w:cs/>
        </w:rPr>
        <w:t xml:space="preserve">याउए भवइ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भगवं च णं उदाहु-</w:t>
      </w:r>
      <w:r w:rsidRPr="00182347">
        <w:rPr>
          <w:rFonts w:hint="cs"/>
          <w:b/>
          <w:bCs w:val="0"/>
          <w:sz w:val="24"/>
          <w:szCs w:val="24"/>
          <w:cs/>
          <w:lang w:bidi="sa-IN"/>
        </w:rPr>
        <w:t xml:space="preserve"> </w:t>
      </w:r>
      <w:r w:rsidRPr="00182347">
        <w:rPr>
          <w:b/>
          <w:bCs w:val="0"/>
          <w:sz w:val="24"/>
          <w:szCs w:val="24"/>
          <w:cs/>
        </w:rPr>
        <w:t>संतेगइया म</w:t>
      </w:r>
      <w:r w:rsidRPr="00182347">
        <w:rPr>
          <w:rFonts w:hint="cs"/>
          <w:b/>
          <w:bCs w:val="0"/>
          <w:sz w:val="24"/>
          <w:szCs w:val="24"/>
          <w:cs/>
          <w:lang w:bidi="sa-IN"/>
        </w:rPr>
        <w:t>नु</w:t>
      </w:r>
      <w:r w:rsidRPr="00182347">
        <w:rPr>
          <w:b/>
          <w:bCs w:val="0"/>
          <w:sz w:val="24"/>
          <w:szCs w:val="24"/>
          <w:cs/>
        </w:rPr>
        <w:t>स्सा भवंति</w:t>
      </w:r>
      <w:r w:rsidRPr="00182347">
        <w:rPr>
          <w:rFonts w:hint="cs"/>
          <w:b/>
          <w:bCs w:val="0"/>
          <w:sz w:val="24"/>
          <w:szCs w:val="24"/>
          <w:cs/>
          <w:lang w:bidi="sa-IN"/>
        </w:rPr>
        <w:t>,</w:t>
      </w:r>
      <w:r w:rsidRPr="00182347">
        <w:rPr>
          <w:b/>
          <w:bCs w:val="0"/>
          <w:sz w:val="24"/>
          <w:szCs w:val="24"/>
          <w:cs/>
        </w:rPr>
        <w:t xml:space="preserve"> तं जहा-</w:t>
      </w:r>
      <w:r w:rsidR="00D26590">
        <w:rPr>
          <w:rFonts w:hint="cs"/>
          <w:b/>
          <w:bCs w:val="0"/>
          <w:sz w:val="24"/>
          <w:szCs w:val="24"/>
          <w:cs/>
        </w:rPr>
        <w:t xml:space="preserve"> </w:t>
      </w:r>
      <w:r w:rsidRPr="00182347">
        <w:rPr>
          <w:b/>
          <w:bCs w:val="0"/>
          <w:sz w:val="24"/>
          <w:szCs w:val="24"/>
          <w:cs/>
        </w:rPr>
        <w:t>आरण्णिया आवसहिया गा</w:t>
      </w:r>
      <w:r w:rsidRPr="00182347">
        <w:rPr>
          <w:rFonts w:hint="cs"/>
          <w:b/>
          <w:bCs w:val="0"/>
          <w:sz w:val="24"/>
          <w:szCs w:val="24"/>
          <w:cs/>
          <w:lang w:bidi="sa-IN"/>
        </w:rPr>
        <w:t>मनियं</w:t>
      </w:r>
      <w:r w:rsidRPr="00182347">
        <w:rPr>
          <w:b/>
          <w:bCs w:val="0"/>
          <w:sz w:val="24"/>
          <w:szCs w:val="24"/>
          <w:cs/>
        </w:rPr>
        <w:t>तिया कण्हुई</w:t>
      </w:r>
      <w:r w:rsidRPr="00182347">
        <w:rPr>
          <w:rFonts w:hint="cs"/>
          <w:b/>
          <w:bCs w:val="0"/>
          <w:sz w:val="24"/>
          <w:szCs w:val="24"/>
          <w:cs/>
          <w:lang w:bidi="sa-IN"/>
        </w:rPr>
        <w:t xml:space="preserve"> </w:t>
      </w:r>
      <w:r w:rsidRPr="00182347">
        <w:rPr>
          <w:b/>
          <w:bCs w:val="0"/>
          <w:sz w:val="24"/>
          <w:szCs w:val="24"/>
          <w:cs/>
        </w:rPr>
        <w:t>रहस्सिया-</w:t>
      </w:r>
      <w:r w:rsidRPr="00182347">
        <w:rPr>
          <w:rFonts w:hint="cs"/>
          <w:b/>
          <w:bCs w:val="0"/>
          <w:sz w:val="24"/>
          <w:szCs w:val="24"/>
          <w:cs/>
          <w:lang w:bidi="sa-IN"/>
        </w:rPr>
        <w:t xml:space="preserve"> </w:t>
      </w:r>
      <w:r w:rsidRPr="00182347">
        <w:rPr>
          <w:b/>
          <w:bCs w:val="0"/>
          <w:sz w:val="24"/>
          <w:szCs w:val="24"/>
          <w:cs/>
        </w:rPr>
        <w:t xml:space="preserve">जेहिं समणोवासगस्स आयाणसो आमरणंताए दंडे </w:t>
      </w:r>
      <w:r w:rsidRPr="00182347">
        <w:rPr>
          <w:rFonts w:hint="cs"/>
          <w:b/>
          <w:bCs w:val="0"/>
          <w:sz w:val="24"/>
          <w:szCs w:val="24"/>
          <w:cs/>
          <w:lang w:bidi="sa-IN"/>
        </w:rPr>
        <w:t>नि</w:t>
      </w:r>
      <w:r w:rsidRPr="00182347">
        <w:rPr>
          <w:b/>
          <w:bCs w:val="0"/>
          <w:sz w:val="24"/>
          <w:szCs w:val="24"/>
          <w:cs/>
        </w:rPr>
        <w:t>क्खित्ते भवइ-</w:t>
      </w:r>
      <w:r w:rsidRPr="00182347">
        <w:rPr>
          <w:rFonts w:hint="cs"/>
          <w:b/>
          <w:bCs w:val="0"/>
          <w:sz w:val="24"/>
          <w:szCs w:val="24"/>
          <w:cs/>
          <w:lang w:bidi="sa-IN"/>
        </w:rPr>
        <w:t xml:space="preserve"> </w:t>
      </w:r>
      <w:r w:rsidRPr="00182347">
        <w:rPr>
          <w:b/>
          <w:bCs w:val="0"/>
          <w:sz w:val="24"/>
          <w:szCs w:val="24"/>
          <w:cs/>
        </w:rPr>
        <w:t>नो बहुसंजया नो बहुपडिविरया सव्वपाणभू</w:t>
      </w:r>
      <w:r w:rsidRPr="00182347">
        <w:rPr>
          <w:rFonts w:hint="cs"/>
          <w:b/>
          <w:bCs w:val="0"/>
          <w:sz w:val="24"/>
          <w:szCs w:val="24"/>
          <w:cs/>
          <w:lang w:bidi="sa-IN"/>
        </w:rPr>
        <w:t>य</w:t>
      </w:r>
      <w:r w:rsidRPr="00182347">
        <w:rPr>
          <w:rFonts w:hint="cs"/>
          <w:b/>
          <w:bCs w:val="0"/>
          <w:sz w:val="24"/>
          <w:szCs w:val="24"/>
          <w:cs/>
        </w:rPr>
        <w:t>-</w:t>
      </w:r>
      <w:r w:rsidRPr="00182347">
        <w:rPr>
          <w:b/>
          <w:bCs w:val="0"/>
          <w:sz w:val="24"/>
          <w:szCs w:val="24"/>
          <w:cs/>
        </w:rPr>
        <w:t xml:space="preserve"> जीवसत्तेहिं</w:t>
      </w:r>
      <w:r w:rsidRPr="00182347">
        <w:rPr>
          <w:rFonts w:hint="cs"/>
          <w:b/>
          <w:bCs w:val="0"/>
          <w:sz w:val="24"/>
          <w:szCs w:val="24"/>
          <w:cs/>
          <w:lang w:bidi="sa-IN"/>
        </w:rPr>
        <w:t>,</w:t>
      </w:r>
      <w:r w:rsidRPr="00182347">
        <w:rPr>
          <w:b/>
          <w:bCs w:val="0"/>
          <w:sz w:val="24"/>
          <w:szCs w:val="24"/>
          <w:cs/>
        </w:rPr>
        <w:t xml:space="preserve"> अप्पणा सच्चामोसाइं एवं विउजंति-</w:t>
      </w:r>
      <w:r w:rsidRPr="00182347">
        <w:rPr>
          <w:rFonts w:hint="cs"/>
          <w:b/>
          <w:bCs w:val="0"/>
          <w:sz w:val="24"/>
          <w:szCs w:val="24"/>
          <w:cs/>
          <w:lang w:bidi="sa-IN"/>
        </w:rPr>
        <w:t xml:space="preserve"> </w:t>
      </w:r>
      <w:r w:rsidRPr="00182347">
        <w:rPr>
          <w:b/>
          <w:bCs w:val="0"/>
          <w:sz w:val="24"/>
          <w:szCs w:val="24"/>
          <w:cs/>
        </w:rPr>
        <w:t xml:space="preserve">अहं </w:t>
      </w:r>
      <w:r w:rsidRPr="00182347">
        <w:rPr>
          <w:rFonts w:hint="cs"/>
          <w:b/>
          <w:bCs w:val="0"/>
          <w:sz w:val="24"/>
          <w:szCs w:val="24"/>
          <w:cs/>
          <w:lang w:bidi="sa-IN"/>
        </w:rPr>
        <w:t>न</w:t>
      </w:r>
      <w:r w:rsidRPr="00182347">
        <w:rPr>
          <w:b/>
          <w:bCs w:val="0"/>
          <w:sz w:val="24"/>
          <w:szCs w:val="24"/>
          <w:cs/>
        </w:rPr>
        <w:t xml:space="preserve"> हंतव्वो अण्णं हंतव्वा  </w:t>
      </w:r>
      <w:r w:rsidRPr="00182347">
        <w:rPr>
          <w:rFonts w:hint="cs"/>
          <w:b/>
          <w:bCs w:val="0"/>
          <w:sz w:val="24"/>
          <w:szCs w:val="24"/>
          <w:cs/>
          <w:lang w:bidi="sa-IN"/>
        </w:rPr>
        <w:t xml:space="preserve">जाव </w:t>
      </w:r>
      <w:r w:rsidRPr="00182347">
        <w:rPr>
          <w:b/>
          <w:bCs w:val="0"/>
          <w:sz w:val="24"/>
          <w:szCs w:val="24"/>
          <w:cs/>
        </w:rPr>
        <w:t>कालमासे कालं किच्चा अ</w:t>
      </w:r>
      <w:r w:rsidRPr="00182347">
        <w:rPr>
          <w:rFonts w:hint="cs"/>
          <w:b/>
          <w:bCs w:val="0"/>
          <w:sz w:val="24"/>
          <w:szCs w:val="24"/>
          <w:cs/>
          <w:lang w:bidi="sa-IN"/>
        </w:rPr>
        <w:t>न्न</w:t>
      </w:r>
      <w:r w:rsidRPr="00182347">
        <w:rPr>
          <w:b/>
          <w:bCs w:val="0"/>
          <w:sz w:val="24"/>
          <w:szCs w:val="24"/>
          <w:cs/>
        </w:rPr>
        <w:t xml:space="preserve">यराइं आसुरियाइं किब्बिसियाइं ठाणाईं </w:t>
      </w:r>
      <w:r w:rsidRPr="00182347">
        <w:rPr>
          <w:rFonts w:hint="cs"/>
          <w:b/>
          <w:bCs w:val="0"/>
          <w:sz w:val="24"/>
          <w:szCs w:val="24"/>
          <w:cs/>
        </w:rPr>
        <w:t xml:space="preserve">जाव </w:t>
      </w:r>
      <w:r w:rsidRPr="00182347">
        <w:rPr>
          <w:b/>
          <w:bCs w:val="0"/>
          <w:sz w:val="24"/>
          <w:szCs w:val="24"/>
          <w:cs/>
        </w:rPr>
        <w:t>उववत्तारो भवंति</w:t>
      </w:r>
      <w:r w:rsidRPr="00182347">
        <w:rPr>
          <w:rFonts w:hint="cs"/>
          <w:b/>
          <w:bCs w:val="0"/>
          <w:sz w:val="24"/>
          <w:szCs w:val="24"/>
          <w:cs/>
          <w:lang w:bidi="sa-IN"/>
        </w:rPr>
        <w:t>,</w:t>
      </w:r>
      <w:r w:rsidRPr="00182347">
        <w:rPr>
          <w:b/>
          <w:bCs w:val="0"/>
          <w:sz w:val="24"/>
          <w:szCs w:val="24"/>
          <w:cs/>
        </w:rPr>
        <w:t xml:space="preserve"> तओ वि</w:t>
      </w:r>
      <w:r w:rsidRPr="00182347">
        <w:rPr>
          <w:rFonts w:hint="cs"/>
          <w:b/>
          <w:bCs w:val="0"/>
          <w:sz w:val="24"/>
          <w:szCs w:val="24"/>
          <w:cs/>
          <w:lang w:bidi="sa-IN"/>
        </w:rPr>
        <w:t>प्प</w:t>
      </w:r>
      <w:r w:rsidRPr="00182347">
        <w:rPr>
          <w:b/>
          <w:bCs w:val="0"/>
          <w:sz w:val="24"/>
          <w:szCs w:val="24"/>
          <w:cs/>
        </w:rPr>
        <w:t>मुच्चमाणा भुज्जो एलमूयत्ताए तमोरूवत्ताए पच्चायंति</w:t>
      </w:r>
      <w:r w:rsidRPr="00182347">
        <w:rPr>
          <w:rFonts w:hint="cs"/>
          <w:b/>
          <w:bCs w:val="0"/>
          <w:sz w:val="24"/>
          <w:szCs w:val="24"/>
          <w:cs/>
          <w:lang w:bidi="sa-IN"/>
        </w:rPr>
        <w:t>,</w:t>
      </w:r>
      <w:r w:rsidRPr="00182347">
        <w:rPr>
          <w:b/>
          <w:bCs w:val="0"/>
          <w:sz w:val="24"/>
          <w:szCs w:val="24"/>
          <w:cs/>
        </w:rPr>
        <w:t xml:space="preserve"> ते पाणा वि वुच्चंति </w:t>
      </w:r>
      <w:r w:rsidRPr="00182347">
        <w:rPr>
          <w:rFonts w:hint="cs"/>
          <w:b/>
          <w:bCs w:val="0"/>
          <w:sz w:val="24"/>
          <w:szCs w:val="24"/>
          <w:cs/>
          <w:lang w:bidi="sa-IN"/>
        </w:rPr>
        <w:t>जाव</w:t>
      </w:r>
      <w:r w:rsidRPr="00182347">
        <w:rPr>
          <w:b/>
          <w:bCs w:val="0"/>
          <w:sz w:val="24"/>
          <w:szCs w:val="24"/>
          <w:cs/>
        </w:rPr>
        <w:t xml:space="preserve"> नो </w:t>
      </w:r>
      <w:r w:rsidRPr="00182347">
        <w:rPr>
          <w:rFonts w:hint="cs"/>
          <w:b/>
          <w:bCs w:val="0"/>
          <w:sz w:val="24"/>
          <w:szCs w:val="24"/>
          <w:cs/>
          <w:lang w:bidi="sa-IN"/>
        </w:rPr>
        <w:t>ने</w:t>
      </w:r>
      <w:r w:rsidRPr="00182347">
        <w:rPr>
          <w:b/>
          <w:bCs w:val="0"/>
          <w:sz w:val="24"/>
          <w:szCs w:val="24"/>
          <w:cs/>
        </w:rPr>
        <w:t xml:space="preserve">याउए भवइ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भगवं च णं उदाहु-</w:t>
      </w:r>
      <w:r w:rsidRPr="00182347">
        <w:rPr>
          <w:rFonts w:hint="cs"/>
          <w:b/>
          <w:bCs w:val="0"/>
          <w:sz w:val="24"/>
          <w:szCs w:val="24"/>
          <w:cs/>
          <w:lang w:bidi="sa-IN"/>
        </w:rPr>
        <w:t xml:space="preserve"> </w:t>
      </w:r>
      <w:r w:rsidRPr="00182347">
        <w:rPr>
          <w:b/>
          <w:bCs w:val="0"/>
          <w:sz w:val="24"/>
          <w:szCs w:val="24"/>
          <w:cs/>
        </w:rPr>
        <w:t xml:space="preserve">संतेगइया पाणा दीहाउया जेहिं समणोवासगस्स आयाणसो आमरणंताए </w:t>
      </w:r>
      <w:r w:rsidRPr="00182347">
        <w:rPr>
          <w:rFonts w:hint="cs"/>
          <w:b/>
          <w:bCs w:val="0"/>
          <w:sz w:val="24"/>
          <w:szCs w:val="24"/>
          <w:cs/>
          <w:lang w:bidi="sa-IN"/>
        </w:rPr>
        <w:t xml:space="preserve">जाव </w:t>
      </w:r>
      <w:r w:rsidRPr="00182347">
        <w:rPr>
          <w:b/>
          <w:bCs w:val="0"/>
          <w:sz w:val="24"/>
          <w:szCs w:val="24"/>
          <w:cs/>
        </w:rPr>
        <w:t xml:space="preserve">दंडे </w:t>
      </w:r>
      <w:r w:rsidRPr="00182347">
        <w:rPr>
          <w:rFonts w:hint="cs"/>
          <w:b/>
          <w:bCs w:val="0"/>
          <w:sz w:val="24"/>
          <w:szCs w:val="24"/>
          <w:cs/>
          <w:lang w:bidi="sa-IN"/>
        </w:rPr>
        <w:t>नि</w:t>
      </w:r>
      <w:r w:rsidRPr="00182347">
        <w:rPr>
          <w:b/>
          <w:bCs w:val="0"/>
          <w:sz w:val="24"/>
          <w:szCs w:val="24"/>
          <w:cs/>
        </w:rPr>
        <w:t>क्खित्ते भवइ</w:t>
      </w:r>
      <w:r w:rsidRPr="00182347">
        <w:rPr>
          <w:rFonts w:hint="cs"/>
          <w:b/>
          <w:bCs w:val="0"/>
          <w:sz w:val="24"/>
          <w:szCs w:val="24"/>
          <w:cs/>
          <w:lang w:bidi="sa-IN"/>
        </w:rPr>
        <w:t>,</w:t>
      </w:r>
      <w:r w:rsidRPr="00182347">
        <w:rPr>
          <w:b/>
          <w:bCs w:val="0"/>
          <w:sz w:val="24"/>
          <w:szCs w:val="24"/>
          <w:cs/>
        </w:rPr>
        <w:t xml:space="preserve"> ते पुव्वामेव कालं करेंति करेत्ता पारलोइ</w:t>
      </w:r>
      <w:r w:rsidRPr="00182347">
        <w:rPr>
          <w:rFonts w:hint="cs"/>
          <w:b/>
          <w:bCs w:val="0"/>
          <w:sz w:val="24"/>
          <w:szCs w:val="24"/>
          <w:cs/>
          <w:lang w:bidi="sa-IN"/>
        </w:rPr>
        <w:t>य</w:t>
      </w:r>
      <w:r w:rsidRPr="00182347">
        <w:rPr>
          <w:b/>
          <w:bCs w:val="0"/>
          <w:sz w:val="24"/>
          <w:szCs w:val="24"/>
          <w:cs/>
        </w:rPr>
        <w:t>त्ताए पच्चायंति</w:t>
      </w:r>
      <w:r w:rsidRPr="00182347">
        <w:rPr>
          <w:rFonts w:hint="cs"/>
          <w:b/>
          <w:bCs w:val="0"/>
          <w:sz w:val="24"/>
          <w:szCs w:val="24"/>
          <w:cs/>
          <w:lang w:bidi="sa-IN"/>
        </w:rPr>
        <w:t>,</w:t>
      </w:r>
      <w:r w:rsidRPr="00182347">
        <w:rPr>
          <w:b/>
          <w:bCs w:val="0"/>
          <w:sz w:val="24"/>
          <w:szCs w:val="24"/>
          <w:cs/>
        </w:rPr>
        <w:t xml:space="preserve"> ते पाणा वि वुच्चंति ते तसा वि वुच्चंति ते महाकाया ते चिरिट्ठिइया ते दीहाउया ते बहुयरगा जेहिं समणोवासगस्स सुपच्चक्खायं भवइ नो </w:t>
      </w:r>
      <w:r w:rsidRPr="00182347">
        <w:rPr>
          <w:rFonts w:hint="cs"/>
          <w:b/>
          <w:bCs w:val="0"/>
          <w:sz w:val="24"/>
          <w:szCs w:val="24"/>
          <w:cs/>
          <w:lang w:bidi="sa-IN"/>
        </w:rPr>
        <w:t>ने</w:t>
      </w:r>
      <w:r w:rsidRPr="00182347">
        <w:rPr>
          <w:b/>
          <w:bCs w:val="0"/>
          <w:sz w:val="24"/>
          <w:szCs w:val="24"/>
          <w:cs/>
        </w:rPr>
        <w:t xml:space="preserve">याउए भवइ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भगवं च णं उदाहु-</w:t>
      </w:r>
      <w:r w:rsidRPr="00182347">
        <w:rPr>
          <w:rFonts w:hint="cs"/>
          <w:b/>
          <w:bCs w:val="0"/>
          <w:sz w:val="24"/>
          <w:szCs w:val="24"/>
          <w:cs/>
          <w:lang w:bidi="sa-IN"/>
        </w:rPr>
        <w:t xml:space="preserve"> </w:t>
      </w:r>
      <w:r w:rsidRPr="00182347">
        <w:rPr>
          <w:b/>
          <w:bCs w:val="0"/>
          <w:sz w:val="24"/>
          <w:szCs w:val="24"/>
          <w:cs/>
        </w:rPr>
        <w:t>संतेगइया पाणा समाउया</w:t>
      </w:r>
      <w:r w:rsidRPr="00182347">
        <w:rPr>
          <w:rFonts w:hint="cs"/>
          <w:b/>
          <w:bCs w:val="0"/>
          <w:sz w:val="24"/>
          <w:szCs w:val="24"/>
          <w:cs/>
        </w:rPr>
        <w:t>,</w:t>
      </w:r>
      <w:r w:rsidRPr="00182347">
        <w:rPr>
          <w:b/>
          <w:bCs w:val="0"/>
          <w:sz w:val="24"/>
          <w:szCs w:val="24"/>
          <w:cs/>
        </w:rPr>
        <w:t xml:space="preserve"> जेहिं समणोवासगस्स आयाणसो आमरणंताए </w:t>
      </w:r>
      <w:r w:rsidRPr="00182347">
        <w:rPr>
          <w:rFonts w:hint="cs"/>
          <w:b/>
          <w:bCs w:val="0"/>
          <w:sz w:val="24"/>
          <w:szCs w:val="24"/>
          <w:cs/>
          <w:lang w:bidi="sa-IN"/>
        </w:rPr>
        <w:t xml:space="preserve">जाव </w:t>
      </w:r>
      <w:r w:rsidRPr="00182347">
        <w:rPr>
          <w:b/>
          <w:bCs w:val="0"/>
          <w:sz w:val="24"/>
          <w:szCs w:val="24"/>
          <w:cs/>
        </w:rPr>
        <w:t xml:space="preserve">दंडे </w:t>
      </w:r>
      <w:r w:rsidRPr="00182347">
        <w:rPr>
          <w:rFonts w:hint="cs"/>
          <w:b/>
          <w:bCs w:val="0"/>
          <w:sz w:val="24"/>
          <w:szCs w:val="24"/>
          <w:cs/>
          <w:lang w:bidi="sa-IN"/>
        </w:rPr>
        <w:t>नि</w:t>
      </w:r>
      <w:r w:rsidRPr="00182347">
        <w:rPr>
          <w:b/>
          <w:bCs w:val="0"/>
          <w:sz w:val="24"/>
          <w:szCs w:val="24"/>
          <w:cs/>
        </w:rPr>
        <w:t>क्खित्ते भवइ</w:t>
      </w:r>
      <w:r w:rsidRPr="00182347">
        <w:rPr>
          <w:rFonts w:hint="cs"/>
          <w:b/>
          <w:bCs w:val="0"/>
          <w:sz w:val="24"/>
          <w:szCs w:val="24"/>
          <w:cs/>
          <w:lang w:bidi="sa-IN"/>
        </w:rPr>
        <w:t>,</w:t>
      </w:r>
      <w:r w:rsidRPr="00182347">
        <w:rPr>
          <w:b/>
          <w:bCs w:val="0"/>
          <w:sz w:val="24"/>
          <w:szCs w:val="24"/>
          <w:cs/>
        </w:rPr>
        <w:t xml:space="preserve"> ते </w:t>
      </w:r>
      <w:r w:rsidRPr="00182347">
        <w:rPr>
          <w:rFonts w:hint="cs"/>
          <w:b/>
          <w:bCs w:val="0"/>
          <w:sz w:val="24"/>
          <w:szCs w:val="24"/>
          <w:cs/>
          <w:lang w:bidi="sa-IN"/>
        </w:rPr>
        <w:t>सय</w:t>
      </w:r>
      <w:r w:rsidRPr="00182347">
        <w:rPr>
          <w:b/>
          <w:bCs w:val="0"/>
          <w:sz w:val="24"/>
          <w:szCs w:val="24"/>
          <w:cs/>
        </w:rPr>
        <w:t>मेव कालं करेंति करेत्ता पारलोइयत्ताए पच्चायंति</w:t>
      </w:r>
      <w:r w:rsidRPr="00182347">
        <w:rPr>
          <w:rFonts w:hint="cs"/>
          <w:b/>
          <w:bCs w:val="0"/>
          <w:sz w:val="24"/>
          <w:szCs w:val="24"/>
          <w:cs/>
          <w:lang w:bidi="sa-IN"/>
        </w:rPr>
        <w:t>,</w:t>
      </w:r>
      <w:r w:rsidRPr="00182347">
        <w:rPr>
          <w:b/>
          <w:bCs w:val="0"/>
          <w:sz w:val="24"/>
          <w:szCs w:val="24"/>
          <w:cs/>
        </w:rPr>
        <w:t xml:space="preserve"> ते पाणा वि वुच्चंति ते तसा</w:t>
      </w:r>
      <w:r w:rsidRPr="00182347">
        <w:rPr>
          <w:rFonts w:hint="cs"/>
          <w:b/>
          <w:bCs w:val="0"/>
          <w:sz w:val="24"/>
          <w:szCs w:val="24"/>
          <w:cs/>
        </w:rPr>
        <w:t xml:space="preserve"> </w:t>
      </w:r>
      <w:r w:rsidRPr="00182347">
        <w:rPr>
          <w:b/>
          <w:bCs w:val="0"/>
          <w:sz w:val="24"/>
          <w:szCs w:val="24"/>
          <w:cs/>
        </w:rPr>
        <w:t xml:space="preserve">वि वुच्चंति ते महाकाया ते समाउया ते बहुयरगा जेहिं समणोवासगस्स सुपच्चक्खायं भवइ </w:t>
      </w:r>
      <w:r w:rsidRPr="00182347">
        <w:rPr>
          <w:rFonts w:hint="cs"/>
          <w:b/>
          <w:bCs w:val="0"/>
          <w:sz w:val="24"/>
          <w:szCs w:val="24"/>
          <w:cs/>
          <w:lang w:bidi="sa-IN"/>
        </w:rPr>
        <w:t xml:space="preserve">जाव </w:t>
      </w:r>
      <w:r w:rsidRPr="00182347">
        <w:rPr>
          <w:b/>
          <w:bCs w:val="0"/>
          <w:sz w:val="24"/>
          <w:szCs w:val="24"/>
          <w:cs/>
        </w:rPr>
        <w:t xml:space="preserve">नो </w:t>
      </w:r>
      <w:r w:rsidRPr="00182347">
        <w:rPr>
          <w:rFonts w:hint="cs"/>
          <w:b/>
          <w:bCs w:val="0"/>
          <w:sz w:val="24"/>
          <w:szCs w:val="24"/>
          <w:cs/>
          <w:lang w:bidi="sa-IN"/>
        </w:rPr>
        <w:t>ने</w:t>
      </w:r>
      <w:r w:rsidRPr="00182347">
        <w:rPr>
          <w:b/>
          <w:bCs w:val="0"/>
          <w:sz w:val="24"/>
          <w:szCs w:val="24"/>
          <w:cs/>
        </w:rPr>
        <w:t xml:space="preserve">याउए भवइ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भगवं च णं उदाहु-</w:t>
      </w:r>
      <w:r w:rsidRPr="00182347">
        <w:rPr>
          <w:rFonts w:hint="cs"/>
          <w:b/>
          <w:bCs w:val="0"/>
          <w:sz w:val="24"/>
          <w:szCs w:val="24"/>
          <w:cs/>
          <w:lang w:bidi="sa-IN"/>
        </w:rPr>
        <w:t xml:space="preserve"> </w:t>
      </w:r>
      <w:r w:rsidRPr="00182347">
        <w:rPr>
          <w:b/>
          <w:bCs w:val="0"/>
          <w:sz w:val="24"/>
          <w:szCs w:val="24"/>
          <w:cs/>
        </w:rPr>
        <w:t xml:space="preserve">संतेगइया पाणा अप्पाउया जेहिं समणोवासगस्स आयाणसो आमरणंताए </w:t>
      </w:r>
      <w:r w:rsidRPr="00182347">
        <w:rPr>
          <w:rFonts w:hint="cs"/>
          <w:b/>
          <w:bCs w:val="0"/>
          <w:sz w:val="24"/>
          <w:szCs w:val="24"/>
          <w:cs/>
          <w:lang w:bidi="sa-IN"/>
        </w:rPr>
        <w:t xml:space="preserve">जाव </w:t>
      </w:r>
      <w:r w:rsidRPr="00182347">
        <w:rPr>
          <w:b/>
          <w:bCs w:val="0"/>
          <w:sz w:val="24"/>
          <w:szCs w:val="24"/>
          <w:cs/>
        </w:rPr>
        <w:t xml:space="preserve">दंडे </w:t>
      </w:r>
      <w:r w:rsidRPr="00182347">
        <w:rPr>
          <w:rFonts w:hint="cs"/>
          <w:b/>
          <w:bCs w:val="0"/>
          <w:sz w:val="24"/>
          <w:szCs w:val="24"/>
          <w:cs/>
          <w:lang w:bidi="sa-IN"/>
        </w:rPr>
        <w:t>नि</w:t>
      </w:r>
      <w:r w:rsidRPr="00182347">
        <w:rPr>
          <w:b/>
          <w:bCs w:val="0"/>
          <w:sz w:val="24"/>
          <w:szCs w:val="24"/>
          <w:cs/>
        </w:rPr>
        <w:t>क्खित्ते भवइ</w:t>
      </w:r>
      <w:r w:rsidRPr="00182347">
        <w:rPr>
          <w:rFonts w:hint="cs"/>
          <w:b/>
          <w:bCs w:val="0"/>
          <w:sz w:val="24"/>
          <w:szCs w:val="24"/>
          <w:cs/>
          <w:lang w:bidi="sa-IN"/>
        </w:rPr>
        <w:t>,</w:t>
      </w:r>
      <w:r w:rsidRPr="00182347">
        <w:rPr>
          <w:b/>
          <w:bCs w:val="0"/>
          <w:sz w:val="24"/>
          <w:szCs w:val="24"/>
          <w:cs/>
        </w:rPr>
        <w:t xml:space="preserve"> ते पुव्वामेव कालं क</w:t>
      </w:r>
      <w:r w:rsidRPr="00182347">
        <w:rPr>
          <w:rFonts w:hint="cs"/>
          <w:b/>
          <w:bCs w:val="0"/>
          <w:sz w:val="24"/>
          <w:szCs w:val="24"/>
          <w:cs/>
          <w:lang w:bidi="sa-IN"/>
        </w:rPr>
        <w:t>रें</w:t>
      </w:r>
      <w:r w:rsidRPr="00182347">
        <w:rPr>
          <w:b/>
          <w:bCs w:val="0"/>
          <w:sz w:val="24"/>
          <w:szCs w:val="24"/>
          <w:cs/>
        </w:rPr>
        <w:t>ति करेत्ता पारलोइयत्ताए पच्चायंति</w:t>
      </w:r>
      <w:r w:rsidRPr="00182347">
        <w:rPr>
          <w:rFonts w:hint="cs"/>
          <w:b/>
          <w:bCs w:val="0"/>
          <w:sz w:val="24"/>
          <w:szCs w:val="24"/>
          <w:cs/>
          <w:lang w:bidi="sa-IN"/>
        </w:rPr>
        <w:t>,</w:t>
      </w:r>
      <w:r w:rsidRPr="00182347">
        <w:rPr>
          <w:b/>
          <w:bCs w:val="0"/>
          <w:sz w:val="24"/>
          <w:szCs w:val="24"/>
          <w:cs/>
        </w:rPr>
        <w:t xml:space="preserve"> ते पाणा वि वुच्चंति ते तसा</w:t>
      </w:r>
      <w:r w:rsidRPr="00182347">
        <w:rPr>
          <w:rFonts w:hint="cs"/>
          <w:b/>
          <w:bCs w:val="0"/>
          <w:sz w:val="24"/>
          <w:szCs w:val="24"/>
          <w:cs/>
        </w:rPr>
        <w:t xml:space="preserve"> </w:t>
      </w:r>
      <w:r w:rsidRPr="00182347">
        <w:rPr>
          <w:b/>
          <w:bCs w:val="0"/>
          <w:sz w:val="24"/>
          <w:szCs w:val="24"/>
          <w:cs/>
        </w:rPr>
        <w:t xml:space="preserve">वि वुच्चंति ते महाकाया ते अप्पाउया ते बहुयरगा पाणा जेहिं समणोवासगस्स सुपच्चक्खायं भवइ </w:t>
      </w:r>
      <w:r w:rsidRPr="00182347">
        <w:rPr>
          <w:rFonts w:hint="cs"/>
          <w:b/>
          <w:bCs w:val="0"/>
          <w:sz w:val="24"/>
          <w:szCs w:val="24"/>
          <w:cs/>
          <w:lang w:bidi="sa-IN"/>
        </w:rPr>
        <w:t>जाव</w:t>
      </w:r>
      <w:r w:rsidR="00D26590">
        <w:rPr>
          <w:b/>
          <w:bCs w:val="0"/>
          <w:sz w:val="24"/>
          <w:szCs w:val="24"/>
          <w:cs/>
        </w:rPr>
        <w:t xml:space="preserve"> नो ण</w:t>
      </w:r>
      <w:r w:rsidR="00D26590">
        <w:rPr>
          <w:rFonts w:hint="cs"/>
          <w:b/>
          <w:bCs w:val="0"/>
          <w:sz w:val="24"/>
          <w:szCs w:val="24"/>
          <w:cs/>
        </w:rPr>
        <w:t>ने</w:t>
      </w:r>
      <w:r w:rsidRPr="00182347">
        <w:rPr>
          <w:b/>
          <w:bCs w:val="0"/>
          <w:sz w:val="24"/>
          <w:szCs w:val="24"/>
          <w:cs/>
        </w:rPr>
        <w:t xml:space="preserve">याउए भवइ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rPr>
      </w:pPr>
      <w:r w:rsidRPr="00182347">
        <w:rPr>
          <w:b/>
          <w:bCs w:val="0"/>
          <w:sz w:val="24"/>
          <w:szCs w:val="24"/>
          <w:cs/>
        </w:rPr>
        <w:t>भगवं च णं उदाहु-</w:t>
      </w:r>
      <w:r w:rsidRPr="00182347">
        <w:rPr>
          <w:rFonts w:hint="cs"/>
          <w:b/>
          <w:bCs w:val="0"/>
          <w:sz w:val="24"/>
          <w:szCs w:val="24"/>
          <w:cs/>
        </w:rPr>
        <w:t xml:space="preserve"> </w:t>
      </w:r>
      <w:r w:rsidRPr="00182347">
        <w:rPr>
          <w:b/>
          <w:bCs w:val="0"/>
          <w:sz w:val="24"/>
          <w:szCs w:val="24"/>
          <w:cs/>
        </w:rPr>
        <w:t>संतेगइया समणोवासगा भवंति</w:t>
      </w:r>
      <w:r w:rsidRPr="00182347">
        <w:rPr>
          <w:rFonts w:hint="cs"/>
          <w:b/>
          <w:bCs w:val="0"/>
          <w:sz w:val="24"/>
          <w:szCs w:val="24"/>
          <w:cs/>
          <w:lang w:bidi="sa-IN"/>
        </w:rPr>
        <w:t>,</w:t>
      </w:r>
      <w:r w:rsidRPr="00182347">
        <w:rPr>
          <w:b/>
          <w:bCs w:val="0"/>
          <w:sz w:val="24"/>
          <w:szCs w:val="24"/>
          <w:cs/>
        </w:rPr>
        <w:t xml:space="preserve"> तेसिं च णं एवं वुत्तपुव्वं भवइ-</w:t>
      </w:r>
      <w:r w:rsidRPr="00182347">
        <w:rPr>
          <w:rFonts w:hint="cs"/>
          <w:b/>
          <w:bCs w:val="0"/>
          <w:sz w:val="24"/>
          <w:szCs w:val="24"/>
          <w:cs/>
          <w:lang w:bidi="sa-IN"/>
        </w:rPr>
        <w:t xml:space="preserve"> </w:t>
      </w:r>
      <w:r w:rsidRPr="00182347">
        <w:rPr>
          <w:b/>
          <w:bCs w:val="0"/>
          <w:sz w:val="24"/>
          <w:szCs w:val="24"/>
          <w:cs/>
        </w:rPr>
        <w:t>नो खलु वयं संचाएमो मुं</w:t>
      </w:r>
      <w:r w:rsidRPr="00182347">
        <w:rPr>
          <w:rFonts w:hint="cs"/>
          <w:b/>
          <w:bCs w:val="0"/>
          <w:sz w:val="24"/>
          <w:szCs w:val="24"/>
          <w:cs/>
          <w:lang w:bidi="sa-IN"/>
        </w:rPr>
        <w:t>डे</w:t>
      </w:r>
      <w:r w:rsidRPr="00182347">
        <w:rPr>
          <w:b/>
          <w:bCs w:val="0"/>
          <w:sz w:val="24"/>
          <w:szCs w:val="24"/>
          <w:cs/>
        </w:rPr>
        <w:t xml:space="preserve"> भवित्ता </w:t>
      </w:r>
      <w:r w:rsidRPr="00182347">
        <w:rPr>
          <w:rFonts w:hint="cs"/>
          <w:b/>
          <w:bCs w:val="0"/>
          <w:sz w:val="24"/>
          <w:szCs w:val="24"/>
          <w:cs/>
          <w:lang w:bidi="sa-IN"/>
        </w:rPr>
        <w:t>जाव</w:t>
      </w:r>
      <w:r w:rsidRPr="00182347">
        <w:rPr>
          <w:b/>
          <w:bCs w:val="0"/>
          <w:sz w:val="24"/>
          <w:szCs w:val="24"/>
          <w:cs/>
        </w:rPr>
        <w:t xml:space="preserve"> पव्वइत्तए</w:t>
      </w:r>
      <w:r w:rsidRPr="00182347">
        <w:rPr>
          <w:rFonts w:hint="cs"/>
          <w:b/>
          <w:bCs w:val="0"/>
          <w:sz w:val="24"/>
          <w:szCs w:val="24"/>
          <w:cs/>
          <w:lang w:bidi="sa-IN"/>
        </w:rPr>
        <w:t>,</w:t>
      </w:r>
      <w:r w:rsidRPr="00182347">
        <w:rPr>
          <w:b/>
          <w:bCs w:val="0"/>
          <w:sz w:val="24"/>
          <w:szCs w:val="24"/>
          <w:cs/>
        </w:rPr>
        <w:t xml:space="preserve"> नो खलु वयं संचाएमो चाउद्दस</w:t>
      </w:r>
      <w:r w:rsidRPr="00182347">
        <w:rPr>
          <w:rFonts w:hint="cs"/>
          <w:b/>
          <w:bCs w:val="0"/>
          <w:sz w:val="24"/>
          <w:szCs w:val="24"/>
          <w:cs/>
          <w:lang w:bidi="sa-IN"/>
        </w:rPr>
        <w:t>ट्ठ</w:t>
      </w:r>
      <w:r w:rsidRPr="00182347">
        <w:rPr>
          <w:b/>
          <w:bCs w:val="0"/>
          <w:sz w:val="24"/>
          <w:szCs w:val="24"/>
          <w:cs/>
        </w:rPr>
        <w:t>मुद्दिट्ठपुण्णमासिणीसु पडिपुण्णं पोसहं अ</w:t>
      </w:r>
      <w:r w:rsidRPr="00182347">
        <w:rPr>
          <w:rFonts w:hint="cs"/>
          <w:b/>
          <w:bCs w:val="0"/>
          <w:sz w:val="24"/>
          <w:szCs w:val="24"/>
          <w:cs/>
          <w:lang w:bidi="sa-IN"/>
        </w:rPr>
        <w:t>नु</w:t>
      </w:r>
      <w:r w:rsidRPr="00182347">
        <w:rPr>
          <w:b/>
          <w:bCs w:val="0"/>
          <w:sz w:val="24"/>
          <w:szCs w:val="24"/>
          <w:cs/>
        </w:rPr>
        <w:t>पालित्तए</w:t>
      </w:r>
      <w:r w:rsidRPr="00182347">
        <w:rPr>
          <w:rFonts w:hint="cs"/>
          <w:b/>
          <w:bCs w:val="0"/>
          <w:sz w:val="24"/>
          <w:szCs w:val="24"/>
          <w:cs/>
          <w:lang w:bidi="sa-IN"/>
        </w:rPr>
        <w:t>,</w:t>
      </w:r>
      <w:r w:rsidRPr="00182347">
        <w:rPr>
          <w:b/>
          <w:bCs w:val="0"/>
          <w:sz w:val="24"/>
          <w:szCs w:val="24"/>
          <w:cs/>
        </w:rPr>
        <w:t xml:space="preserve"> नो खलु वयं संचाएमो अपच्छिम</w:t>
      </w:r>
      <w:r w:rsidRPr="00182347">
        <w:rPr>
          <w:rFonts w:hint="cs"/>
          <w:b/>
          <w:bCs w:val="0"/>
          <w:sz w:val="24"/>
          <w:szCs w:val="24"/>
          <w:cs/>
          <w:lang w:bidi="sa-IN"/>
        </w:rPr>
        <w:t>ं जाव</w:t>
      </w:r>
      <w:r w:rsidRPr="00182347">
        <w:rPr>
          <w:b/>
          <w:bCs w:val="0"/>
          <w:sz w:val="24"/>
          <w:szCs w:val="24"/>
          <w:cs/>
        </w:rPr>
        <w:t xml:space="preserve"> विहरित्तए</w:t>
      </w:r>
      <w:r w:rsidRPr="00182347">
        <w:rPr>
          <w:rFonts w:hint="cs"/>
          <w:b/>
          <w:bCs w:val="0"/>
          <w:sz w:val="24"/>
          <w:szCs w:val="24"/>
          <w:cs/>
          <w:lang w:bidi="sa-IN"/>
        </w:rPr>
        <w:t>,</w:t>
      </w:r>
      <w:r w:rsidRPr="00182347">
        <w:rPr>
          <w:b/>
          <w:bCs w:val="0"/>
          <w:sz w:val="24"/>
          <w:szCs w:val="24"/>
          <w:cs/>
        </w:rPr>
        <w:t xml:space="preserve"> वयं णं सामाइयं देसावगासियं</w:t>
      </w:r>
      <w:r w:rsidRPr="00182347">
        <w:rPr>
          <w:rFonts w:hint="cs"/>
          <w:b/>
          <w:bCs w:val="0"/>
          <w:sz w:val="24"/>
          <w:szCs w:val="24"/>
          <w:cs/>
        </w:rPr>
        <w:t xml:space="preserve"> </w:t>
      </w:r>
      <w:r w:rsidRPr="00182347">
        <w:rPr>
          <w:b/>
          <w:bCs w:val="0"/>
          <w:sz w:val="24"/>
          <w:szCs w:val="24"/>
          <w:cs/>
        </w:rPr>
        <w:t xml:space="preserve">पुरत्था पाईणं </w:t>
      </w:r>
      <w:r w:rsidRPr="00182347">
        <w:rPr>
          <w:rFonts w:hint="cs"/>
          <w:b/>
          <w:bCs w:val="0"/>
          <w:sz w:val="24"/>
          <w:szCs w:val="24"/>
          <w:cs/>
        </w:rPr>
        <w:t xml:space="preserve">वा </w:t>
      </w:r>
      <w:r w:rsidRPr="00182347">
        <w:rPr>
          <w:b/>
          <w:bCs w:val="0"/>
          <w:sz w:val="24"/>
          <w:szCs w:val="24"/>
          <w:cs/>
        </w:rPr>
        <w:t xml:space="preserve">पडीणं </w:t>
      </w:r>
      <w:r w:rsidRPr="00182347">
        <w:rPr>
          <w:rFonts w:hint="cs"/>
          <w:b/>
          <w:bCs w:val="0"/>
          <w:sz w:val="24"/>
          <w:szCs w:val="24"/>
          <w:cs/>
        </w:rPr>
        <w:t xml:space="preserve">वा </w:t>
      </w:r>
      <w:r w:rsidRPr="00182347">
        <w:rPr>
          <w:b/>
          <w:bCs w:val="0"/>
          <w:sz w:val="24"/>
          <w:szCs w:val="24"/>
          <w:cs/>
        </w:rPr>
        <w:t xml:space="preserve">दाहिणं </w:t>
      </w:r>
      <w:r w:rsidRPr="00182347">
        <w:rPr>
          <w:rFonts w:hint="cs"/>
          <w:b/>
          <w:bCs w:val="0"/>
          <w:sz w:val="24"/>
          <w:szCs w:val="24"/>
          <w:cs/>
        </w:rPr>
        <w:t xml:space="preserve">वा </w:t>
      </w:r>
      <w:r w:rsidRPr="00182347">
        <w:rPr>
          <w:b/>
          <w:bCs w:val="0"/>
          <w:sz w:val="24"/>
          <w:szCs w:val="24"/>
          <w:cs/>
        </w:rPr>
        <w:t xml:space="preserve">उदीणं </w:t>
      </w:r>
      <w:r w:rsidRPr="00182347">
        <w:rPr>
          <w:rFonts w:hint="cs"/>
          <w:b/>
          <w:bCs w:val="0"/>
          <w:sz w:val="24"/>
          <w:szCs w:val="24"/>
          <w:cs/>
          <w:lang w:bidi="sa-IN"/>
        </w:rPr>
        <w:t xml:space="preserve">वा </w:t>
      </w:r>
      <w:r w:rsidRPr="00182347">
        <w:rPr>
          <w:b/>
          <w:bCs w:val="0"/>
          <w:sz w:val="24"/>
          <w:szCs w:val="24"/>
          <w:cs/>
        </w:rPr>
        <w:t>एतावता</w:t>
      </w:r>
      <w:r w:rsidRPr="00182347">
        <w:rPr>
          <w:rFonts w:hint="cs"/>
          <w:b/>
          <w:bCs w:val="0"/>
          <w:sz w:val="24"/>
          <w:szCs w:val="24"/>
          <w:cs/>
        </w:rPr>
        <w:t xml:space="preserve"> </w:t>
      </w:r>
      <w:r w:rsidRPr="00182347">
        <w:rPr>
          <w:rFonts w:hint="cs"/>
          <w:b/>
          <w:bCs w:val="0"/>
          <w:sz w:val="24"/>
          <w:szCs w:val="24"/>
          <w:cs/>
          <w:lang w:bidi="sa-IN"/>
        </w:rPr>
        <w:t>जाव</w:t>
      </w:r>
      <w:r w:rsidRPr="00182347">
        <w:rPr>
          <w:b/>
          <w:bCs w:val="0"/>
          <w:sz w:val="24"/>
          <w:szCs w:val="24"/>
          <w:cs/>
        </w:rPr>
        <w:t xml:space="preserve"> सव्वपाणेहिं </w:t>
      </w:r>
      <w:r w:rsidRPr="00182347">
        <w:rPr>
          <w:rFonts w:hint="cs"/>
          <w:b/>
          <w:bCs w:val="0"/>
          <w:sz w:val="24"/>
          <w:szCs w:val="24"/>
          <w:cs/>
          <w:lang w:bidi="sa-IN"/>
        </w:rPr>
        <w:t>जाव</w:t>
      </w:r>
      <w:r w:rsidRPr="00182347">
        <w:rPr>
          <w:b/>
          <w:bCs w:val="0"/>
          <w:sz w:val="24"/>
          <w:szCs w:val="24"/>
          <w:cs/>
        </w:rPr>
        <w:t xml:space="preserve"> सव्वसत्तेहिं दंडे </w:t>
      </w:r>
      <w:r w:rsidRPr="00182347">
        <w:rPr>
          <w:rFonts w:hint="cs"/>
          <w:b/>
          <w:bCs w:val="0"/>
          <w:sz w:val="24"/>
          <w:szCs w:val="24"/>
          <w:cs/>
          <w:lang w:bidi="sa-IN"/>
        </w:rPr>
        <w:t>नि</w:t>
      </w:r>
      <w:r w:rsidRPr="00182347">
        <w:rPr>
          <w:b/>
          <w:bCs w:val="0"/>
          <w:sz w:val="24"/>
          <w:szCs w:val="24"/>
          <w:cs/>
        </w:rPr>
        <w:t xml:space="preserve">क्खित्ते </w:t>
      </w:r>
      <w:r w:rsidRPr="00182347">
        <w:rPr>
          <w:rFonts w:hint="cs"/>
          <w:b/>
          <w:bCs w:val="0"/>
          <w:sz w:val="24"/>
          <w:szCs w:val="24"/>
          <w:cs/>
          <w:lang w:bidi="sa-IN"/>
        </w:rPr>
        <w:t xml:space="preserve">जाव </w:t>
      </w:r>
      <w:r w:rsidRPr="00182347">
        <w:rPr>
          <w:rFonts w:hint="cs"/>
          <w:b/>
          <w:bCs w:val="0"/>
          <w:sz w:val="24"/>
          <w:szCs w:val="24"/>
          <w:cs/>
        </w:rPr>
        <w:t>सव्व</w:t>
      </w:r>
      <w:r w:rsidRPr="00182347">
        <w:rPr>
          <w:b/>
          <w:bCs w:val="0"/>
          <w:sz w:val="24"/>
          <w:szCs w:val="24"/>
          <w:cs/>
        </w:rPr>
        <w:t>पाणभूयजीवसत्तेहिं खेमंकरे अहमंसि ।</w:t>
      </w:r>
    </w:p>
    <w:p w:rsidR="005D3CA0" w:rsidRDefault="004605FC" w:rsidP="005D3CA0">
      <w:pPr>
        <w:pStyle w:val="H4Hindi"/>
        <w:tabs>
          <w:tab w:val="left" w:pos="2250"/>
        </w:tabs>
        <w:spacing w:before="0" w:after="0"/>
        <w:ind w:right="90" w:firstLine="1440"/>
        <w:jc w:val="both"/>
        <w:rPr>
          <w:rFonts w:hint="cs"/>
          <w:b/>
          <w:bCs w:val="0"/>
          <w:sz w:val="24"/>
          <w:szCs w:val="24"/>
        </w:rPr>
      </w:pPr>
      <w:r w:rsidRPr="00182347">
        <w:rPr>
          <w:rFonts w:hint="cs"/>
          <w:b/>
          <w:bCs w:val="0"/>
          <w:sz w:val="24"/>
          <w:szCs w:val="24"/>
          <w:cs/>
          <w:lang w:bidi="sa-IN"/>
        </w:rPr>
        <w:t xml:space="preserve"> </w:t>
      </w:r>
      <w:r w:rsidRPr="00182347">
        <w:rPr>
          <w:b/>
          <w:bCs w:val="0"/>
          <w:sz w:val="24"/>
          <w:szCs w:val="24"/>
          <w:cs/>
        </w:rPr>
        <w:t xml:space="preserve">तत्थ आरेणं जे तसा पाणा जेहिं समणोवासगस्स आयाणसो आमरणंताए दंडे </w:t>
      </w:r>
      <w:r w:rsidRPr="00182347">
        <w:rPr>
          <w:rFonts w:hint="cs"/>
          <w:b/>
          <w:bCs w:val="0"/>
          <w:sz w:val="24"/>
          <w:szCs w:val="24"/>
          <w:cs/>
          <w:lang w:bidi="sa-IN"/>
        </w:rPr>
        <w:t>नि</w:t>
      </w:r>
      <w:r w:rsidRPr="00182347">
        <w:rPr>
          <w:b/>
          <w:bCs w:val="0"/>
          <w:sz w:val="24"/>
          <w:szCs w:val="24"/>
          <w:cs/>
        </w:rPr>
        <w:t>क्खित्ते</w:t>
      </w:r>
      <w:r w:rsidRPr="00182347">
        <w:rPr>
          <w:rFonts w:hint="cs"/>
          <w:b/>
          <w:bCs w:val="0"/>
          <w:sz w:val="24"/>
          <w:szCs w:val="24"/>
          <w:cs/>
          <w:lang w:bidi="sa-IN"/>
        </w:rPr>
        <w:t>,</w:t>
      </w:r>
      <w:r w:rsidR="00D26590">
        <w:rPr>
          <w:b/>
          <w:bCs w:val="0"/>
          <w:sz w:val="24"/>
          <w:szCs w:val="24"/>
          <w:cs/>
        </w:rPr>
        <w:t xml:space="preserve"> तओ आउं</w:t>
      </w:r>
      <w:r w:rsidR="00D26590">
        <w:rPr>
          <w:rFonts w:hint="cs"/>
          <w:b/>
          <w:bCs w:val="0"/>
          <w:sz w:val="24"/>
          <w:szCs w:val="24"/>
          <w:cs/>
        </w:rPr>
        <w:t xml:space="preserve"> </w:t>
      </w:r>
      <w:r w:rsidRPr="00182347">
        <w:rPr>
          <w:b/>
          <w:bCs w:val="0"/>
          <w:sz w:val="24"/>
          <w:szCs w:val="24"/>
          <w:cs/>
        </w:rPr>
        <w:t>विप्पजहित्ता तत्थ आरेणं चेव जे तसा पाणा</w:t>
      </w:r>
      <w:r w:rsidRPr="00182347">
        <w:rPr>
          <w:b/>
          <w:bCs w:val="0"/>
          <w:sz w:val="24"/>
          <w:szCs w:val="24"/>
        </w:rPr>
        <w:t xml:space="preserve">, </w:t>
      </w:r>
      <w:r w:rsidRPr="00182347">
        <w:rPr>
          <w:b/>
          <w:bCs w:val="0"/>
          <w:sz w:val="24"/>
          <w:szCs w:val="24"/>
          <w:cs/>
        </w:rPr>
        <w:t xml:space="preserve">जेहिं समणोवासगस्स आयाणसो </w:t>
      </w:r>
      <w:r w:rsidRPr="00182347">
        <w:rPr>
          <w:rFonts w:hint="cs"/>
          <w:b/>
          <w:bCs w:val="0"/>
          <w:sz w:val="24"/>
          <w:szCs w:val="24"/>
          <w:cs/>
          <w:lang w:bidi="sa-IN"/>
        </w:rPr>
        <w:t xml:space="preserve">जाव </w:t>
      </w:r>
      <w:r w:rsidRPr="00182347">
        <w:rPr>
          <w:b/>
          <w:bCs w:val="0"/>
          <w:sz w:val="24"/>
          <w:szCs w:val="24"/>
          <w:cs/>
        </w:rPr>
        <w:t>तेसु पच्चायंति</w:t>
      </w:r>
      <w:r w:rsidRPr="00182347">
        <w:rPr>
          <w:rFonts w:hint="cs"/>
          <w:b/>
          <w:bCs w:val="0"/>
          <w:sz w:val="24"/>
          <w:szCs w:val="24"/>
          <w:cs/>
          <w:lang w:bidi="sa-IN"/>
        </w:rPr>
        <w:t>,</w:t>
      </w:r>
      <w:r w:rsidRPr="00182347">
        <w:rPr>
          <w:b/>
          <w:bCs w:val="0"/>
          <w:sz w:val="24"/>
          <w:szCs w:val="24"/>
          <w:cs/>
        </w:rPr>
        <w:t xml:space="preserve"> </w:t>
      </w:r>
      <w:r w:rsidRPr="00182347">
        <w:rPr>
          <w:rFonts w:hint="cs"/>
          <w:b/>
          <w:bCs w:val="0"/>
          <w:sz w:val="24"/>
          <w:szCs w:val="24"/>
          <w:cs/>
          <w:lang w:bidi="sa-IN"/>
        </w:rPr>
        <w:t>जे</w:t>
      </w:r>
      <w:r w:rsidRPr="00182347">
        <w:rPr>
          <w:b/>
          <w:bCs w:val="0"/>
          <w:sz w:val="24"/>
          <w:szCs w:val="24"/>
          <w:cs/>
        </w:rPr>
        <w:t xml:space="preserve">हिं समणोवासगस्स सुपच्चक्खायं भवइ ते पाणा वि </w:t>
      </w:r>
      <w:r w:rsidRPr="00182347">
        <w:rPr>
          <w:rFonts w:hint="cs"/>
          <w:b/>
          <w:bCs w:val="0"/>
          <w:sz w:val="24"/>
          <w:szCs w:val="24"/>
          <w:cs/>
          <w:lang w:bidi="sa-IN"/>
        </w:rPr>
        <w:t xml:space="preserve">जाव </w:t>
      </w:r>
      <w:r w:rsidRPr="00182347">
        <w:rPr>
          <w:b/>
          <w:bCs w:val="0"/>
          <w:sz w:val="24"/>
          <w:szCs w:val="24"/>
          <w:cs/>
        </w:rPr>
        <w:t>अयं पि भे</w:t>
      </w:r>
      <w:r w:rsidRPr="00182347">
        <w:rPr>
          <w:rFonts w:hint="cs"/>
          <w:b/>
          <w:bCs w:val="0"/>
          <w:sz w:val="24"/>
          <w:szCs w:val="24"/>
          <w:cs/>
          <w:lang w:bidi="sa-IN"/>
        </w:rPr>
        <w:t>दे</w:t>
      </w:r>
      <w:r w:rsidRPr="00182347">
        <w:rPr>
          <w:b/>
          <w:bCs w:val="0"/>
          <w:sz w:val="24"/>
          <w:szCs w:val="24"/>
          <w:cs/>
        </w:rPr>
        <w:t xml:space="preserve"> से नो </w:t>
      </w:r>
      <w:r w:rsidRPr="00182347">
        <w:rPr>
          <w:rFonts w:hint="cs"/>
          <w:b/>
          <w:bCs w:val="0"/>
          <w:sz w:val="24"/>
          <w:szCs w:val="24"/>
          <w:cs/>
          <w:lang w:bidi="sa-IN"/>
        </w:rPr>
        <w:t>ने</w:t>
      </w:r>
      <w:r w:rsidRPr="00182347">
        <w:rPr>
          <w:b/>
          <w:bCs w:val="0"/>
          <w:sz w:val="24"/>
          <w:szCs w:val="24"/>
          <w:cs/>
        </w:rPr>
        <w:t>याउए भवइ</w:t>
      </w:r>
      <w:r w:rsidR="005D3CA0">
        <w:rPr>
          <w:rFonts w:hint="cs"/>
          <w:b/>
          <w:bCs w:val="0"/>
          <w:sz w:val="24"/>
          <w:szCs w:val="24"/>
          <w:cs/>
        </w:rPr>
        <w:t>,</w:t>
      </w:r>
    </w:p>
    <w:p w:rsidR="005D3CA0" w:rsidRDefault="005D3CA0" w:rsidP="005D3CA0">
      <w:pPr>
        <w:pStyle w:val="H4Hindi"/>
        <w:tabs>
          <w:tab w:val="left" w:pos="2250"/>
        </w:tabs>
        <w:spacing w:before="0" w:after="0"/>
        <w:ind w:right="90" w:firstLine="1440"/>
        <w:jc w:val="both"/>
        <w:rPr>
          <w:rFonts w:hint="cs"/>
          <w:b/>
          <w:bCs w:val="0"/>
          <w:sz w:val="24"/>
          <w:szCs w:val="24"/>
        </w:rPr>
      </w:pPr>
      <w:r w:rsidRPr="00DA4653">
        <w:rPr>
          <w:color w:val="FF0000"/>
          <w:sz w:val="24"/>
          <w:szCs w:val="24"/>
        </w:rPr>
        <w:t>[</w:t>
      </w:r>
      <w:r>
        <w:rPr>
          <w:rFonts w:hint="cs"/>
          <w:color w:val="FF0000"/>
          <w:sz w:val="24"/>
          <w:szCs w:val="24"/>
          <w:cs/>
        </w:rPr>
        <w:t>८०५</w:t>
      </w:r>
      <w:r w:rsidRPr="00DA4653">
        <w:rPr>
          <w:color w:val="FF0000"/>
          <w:sz w:val="24"/>
          <w:szCs w:val="24"/>
        </w:rPr>
        <w:t>]</w:t>
      </w:r>
      <w:r w:rsidRPr="00182347">
        <w:rPr>
          <w:rFonts w:hint="cs"/>
          <w:b/>
          <w:bCs w:val="0"/>
          <w:sz w:val="24"/>
          <w:szCs w:val="24"/>
          <w:cs/>
          <w:lang w:bidi="sa-IN"/>
        </w:rPr>
        <w:t xml:space="preserve"> </w:t>
      </w:r>
      <w:r w:rsidRPr="00182347">
        <w:rPr>
          <w:b/>
          <w:bCs w:val="0"/>
          <w:sz w:val="24"/>
          <w:szCs w:val="24"/>
          <w:cs/>
        </w:rPr>
        <w:t xml:space="preserve">तत्थ आरेणं जे तसा पाणा जेहिं समणोवासगस्स आयाणसो आमरणंताए दंडे </w:t>
      </w:r>
      <w:r w:rsidRPr="00182347">
        <w:rPr>
          <w:rFonts w:hint="cs"/>
          <w:b/>
          <w:bCs w:val="0"/>
          <w:sz w:val="24"/>
          <w:szCs w:val="24"/>
          <w:cs/>
          <w:lang w:bidi="sa-IN"/>
        </w:rPr>
        <w:t>नि</w:t>
      </w:r>
      <w:r w:rsidRPr="00182347">
        <w:rPr>
          <w:b/>
          <w:bCs w:val="0"/>
          <w:sz w:val="24"/>
          <w:szCs w:val="24"/>
          <w:cs/>
        </w:rPr>
        <w:t>क्खित्ते ते तओ आउ</w:t>
      </w:r>
      <w:r w:rsidRPr="00182347">
        <w:rPr>
          <w:rFonts w:hint="cs"/>
          <w:b/>
          <w:bCs w:val="0"/>
          <w:sz w:val="24"/>
          <w:szCs w:val="24"/>
          <w:cs/>
          <w:lang w:bidi="sa-IN"/>
        </w:rPr>
        <w:t>ं</w:t>
      </w:r>
      <w:r w:rsidRPr="00182347">
        <w:rPr>
          <w:b/>
          <w:bCs w:val="0"/>
          <w:sz w:val="24"/>
          <w:szCs w:val="24"/>
          <w:cs/>
        </w:rPr>
        <w:t xml:space="preserve"> विप्पजहंति विप्पजहित्ता तत्थ आरेणं चेव ज</w:t>
      </w:r>
      <w:r w:rsidRPr="00182347">
        <w:rPr>
          <w:rFonts w:hint="cs"/>
          <w:b/>
          <w:bCs w:val="0"/>
          <w:sz w:val="24"/>
          <w:szCs w:val="24"/>
          <w:cs/>
        </w:rPr>
        <w:t>ाव</w:t>
      </w:r>
      <w:r w:rsidRPr="00182347">
        <w:rPr>
          <w:b/>
          <w:bCs w:val="0"/>
          <w:sz w:val="24"/>
          <w:szCs w:val="24"/>
          <w:cs/>
        </w:rPr>
        <w:t xml:space="preserve"> थावरा पाणा जेहिं समणोवासगस्स अट्ठाए दंडे अ</w:t>
      </w:r>
      <w:r w:rsidRPr="00182347">
        <w:rPr>
          <w:rFonts w:hint="cs"/>
          <w:b/>
          <w:bCs w:val="0"/>
          <w:sz w:val="24"/>
          <w:szCs w:val="24"/>
          <w:cs/>
          <w:lang w:bidi="sa-IN"/>
        </w:rPr>
        <w:t>नि</w:t>
      </w:r>
      <w:r w:rsidRPr="00182347">
        <w:rPr>
          <w:b/>
          <w:bCs w:val="0"/>
          <w:sz w:val="24"/>
          <w:szCs w:val="24"/>
          <w:cs/>
        </w:rPr>
        <w:t xml:space="preserve">क्खित्ते अणट्ठाए दंडे </w:t>
      </w:r>
      <w:r w:rsidRPr="00182347">
        <w:rPr>
          <w:rFonts w:hint="cs"/>
          <w:b/>
          <w:bCs w:val="0"/>
          <w:sz w:val="24"/>
          <w:szCs w:val="24"/>
          <w:cs/>
          <w:lang w:bidi="sa-IN"/>
        </w:rPr>
        <w:t>नि</w:t>
      </w:r>
      <w:r w:rsidRPr="00182347">
        <w:rPr>
          <w:b/>
          <w:bCs w:val="0"/>
          <w:sz w:val="24"/>
          <w:szCs w:val="24"/>
          <w:cs/>
        </w:rPr>
        <w:t>क्खित्ते तेसु पच्चायंति</w:t>
      </w:r>
      <w:r w:rsidRPr="00182347">
        <w:rPr>
          <w:rFonts w:hint="cs"/>
          <w:b/>
          <w:bCs w:val="0"/>
          <w:sz w:val="24"/>
          <w:szCs w:val="24"/>
          <w:cs/>
          <w:lang w:bidi="sa-IN"/>
        </w:rPr>
        <w:t>,</w:t>
      </w:r>
      <w:r w:rsidRPr="00182347">
        <w:rPr>
          <w:b/>
          <w:bCs w:val="0"/>
          <w:sz w:val="24"/>
          <w:szCs w:val="24"/>
          <w:cs/>
        </w:rPr>
        <w:t xml:space="preserve"> </w:t>
      </w:r>
      <w:r w:rsidRPr="00182347">
        <w:rPr>
          <w:rFonts w:hint="cs"/>
          <w:b/>
          <w:bCs w:val="0"/>
          <w:sz w:val="24"/>
          <w:szCs w:val="24"/>
          <w:cs/>
          <w:lang w:bidi="sa-IN"/>
        </w:rPr>
        <w:t>जे</w:t>
      </w:r>
      <w:r w:rsidRPr="00182347">
        <w:rPr>
          <w:b/>
          <w:bCs w:val="0"/>
          <w:sz w:val="24"/>
          <w:szCs w:val="24"/>
          <w:cs/>
        </w:rPr>
        <w:t>हिं समणोवासगस्स अट्ठाए दंडे अ</w:t>
      </w:r>
      <w:r w:rsidRPr="00182347">
        <w:rPr>
          <w:rFonts w:hint="cs"/>
          <w:b/>
          <w:bCs w:val="0"/>
          <w:sz w:val="24"/>
          <w:szCs w:val="24"/>
          <w:cs/>
          <w:lang w:bidi="sa-IN"/>
        </w:rPr>
        <w:t>नि</w:t>
      </w:r>
      <w:r w:rsidRPr="00182347">
        <w:rPr>
          <w:b/>
          <w:bCs w:val="0"/>
          <w:sz w:val="24"/>
          <w:szCs w:val="24"/>
          <w:cs/>
        </w:rPr>
        <w:t xml:space="preserve">क्खित्ते अणट्ठाए दंडे </w:t>
      </w:r>
      <w:r w:rsidRPr="00182347">
        <w:rPr>
          <w:rFonts w:hint="cs"/>
          <w:b/>
          <w:bCs w:val="0"/>
          <w:sz w:val="24"/>
          <w:szCs w:val="24"/>
          <w:cs/>
          <w:lang w:bidi="sa-IN"/>
        </w:rPr>
        <w:t>नि</w:t>
      </w:r>
      <w:r w:rsidRPr="00182347">
        <w:rPr>
          <w:b/>
          <w:bCs w:val="0"/>
          <w:sz w:val="24"/>
          <w:szCs w:val="24"/>
          <w:cs/>
        </w:rPr>
        <w:t>क्खित्ते ते पाणा</w:t>
      </w:r>
      <w:r w:rsidRPr="00182347">
        <w:rPr>
          <w:rFonts w:hint="cs"/>
          <w:b/>
          <w:bCs w:val="0"/>
          <w:sz w:val="24"/>
          <w:szCs w:val="24"/>
          <w:cs/>
        </w:rPr>
        <w:t xml:space="preserve"> </w:t>
      </w:r>
      <w:r w:rsidRPr="00182347">
        <w:rPr>
          <w:b/>
          <w:bCs w:val="0"/>
          <w:sz w:val="24"/>
          <w:szCs w:val="24"/>
          <w:cs/>
        </w:rPr>
        <w:t xml:space="preserve">वि वुच्चंति ते तसा ते चिरट्ठिइया </w:t>
      </w:r>
      <w:r w:rsidRPr="00182347">
        <w:rPr>
          <w:rFonts w:hint="cs"/>
          <w:b/>
          <w:bCs w:val="0"/>
          <w:sz w:val="24"/>
          <w:szCs w:val="24"/>
          <w:cs/>
          <w:lang w:bidi="sa-IN"/>
        </w:rPr>
        <w:t>जाव</w:t>
      </w:r>
      <w:r w:rsidRPr="00182347">
        <w:rPr>
          <w:b/>
          <w:bCs w:val="0"/>
          <w:sz w:val="24"/>
          <w:szCs w:val="24"/>
          <w:cs/>
        </w:rPr>
        <w:t xml:space="preserve"> अयं पि भे</w:t>
      </w:r>
      <w:r w:rsidRPr="00182347">
        <w:rPr>
          <w:rFonts w:hint="cs"/>
          <w:b/>
          <w:bCs w:val="0"/>
          <w:sz w:val="24"/>
          <w:szCs w:val="24"/>
          <w:cs/>
          <w:lang w:bidi="sa-IN"/>
        </w:rPr>
        <w:t>दे</w:t>
      </w:r>
      <w:r w:rsidRPr="00182347">
        <w:rPr>
          <w:b/>
          <w:bCs w:val="0"/>
          <w:sz w:val="24"/>
          <w:szCs w:val="24"/>
          <w:cs/>
        </w:rPr>
        <w:t xml:space="preserve"> से नो </w:t>
      </w:r>
      <w:r w:rsidRPr="00182347">
        <w:rPr>
          <w:rFonts w:hint="cs"/>
          <w:b/>
          <w:bCs w:val="0"/>
          <w:sz w:val="24"/>
          <w:szCs w:val="24"/>
          <w:cs/>
          <w:lang w:bidi="sa-IN"/>
        </w:rPr>
        <w:t>ने</w:t>
      </w:r>
      <w:r w:rsidRPr="00182347">
        <w:rPr>
          <w:b/>
          <w:bCs w:val="0"/>
          <w:sz w:val="24"/>
          <w:szCs w:val="24"/>
          <w:cs/>
        </w:rPr>
        <w:t>याउए भवइ</w:t>
      </w:r>
      <w:r w:rsidRPr="00182347">
        <w:rPr>
          <w:rFonts w:hint="cs"/>
          <w:b/>
          <w:bCs w:val="0"/>
          <w:sz w:val="24"/>
          <w:szCs w:val="24"/>
          <w:cs/>
        </w:rPr>
        <w:t xml:space="preserve"> ।</w:t>
      </w:r>
    </w:p>
    <w:p w:rsidR="000A2470" w:rsidRPr="005D3CA0" w:rsidRDefault="000A2470" w:rsidP="005D3CA0">
      <w:pPr>
        <w:pStyle w:val="H4Hindi"/>
        <w:tabs>
          <w:tab w:val="left" w:pos="2250"/>
        </w:tabs>
        <w:spacing w:before="0" w:after="0"/>
        <w:ind w:right="90"/>
        <w:jc w:val="both"/>
        <w:rPr>
          <w:b/>
          <w:bCs w:val="0"/>
          <w:sz w:val="24"/>
          <w:szCs w:val="24"/>
        </w:rPr>
      </w:pPr>
      <w:r w:rsidRPr="005D3CA0">
        <w:rPr>
          <w:rFonts w:hint="cs"/>
          <w:b/>
          <w:bCs w:val="0"/>
          <w:sz w:val="24"/>
          <w:szCs w:val="24"/>
          <w:cs/>
        </w:rPr>
        <w:lastRenderedPageBreak/>
        <w:t>सुयक्खंधो-२, अज्झयणं-७, उद्देसो-</w:t>
      </w:r>
    </w:p>
    <w:tbl>
      <w:tblPr>
        <w:tblW w:w="10140" w:type="dxa"/>
        <w:tblInd w:w="93" w:type="dxa"/>
        <w:tblBorders>
          <w:top w:val="single" w:sz="4" w:space="0" w:color="auto"/>
        </w:tblBorders>
        <w:tblLook w:val="04A0"/>
      </w:tblPr>
      <w:tblGrid>
        <w:gridCol w:w="10140"/>
      </w:tblGrid>
      <w:tr w:rsidR="000A2470" w:rsidTr="00A43EF4">
        <w:trPr>
          <w:trHeight w:val="228"/>
        </w:trPr>
        <w:tc>
          <w:tcPr>
            <w:tcW w:w="10140" w:type="dxa"/>
            <w:tcBorders>
              <w:top w:val="single" w:sz="4" w:space="0" w:color="FF0000"/>
              <w:left w:val="nil"/>
              <w:bottom w:val="nil"/>
              <w:right w:val="nil"/>
            </w:tcBorders>
          </w:tcPr>
          <w:p w:rsidR="000A2470" w:rsidRDefault="000A2470"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 xml:space="preserve">तत्थ आरेणं जे तसा पाणा जेहिं समणोवासगस्स आयाणसो आमरणंताए दंडे </w:t>
      </w:r>
      <w:r w:rsidRPr="00182347">
        <w:rPr>
          <w:rFonts w:hint="cs"/>
          <w:b/>
          <w:bCs w:val="0"/>
          <w:sz w:val="24"/>
          <w:szCs w:val="24"/>
          <w:cs/>
          <w:lang w:bidi="sa-IN"/>
        </w:rPr>
        <w:t>नि</w:t>
      </w:r>
      <w:r w:rsidRPr="00182347">
        <w:rPr>
          <w:b/>
          <w:bCs w:val="0"/>
          <w:sz w:val="24"/>
          <w:szCs w:val="24"/>
          <w:cs/>
        </w:rPr>
        <w:t xml:space="preserve">क्खित्ते ते तओ आउं विप्पजहंति विप्पजहित्ता तत्थ परेणं चेव जे तसा थावरा पाणा जेहिं समणोवासगस्स आयाणसो आमरणंताए दंडे </w:t>
      </w:r>
      <w:r w:rsidRPr="00182347">
        <w:rPr>
          <w:rFonts w:hint="cs"/>
          <w:b/>
          <w:bCs w:val="0"/>
          <w:sz w:val="24"/>
          <w:szCs w:val="24"/>
          <w:cs/>
        </w:rPr>
        <w:t>नि</w:t>
      </w:r>
      <w:r w:rsidRPr="00182347">
        <w:rPr>
          <w:b/>
          <w:bCs w:val="0"/>
          <w:sz w:val="24"/>
          <w:szCs w:val="24"/>
          <w:cs/>
        </w:rPr>
        <w:t>क्खित्ते तेसु पच्चायंति तेहिं समणोवासगस्स सुपच्चक्खायं भवइ</w:t>
      </w:r>
      <w:r w:rsidRPr="00182347">
        <w:rPr>
          <w:rFonts w:hint="cs"/>
          <w:b/>
          <w:bCs w:val="0"/>
          <w:sz w:val="24"/>
          <w:szCs w:val="24"/>
          <w:cs/>
          <w:lang w:bidi="sa-IN"/>
        </w:rPr>
        <w:t>,</w:t>
      </w:r>
      <w:r w:rsidRPr="00182347">
        <w:rPr>
          <w:b/>
          <w:bCs w:val="0"/>
          <w:sz w:val="24"/>
          <w:szCs w:val="24"/>
          <w:cs/>
        </w:rPr>
        <w:t xml:space="preserve"> ते पाणा</w:t>
      </w:r>
      <w:r w:rsidRPr="00182347">
        <w:rPr>
          <w:rFonts w:hint="cs"/>
          <w:b/>
          <w:bCs w:val="0"/>
          <w:sz w:val="24"/>
          <w:szCs w:val="24"/>
          <w:cs/>
        </w:rPr>
        <w:t xml:space="preserve"> </w:t>
      </w:r>
      <w:r w:rsidRPr="00182347">
        <w:rPr>
          <w:b/>
          <w:bCs w:val="0"/>
          <w:sz w:val="24"/>
          <w:szCs w:val="24"/>
          <w:cs/>
        </w:rPr>
        <w:t xml:space="preserve">वि वुच्चंति </w:t>
      </w:r>
      <w:r w:rsidRPr="00182347">
        <w:rPr>
          <w:rFonts w:hint="cs"/>
          <w:b/>
          <w:bCs w:val="0"/>
          <w:sz w:val="24"/>
          <w:szCs w:val="24"/>
          <w:cs/>
          <w:lang w:bidi="sa-IN"/>
        </w:rPr>
        <w:t xml:space="preserve">जाव </w:t>
      </w:r>
      <w:r w:rsidRPr="00182347">
        <w:rPr>
          <w:b/>
          <w:bCs w:val="0"/>
          <w:sz w:val="24"/>
          <w:szCs w:val="24"/>
          <w:cs/>
        </w:rPr>
        <w:t>अयं पि भे</w:t>
      </w:r>
      <w:r w:rsidRPr="00182347">
        <w:rPr>
          <w:rFonts w:hint="cs"/>
          <w:b/>
          <w:bCs w:val="0"/>
          <w:sz w:val="24"/>
          <w:szCs w:val="24"/>
          <w:cs/>
          <w:lang w:bidi="sa-IN"/>
        </w:rPr>
        <w:t>दे</w:t>
      </w:r>
      <w:r w:rsidRPr="00182347">
        <w:rPr>
          <w:b/>
          <w:bCs w:val="0"/>
          <w:sz w:val="24"/>
          <w:szCs w:val="24"/>
          <w:cs/>
        </w:rPr>
        <w:t xml:space="preserve"> </w:t>
      </w:r>
      <w:r w:rsidRPr="00182347">
        <w:rPr>
          <w:rFonts w:hint="cs"/>
          <w:b/>
          <w:bCs w:val="0"/>
          <w:sz w:val="24"/>
          <w:szCs w:val="24"/>
          <w:cs/>
          <w:lang w:bidi="sa-IN"/>
        </w:rPr>
        <w:t>से</w:t>
      </w:r>
      <w:r w:rsidRPr="00182347">
        <w:rPr>
          <w:b/>
          <w:bCs w:val="0"/>
          <w:sz w:val="24"/>
          <w:szCs w:val="24"/>
          <w:cs/>
        </w:rPr>
        <w:t xml:space="preserve"> नो </w:t>
      </w:r>
      <w:r w:rsidRPr="00182347">
        <w:rPr>
          <w:rFonts w:hint="cs"/>
          <w:b/>
          <w:bCs w:val="0"/>
          <w:sz w:val="24"/>
          <w:szCs w:val="24"/>
          <w:cs/>
          <w:lang w:bidi="sa-IN"/>
        </w:rPr>
        <w:t>ने</w:t>
      </w:r>
      <w:r w:rsidRPr="00182347">
        <w:rPr>
          <w:b/>
          <w:bCs w:val="0"/>
          <w:sz w:val="24"/>
          <w:szCs w:val="24"/>
          <w:cs/>
        </w:rPr>
        <w:t>याउए भवइ</w:t>
      </w:r>
      <w:r w:rsidRPr="00182347">
        <w:rPr>
          <w:rFonts w:hint="cs"/>
          <w:b/>
          <w:bCs w:val="0"/>
          <w:sz w:val="24"/>
          <w:szCs w:val="24"/>
          <w:cs/>
        </w:rPr>
        <w:t xml:space="preserve"> ।</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तत्थ आरेणं जे थावरा पाणा जेहिं समणोवासगस्स अट्ठाए दंडे अ</w:t>
      </w:r>
      <w:r w:rsidRPr="00182347">
        <w:rPr>
          <w:rFonts w:hint="cs"/>
          <w:b/>
          <w:bCs w:val="0"/>
          <w:sz w:val="24"/>
          <w:szCs w:val="24"/>
          <w:cs/>
          <w:lang w:bidi="sa-IN"/>
        </w:rPr>
        <w:t>नि</w:t>
      </w:r>
      <w:r w:rsidRPr="00182347">
        <w:rPr>
          <w:b/>
          <w:bCs w:val="0"/>
          <w:sz w:val="24"/>
          <w:szCs w:val="24"/>
          <w:cs/>
        </w:rPr>
        <w:t xml:space="preserve">क्खित्ते अणट्ठाए दंडे </w:t>
      </w:r>
      <w:r w:rsidRPr="00182347">
        <w:rPr>
          <w:rFonts w:hint="cs"/>
          <w:b/>
          <w:bCs w:val="0"/>
          <w:sz w:val="24"/>
          <w:szCs w:val="24"/>
          <w:cs/>
          <w:lang w:bidi="sa-IN"/>
        </w:rPr>
        <w:t>नि</w:t>
      </w:r>
      <w:r w:rsidRPr="00182347">
        <w:rPr>
          <w:b/>
          <w:bCs w:val="0"/>
          <w:sz w:val="24"/>
          <w:szCs w:val="24"/>
          <w:cs/>
        </w:rPr>
        <w:t xml:space="preserve">क्खित्ते ते तओ आउं विप्पजहंति विप्पजहित्ता तत्थ आरेणं चेव जे तसा पाणा जेहिं समणोवासगस्स आयाणसो आमरणंताए दंडे </w:t>
      </w:r>
      <w:r w:rsidRPr="00182347">
        <w:rPr>
          <w:rFonts w:hint="cs"/>
          <w:b/>
          <w:bCs w:val="0"/>
          <w:sz w:val="24"/>
          <w:szCs w:val="24"/>
          <w:cs/>
          <w:lang w:bidi="sa-IN"/>
        </w:rPr>
        <w:t>नि</w:t>
      </w:r>
      <w:r w:rsidRPr="00182347">
        <w:rPr>
          <w:b/>
          <w:bCs w:val="0"/>
          <w:sz w:val="24"/>
          <w:szCs w:val="24"/>
          <w:cs/>
        </w:rPr>
        <w:t xml:space="preserve">क्खित्ते तेसु पच्चायंति तेहिं समणोवासगस्स सुपच्चक्खायं भवइ ते पाणावि </w:t>
      </w:r>
      <w:r w:rsidRPr="00182347">
        <w:rPr>
          <w:rFonts w:hint="cs"/>
          <w:b/>
          <w:bCs w:val="0"/>
          <w:sz w:val="24"/>
          <w:szCs w:val="24"/>
          <w:cs/>
          <w:lang w:bidi="sa-IN"/>
        </w:rPr>
        <w:t>जाव</w:t>
      </w:r>
      <w:r w:rsidRPr="00182347">
        <w:rPr>
          <w:b/>
          <w:bCs w:val="0"/>
          <w:sz w:val="24"/>
          <w:szCs w:val="24"/>
          <w:cs/>
        </w:rPr>
        <w:t xml:space="preserve"> अयं पि भे</w:t>
      </w:r>
      <w:r w:rsidRPr="00182347">
        <w:rPr>
          <w:rFonts w:hint="cs"/>
          <w:b/>
          <w:bCs w:val="0"/>
          <w:sz w:val="24"/>
          <w:szCs w:val="24"/>
          <w:cs/>
          <w:lang w:bidi="sa-IN"/>
        </w:rPr>
        <w:t>दे</w:t>
      </w:r>
      <w:r w:rsidRPr="00182347">
        <w:rPr>
          <w:b/>
          <w:bCs w:val="0"/>
          <w:sz w:val="24"/>
          <w:szCs w:val="24"/>
          <w:cs/>
        </w:rPr>
        <w:t xml:space="preserve"> से नो </w:t>
      </w:r>
      <w:r w:rsidRPr="00182347">
        <w:rPr>
          <w:rFonts w:hint="cs"/>
          <w:b/>
          <w:bCs w:val="0"/>
          <w:sz w:val="24"/>
          <w:szCs w:val="24"/>
          <w:cs/>
          <w:lang w:bidi="sa-IN"/>
        </w:rPr>
        <w:t>ने</w:t>
      </w:r>
      <w:r w:rsidRPr="00182347">
        <w:rPr>
          <w:b/>
          <w:bCs w:val="0"/>
          <w:sz w:val="24"/>
          <w:szCs w:val="24"/>
          <w:cs/>
        </w:rPr>
        <w:t>याउए भवइ</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तत्थ आरेणं जे थावरा पाणा जेहिं समणोवासगस्स अट्ठाए दंडे अ</w:t>
      </w:r>
      <w:r w:rsidRPr="00182347">
        <w:rPr>
          <w:rFonts w:hint="cs"/>
          <w:b/>
          <w:bCs w:val="0"/>
          <w:sz w:val="24"/>
          <w:szCs w:val="24"/>
          <w:cs/>
          <w:lang w:bidi="sa-IN"/>
        </w:rPr>
        <w:t>नि</w:t>
      </w:r>
      <w:r w:rsidRPr="00182347">
        <w:rPr>
          <w:b/>
          <w:bCs w:val="0"/>
          <w:sz w:val="24"/>
          <w:szCs w:val="24"/>
          <w:cs/>
        </w:rPr>
        <w:t xml:space="preserve">क्खित्ते अणट्ठाए दंडे </w:t>
      </w:r>
      <w:r w:rsidRPr="00182347">
        <w:rPr>
          <w:rFonts w:hint="cs"/>
          <w:b/>
          <w:bCs w:val="0"/>
          <w:sz w:val="24"/>
          <w:szCs w:val="24"/>
          <w:cs/>
          <w:lang w:bidi="sa-IN"/>
        </w:rPr>
        <w:t>नि</w:t>
      </w:r>
      <w:r w:rsidRPr="00182347">
        <w:rPr>
          <w:b/>
          <w:bCs w:val="0"/>
          <w:sz w:val="24"/>
          <w:szCs w:val="24"/>
          <w:cs/>
        </w:rPr>
        <w:t>क्खित्ते ते तओ आउ विप्पजहंति विप्पजहित्ता ते तत्थ आरेणं चेव जे थावरा पाणा जेहिं समणोवासगस्स अट्ठाए दंडे अ</w:t>
      </w:r>
      <w:r w:rsidRPr="00182347">
        <w:rPr>
          <w:rFonts w:hint="cs"/>
          <w:b/>
          <w:bCs w:val="0"/>
          <w:sz w:val="24"/>
          <w:szCs w:val="24"/>
          <w:cs/>
          <w:lang w:bidi="sa-IN"/>
        </w:rPr>
        <w:t>नि</w:t>
      </w:r>
      <w:r w:rsidRPr="00182347">
        <w:rPr>
          <w:b/>
          <w:bCs w:val="0"/>
          <w:sz w:val="24"/>
          <w:szCs w:val="24"/>
          <w:cs/>
        </w:rPr>
        <w:t xml:space="preserve">क्खित्ते अणट्ठाए दंडे </w:t>
      </w:r>
      <w:r w:rsidRPr="00182347">
        <w:rPr>
          <w:rFonts w:hint="cs"/>
          <w:b/>
          <w:bCs w:val="0"/>
          <w:sz w:val="24"/>
          <w:szCs w:val="24"/>
          <w:cs/>
          <w:lang w:bidi="sa-IN"/>
        </w:rPr>
        <w:t>नि</w:t>
      </w:r>
      <w:r w:rsidRPr="00182347">
        <w:rPr>
          <w:b/>
          <w:bCs w:val="0"/>
          <w:sz w:val="24"/>
          <w:szCs w:val="24"/>
          <w:cs/>
        </w:rPr>
        <w:t>क्खित्ते तेसु पच्चायंति</w:t>
      </w:r>
      <w:r w:rsidRPr="00182347">
        <w:rPr>
          <w:rFonts w:hint="cs"/>
          <w:b/>
          <w:bCs w:val="0"/>
          <w:sz w:val="24"/>
          <w:szCs w:val="24"/>
          <w:cs/>
          <w:lang w:bidi="sa-IN"/>
        </w:rPr>
        <w:t>,</w:t>
      </w:r>
      <w:r w:rsidRPr="00182347">
        <w:rPr>
          <w:b/>
          <w:bCs w:val="0"/>
          <w:sz w:val="24"/>
          <w:szCs w:val="24"/>
          <w:cs/>
        </w:rPr>
        <w:t xml:space="preserve"> तेहि समणोवासगस्स अट्ठाए दंडे अ</w:t>
      </w:r>
      <w:r w:rsidRPr="00182347">
        <w:rPr>
          <w:rFonts w:hint="cs"/>
          <w:b/>
          <w:bCs w:val="0"/>
          <w:sz w:val="24"/>
          <w:szCs w:val="24"/>
          <w:cs/>
          <w:lang w:bidi="sa-IN"/>
        </w:rPr>
        <w:t>नि</w:t>
      </w:r>
      <w:r w:rsidRPr="00182347">
        <w:rPr>
          <w:b/>
          <w:bCs w:val="0"/>
          <w:sz w:val="24"/>
          <w:szCs w:val="24"/>
          <w:cs/>
        </w:rPr>
        <w:t>क्खित्ते अ</w:t>
      </w:r>
      <w:r w:rsidRPr="00182347">
        <w:rPr>
          <w:rFonts w:hint="cs"/>
          <w:b/>
          <w:bCs w:val="0"/>
          <w:sz w:val="24"/>
          <w:szCs w:val="24"/>
          <w:cs/>
          <w:lang w:bidi="sa-IN"/>
        </w:rPr>
        <w:t>ण</w:t>
      </w:r>
      <w:r w:rsidRPr="00182347">
        <w:rPr>
          <w:b/>
          <w:bCs w:val="0"/>
          <w:sz w:val="24"/>
          <w:szCs w:val="24"/>
          <w:cs/>
        </w:rPr>
        <w:t xml:space="preserve">ट्ठाए दंडे </w:t>
      </w:r>
      <w:r w:rsidRPr="00182347">
        <w:rPr>
          <w:rFonts w:hint="cs"/>
          <w:b/>
          <w:bCs w:val="0"/>
          <w:sz w:val="24"/>
          <w:szCs w:val="24"/>
          <w:cs/>
          <w:lang w:bidi="sa-IN"/>
        </w:rPr>
        <w:t>नि</w:t>
      </w:r>
      <w:r w:rsidRPr="00182347">
        <w:rPr>
          <w:b/>
          <w:bCs w:val="0"/>
          <w:sz w:val="24"/>
          <w:szCs w:val="24"/>
          <w:cs/>
        </w:rPr>
        <w:t>क्खित्ते ते पाणा</w:t>
      </w:r>
      <w:r w:rsidRPr="00182347">
        <w:rPr>
          <w:rFonts w:hint="cs"/>
          <w:b/>
          <w:bCs w:val="0"/>
          <w:sz w:val="24"/>
          <w:szCs w:val="24"/>
          <w:cs/>
        </w:rPr>
        <w:t xml:space="preserve"> </w:t>
      </w:r>
      <w:r w:rsidRPr="00182347">
        <w:rPr>
          <w:b/>
          <w:bCs w:val="0"/>
          <w:sz w:val="24"/>
          <w:szCs w:val="24"/>
          <w:cs/>
        </w:rPr>
        <w:t xml:space="preserve">वि </w:t>
      </w:r>
      <w:r w:rsidRPr="00182347">
        <w:rPr>
          <w:rFonts w:hint="cs"/>
          <w:b/>
          <w:bCs w:val="0"/>
          <w:sz w:val="24"/>
          <w:szCs w:val="24"/>
          <w:cs/>
          <w:lang w:bidi="sa-IN"/>
        </w:rPr>
        <w:t xml:space="preserve">जाव </w:t>
      </w:r>
      <w:r w:rsidRPr="00182347">
        <w:rPr>
          <w:b/>
          <w:bCs w:val="0"/>
          <w:sz w:val="24"/>
          <w:szCs w:val="24"/>
          <w:cs/>
        </w:rPr>
        <w:t>अयं पि भे</w:t>
      </w:r>
      <w:r w:rsidRPr="00182347">
        <w:rPr>
          <w:rFonts w:hint="cs"/>
          <w:b/>
          <w:bCs w:val="0"/>
          <w:sz w:val="24"/>
          <w:szCs w:val="24"/>
          <w:cs/>
          <w:lang w:bidi="sa-IN"/>
        </w:rPr>
        <w:t>दे</w:t>
      </w:r>
      <w:r w:rsidRPr="00182347">
        <w:rPr>
          <w:b/>
          <w:bCs w:val="0"/>
          <w:sz w:val="24"/>
          <w:szCs w:val="24"/>
          <w:cs/>
        </w:rPr>
        <w:t xml:space="preserve"> से नो </w:t>
      </w:r>
      <w:r w:rsidRPr="00182347">
        <w:rPr>
          <w:rFonts w:hint="cs"/>
          <w:b/>
          <w:bCs w:val="0"/>
          <w:sz w:val="24"/>
          <w:szCs w:val="24"/>
          <w:cs/>
          <w:lang w:bidi="sa-IN"/>
        </w:rPr>
        <w:t>ने</w:t>
      </w:r>
      <w:r w:rsidRPr="00182347">
        <w:rPr>
          <w:b/>
          <w:bCs w:val="0"/>
          <w:sz w:val="24"/>
          <w:szCs w:val="24"/>
          <w:cs/>
        </w:rPr>
        <w:t>याउए भवइ</w:t>
      </w:r>
      <w:r w:rsidRPr="00182347">
        <w:rPr>
          <w:rFonts w:hint="cs"/>
          <w:b/>
          <w:bCs w:val="0"/>
          <w:sz w:val="24"/>
          <w:szCs w:val="24"/>
          <w:cs/>
        </w:rPr>
        <w:t xml:space="preserve"> ।</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 xml:space="preserve">तत्थ </w:t>
      </w:r>
      <w:r w:rsidRPr="00182347">
        <w:rPr>
          <w:rFonts w:hint="cs"/>
          <w:b/>
          <w:bCs w:val="0"/>
          <w:sz w:val="24"/>
          <w:szCs w:val="24"/>
          <w:cs/>
          <w:lang w:bidi="sa-IN"/>
        </w:rPr>
        <w:t>आ</w:t>
      </w:r>
      <w:r w:rsidRPr="00182347">
        <w:rPr>
          <w:b/>
          <w:bCs w:val="0"/>
          <w:sz w:val="24"/>
          <w:szCs w:val="24"/>
          <w:cs/>
        </w:rPr>
        <w:t>रेणं जे थावरा पाणा जेहिं समणोवासगस्स अट्ठाए दंडे अ</w:t>
      </w:r>
      <w:r w:rsidRPr="00182347">
        <w:rPr>
          <w:rFonts w:hint="cs"/>
          <w:b/>
          <w:bCs w:val="0"/>
          <w:sz w:val="24"/>
          <w:szCs w:val="24"/>
          <w:cs/>
          <w:lang w:bidi="sa-IN"/>
        </w:rPr>
        <w:t>नि</w:t>
      </w:r>
      <w:r w:rsidRPr="00182347">
        <w:rPr>
          <w:b/>
          <w:bCs w:val="0"/>
          <w:sz w:val="24"/>
          <w:szCs w:val="24"/>
          <w:cs/>
        </w:rPr>
        <w:t xml:space="preserve">क्खित्ते अट्ठाए दंडे </w:t>
      </w:r>
      <w:r w:rsidRPr="00182347">
        <w:rPr>
          <w:rFonts w:hint="cs"/>
          <w:b/>
          <w:bCs w:val="0"/>
          <w:sz w:val="24"/>
          <w:szCs w:val="24"/>
          <w:cs/>
          <w:lang w:bidi="sa-IN"/>
        </w:rPr>
        <w:t>नि</w:t>
      </w:r>
      <w:r w:rsidRPr="00182347">
        <w:rPr>
          <w:b/>
          <w:bCs w:val="0"/>
          <w:sz w:val="24"/>
          <w:szCs w:val="24"/>
          <w:cs/>
        </w:rPr>
        <w:t xml:space="preserve">क्खित्ते तओ आउं विप्पजहंति विप्पजहित्ता तत्थ परेणं चेव जे तसा थावरा पाणा जेहिं समणोवासगस्स आयाणसो आमरणंताए दंडे </w:t>
      </w:r>
      <w:r w:rsidRPr="00182347">
        <w:rPr>
          <w:rFonts w:hint="cs"/>
          <w:b/>
          <w:bCs w:val="0"/>
          <w:sz w:val="24"/>
          <w:szCs w:val="24"/>
          <w:cs/>
        </w:rPr>
        <w:t>नि</w:t>
      </w:r>
      <w:r w:rsidRPr="00182347">
        <w:rPr>
          <w:b/>
          <w:bCs w:val="0"/>
          <w:sz w:val="24"/>
          <w:szCs w:val="24"/>
          <w:cs/>
        </w:rPr>
        <w:t>क्खित्ते तेसु पच्चायंति तेहिं समणोवासगस्स सुपच्चक्खायं भवइ</w:t>
      </w:r>
      <w:r w:rsidRPr="00182347">
        <w:rPr>
          <w:rFonts w:hint="cs"/>
          <w:b/>
          <w:bCs w:val="0"/>
          <w:sz w:val="24"/>
          <w:szCs w:val="24"/>
          <w:cs/>
          <w:lang w:bidi="sa-IN"/>
        </w:rPr>
        <w:t>,</w:t>
      </w:r>
      <w:r w:rsidRPr="00182347">
        <w:rPr>
          <w:b/>
          <w:bCs w:val="0"/>
          <w:sz w:val="24"/>
          <w:szCs w:val="24"/>
          <w:cs/>
        </w:rPr>
        <w:t xml:space="preserve"> ते पाणा</w:t>
      </w:r>
      <w:r w:rsidRPr="00182347">
        <w:rPr>
          <w:rFonts w:hint="cs"/>
          <w:b/>
          <w:bCs w:val="0"/>
          <w:sz w:val="24"/>
          <w:szCs w:val="24"/>
          <w:cs/>
        </w:rPr>
        <w:t xml:space="preserve"> </w:t>
      </w:r>
      <w:r w:rsidRPr="00182347">
        <w:rPr>
          <w:b/>
          <w:bCs w:val="0"/>
          <w:sz w:val="24"/>
          <w:szCs w:val="24"/>
          <w:cs/>
        </w:rPr>
        <w:t xml:space="preserve">वि </w:t>
      </w:r>
      <w:r w:rsidRPr="00182347">
        <w:rPr>
          <w:rFonts w:hint="cs"/>
          <w:b/>
          <w:bCs w:val="0"/>
          <w:sz w:val="24"/>
          <w:szCs w:val="24"/>
          <w:cs/>
          <w:lang w:bidi="sa-IN"/>
        </w:rPr>
        <w:t>जाव</w:t>
      </w:r>
      <w:r w:rsidRPr="00182347">
        <w:rPr>
          <w:b/>
          <w:bCs w:val="0"/>
          <w:sz w:val="24"/>
          <w:szCs w:val="24"/>
          <w:cs/>
        </w:rPr>
        <w:t xml:space="preserve"> अयं पि भे</w:t>
      </w:r>
      <w:r w:rsidRPr="00182347">
        <w:rPr>
          <w:rFonts w:hint="cs"/>
          <w:b/>
          <w:bCs w:val="0"/>
          <w:sz w:val="24"/>
          <w:szCs w:val="24"/>
          <w:cs/>
          <w:lang w:bidi="sa-IN"/>
        </w:rPr>
        <w:t>दे</w:t>
      </w:r>
      <w:r w:rsidRPr="00182347">
        <w:rPr>
          <w:b/>
          <w:bCs w:val="0"/>
          <w:sz w:val="24"/>
          <w:szCs w:val="24"/>
          <w:cs/>
        </w:rPr>
        <w:t xml:space="preserve"> से नो </w:t>
      </w:r>
      <w:r w:rsidRPr="00182347">
        <w:rPr>
          <w:rFonts w:hint="cs"/>
          <w:b/>
          <w:bCs w:val="0"/>
          <w:sz w:val="24"/>
          <w:szCs w:val="24"/>
          <w:cs/>
          <w:lang w:bidi="sa-IN"/>
        </w:rPr>
        <w:t>ने</w:t>
      </w:r>
      <w:r w:rsidRPr="00182347">
        <w:rPr>
          <w:b/>
          <w:bCs w:val="0"/>
          <w:sz w:val="24"/>
          <w:szCs w:val="24"/>
          <w:cs/>
        </w:rPr>
        <w:t xml:space="preserve">याउए भवइ </w:t>
      </w:r>
      <w:r w:rsidRPr="00182347">
        <w:rPr>
          <w:rFonts w:hint="cs"/>
          <w:b/>
          <w:bCs w:val="0"/>
          <w:sz w:val="24"/>
          <w:szCs w:val="24"/>
          <w:cs/>
        </w:rPr>
        <w:t>।</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 xml:space="preserve">तत्थ परेणं जे तसथावरा पाणा जेहिं समणोवासगस्स आयाणसो आमरणंताए दंडे </w:t>
      </w:r>
      <w:r w:rsidRPr="00182347">
        <w:rPr>
          <w:rFonts w:hint="cs"/>
          <w:b/>
          <w:bCs w:val="0"/>
          <w:sz w:val="24"/>
          <w:szCs w:val="24"/>
          <w:cs/>
          <w:lang w:bidi="sa-IN"/>
        </w:rPr>
        <w:t>नि</w:t>
      </w:r>
      <w:r w:rsidRPr="00182347">
        <w:rPr>
          <w:b/>
          <w:bCs w:val="0"/>
          <w:sz w:val="24"/>
          <w:szCs w:val="24"/>
          <w:cs/>
        </w:rPr>
        <w:t xml:space="preserve">क्खित्ते ते तओ आउं विप्पजहंति विप्पजहित्ता तत्थ आरेणं जे तसा पाणा जेहिं समणोवासगस्स आयाणसो आमरणंताए दंडे </w:t>
      </w:r>
      <w:r w:rsidRPr="00182347">
        <w:rPr>
          <w:rFonts w:hint="cs"/>
          <w:b/>
          <w:bCs w:val="0"/>
          <w:sz w:val="24"/>
          <w:szCs w:val="24"/>
          <w:cs/>
          <w:lang w:bidi="sa-IN"/>
        </w:rPr>
        <w:t>नि</w:t>
      </w:r>
      <w:r w:rsidRPr="00182347">
        <w:rPr>
          <w:b/>
          <w:bCs w:val="0"/>
          <w:sz w:val="24"/>
          <w:szCs w:val="24"/>
          <w:cs/>
        </w:rPr>
        <w:t>क्खित्ते तेसु पच्चायंति</w:t>
      </w:r>
      <w:r w:rsidRPr="00182347">
        <w:rPr>
          <w:rFonts w:hint="cs"/>
          <w:b/>
          <w:bCs w:val="0"/>
          <w:sz w:val="24"/>
          <w:szCs w:val="24"/>
          <w:cs/>
          <w:lang w:bidi="sa-IN"/>
        </w:rPr>
        <w:t>,</w:t>
      </w:r>
      <w:r w:rsidRPr="00182347">
        <w:rPr>
          <w:b/>
          <w:bCs w:val="0"/>
          <w:sz w:val="24"/>
          <w:szCs w:val="24"/>
          <w:cs/>
        </w:rPr>
        <w:t xml:space="preserve"> तेहिं समणोवासगस्स सुपच्चक्खायं भवइ</w:t>
      </w:r>
      <w:r w:rsidRPr="00182347">
        <w:rPr>
          <w:rFonts w:hint="cs"/>
          <w:b/>
          <w:bCs w:val="0"/>
          <w:sz w:val="24"/>
          <w:szCs w:val="24"/>
          <w:cs/>
          <w:lang w:bidi="sa-IN"/>
        </w:rPr>
        <w:t>,</w:t>
      </w:r>
      <w:r w:rsidRPr="00182347">
        <w:rPr>
          <w:b/>
          <w:bCs w:val="0"/>
          <w:sz w:val="24"/>
          <w:szCs w:val="24"/>
          <w:cs/>
        </w:rPr>
        <w:t xml:space="preserve"> ते पाणावि </w:t>
      </w:r>
      <w:r w:rsidRPr="00182347">
        <w:rPr>
          <w:rFonts w:hint="cs"/>
          <w:b/>
          <w:bCs w:val="0"/>
          <w:sz w:val="24"/>
          <w:szCs w:val="24"/>
          <w:cs/>
        </w:rPr>
        <w:t>जाव</w:t>
      </w:r>
      <w:r w:rsidRPr="00182347">
        <w:rPr>
          <w:b/>
          <w:bCs w:val="0"/>
          <w:sz w:val="24"/>
          <w:szCs w:val="24"/>
          <w:cs/>
        </w:rPr>
        <w:t xml:space="preserve"> अयं पि </w:t>
      </w:r>
      <w:r w:rsidRPr="00182347">
        <w:rPr>
          <w:rFonts w:hint="cs"/>
          <w:b/>
          <w:bCs w:val="0"/>
          <w:sz w:val="24"/>
          <w:szCs w:val="24"/>
          <w:cs/>
          <w:lang w:bidi="sa-IN"/>
        </w:rPr>
        <w:t>भेदे</w:t>
      </w:r>
      <w:r w:rsidRPr="00182347">
        <w:rPr>
          <w:b/>
          <w:bCs w:val="0"/>
          <w:sz w:val="24"/>
          <w:szCs w:val="24"/>
          <w:cs/>
        </w:rPr>
        <w:t xml:space="preserve"> से नो </w:t>
      </w:r>
      <w:r w:rsidRPr="00182347">
        <w:rPr>
          <w:rFonts w:hint="cs"/>
          <w:b/>
          <w:bCs w:val="0"/>
          <w:sz w:val="24"/>
          <w:szCs w:val="24"/>
          <w:cs/>
          <w:lang w:bidi="sa-IN"/>
        </w:rPr>
        <w:t>ने</w:t>
      </w:r>
      <w:r w:rsidRPr="00182347">
        <w:rPr>
          <w:b/>
          <w:bCs w:val="0"/>
          <w:sz w:val="24"/>
          <w:szCs w:val="24"/>
          <w:cs/>
        </w:rPr>
        <w:t>याउए भवइ</w:t>
      </w:r>
      <w:r w:rsidRPr="00182347">
        <w:rPr>
          <w:rFonts w:hint="cs"/>
          <w:b/>
          <w:bCs w:val="0"/>
          <w:sz w:val="24"/>
          <w:szCs w:val="24"/>
          <w:cs/>
        </w:rPr>
        <w:t xml:space="preserve"> ।</w:t>
      </w:r>
      <w:r w:rsidRPr="00182347">
        <w:rPr>
          <w:b/>
          <w:bCs w:val="0"/>
          <w:sz w:val="24"/>
          <w:szCs w:val="24"/>
          <w:cs/>
        </w:rPr>
        <w:t xml:space="preserve"> </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 xml:space="preserve">तत्थ परेणं जे तसथावरा पाणा जेहिं समणोवासगस्स आयाणसो आमरणंताए दंडे </w:t>
      </w:r>
      <w:r w:rsidRPr="00182347">
        <w:rPr>
          <w:rFonts w:hint="cs"/>
          <w:b/>
          <w:bCs w:val="0"/>
          <w:sz w:val="24"/>
          <w:szCs w:val="24"/>
          <w:cs/>
          <w:lang w:bidi="sa-IN"/>
        </w:rPr>
        <w:t>नि</w:t>
      </w:r>
      <w:r w:rsidRPr="00182347">
        <w:rPr>
          <w:b/>
          <w:bCs w:val="0"/>
          <w:sz w:val="24"/>
          <w:szCs w:val="24"/>
          <w:cs/>
        </w:rPr>
        <w:t>क्खित्ते ते तओ आउं विप्पजहंति विप्पजहित्ता तत्थ आरेणं जे थावरा पाणा जेहिं समणोवासगस्स अट्ठाए दंडे अ</w:t>
      </w:r>
      <w:r w:rsidRPr="00182347">
        <w:rPr>
          <w:rFonts w:hint="cs"/>
          <w:b/>
          <w:bCs w:val="0"/>
          <w:sz w:val="24"/>
          <w:szCs w:val="24"/>
          <w:cs/>
          <w:lang w:bidi="sa-IN"/>
        </w:rPr>
        <w:t>नि</w:t>
      </w:r>
      <w:r w:rsidRPr="00182347">
        <w:rPr>
          <w:b/>
          <w:bCs w:val="0"/>
          <w:sz w:val="24"/>
          <w:szCs w:val="24"/>
          <w:cs/>
        </w:rPr>
        <w:t xml:space="preserve">क्खित्ते अणट्ठाए दंडे </w:t>
      </w:r>
      <w:r w:rsidRPr="00182347">
        <w:rPr>
          <w:rFonts w:hint="cs"/>
          <w:b/>
          <w:bCs w:val="0"/>
          <w:sz w:val="24"/>
          <w:szCs w:val="24"/>
          <w:cs/>
          <w:lang w:bidi="sa-IN"/>
        </w:rPr>
        <w:t>नि</w:t>
      </w:r>
      <w:r w:rsidRPr="00182347">
        <w:rPr>
          <w:b/>
          <w:bCs w:val="0"/>
          <w:sz w:val="24"/>
          <w:szCs w:val="24"/>
          <w:cs/>
        </w:rPr>
        <w:t>क्खित्ते तेसु पच्चायंति</w:t>
      </w:r>
      <w:r w:rsidRPr="00182347">
        <w:rPr>
          <w:rFonts w:hint="cs"/>
          <w:b/>
          <w:bCs w:val="0"/>
          <w:sz w:val="24"/>
          <w:szCs w:val="24"/>
          <w:cs/>
          <w:lang w:bidi="sa-IN"/>
        </w:rPr>
        <w:t>,</w:t>
      </w:r>
      <w:r w:rsidRPr="00182347">
        <w:rPr>
          <w:b/>
          <w:bCs w:val="0"/>
          <w:sz w:val="24"/>
          <w:szCs w:val="24"/>
          <w:cs/>
        </w:rPr>
        <w:t xml:space="preserve"> तेहिं समणोवासगस्स </w:t>
      </w:r>
      <w:r w:rsidRPr="00182347">
        <w:rPr>
          <w:rFonts w:hint="cs"/>
          <w:b/>
          <w:bCs w:val="0"/>
          <w:sz w:val="24"/>
          <w:szCs w:val="24"/>
          <w:cs/>
        </w:rPr>
        <w:t>अट्ठाए अनिक्खित्ते अणट्ठाए निक्खित्ते जाव</w:t>
      </w:r>
      <w:r w:rsidRPr="00182347">
        <w:rPr>
          <w:b/>
          <w:bCs w:val="0"/>
          <w:sz w:val="24"/>
          <w:szCs w:val="24"/>
          <w:cs/>
        </w:rPr>
        <w:t xml:space="preserve"> ते पाणावि अयं पि भे</w:t>
      </w:r>
      <w:r w:rsidRPr="00182347">
        <w:rPr>
          <w:rFonts w:hint="cs"/>
          <w:b/>
          <w:bCs w:val="0"/>
          <w:sz w:val="24"/>
          <w:szCs w:val="24"/>
          <w:cs/>
          <w:lang w:bidi="sa-IN"/>
        </w:rPr>
        <w:t>दे</w:t>
      </w:r>
      <w:r w:rsidRPr="00182347">
        <w:rPr>
          <w:b/>
          <w:bCs w:val="0"/>
          <w:sz w:val="24"/>
          <w:szCs w:val="24"/>
          <w:cs/>
        </w:rPr>
        <w:t xml:space="preserve"> से नो </w:t>
      </w:r>
      <w:r w:rsidRPr="00182347">
        <w:rPr>
          <w:rFonts w:hint="cs"/>
          <w:b/>
          <w:bCs w:val="0"/>
          <w:sz w:val="24"/>
          <w:szCs w:val="24"/>
          <w:cs/>
          <w:lang w:bidi="sa-IN"/>
        </w:rPr>
        <w:t>ने</w:t>
      </w:r>
      <w:r w:rsidRPr="00182347">
        <w:rPr>
          <w:b/>
          <w:bCs w:val="0"/>
          <w:sz w:val="24"/>
          <w:szCs w:val="24"/>
          <w:cs/>
        </w:rPr>
        <w:t>याउए भवइ</w:t>
      </w:r>
      <w:r w:rsidRPr="00182347">
        <w:rPr>
          <w:rFonts w:hint="cs"/>
          <w:b/>
          <w:bCs w:val="0"/>
          <w:sz w:val="24"/>
          <w:szCs w:val="24"/>
          <w:cs/>
        </w:rPr>
        <w:t xml:space="preserve"> ।</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तत्थ परेणं जे तसथावरा पाणा जेहिं समणोवासगस्स आया</w:t>
      </w:r>
      <w:r w:rsidRPr="00182347">
        <w:rPr>
          <w:rFonts w:hint="cs"/>
          <w:b/>
          <w:bCs w:val="0"/>
          <w:sz w:val="24"/>
          <w:szCs w:val="24"/>
          <w:cs/>
          <w:lang w:bidi="sa-IN"/>
        </w:rPr>
        <w:t>ण</w:t>
      </w:r>
      <w:r w:rsidRPr="00182347">
        <w:rPr>
          <w:b/>
          <w:bCs w:val="0"/>
          <w:sz w:val="24"/>
          <w:szCs w:val="24"/>
          <w:cs/>
        </w:rPr>
        <w:t xml:space="preserve">सो आमरणंताए दंडे </w:t>
      </w:r>
      <w:r w:rsidRPr="00182347">
        <w:rPr>
          <w:rFonts w:hint="cs"/>
          <w:b/>
          <w:bCs w:val="0"/>
          <w:sz w:val="24"/>
          <w:szCs w:val="24"/>
          <w:cs/>
          <w:lang w:bidi="sa-IN"/>
        </w:rPr>
        <w:t>नि</w:t>
      </w:r>
      <w:r w:rsidRPr="00182347">
        <w:rPr>
          <w:b/>
          <w:bCs w:val="0"/>
          <w:sz w:val="24"/>
          <w:szCs w:val="24"/>
          <w:cs/>
        </w:rPr>
        <w:t>क्खिते ते तओ आउं विप्पजहंति विप्पजहित्ता ते तत्थ परेणं चेव जे तसथावरा पाणा जेहिं समणोवासगस्स आयाणसो आमरणंताए दंडे णिक्खित्ते तेसु पच्चायंति तेहिं समणोवासगस्स सुपच्चक्खायं भवइ ते पाणा</w:t>
      </w:r>
      <w:r w:rsidRPr="00182347">
        <w:rPr>
          <w:rFonts w:hint="cs"/>
          <w:b/>
          <w:bCs w:val="0"/>
          <w:sz w:val="24"/>
          <w:szCs w:val="24"/>
          <w:cs/>
        </w:rPr>
        <w:t xml:space="preserve"> </w:t>
      </w:r>
      <w:r w:rsidRPr="00182347">
        <w:rPr>
          <w:b/>
          <w:bCs w:val="0"/>
          <w:sz w:val="24"/>
          <w:szCs w:val="24"/>
          <w:cs/>
        </w:rPr>
        <w:t xml:space="preserve">वि </w:t>
      </w:r>
      <w:r w:rsidRPr="00182347">
        <w:rPr>
          <w:rFonts w:hint="cs"/>
          <w:b/>
          <w:bCs w:val="0"/>
          <w:sz w:val="24"/>
          <w:szCs w:val="24"/>
          <w:cs/>
          <w:lang w:bidi="sa-IN"/>
        </w:rPr>
        <w:t>जाव</w:t>
      </w:r>
      <w:r w:rsidRPr="00182347">
        <w:rPr>
          <w:b/>
          <w:bCs w:val="0"/>
          <w:sz w:val="24"/>
          <w:szCs w:val="24"/>
          <w:cs/>
        </w:rPr>
        <w:t xml:space="preserve"> अयं पि भे</w:t>
      </w:r>
      <w:r w:rsidRPr="00182347">
        <w:rPr>
          <w:rFonts w:hint="cs"/>
          <w:b/>
          <w:bCs w:val="0"/>
          <w:sz w:val="24"/>
          <w:szCs w:val="24"/>
          <w:cs/>
          <w:lang w:bidi="sa-IN"/>
        </w:rPr>
        <w:t>दे</w:t>
      </w:r>
      <w:r w:rsidRPr="00182347">
        <w:rPr>
          <w:b/>
          <w:bCs w:val="0"/>
          <w:sz w:val="24"/>
          <w:szCs w:val="24"/>
          <w:cs/>
        </w:rPr>
        <w:t xml:space="preserve"> से नो </w:t>
      </w:r>
      <w:r w:rsidRPr="00182347">
        <w:rPr>
          <w:rFonts w:hint="cs"/>
          <w:b/>
          <w:bCs w:val="0"/>
          <w:sz w:val="24"/>
          <w:szCs w:val="24"/>
          <w:cs/>
          <w:lang w:bidi="sa-IN"/>
        </w:rPr>
        <w:t>ने</w:t>
      </w:r>
      <w:r w:rsidRPr="00182347">
        <w:rPr>
          <w:b/>
          <w:bCs w:val="0"/>
          <w:sz w:val="24"/>
          <w:szCs w:val="24"/>
          <w:cs/>
        </w:rPr>
        <w:t>याउए भवइ</w:t>
      </w:r>
      <w:r w:rsidRPr="00182347">
        <w:rPr>
          <w:rFonts w:hint="cs"/>
          <w:b/>
          <w:bCs w:val="0"/>
          <w:sz w:val="24"/>
          <w:szCs w:val="24"/>
          <w:cs/>
        </w:rPr>
        <w:t xml:space="preserve"> ।</w:t>
      </w:r>
    </w:p>
    <w:p w:rsidR="000A2470" w:rsidRDefault="004605FC" w:rsidP="000A2470">
      <w:pPr>
        <w:pStyle w:val="H4Hindi"/>
        <w:tabs>
          <w:tab w:val="left" w:pos="2250"/>
        </w:tabs>
        <w:spacing w:before="0" w:after="0"/>
        <w:ind w:firstLine="1440"/>
        <w:jc w:val="distribute"/>
        <w:rPr>
          <w:b/>
          <w:bCs w:val="0"/>
          <w:sz w:val="24"/>
          <w:szCs w:val="24"/>
        </w:rPr>
      </w:pPr>
      <w:r w:rsidRPr="00182347">
        <w:rPr>
          <w:b/>
          <w:bCs w:val="0"/>
          <w:sz w:val="24"/>
          <w:szCs w:val="24"/>
          <w:cs/>
        </w:rPr>
        <w:t>भगवं च णं उदाहु-</w:t>
      </w:r>
      <w:r w:rsidRPr="00182347">
        <w:rPr>
          <w:rFonts w:hint="cs"/>
          <w:b/>
          <w:bCs w:val="0"/>
          <w:sz w:val="24"/>
          <w:szCs w:val="24"/>
          <w:cs/>
          <w:lang w:bidi="sa-IN"/>
        </w:rPr>
        <w:t xml:space="preserve"> </w:t>
      </w:r>
      <w:r w:rsidRPr="00182347">
        <w:rPr>
          <w:b/>
          <w:bCs w:val="0"/>
          <w:sz w:val="24"/>
          <w:szCs w:val="24"/>
          <w:cs/>
        </w:rPr>
        <w:t>न एयं भूयं न एयं भव्वं न एयं भविस्सं ज</w:t>
      </w:r>
      <w:r w:rsidRPr="00182347">
        <w:rPr>
          <w:rFonts w:hint="cs"/>
          <w:b/>
          <w:bCs w:val="0"/>
          <w:sz w:val="24"/>
          <w:szCs w:val="24"/>
          <w:cs/>
        </w:rPr>
        <w:t>ं णं</w:t>
      </w:r>
      <w:r w:rsidRPr="00182347">
        <w:rPr>
          <w:b/>
          <w:bCs w:val="0"/>
          <w:sz w:val="24"/>
          <w:szCs w:val="24"/>
          <w:cs/>
        </w:rPr>
        <w:t>-</w:t>
      </w:r>
      <w:r w:rsidRPr="00182347">
        <w:rPr>
          <w:rFonts w:hint="cs"/>
          <w:b/>
          <w:bCs w:val="0"/>
          <w:sz w:val="24"/>
          <w:szCs w:val="24"/>
          <w:cs/>
          <w:lang w:bidi="sa-IN"/>
        </w:rPr>
        <w:t xml:space="preserve"> </w:t>
      </w:r>
      <w:r w:rsidRPr="00182347">
        <w:rPr>
          <w:b/>
          <w:bCs w:val="0"/>
          <w:sz w:val="24"/>
          <w:szCs w:val="24"/>
          <w:cs/>
        </w:rPr>
        <w:t>तसा पाणा वोच्छि</w:t>
      </w:r>
      <w:r w:rsidR="000A2470">
        <w:rPr>
          <w:rFonts w:hint="cs"/>
          <w:b/>
          <w:bCs w:val="0"/>
          <w:sz w:val="24"/>
          <w:szCs w:val="24"/>
          <w:cs/>
        </w:rPr>
        <w:t>-</w:t>
      </w:r>
      <w:r w:rsidR="005D3CA0">
        <w:rPr>
          <w:rFonts w:hint="cs"/>
          <w:b/>
          <w:bCs w:val="0"/>
          <w:sz w:val="24"/>
          <w:szCs w:val="24"/>
          <w:cs/>
        </w:rPr>
        <w:t xml:space="preserve">          </w:t>
      </w:r>
    </w:p>
    <w:p w:rsidR="00EE579F" w:rsidRDefault="00EE579F" w:rsidP="00EE579F">
      <w:pPr>
        <w:pStyle w:val="H4Hindi"/>
        <w:tabs>
          <w:tab w:val="left" w:pos="2250"/>
        </w:tabs>
        <w:spacing w:before="0" w:after="0"/>
        <w:jc w:val="both"/>
        <w:rPr>
          <w:rFonts w:hint="cs"/>
          <w:b/>
          <w:bCs w:val="0"/>
          <w:sz w:val="24"/>
          <w:szCs w:val="24"/>
        </w:rPr>
      </w:pPr>
      <w:r w:rsidRPr="00182347">
        <w:rPr>
          <w:b/>
          <w:bCs w:val="0"/>
          <w:sz w:val="24"/>
          <w:szCs w:val="24"/>
          <w:cs/>
        </w:rPr>
        <w:t xml:space="preserve">ज्जिहिंति थावरा पाणा भविस्संति थावरा पाणा </w:t>
      </w:r>
      <w:r w:rsidRPr="00182347">
        <w:rPr>
          <w:rFonts w:hint="cs"/>
          <w:b/>
          <w:bCs w:val="0"/>
          <w:sz w:val="24"/>
          <w:szCs w:val="24"/>
          <w:cs/>
          <w:lang w:bidi="sa-IN"/>
        </w:rPr>
        <w:t xml:space="preserve">वि </w:t>
      </w:r>
      <w:r w:rsidRPr="00182347">
        <w:rPr>
          <w:b/>
          <w:bCs w:val="0"/>
          <w:sz w:val="24"/>
          <w:szCs w:val="24"/>
          <w:cs/>
        </w:rPr>
        <w:t>वोच्छिज्जिहिंति तसा पाणा भविस्संति अवोच्छि</w:t>
      </w:r>
      <w:r w:rsidRPr="00182347">
        <w:rPr>
          <w:rFonts w:hint="cs"/>
          <w:b/>
          <w:bCs w:val="0"/>
          <w:sz w:val="24"/>
          <w:szCs w:val="24"/>
          <w:cs/>
          <w:lang w:bidi="sa-IN"/>
        </w:rPr>
        <w:t>न्ने</w:t>
      </w:r>
      <w:r w:rsidRPr="00182347">
        <w:rPr>
          <w:b/>
          <w:bCs w:val="0"/>
          <w:sz w:val="24"/>
          <w:szCs w:val="24"/>
          <w:cs/>
        </w:rPr>
        <w:t>हिं तसथावरेहिं पाणेहिं ज</w:t>
      </w:r>
      <w:r w:rsidRPr="00182347">
        <w:rPr>
          <w:rFonts w:hint="cs"/>
          <w:b/>
          <w:bCs w:val="0"/>
          <w:sz w:val="24"/>
          <w:szCs w:val="24"/>
          <w:cs/>
        </w:rPr>
        <w:t>ं णं</w:t>
      </w:r>
      <w:r w:rsidRPr="00182347">
        <w:rPr>
          <w:b/>
          <w:bCs w:val="0"/>
          <w:sz w:val="24"/>
          <w:szCs w:val="24"/>
          <w:cs/>
        </w:rPr>
        <w:t xml:space="preserve"> तुब्भे वा अ</w:t>
      </w:r>
      <w:r w:rsidRPr="00182347">
        <w:rPr>
          <w:rFonts w:hint="cs"/>
          <w:b/>
          <w:bCs w:val="0"/>
          <w:sz w:val="24"/>
          <w:szCs w:val="24"/>
          <w:cs/>
          <w:lang w:bidi="sa-IN"/>
        </w:rPr>
        <w:t>न्नो</w:t>
      </w:r>
      <w:r w:rsidRPr="00182347">
        <w:rPr>
          <w:b/>
          <w:bCs w:val="0"/>
          <w:sz w:val="24"/>
          <w:szCs w:val="24"/>
          <w:cs/>
        </w:rPr>
        <w:t xml:space="preserve"> वा एवं वदह-</w:t>
      </w:r>
      <w:r w:rsidRPr="00182347">
        <w:rPr>
          <w:rFonts w:hint="cs"/>
          <w:b/>
          <w:bCs w:val="0"/>
          <w:sz w:val="24"/>
          <w:szCs w:val="24"/>
          <w:cs/>
          <w:lang w:bidi="sa-IN"/>
        </w:rPr>
        <w:t xml:space="preserve"> </w:t>
      </w:r>
      <w:r w:rsidRPr="00182347">
        <w:rPr>
          <w:b/>
          <w:bCs w:val="0"/>
          <w:sz w:val="24"/>
          <w:szCs w:val="24"/>
          <w:cs/>
        </w:rPr>
        <w:t>नत्थि णं से के</w:t>
      </w:r>
      <w:r w:rsidRPr="00182347">
        <w:rPr>
          <w:rFonts w:hint="cs"/>
          <w:b/>
          <w:bCs w:val="0"/>
          <w:sz w:val="24"/>
          <w:szCs w:val="24"/>
          <w:cs/>
          <w:lang w:bidi="sa-IN"/>
        </w:rPr>
        <w:t>इ</w:t>
      </w:r>
      <w:r w:rsidRPr="00182347">
        <w:rPr>
          <w:b/>
          <w:bCs w:val="0"/>
          <w:sz w:val="24"/>
          <w:szCs w:val="24"/>
          <w:cs/>
        </w:rPr>
        <w:t xml:space="preserve"> परियाए </w:t>
      </w:r>
      <w:r w:rsidRPr="00182347">
        <w:rPr>
          <w:rFonts w:hint="cs"/>
          <w:b/>
          <w:bCs w:val="0"/>
          <w:sz w:val="24"/>
          <w:szCs w:val="24"/>
          <w:cs/>
          <w:lang w:bidi="sa-IN"/>
        </w:rPr>
        <w:t xml:space="preserve">जाव </w:t>
      </w:r>
      <w:r w:rsidRPr="00182347">
        <w:rPr>
          <w:b/>
          <w:bCs w:val="0"/>
          <w:sz w:val="24"/>
          <w:szCs w:val="24"/>
          <w:cs/>
        </w:rPr>
        <w:t xml:space="preserve"> नो </w:t>
      </w:r>
      <w:r w:rsidRPr="00182347">
        <w:rPr>
          <w:rFonts w:hint="cs"/>
          <w:b/>
          <w:bCs w:val="0"/>
          <w:sz w:val="24"/>
          <w:szCs w:val="24"/>
          <w:cs/>
          <w:lang w:bidi="sa-IN"/>
        </w:rPr>
        <w:t>ने</w:t>
      </w:r>
      <w:r w:rsidRPr="00182347">
        <w:rPr>
          <w:b/>
          <w:bCs w:val="0"/>
          <w:sz w:val="24"/>
          <w:szCs w:val="24"/>
          <w:cs/>
        </w:rPr>
        <w:t>याउए भवइ ।</w:t>
      </w:r>
      <w:r>
        <w:rPr>
          <w:rFonts w:hint="cs"/>
          <w:b/>
          <w:bCs w:val="0"/>
          <w:sz w:val="24"/>
          <w:szCs w:val="24"/>
          <w:cs/>
        </w:rPr>
        <w:t xml:space="preserve"> </w:t>
      </w:r>
    </w:p>
    <w:p w:rsidR="005D3CA0" w:rsidRPr="00EE579F" w:rsidRDefault="00EE579F" w:rsidP="00EE579F">
      <w:pPr>
        <w:pStyle w:val="H4Hindi"/>
        <w:tabs>
          <w:tab w:val="left" w:pos="2250"/>
        </w:tabs>
        <w:spacing w:before="0" w:after="0"/>
        <w:jc w:val="both"/>
        <w:rPr>
          <w:rFonts w:hint="cs"/>
          <w:b/>
          <w:bCs w:val="0"/>
          <w:sz w:val="24"/>
          <w:szCs w:val="24"/>
        </w:rPr>
      </w:pPr>
      <w:r>
        <w:rPr>
          <w:rFonts w:hint="cs"/>
          <w:b/>
          <w:bCs w:val="0"/>
          <w:sz w:val="24"/>
          <w:szCs w:val="24"/>
          <w:cs/>
        </w:rPr>
        <w:t xml:space="preserve">           </w:t>
      </w:r>
      <w:r w:rsidRPr="00EE579F">
        <w:rPr>
          <w:b/>
          <w:bCs w:val="0"/>
          <w:color w:val="FF0000"/>
          <w:sz w:val="24"/>
          <w:szCs w:val="24"/>
        </w:rPr>
        <w:t>[</w:t>
      </w:r>
      <w:r w:rsidRPr="00EE579F">
        <w:rPr>
          <w:rFonts w:hint="cs"/>
          <w:b/>
          <w:bCs w:val="0"/>
          <w:color w:val="FF0000"/>
          <w:sz w:val="24"/>
          <w:szCs w:val="24"/>
          <w:cs/>
        </w:rPr>
        <w:t>८०६</w:t>
      </w:r>
      <w:r w:rsidRPr="00EE579F">
        <w:rPr>
          <w:b/>
          <w:bCs w:val="0"/>
          <w:color w:val="FF0000"/>
          <w:sz w:val="24"/>
          <w:szCs w:val="24"/>
        </w:rPr>
        <w:t>]</w:t>
      </w:r>
      <w:r w:rsidRPr="00EE579F">
        <w:rPr>
          <w:rFonts w:hint="cs"/>
          <w:b/>
          <w:bCs w:val="0"/>
          <w:sz w:val="24"/>
          <w:szCs w:val="24"/>
          <w:cs/>
          <w:lang w:bidi="sa-IN"/>
        </w:rPr>
        <w:t xml:space="preserve"> </w:t>
      </w:r>
      <w:r w:rsidRPr="00EE579F">
        <w:rPr>
          <w:b/>
          <w:bCs w:val="0"/>
          <w:sz w:val="24"/>
          <w:szCs w:val="24"/>
          <w:cs/>
        </w:rPr>
        <w:t>भगवं च णं उदाहु-</w:t>
      </w:r>
      <w:r w:rsidRPr="00EE579F">
        <w:rPr>
          <w:rFonts w:hint="cs"/>
          <w:b/>
          <w:bCs w:val="0"/>
          <w:sz w:val="24"/>
          <w:szCs w:val="24"/>
          <w:cs/>
        </w:rPr>
        <w:t xml:space="preserve"> </w:t>
      </w:r>
      <w:r w:rsidRPr="00EE579F">
        <w:rPr>
          <w:b/>
          <w:bCs w:val="0"/>
          <w:sz w:val="24"/>
          <w:szCs w:val="24"/>
          <w:cs/>
        </w:rPr>
        <w:t>आउसंतो</w:t>
      </w:r>
      <w:r w:rsidRPr="00EE579F">
        <w:rPr>
          <w:rFonts w:hint="cs"/>
          <w:b/>
          <w:bCs w:val="0"/>
          <w:sz w:val="24"/>
          <w:szCs w:val="24"/>
          <w:cs/>
        </w:rPr>
        <w:t>!</w:t>
      </w:r>
      <w:r w:rsidRPr="00EE579F">
        <w:rPr>
          <w:b/>
          <w:bCs w:val="0"/>
          <w:sz w:val="24"/>
          <w:szCs w:val="24"/>
        </w:rPr>
        <w:t xml:space="preserve"> </w:t>
      </w:r>
      <w:r w:rsidRPr="00EE579F">
        <w:rPr>
          <w:b/>
          <w:bCs w:val="0"/>
          <w:sz w:val="24"/>
          <w:szCs w:val="24"/>
          <w:cs/>
        </w:rPr>
        <w:t>उदगा जे खलु समणं वा माहणं वा परिभासइ मित्ति</w:t>
      </w:r>
      <w:r>
        <w:rPr>
          <w:rFonts w:hint="cs"/>
          <w:b/>
          <w:bCs w:val="0"/>
          <w:sz w:val="24"/>
          <w:szCs w:val="24"/>
          <w:cs/>
        </w:rPr>
        <w:t xml:space="preserve"> </w:t>
      </w:r>
      <w:r w:rsidRPr="00182347">
        <w:rPr>
          <w:b/>
          <w:bCs w:val="0"/>
          <w:sz w:val="24"/>
          <w:szCs w:val="24"/>
          <w:cs/>
        </w:rPr>
        <w:t>म</w:t>
      </w:r>
      <w:r w:rsidRPr="00182347">
        <w:rPr>
          <w:rFonts w:hint="cs"/>
          <w:b/>
          <w:bCs w:val="0"/>
          <w:sz w:val="24"/>
          <w:szCs w:val="24"/>
          <w:cs/>
          <w:lang w:bidi="sa-IN"/>
        </w:rPr>
        <w:t>न्न</w:t>
      </w:r>
      <w:r w:rsidRPr="00182347">
        <w:rPr>
          <w:b/>
          <w:bCs w:val="0"/>
          <w:sz w:val="24"/>
          <w:szCs w:val="24"/>
          <w:cs/>
        </w:rPr>
        <w:t>इ आगमित्ता नाणं</w:t>
      </w:r>
      <w:r>
        <w:rPr>
          <w:rFonts w:hint="cs"/>
          <w:b/>
          <w:bCs w:val="0"/>
          <w:sz w:val="24"/>
          <w:szCs w:val="24"/>
          <w:cs/>
        </w:rPr>
        <w:t xml:space="preserve">, </w:t>
      </w:r>
      <w:r w:rsidRPr="00182347">
        <w:rPr>
          <w:b/>
          <w:bCs w:val="0"/>
          <w:sz w:val="24"/>
          <w:szCs w:val="24"/>
          <w:cs/>
        </w:rPr>
        <w:t>आगमित्ता दंसणं</w:t>
      </w:r>
      <w:r>
        <w:rPr>
          <w:rFonts w:hint="cs"/>
          <w:b/>
          <w:bCs w:val="0"/>
          <w:sz w:val="24"/>
          <w:szCs w:val="24"/>
          <w:cs/>
        </w:rPr>
        <w:t xml:space="preserve">, </w:t>
      </w:r>
      <w:r w:rsidRPr="00182347">
        <w:rPr>
          <w:b/>
          <w:bCs w:val="0"/>
          <w:sz w:val="24"/>
          <w:szCs w:val="24"/>
          <w:cs/>
        </w:rPr>
        <w:t>आगमित्ता चरित्तं</w:t>
      </w:r>
      <w:r>
        <w:rPr>
          <w:rFonts w:hint="cs"/>
          <w:b/>
          <w:bCs w:val="0"/>
          <w:sz w:val="24"/>
          <w:szCs w:val="24"/>
          <w:cs/>
        </w:rPr>
        <w:t>,</w:t>
      </w:r>
      <w:r w:rsidRPr="00182347">
        <w:rPr>
          <w:b/>
          <w:bCs w:val="0"/>
          <w:sz w:val="24"/>
          <w:szCs w:val="24"/>
          <w:cs/>
        </w:rPr>
        <w:t xml:space="preserve"> पावाणं कम्माणं अकरणयाए</w:t>
      </w:r>
      <w:r>
        <w:rPr>
          <w:rFonts w:hint="cs"/>
          <w:b/>
          <w:bCs w:val="0"/>
          <w:sz w:val="24"/>
          <w:szCs w:val="24"/>
          <w:cs/>
        </w:rPr>
        <w:t>,</w:t>
      </w:r>
      <w:r w:rsidRPr="00182347">
        <w:rPr>
          <w:b/>
          <w:bCs w:val="0"/>
          <w:sz w:val="24"/>
          <w:szCs w:val="24"/>
          <w:cs/>
        </w:rPr>
        <w:t>से</w:t>
      </w:r>
      <w:r w:rsidRPr="00EE579F">
        <w:rPr>
          <w:b/>
          <w:bCs w:val="0"/>
          <w:sz w:val="24"/>
          <w:szCs w:val="24"/>
          <w:cs/>
        </w:rPr>
        <w:t xml:space="preserve"> </w:t>
      </w:r>
      <w:r w:rsidRPr="00182347">
        <w:rPr>
          <w:b/>
          <w:bCs w:val="0"/>
          <w:sz w:val="24"/>
          <w:szCs w:val="24"/>
          <w:cs/>
        </w:rPr>
        <w:t>खलु परलोग</w:t>
      </w:r>
      <w:r>
        <w:rPr>
          <w:rFonts w:hint="cs"/>
          <w:b/>
          <w:bCs w:val="0"/>
          <w:sz w:val="24"/>
          <w:szCs w:val="24"/>
          <w:cs/>
        </w:rPr>
        <w:t>-</w:t>
      </w:r>
    </w:p>
    <w:p w:rsidR="000A2470" w:rsidRDefault="000A2470" w:rsidP="000A2470">
      <w:pPr>
        <w:spacing w:after="0" w:line="240" w:lineRule="auto"/>
        <w:ind w:right="1708"/>
        <w:contextualSpacing/>
        <w:rPr>
          <w:rFonts w:cs="Mangal"/>
          <w:sz w:val="24"/>
          <w:szCs w:val="24"/>
        </w:rPr>
      </w:pPr>
      <w:r>
        <w:rPr>
          <w:rFonts w:cs="Mangal" w:hint="cs"/>
          <w:sz w:val="24"/>
          <w:szCs w:val="24"/>
          <w:cs/>
        </w:rPr>
        <w:lastRenderedPageBreak/>
        <w:t>सुयक्खंधो-२, अज्झयणं-७, उद्देसो-</w:t>
      </w:r>
    </w:p>
    <w:tbl>
      <w:tblPr>
        <w:tblW w:w="10140" w:type="dxa"/>
        <w:tblInd w:w="93" w:type="dxa"/>
        <w:tblBorders>
          <w:top w:val="single" w:sz="4" w:space="0" w:color="auto"/>
        </w:tblBorders>
        <w:tblLook w:val="04A0"/>
      </w:tblPr>
      <w:tblGrid>
        <w:gridCol w:w="10140"/>
      </w:tblGrid>
      <w:tr w:rsidR="000A2470" w:rsidTr="00A43EF4">
        <w:trPr>
          <w:trHeight w:val="228"/>
        </w:trPr>
        <w:tc>
          <w:tcPr>
            <w:tcW w:w="10140" w:type="dxa"/>
            <w:tcBorders>
              <w:top w:val="single" w:sz="4" w:space="0" w:color="FF0000"/>
              <w:left w:val="nil"/>
              <w:bottom w:val="nil"/>
              <w:right w:val="nil"/>
            </w:tcBorders>
          </w:tcPr>
          <w:p w:rsidR="000A2470" w:rsidRDefault="000A2470" w:rsidP="00A43EF4">
            <w:pPr>
              <w:tabs>
                <w:tab w:val="left" w:pos="2520"/>
                <w:tab w:val="left" w:pos="8100"/>
              </w:tabs>
              <w:spacing w:after="0" w:line="240" w:lineRule="auto"/>
              <w:ind w:right="1708" w:firstLine="1800"/>
              <w:contextualSpacing/>
              <w:jc w:val="distribute"/>
              <w:rPr>
                <w:rFonts w:cs="Mangal"/>
                <w:sz w:val="24"/>
                <w:szCs w:val="24"/>
              </w:rPr>
            </w:pPr>
          </w:p>
        </w:tc>
      </w:tr>
    </w:tbl>
    <w:p w:rsidR="004605FC" w:rsidRPr="00182347" w:rsidRDefault="004605FC" w:rsidP="00EE579F">
      <w:pPr>
        <w:pStyle w:val="H4Hindi"/>
        <w:tabs>
          <w:tab w:val="left" w:pos="2250"/>
        </w:tabs>
        <w:spacing w:before="0" w:after="0"/>
        <w:jc w:val="both"/>
        <w:rPr>
          <w:b/>
          <w:bCs w:val="0"/>
          <w:sz w:val="24"/>
          <w:szCs w:val="24"/>
          <w:lang w:bidi="sa-IN"/>
        </w:rPr>
      </w:pPr>
      <w:r w:rsidRPr="00182347">
        <w:rPr>
          <w:b/>
          <w:bCs w:val="0"/>
          <w:sz w:val="24"/>
          <w:szCs w:val="24"/>
          <w:cs/>
        </w:rPr>
        <w:t>पलिमंथत्ताए चिट्ठइ</w:t>
      </w:r>
      <w:r w:rsidRPr="00182347">
        <w:rPr>
          <w:rFonts w:hint="cs"/>
          <w:b/>
          <w:bCs w:val="0"/>
          <w:sz w:val="24"/>
          <w:szCs w:val="24"/>
          <w:cs/>
          <w:lang w:bidi="sa-IN"/>
        </w:rPr>
        <w:t>,</w:t>
      </w:r>
      <w:r w:rsidRPr="00182347">
        <w:rPr>
          <w:b/>
          <w:bCs w:val="0"/>
          <w:sz w:val="24"/>
          <w:szCs w:val="24"/>
          <w:cs/>
        </w:rPr>
        <w:t xml:space="preserve"> जे खलु समणं वा माहणं वा नो परिभासइ मित्ति म</w:t>
      </w:r>
      <w:r w:rsidRPr="00182347">
        <w:rPr>
          <w:rFonts w:hint="cs"/>
          <w:b/>
          <w:bCs w:val="0"/>
          <w:sz w:val="24"/>
          <w:szCs w:val="24"/>
          <w:cs/>
          <w:lang w:bidi="sa-IN"/>
        </w:rPr>
        <w:t>न्न</w:t>
      </w:r>
      <w:r w:rsidRPr="00182347">
        <w:rPr>
          <w:b/>
          <w:bCs w:val="0"/>
          <w:sz w:val="24"/>
          <w:szCs w:val="24"/>
          <w:cs/>
        </w:rPr>
        <w:t xml:space="preserve">इ आगमित्ता </w:t>
      </w:r>
      <w:r w:rsidRPr="00182347">
        <w:rPr>
          <w:rFonts w:hint="cs"/>
          <w:b/>
          <w:bCs w:val="0"/>
          <w:sz w:val="24"/>
          <w:szCs w:val="24"/>
          <w:cs/>
          <w:lang w:bidi="sa-IN"/>
        </w:rPr>
        <w:t>ना</w:t>
      </w:r>
      <w:r w:rsidRPr="00182347">
        <w:rPr>
          <w:b/>
          <w:bCs w:val="0"/>
          <w:sz w:val="24"/>
          <w:szCs w:val="24"/>
          <w:cs/>
        </w:rPr>
        <w:t>णं आगमित्ता दंसणं आगमित्ता चरित्तं पावाणं कम्माणं अकरणयाए से खलु परलोगविसुद्धीए चिट्ठइ</w:t>
      </w:r>
      <w:r w:rsidRPr="00182347">
        <w:rPr>
          <w:rFonts w:hint="cs"/>
          <w:b/>
          <w:bCs w:val="0"/>
          <w:sz w:val="24"/>
          <w:szCs w:val="24"/>
          <w:cs/>
          <w:lang w:bidi="sa-IN"/>
        </w:rPr>
        <w:t>,</w:t>
      </w:r>
      <w:r w:rsidRPr="00182347">
        <w:rPr>
          <w:b/>
          <w:bCs w:val="0"/>
          <w:sz w:val="24"/>
          <w:szCs w:val="24"/>
          <w:cs/>
        </w:rPr>
        <w:t xml:space="preserve"> तए णं से उदए पेढालपुत्ते भगवं</w:t>
      </w:r>
      <w:r w:rsidRPr="00182347">
        <w:rPr>
          <w:rFonts w:hint="cs"/>
          <w:b/>
          <w:bCs w:val="0"/>
          <w:sz w:val="24"/>
          <w:szCs w:val="24"/>
          <w:cs/>
          <w:lang w:bidi="sa-IN"/>
        </w:rPr>
        <w:t xml:space="preserve"> </w:t>
      </w:r>
      <w:r w:rsidRPr="00182347">
        <w:rPr>
          <w:b/>
          <w:bCs w:val="0"/>
          <w:sz w:val="24"/>
          <w:szCs w:val="24"/>
          <w:cs/>
        </w:rPr>
        <w:t>गोयमं अ</w:t>
      </w:r>
      <w:r w:rsidRPr="00182347">
        <w:rPr>
          <w:rFonts w:hint="cs"/>
          <w:b/>
          <w:bCs w:val="0"/>
          <w:sz w:val="24"/>
          <w:szCs w:val="24"/>
          <w:cs/>
          <w:lang w:bidi="sa-IN"/>
        </w:rPr>
        <w:t>ना</w:t>
      </w:r>
      <w:r w:rsidRPr="00182347">
        <w:rPr>
          <w:b/>
          <w:bCs w:val="0"/>
          <w:sz w:val="24"/>
          <w:szCs w:val="24"/>
          <w:cs/>
        </w:rPr>
        <w:t xml:space="preserve">ढायमाणे जामेव दिंसि पाउब्भूए तामेव दिसिं पहारेत्थ गमणाए </w:t>
      </w:r>
      <w:r w:rsidRPr="00182347">
        <w:rPr>
          <w:rFonts w:hint="cs"/>
          <w:b/>
          <w:bCs w:val="0"/>
          <w:sz w:val="24"/>
          <w:szCs w:val="24"/>
          <w:cs/>
        </w:rPr>
        <w:t>।</w:t>
      </w:r>
    </w:p>
    <w:p w:rsidR="00EE579F" w:rsidRDefault="004605FC" w:rsidP="00EE579F">
      <w:pPr>
        <w:pStyle w:val="H4Hindi"/>
        <w:tabs>
          <w:tab w:val="left" w:pos="2250"/>
        </w:tabs>
        <w:spacing w:before="0" w:after="0"/>
        <w:ind w:firstLine="1440"/>
        <w:jc w:val="both"/>
        <w:rPr>
          <w:rFonts w:hint="cs"/>
          <w:b/>
          <w:bCs w:val="0"/>
          <w:sz w:val="24"/>
          <w:szCs w:val="24"/>
        </w:rPr>
      </w:pPr>
      <w:r w:rsidRPr="00182347">
        <w:rPr>
          <w:b/>
          <w:bCs w:val="0"/>
          <w:sz w:val="24"/>
          <w:szCs w:val="24"/>
          <w:cs/>
        </w:rPr>
        <w:t>भगवं च णं उदाहु</w:t>
      </w:r>
      <w:r w:rsidRPr="00182347">
        <w:rPr>
          <w:rFonts w:hint="cs"/>
          <w:b/>
          <w:bCs w:val="0"/>
          <w:sz w:val="24"/>
          <w:szCs w:val="24"/>
          <w:cs/>
          <w:lang w:bidi="sa-IN"/>
        </w:rPr>
        <w:t xml:space="preserve"> </w:t>
      </w:r>
      <w:r w:rsidRPr="00182347">
        <w:rPr>
          <w:b/>
          <w:bCs w:val="0"/>
          <w:sz w:val="24"/>
          <w:szCs w:val="24"/>
          <w:cs/>
        </w:rPr>
        <w:t>आउसंतो उदगा</w:t>
      </w:r>
      <w:r w:rsidR="0056351E">
        <w:rPr>
          <w:rFonts w:hint="cs"/>
          <w:b/>
          <w:bCs w:val="0"/>
          <w:sz w:val="24"/>
          <w:szCs w:val="24"/>
          <w:cs/>
        </w:rPr>
        <w:t>!</w:t>
      </w:r>
      <w:r w:rsidRPr="00182347">
        <w:rPr>
          <w:b/>
          <w:bCs w:val="0"/>
          <w:sz w:val="24"/>
          <w:szCs w:val="24"/>
        </w:rPr>
        <w:t xml:space="preserve"> </w:t>
      </w:r>
      <w:r w:rsidRPr="00182347">
        <w:rPr>
          <w:b/>
          <w:bCs w:val="0"/>
          <w:sz w:val="24"/>
          <w:szCs w:val="24"/>
          <w:cs/>
        </w:rPr>
        <w:t>जे खलु तहा</w:t>
      </w:r>
      <w:r w:rsidRPr="00182347">
        <w:rPr>
          <w:rFonts w:hint="cs"/>
          <w:b/>
          <w:bCs w:val="0"/>
          <w:sz w:val="24"/>
          <w:szCs w:val="24"/>
          <w:cs/>
          <w:lang w:bidi="sa-IN"/>
        </w:rPr>
        <w:t>भूत</w:t>
      </w:r>
      <w:r w:rsidRPr="00182347">
        <w:rPr>
          <w:b/>
          <w:bCs w:val="0"/>
          <w:sz w:val="24"/>
          <w:szCs w:val="24"/>
          <w:cs/>
        </w:rPr>
        <w:t xml:space="preserve">स्स समणस्स वा माहणस्स वा अंतिए एगमवि आरियं धम्मियं सुवयणं सोच्चा </w:t>
      </w:r>
      <w:r w:rsidRPr="00182347">
        <w:rPr>
          <w:rFonts w:hint="cs"/>
          <w:b/>
          <w:bCs w:val="0"/>
          <w:sz w:val="24"/>
          <w:szCs w:val="24"/>
          <w:cs/>
          <w:lang w:bidi="sa-IN"/>
        </w:rPr>
        <w:t>नि</w:t>
      </w:r>
      <w:r w:rsidRPr="00182347">
        <w:rPr>
          <w:b/>
          <w:bCs w:val="0"/>
          <w:sz w:val="24"/>
          <w:szCs w:val="24"/>
          <w:cs/>
        </w:rPr>
        <w:t xml:space="preserve">सम्म अप्पणो चेव सुहुमाए पडिलेहाए अनुत्तरं जोगखेमपयं लंभिए समाणे सो वि ताव तं आढाइ परिजाणेइ वंदइ नमंसइ सक्कारेइ सम्माणेइ कल्लाणं मंगलं देवयं चेइयं पज्जुवासइ </w:t>
      </w:r>
      <w:r w:rsidRPr="00182347">
        <w:rPr>
          <w:rFonts w:hint="cs"/>
          <w:b/>
          <w:bCs w:val="0"/>
          <w:sz w:val="24"/>
          <w:szCs w:val="24"/>
          <w:cs/>
        </w:rPr>
        <w:t>।</w:t>
      </w:r>
      <w:r w:rsidRPr="00182347">
        <w:rPr>
          <w:b/>
          <w:bCs w:val="0"/>
          <w:sz w:val="24"/>
          <w:szCs w:val="24"/>
          <w:cs/>
        </w:rPr>
        <w:t>तए णं से उदए पेढालपुत्ते भगवं गोयमं एवं वयासी-</w:t>
      </w:r>
      <w:r w:rsidRPr="00182347">
        <w:rPr>
          <w:rFonts w:hint="cs"/>
          <w:b/>
          <w:bCs w:val="0"/>
          <w:sz w:val="24"/>
          <w:szCs w:val="24"/>
          <w:cs/>
          <w:lang w:bidi="sa-IN"/>
        </w:rPr>
        <w:t xml:space="preserve"> </w:t>
      </w:r>
    </w:p>
    <w:p w:rsidR="004605FC" w:rsidRPr="00182347" w:rsidRDefault="004605FC" w:rsidP="00EE579F">
      <w:pPr>
        <w:pStyle w:val="H4Hindi"/>
        <w:tabs>
          <w:tab w:val="left" w:pos="2250"/>
        </w:tabs>
        <w:spacing w:before="0" w:after="0"/>
        <w:ind w:firstLine="1440"/>
        <w:jc w:val="both"/>
        <w:rPr>
          <w:b/>
          <w:bCs w:val="0"/>
          <w:sz w:val="24"/>
          <w:szCs w:val="24"/>
          <w:lang w:bidi="sa-IN"/>
        </w:rPr>
      </w:pPr>
      <w:r w:rsidRPr="00182347">
        <w:rPr>
          <w:b/>
          <w:bCs w:val="0"/>
          <w:sz w:val="24"/>
          <w:szCs w:val="24"/>
          <w:cs/>
        </w:rPr>
        <w:t>एएसि णं भंते</w:t>
      </w:r>
      <w:r w:rsidRPr="00182347">
        <w:rPr>
          <w:rFonts w:hint="cs"/>
          <w:b/>
          <w:bCs w:val="0"/>
          <w:sz w:val="24"/>
          <w:szCs w:val="24"/>
          <w:cs/>
        </w:rPr>
        <w:t>!</w:t>
      </w:r>
      <w:r w:rsidRPr="00182347">
        <w:rPr>
          <w:b/>
          <w:bCs w:val="0"/>
          <w:sz w:val="24"/>
          <w:szCs w:val="24"/>
          <w:cs/>
        </w:rPr>
        <w:t xml:space="preserve"> पदाणं पुव्विं अन्नाणयाए अ</w:t>
      </w:r>
      <w:r w:rsidRPr="00182347">
        <w:rPr>
          <w:rFonts w:hint="cs"/>
          <w:b/>
          <w:bCs w:val="0"/>
          <w:sz w:val="24"/>
          <w:szCs w:val="24"/>
          <w:cs/>
          <w:lang w:bidi="sa-IN"/>
        </w:rPr>
        <w:t>स</w:t>
      </w:r>
      <w:r w:rsidRPr="00182347">
        <w:rPr>
          <w:b/>
          <w:bCs w:val="0"/>
          <w:sz w:val="24"/>
          <w:szCs w:val="24"/>
          <w:cs/>
        </w:rPr>
        <w:t>वणायाए अबोहीए अ</w:t>
      </w:r>
      <w:r w:rsidRPr="00182347">
        <w:rPr>
          <w:rFonts w:hint="cs"/>
          <w:b/>
          <w:bCs w:val="0"/>
          <w:sz w:val="24"/>
          <w:szCs w:val="24"/>
          <w:cs/>
          <w:lang w:bidi="sa-IN"/>
        </w:rPr>
        <w:t>न</w:t>
      </w:r>
      <w:r w:rsidRPr="00182347">
        <w:rPr>
          <w:b/>
          <w:bCs w:val="0"/>
          <w:sz w:val="24"/>
          <w:szCs w:val="24"/>
          <w:cs/>
        </w:rPr>
        <w:t>भिगमेणं अदिट्ठाणं अ</w:t>
      </w:r>
      <w:r w:rsidRPr="00182347">
        <w:rPr>
          <w:rFonts w:hint="cs"/>
          <w:b/>
          <w:bCs w:val="0"/>
          <w:sz w:val="24"/>
          <w:szCs w:val="24"/>
          <w:cs/>
          <w:lang w:bidi="sa-IN"/>
        </w:rPr>
        <w:t>सु</w:t>
      </w:r>
      <w:r w:rsidRPr="00182347">
        <w:rPr>
          <w:b/>
          <w:bCs w:val="0"/>
          <w:sz w:val="24"/>
          <w:szCs w:val="24"/>
          <w:cs/>
        </w:rPr>
        <w:t xml:space="preserve">याणं अमुयाणं अविन्नायाणं अव्वोगडाणं </w:t>
      </w:r>
      <w:r w:rsidRPr="00182347">
        <w:rPr>
          <w:rFonts w:hint="cs"/>
          <w:b/>
          <w:bCs w:val="0"/>
          <w:sz w:val="24"/>
          <w:szCs w:val="24"/>
          <w:cs/>
          <w:lang w:bidi="sa-IN"/>
        </w:rPr>
        <w:t xml:space="preserve">अनिगूढाणं </w:t>
      </w:r>
      <w:r w:rsidRPr="00182347">
        <w:rPr>
          <w:b/>
          <w:bCs w:val="0"/>
          <w:sz w:val="24"/>
          <w:szCs w:val="24"/>
          <w:cs/>
        </w:rPr>
        <w:t>अ</w:t>
      </w:r>
      <w:r w:rsidRPr="00182347">
        <w:rPr>
          <w:rFonts w:hint="cs"/>
          <w:b/>
          <w:bCs w:val="0"/>
          <w:sz w:val="24"/>
          <w:szCs w:val="24"/>
          <w:cs/>
          <w:lang w:bidi="sa-IN"/>
        </w:rPr>
        <w:t>वि</w:t>
      </w:r>
      <w:r w:rsidRPr="00182347">
        <w:rPr>
          <w:b/>
          <w:bCs w:val="0"/>
          <w:sz w:val="24"/>
          <w:szCs w:val="24"/>
          <w:cs/>
        </w:rPr>
        <w:t>च्छि</w:t>
      </w:r>
      <w:r w:rsidRPr="00182347">
        <w:rPr>
          <w:rFonts w:hint="cs"/>
          <w:b/>
          <w:bCs w:val="0"/>
          <w:sz w:val="24"/>
          <w:szCs w:val="24"/>
          <w:cs/>
          <w:lang w:bidi="sa-IN"/>
        </w:rPr>
        <w:t>न्ना</w:t>
      </w:r>
      <w:r w:rsidRPr="00182347">
        <w:rPr>
          <w:b/>
          <w:bCs w:val="0"/>
          <w:sz w:val="24"/>
          <w:szCs w:val="24"/>
          <w:cs/>
        </w:rPr>
        <w:t>णं अ</w:t>
      </w:r>
      <w:r w:rsidRPr="00182347">
        <w:rPr>
          <w:rFonts w:hint="cs"/>
          <w:b/>
          <w:bCs w:val="0"/>
          <w:sz w:val="24"/>
          <w:szCs w:val="24"/>
          <w:cs/>
          <w:lang w:bidi="sa-IN"/>
        </w:rPr>
        <w:t>नि</w:t>
      </w:r>
      <w:r w:rsidRPr="00182347">
        <w:rPr>
          <w:b/>
          <w:bCs w:val="0"/>
          <w:sz w:val="24"/>
          <w:szCs w:val="24"/>
          <w:cs/>
        </w:rPr>
        <w:t>सिट्ठाण</w:t>
      </w:r>
      <w:r w:rsidRPr="00182347">
        <w:rPr>
          <w:rFonts w:hint="cs"/>
          <w:b/>
          <w:bCs w:val="0"/>
          <w:sz w:val="24"/>
          <w:szCs w:val="24"/>
          <w:cs/>
        </w:rPr>
        <w:t>ं</w:t>
      </w:r>
      <w:r w:rsidRPr="00182347">
        <w:rPr>
          <w:b/>
          <w:bCs w:val="0"/>
          <w:sz w:val="24"/>
          <w:szCs w:val="24"/>
          <w:cs/>
        </w:rPr>
        <w:t xml:space="preserve"> अ</w:t>
      </w:r>
      <w:r w:rsidRPr="00182347">
        <w:rPr>
          <w:rFonts w:hint="cs"/>
          <w:b/>
          <w:bCs w:val="0"/>
          <w:sz w:val="24"/>
          <w:szCs w:val="24"/>
          <w:cs/>
          <w:lang w:bidi="sa-IN"/>
        </w:rPr>
        <w:t>नि</w:t>
      </w:r>
      <w:r w:rsidRPr="00182347">
        <w:rPr>
          <w:b/>
          <w:bCs w:val="0"/>
          <w:sz w:val="24"/>
          <w:szCs w:val="24"/>
          <w:cs/>
        </w:rPr>
        <w:t>वूढाणं अ</w:t>
      </w:r>
      <w:r w:rsidRPr="00182347">
        <w:rPr>
          <w:rFonts w:hint="cs"/>
          <w:b/>
          <w:bCs w:val="0"/>
          <w:sz w:val="24"/>
          <w:szCs w:val="24"/>
          <w:cs/>
          <w:lang w:bidi="sa-IN"/>
        </w:rPr>
        <w:t>नु</w:t>
      </w:r>
      <w:r w:rsidRPr="00182347">
        <w:rPr>
          <w:b/>
          <w:bCs w:val="0"/>
          <w:sz w:val="24"/>
          <w:szCs w:val="24"/>
          <w:cs/>
        </w:rPr>
        <w:t>वहारियाणं एयमट्ठं नो सद्दहियं नो पत्तियं नो रोइयं</w:t>
      </w:r>
      <w:r w:rsidRPr="00182347">
        <w:rPr>
          <w:rFonts w:hint="cs"/>
          <w:b/>
          <w:bCs w:val="0"/>
          <w:sz w:val="24"/>
          <w:szCs w:val="24"/>
          <w:cs/>
          <w:lang w:bidi="sa-IN"/>
        </w:rPr>
        <w:t>,</w:t>
      </w:r>
      <w:r w:rsidRPr="00182347">
        <w:rPr>
          <w:b/>
          <w:bCs w:val="0"/>
          <w:sz w:val="24"/>
          <w:szCs w:val="24"/>
          <w:cs/>
        </w:rPr>
        <w:t xml:space="preserve"> एएसि णं भंते</w:t>
      </w:r>
      <w:r w:rsidR="0056351E">
        <w:rPr>
          <w:rFonts w:hint="cs"/>
          <w:b/>
          <w:bCs w:val="0"/>
          <w:sz w:val="24"/>
          <w:szCs w:val="24"/>
          <w:cs/>
        </w:rPr>
        <w:t>!</w:t>
      </w:r>
      <w:r w:rsidRPr="00182347">
        <w:rPr>
          <w:rFonts w:hint="cs"/>
          <w:b/>
          <w:bCs w:val="0"/>
          <w:sz w:val="24"/>
          <w:szCs w:val="24"/>
          <w:cs/>
          <w:lang w:bidi="sa-IN"/>
        </w:rPr>
        <w:t xml:space="preserve"> </w:t>
      </w:r>
      <w:r w:rsidRPr="00182347">
        <w:rPr>
          <w:b/>
          <w:bCs w:val="0"/>
          <w:sz w:val="24"/>
          <w:szCs w:val="24"/>
          <w:cs/>
        </w:rPr>
        <w:t xml:space="preserve">पदाणं एण्हिं जाणयाए सवणयाए बोहीए </w:t>
      </w:r>
      <w:r w:rsidRPr="00182347">
        <w:rPr>
          <w:rFonts w:hint="cs"/>
          <w:b/>
          <w:bCs w:val="0"/>
          <w:sz w:val="24"/>
          <w:szCs w:val="24"/>
          <w:cs/>
          <w:lang w:bidi="sa-IN"/>
        </w:rPr>
        <w:t>जाव</w:t>
      </w:r>
      <w:r w:rsidRPr="00182347">
        <w:rPr>
          <w:b/>
          <w:bCs w:val="0"/>
          <w:sz w:val="24"/>
          <w:szCs w:val="24"/>
          <w:cs/>
        </w:rPr>
        <w:t xml:space="preserve"> उवधा</w:t>
      </w:r>
      <w:r w:rsidRPr="00182347">
        <w:rPr>
          <w:rFonts w:hint="cs"/>
          <w:b/>
          <w:bCs w:val="0"/>
          <w:sz w:val="24"/>
          <w:szCs w:val="24"/>
          <w:cs/>
          <w:lang w:bidi="sa-IN"/>
        </w:rPr>
        <w:t>रणयाए</w:t>
      </w:r>
      <w:r w:rsidRPr="00182347">
        <w:rPr>
          <w:b/>
          <w:bCs w:val="0"/>
          <w:sz w:val="24"/>
          <w:szCs w:val="24"/>
          <w:cs/>
        </w:rPr>
        <w:t xml:space="preserve"> एयमट्ठं सद्दहामि पत्तियामि रोएमि एवामेयं जहा णं तुब्भे वदह</w:t>
      </w:r>
      <w:r w:rsidRPr="00182347">
        <w:rPr>
          <w:rFonts w:hint="cs"/>
          <w:b/>
          <w:bCs w:val="0"/>
          <w:sz w:val="24"/>
          <w:szCs w:val="24"/>
          <w:cs/>
        </w:rPr>
        <w:t>,...</w:t>
      </w:r>
      <w:r w:rsidRPr="00182347">
        <w:rPr>
          <w:b/>
          <w:bCs w:val="0"/>
          <w:sz w:val="24"/>
          <w:szCs w:val="24"/>
          <w:cs/>
        </w:rPr>
        <w:t xml:space="preserve"> </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त</w:t>
      </w:r>
      <w:r w:rsidRPr="00182347">
        <w:rPr>
          <w:rFonts w:hint="cs"/>
          <w:b/>
          <w:bCs w:val="0"/>
          <w:sz w:val="24"/>
          <w:szCs w:val="24"/>
          <w:cs/>
          <w:lang w:bidi="sa-IN"/>
        </w:rPr>
        <w:t>ए</w:t>
      </w:r>
      <w:r w:rsidRPr="00182347">
        <w:rPr>
          <w:b/>
          <w:bCs w:val="0"/>
          <w:sz w:val="24"/>
          <w:szCs w:val="24"/>
          <w:cs/>
        </w:rPr>
        <w:t xml:space="preserve"> णं भगवं गोयमे उदगं पेढालपुत्तं एवं वयासी-</w:t>
      </w:r>
      <w:r w:rsidRPr="00182347">
        <w:rPr>
          <w:rFonts w:hint="cs"/>
          <w:b/>
          <w:bCs w:val="0"/>
          <w:sz w:val="24"/>
          <w:szCs w:val="24"/>
          <w:cs/>
          <w:lang w:bidi="sa-IN"/>
        </w:rPr>
        <w:t xml:space="preserve"> </w:t>
      </w:r>
      <w:r w:rsidRPr="00182347">
        <w:rPr>
          <w:b/>
          <w:bCs w:val="0"/>
          <w:sz w:val="24"/>
          <w:szCs w:val="24"/>
          <w:cs/>
        </w:rPr>
        <w:t>सद्दाहाहि णं अज्जो</w:t>
      </w:r>
      <w:r w:rsidR="0056351E">
        <w:rPr>
          <w:rFonts w:hint="cs"/>
          <w:b/>
          <w:bCs w:val="0"/>
          <w:sz w:val="24"/>
          <w:szCs w:val="24"/>
          <w:cs/>
        </w:rPr>
        <w:t>!</w:t>
      </w:r>
      <w:r w:rsidRPr="00182347">
        <w:rPr>
          <w:b/>
          <w:bCs w:val="0"/>
          <w:sz w:val="24"/>
          <w:szCs w:val="24"/>
        </w:rPr>
        <w:t xml:space="preserve"> </w:t>
      </w:r>
      <w:r w:rsidRPr="00182347">
        <w:rPr>
          <w:b/>
          <w:bCs w:val="0"/>
          <w:sz w:val="24"/>
          <w:szCs w:val="24"/>
          <w:cs/>
        </w:rPr>
        <w:t>पत्तियाहि णं अज्जो</w:t>
      </w:r>
      <w:r w:rsidR="0056351E">
        <w:rPr>
          <w:rFonts w:hint="cs"/>
          <w:b/>
          <w:bCs w:val="0"/>
          <w:sz w:val="24"/>
          <w:szCs w:val="24"/>
          <w:cs/>
        </w:rPr>
        <w:t>!</w:t>
      </w:r>
      <w:r w:rsidRPr="00182347">
        <w:rPr>
          <w:b/>
          <w:bCs w:val="0"/>
          <w:sz w:val="24"/>
          <w:szCs w:val="24"/>
        </w:rPr>
        <w:t xml:space="preserve"> </w:t>
      </w:r>
      <w:r w:rsidRPr="00182347">
        <w:rPr>
          <w:b/>
          <w:bCs w:val="0"/>
          <w:sz w:val="24"/>
          <w:szCs w:val="24"/>
          <w:cs/>
        </w:rPr>
        <w:t>रो</w:t>
      </w:r>
      <w:r w:rsidRPr="00182347">
        <w:rPr>
          <w:rFonts w:hint="cs"/>
          <w:b/>
          <w:bCs w:val="0"/>
          <w:sz w:val="24"/>
          <w:szCs w:val="24"/>
          <w:cs/>
          <w:lang w:bidi="sa-IN"/>
        </w:rPr>
        <w:t>ए</w:t>
      </w:r>
      <w:r w:rsidRPr="00182347">
        <w:rPr>
          <w:b/>
          <w:bCs w:val="0"/>
          <w:sz w:val="24"/>
          <w:szCs w:val="24"/>
          <w:cs/>
        </w:rPr>
        <w:t>हि णं अज्जो</w:t>
      </w:r>
      <w:r w:rsidR="0056351E">
        <w:rPr>
          <w:rFonts w:hint="cs"/>
          <w:b/>
          <w:bCs w:val="0"/>
          <w:sz w:val="24"/>
          <w:szCs w:val="24"/>
          <w:cs/>
        </w:rPr>
        <w:t>!</w:t>
      </w:r>
      <w:r w:rsidRPr="00182347">
        <w:rPr>
          <w:b/>
          <w:bCs w:val="0"/>
          <w:sz w:val="24"/>
          <w:szCs w:val="24"/>
        </w:rPr>
        <w:t xml:space="preserve"> </w:t>
      </w:r>
      <w:r w:rsidRPr="00182347">
        <w:rPr>
          <w:b/>
          <w:bCs w:val="0"/>
          <w:sz w:val="24"/>
          <w:szCs w:val="24"/>
          <w:cs/>
        </w:rPr>
        <w:t>एवमेयं जहा णं अम्हे वयामो</w:t>
      </w:r>
      <w:r w:rsidRPr="00182347">
        <w:rPr>
          <w:rFonts w:hint="cs"/>
          <w:b/>
          <w:bCs w:val="0"/>
          <w:sz w:val="24"/>
          <w:szCs w:val="24"/>
          <w:cs/>
          <w:lang w:bidi="sa-IN"/>
        </w:rPr>
        <w:t>,</w:t>
      </w:r>
      <w:r w:rsidRPr="00182347">
        <w:rPr>
          <w:b/>
          <w:bCs w:val="0"/>
          <w:sz w:val="24"/>
          <w:szCs w:val="24"/>
          <w:cs/>
        </w:rPr>
        <w:t xml:space="preserve"> तए णं से उदए पेढालपुत्ते भगवं गोयमं एवं वयासी-</w:t>
      </w:r>
      <w:r w:rsidRPr="00182347">
        <w:rPr>
          <w:rFonts w:hint="cs"/>
          <w:b/>
          <w:bCs w:val="0"/>
          <w:sz w:val="24"/>
          <w:szCs w:val="24"/>
          <w:cs/>
          <w:lang w:bidi="sa-IN"/>
        </w:rPr>
        <w:t xml:space="preserve"> </w:t>
      </w:r>
      <w:r w:rsidRPr="00182347">
        <w:rPr>
          <w:b/>
          <w:bCs w:val="0"/>
          <w:sz w:val="24"/>
          <w:szCs w:val="24"/>
          <w:cs/>
        </w:rPr>
        <w:t>इच्छा</w:t>
      </w:r>
      <w:r w:rsidRPr="00182347">
        <w:rPr>
          <w:rFonts w:hint="cs"/>
          <w:b/>
          <w:bCs w:val="0"/>
          <w:sz w:val="24"/>
          <w:szCs w:val="24"/>
          <w:cs/>
          <w:lang w:bidi="sa-IN"/>
        </w:rPr>
        <w:t>मि</w:t>
      </w:r>
      <w:r w:rsidRPr="00182347">
        <w:rPr>
          <w:b/>
          <w:bCs w:val="0"/>
          <w:sz w:val="24"/>
          <w:szCs w:val="24"/>
          <w:cs/>
        </w:rPr>
        <w:t xml:space="preserve"> णं भंते</w:t>
      </w:r>
      <w:r w:rsidR="0056351E">
        <w:rPr>
          <w:rFonts w:hint="cs"/>
          <w:b/>
          <w:bCs w:val="0"/>
          <w:sz w:val="24"/>
          <w:szCs w:val="24"/>
          <w:cs/>
        </w:rPr>
        <w:t>!</w:t>
      </w:r>
      <w:r w:rsidRPr="00182347">
        <w:rPr>
          <w:b/>
          <w:bCs w:val="0"/>
          <w:sz w:val="24"/>
          <w:szCs w:val="24"/>
          <w:cs/>
        </w:rPr>
        <w:t xml:space="preserve"> तुब्भं अंतिए चाउज्जामाओ धम्माओ पंचमहव्वइयं सपडिक्कमणं धम्मं उवसंपज्जित्ताणं विहरित्तए</w:t>
      </w:r>
      <w:r w:rsidRPr="00182347">
        <w:rPr>
          <w:rFonts w:hint="cs"/>
          <w:b/>
          <w:bCs w:val="0"/>
          <w:sz w:val="24"/>
          <w:szCs w:val="24"/>
          <w:cs/>
        </w:rPr>
        <w:t>,...</w:t>
      </w:r>
      <w:r w:rsidRPr="00182347">
        <w:rPr>
          <w:b/>
          <w:bCs w:val="0"/>
          <w:sz w:val="24"/>
          <w:szCs w:val="24"/>
          <w:cs/>
        </w:rPr>
        <w:t xml:space="preserve"> </w:t>
      </w:r>
    </w:p>
    <w:p w:rsidR="004605FC" w:rsidRPr="00182347" w:rsidRDefault="004605FC" w:rsidP="00182347">
      <w:pPr>
        <w:pStyle w:val="H4Hindi"/>
        <w:tabs>
          <w:tab w:val="left" w:pos="2250"/>
        </w:tabs>
        <w:spacing w:before="0" w:after="0"/>
        <w:ind w:firstLine="1440"/>
        <w:jc w:val="both"/>
        <w:rPr>
          <w:b/>
          <w:bCs w:val="0"/>
          <w:sz w:val="24"/>
          <w:szCs w:val="24"/>
          <w:lang w:bidi="sa-IN"/>
        </w:rPr>
      </w:pPr>
      <w:r w:rsidRPr="00182347">
        <w:rPr>
          <w:b/>
          <w:bCs w:val="0"/>
          <w:sz w:val="24"/>
          <w:szCs w:val="24"/>
          <w:cs/>
        </w:rPr>
        <w:t>तए णं भगवं गोयमे उदगं पेढालपुत्तं गहाय जेणेव समणे भगवं महावीरे तेणेव उवागच्छइ</w:t>
      </w:r>
      <w:r w:rsidRPr="00182347">
        <w:rPr>
          <w:rFonts w:hint="cs"/>
          <w:b/>
          <w:bCs w:val="0"/>
          <w:sz w:val="24"/>
          <w:szCs w:val="24"/>
          <w:cs/>
        </w:rPr>
        <w:t>,</w:t>
      </w:r>
      <w:r w:rsidRPr="00182347">
        <w:rPr>
          <w:b/>
          <w:bCs w:val="0"/>
          <w:sz w:val="24"/>
          <w:szCs w:val="24"/>
          <w:cs/>
        </w:rPr>
        <w:t xml:space="preserve"> </w:t>
      </w:r>
      <w:r w:rsidRPr="00182347">
        <w:rPr>
          <w:rFonts w:hint="cs"/>
          <w:b/>
          <w:bCs w:val="0"/>
          <w:sz w:val="24"/>
          <w:szCs w:val="24"/>
          <w:cs/>
          <w:lang w:bidi="sa-IN"/>
        </w:rPr>
        <w:t xml:space="preserve">उवागच्छइत्ता </w:t>
      </w:r>
      <w:r w:rsidRPr="00182347">
        <w:rPr>
          <w:b/>
          <w:bCs w:val="0"/>
          <w:sz w:val="24"/>
          <w:szCs w:val="24"/>
          <w:cs/>
        </w:rPr>
        <w:t>तए णं से उदए पेढालपुत्ते समणं भगवं महावीरं तिक्खुत्तो आयाहिण</w:t>
      </w:r>
      <w:r w:rsidRPr="00182347">
        <w:rPr>
          <w:rFonts w:hint="cs"/>
          <w:b/>
          <w:bCs w:val="0"/>
          <w:sz w:val="24"/>
          <w:szCs w:val="24"/>
          <w:cs/>
          <w:lang w:bidi="sa-IN"/>
        </w:rPr>
        <w:t>ं</w:t>
      </w:r>
      <w:r w:rsidRPr="00182347">
        <w:rPr>
          <w:rFonts w:hint="cs"/>
          <w:b/>
          <w:bCs w:val="0"/>
          <w:sz w:val="24"/>
          <w:szCs w:val="24"/>
          <w:cs/>
        </w:rPr>
        <w:t>,</w:t>
      </w:r>
      <w:r w:rsidRPr="00182347">
        <w:rPr>
          <w:rFonts w:hint="cs"/>
          <w:b/>
          <w:bCs w:val="0"/>
          <w:sz w:val="24"/>
          <w:szCs w:val="24"/>
          <w:cs/>
          <w:lang w:bidi="sa-IN"/>
        </w:rPr>
        <w:t xml:space="preserve"> </w:t>
      </w:r>
      <w:r w:rsidRPr="00182347">
        <w:rPr>
          <w:b/>
          <w:bCs w:val="0"/>
          <w:sz w:val="24"/>
          <w:szCs w:val="24"/>
          <w:cs/>
        </w:rPr>
        <w:t>पयाहिणं करेइ</w:t>
      </w:r>
      <w:r w:rsidRPr="00182347">
        <w:rPr>
          <w:rFonts w:hint="cs"/>
          <w:b/>
          <w:bCs w:val="0"/>
          <w:sz w:val="24"/>
          <w:szCs w:val="24"/>
          <w:cs/>
          <w:lang w:bidi="sa-IN"/>
        </w:rPr>
        <w:t>,</w:t>
      </w:r>
      <w:r w:rsidRPr="00182347">
        <w:rPr>
          <w:b/>
          <w:bCs w:val="0"/>
          <w:sz w:val="24"/>
          <w:szCs w:val="24"/>
          <w:cs/>
        </w:rPr>
        <w:t xml:space="preserve"> करेत्ता वंदइ नमंसइ</w:t>
      </w:r>
      <w:r w:rsidRPr="00182347">
        <w:rPr>
          <w:rFonts w:hint="cs"/>
          <w:b/>
          <w:bCs w:val="0"/>
          <w:sz w:val="24"/>
          <w:szCs w:val="24"/>
          <w:cs/>
          <w:lang w:bidi="sa-IN"/>
        </w:rPr>
        <w:t>,</w:t>
      </w:r>
      <w:r w:rsidRPr="00182347">
        <w:rPr>
          <w:b/>
          <w:bCs w:val="0"/>
          <w:sz w:val="24"/>
          <w:szCs w:val="24"/>
          <w:cs/>
        </w:rPr>
        <w:t xml:space="preserve"> वंदित्ता नम</w:t>
      </w:r>
      <w:r w:rsidRPr="00182347">
        <w:rPr>
          <w:rFonts w:hint="cs"/>
          <w:b/>
          <w:bCs w:val="0"/>
          <w:sz w:val="24"/>
          <w:szCs w:val="24"/>
          <w:cs/>
          <w:lang w:bidi="sa-IN"/>
        </w:rPr>
        <w:t>ं</w:t>
      </w:r>
      <w:r w:rsidRPr="00182347">
        <w:rPr>
          <w:b/>
          <w:bCs w:val="0"/>
          <w:sz w:val="24"/>
          <w:szCs w:val="24"/>
          <w:cs/>
        </w:rPr>
        <w:t>सित्ता एवं वयासी-</w:t>
      </w:r>
      <w:r w:rsidRPr="00182347">
        <w:rPr>
          <w:rFonts w:hint="cs"/>
          <w:b/>
          <w:bCs w:val="0"/>
          <w:sz w:val="24"/>
          <w:szCs w:val="24"/>
          <w:cs/>
          <w:lang w:bidi="sa-IN"/>
        </w:rPr>
        <w:t xml:space="preserve"> </w:t>
      </w:r>
      <w:r w:rsidRPr="00182347">
        <w:rPr>
          <w:b/>
          <w:bCs w:val="0"/>
          <w:sz w:val="24"/>
          <w:szCs w:val="24"/>
          <w:cs/>
        </w:rPr>
        <w:t>इच्छामि णं भंते</w:t>
      </w:r>
      <w:r w:rsidR="0056351E">
        <w:rPr>
          <w:rFonts w:hint="cs"/>
          <w:b/>
          <w:bCs w:val="0"/>
          <w:sz w:val="24"/>
          <w:szCs w:val="24"/>
          <w:cs/>
        </w:rPr>
        <w:t>!</w:t>
      </w:r>
      <w:r w:rsidRPr="00182347">
        <w:rPr>
          <w:b/>
          <w:bCs w:val="0"/>
          <w:sz w:val="24"/>
          <w:szCs w:val="24"/>
        </w:rPr>
        <w:t xml:space="preserve"> </w:t>
      </w:r>
      <w:r w:rsidRPr="00182347">
        <w:rPr>
          <w:b/>
          <w:bCs w:val="0"/>
          <w:sz w:val="24"/>
          <w:szCs w:val="24"/>
          <w:cs/>
        </w:rPr>
        <w:t>तुब्भं अंतिए चाउज्जामाओ धम्माओ पंचमहव्वइयं सपडिक्कमणं धम्मं उवसंपज्जिता</w:t>
      </w:r>
      <w:r w:rsidRPr="00182347">
        <w:rPr>
          <w:rFonts w:hint="cs"/>
          <w:b/>
          <w:bCs w:val="0"/>
          <w:sz w:val="24"/>
          <w:szCs w:val="24"/>
          <w:cs/>
          <w:lang w:bidi="sa-IN"/>
        </w:rPr>
        <w:t xml:space="preserve"> </w:t>
      </w:r>
      <w:r w:rsidRPr="00182347">
        <w:rPr>
          <w:b/>
          <w:bCs w:val="0"/>
          <w:sz w:val="24"/>
          <w:szCs w:val="24"/>
          <w:cs/>
        </w:rPr>
        <w:t xml:space="preserve">णं विहरित्तए </w:t>
      </w:r>
      <w:r w:rsidRPr="00182347">
        <w:rPr>
          <w:rFonts w:hint="cs"/>
          <w:b/>
          <w:bCs w:val="0"/>
          <w:sz w:val="24"/>
          <w:szCs w:val="24"/>
          <w:cs/>
        </w:rPr>
        <w:t>।</w:t>
      </w:r>
    </w:p>
    <w:p w:rsidR="004605FC" w:rsidRPr="007264F7" w:rsidRDefault="004605FC" w:rsidP="00182347">
      <w:pPr>
        <w:pStyle w:val="H4Hindi"/>
        <w:tabs>
          <w:tab w:val="left" w:pos="2250"/>
        </w:tabs>
        <w:spacing w:before="0" w:after="0"/>
        <w:ind w:firstLine="1440"/>
        <w:jc w:val="both"/>
        <w:rPr>
          <w:sz w:val="24"/>
          <w:szCs w:val="24"/>
        </w:rPr>
      </w:pPr>
      <w:r w:rsidRPr="00182347">
        <w:rPr>
          <w:rFonts w:hint="cs"/>
          <w:b/>
          <w:bCs w:val="0"/>
          <w:sz w:val="24"/>
          <w:szCs w:val="24"/>
          <w:cs/>
          <w:lang w:bidi="sa-IN"/>
        </w:rPr>
        <w:t xml:space="preserve">तए णं समणे भावं महावीरे उदयं एवं वयासी- </w:t>
      </w:r>
      <w:r w:rsidRPr="00182347">
        <w:rPr>
          <w:b/>
          <w:bCs w:val="0"/>
          <w:sz w:val="24"/>
          <w:szCs w:val="24"/>
          <w:cs/>
        </w:rPr>
        <w:t>अहासुहं देवाणुप्पिया</w:t>
      </w:r>
      <w:r w:rsidRPr="00182347">
        <w:rPr>
          <w:rFonts w:hint="cs"/>
          <w:b/>
          <w:bCs w:val="0"/>
          <w:sz w:val="24"/>
          <w:szCs w:val="24"/>
          <w:cs/>
        </w:rPr>
        <w:t>!</w:t>
      </w:r>
      <w:r w:rsidRPr="00182347">
        <w:rPr>
          <w:b/>
          <w:bCs w:val="0"/>
          <w:sz w:val="24"/>
          <w:szCs w:val="24"/>
          <w:cs/>
        </w:rPr>
        <w:t xml:space="preserve"> मा पडिबंधं करेहि</w:t>
      </w:r>
      <w:r w:rsidRPr="00182347">
        <w:rPr>
          <w:rFonts w:hint="cs"/>
          <w:b/>
          <w:bCs w:val="0"/>
          <w:sz w:val="24"/>
          <w:szCs w:val="24"/>
          <w:cs/>
          <w:lang w:bidi="sa-IN"/>
        </w:rPr>
        <w:t>,</w:t>
      </w:r>
      <w:r w:rsidRPr="00182347">
        <w:rPr>
          <w:b/>
          <w:bCs w:val="0"/>
          <w:sz w:val="24"/>
          <w:szCs w:val="24"/>
          <w:cs/>
        </w:rPr>
        <w:t xml:space="preserve"> तए णं से उदए पेढालपुत्ते समणस्स भगवओ महावीरस्स अंतिए चाउज्जामाओ धम्माओ पंचमहव्वइयं सपडिक्कमणं धम्मं उवसंपज्जित्ताणं विहरइ </w:t>
      </w:r>
      <w:r w:rsidRPr="00182347">
        <w:rPr>
          <w:rFonts w:hint="cs"/>
          <w:b/>
          <w:bCs w:val="0"/>
          <w:sz w:val="24"/>
          <w:szCs w:val="24"/>
          <w:cs/>
          <w:lang w:bidi="sa-IN"/>
        </w:rPr>
        <w:t>।</w:t>
      </w:r>
      <w:r w:rsidRPr="00182347">
        <w:rPr>
          <w:b/>
          <w:bCs w:val="0"/>
          <w:sz w:val="24"/>
          <w:szCs w:val="24"/>
          <w:cs/>
        </w:rPr>
        <w:t xml:space="preserve"> त्ति बेमि</w:t>
      </w:r>
      <w:r w:rsidRPr="007264F7">
        <w:rPr>
          <w:sz w:val="24"/>
          <w:szCs w:val="24"/>
          <w:cs/>
        </w:rPr>
        <w:t xml:space="preserve"> </w:t>
      </w:r>
    </w:p>
    <w:p w:rsidR="00CF7F93" w:rsidRDefault="004605FC" w:rsidP="00CF7F93">
      <w:pPr>
        <w:spacing w:after="0" w:line="240" w:lineRule="auto"/>
        <w:jc w:val="center"/>
        <w:rPr>
          <w:rFonts w:hint="cs"/>
          <w:b/>
          <w:bCs/>
          <w:color w:val="0BA51A"/>
          <w:sz w:val="26"/>
          <w:szCs w:val="26"/>
        </w:rPr>
      </w:pPr>
      <w:r w:rsidRPr="00EE579F">
        <w:rPr>
          <w:rFonts w:cs="Mangal" w:hint="cs"/>
          <w:b/>
          <w:bCs/>
          <w:color w:val="0BA51A"/>
          <w:sz w:val="26"/>
          <w:szCs w:val="26"/>
          <w:cs/>
        </w:rPr>
        <w:t>मुनि</w:t>
      </w:r>
      <w:r w:rsidRPr="00EE579F">
        <w:rPr>
          <w:rFonts w:ascii="Times New Roman" w:hAnsi="Times New Roman" w:cs="Times New Roman" w:hint="cs"/>
          <w:b/>
          <w:bCs/>
          <w:color w:val="0BA51A"/>
          <w:sz w:val="26"/>
          <w:szCs w:val="26"/>
          <w:cs/>
        </w:rPr>
        <w:t xml:space="preserve"> </w:t>
      </w:r>
      <w:r w:rsidRPr="00EE579F">
        <w:rPr>
          <w:rFonts w:cs="Mangal" w:hint="cs"/>
          <w:b/>
          <w:bCs/>
          <w:color w:val="0BA51A"/>
          <w:sz w:val="26"/>
          <w:szCs w:val="26"/>
          <w:cs/>
        </w:rPr>
        <w:t>दीपरत्नसागरेण</w:t>
      </w:r>
      <w:r w:rsidRPr="00EE579F">
        <w:rPr>
          <w:rFonts w:ascii="Times New Roman" w:hAnsi="Times New Roman" w:cs="Times New Roman" w:hint="cs"/>
          <w:b/>
          <w:bCs/>
          <w:color w:val="0BA51A"/>
          <w:sz w:val="26"/>
          <w:szCs w:val="26"/>
          <w:cs/>
        </w:rPr>
        <w:t xml:space="preserve"> </w:t>
      </w:r>
      <w:r w:rsidRPr="00EE579F">
        <w:rPr>
          <w:rFonts w:cs="Mangal" w:hint="cs"/>
          <w:b/>
          <w:bCs/>
          <w:color w:val="0BA51A"/>
          <w:sz w:val="26"/>
          <w:szCs w:val="26"/>
          <w:cs/>
        </w:rPr>
        <w:t>संशोधितः</w:t>
      </w:r>
      <w:r w:rsidRPr="00EE579F">
        <w:rPr>
          <w:rFonts w:ascii="Times New Roman" w:hAnsi="Times New Roman" w:cs="Times New Roman" w:hint="cs"/>
          <w:b/>
          <w:bCs/>
          <w:color w:val="0BA51A"/>
          <w:sz w:val="26"/>
          <w:szCs w:val="26"/>
          <w:cs/>
        </w:rPr>
        <w:t xml:space="preserve"> </w:t>
      </w:r>
      <w:r w:rsidRPr="00EE579F">
        <w:rPr>
          <w:rFonts w:cs="Mangal" w:hint="cs"/>
          <w:b/>
          <w:bCs/>
          <w:color w:val="0BA51A"/>
          <w:sz w:val="26"/>
          <w:szCs w:val="26"/>
          <w:cs/>
        </w:rPr>
        <w:t>सम्पादितश्च</w:t>
      </w:r>
      <w:r w:rsidRPr="00EE579F">
        <w:rPr>
          <w:rFonts w:ascii="Times New Roman" w:hAnsi="Times New Roman" w:cs="Times New Roman" w:hint="cs"/>
          <w:b/>
          <w:bCs/>
          <w:color w:val="0BA51A"/>
          <w:sz w:val="26"/>
          <w:szCs w:val="26"/>
          <w:cs/>
        </w:rPr>
        <w:t xml:space="preserve"> </w:t>
      </w:r>
      <w:r w:rsidRPr="00EE579F">
        <w:rPr>
          <w:b/>
          <w:bCs/>
          <w:color w:val="0BA51A"/>
          <w:sz w:val="26"/>
          <w:szCs w:val="26"/>
        </w:rPr>
        <w:t>“</w:t>
      </w:r>
      <w:r w:rsidRPr="00EE579F">
        <w:rPr>
          <w:rFonts w:cs="Mangal" w:hint="cs"/>
          <w:b/>
          <w:bCs/>
          <w:color w:val="0BA51A"/>
          <w:sz w:val="26"/>
          <w:szCs w:val="26"/>
          <w:cs/>
        </w:rPr>
        <w:t>सत्तमं</w:t>
      </w:r>
      <w:r w:rsidRPr="00EE579F">
        <w:rPr>
          <w:rFonts w:ascii="Times New Roman" w:hAnsi="Times New Roman" w:cs="Times New Roman" w:hint="cs"/>
          <w:b/>
          <w:bCs/>
          <w:color w:val="0BA51A"/>
          <w:sz w:val="26"/>
          <w:szCs w:val="26"/>
          <w:cs/>
        </w:rPr>
        <w:t xml:space="preserve"> </w:t>
      </w:r>
      <w:r w:rsidRPr="00EE579F">
        <w:rPr>
          <w:rFonts w:cs="Mangal" w:hint="cs"/>
          <w:b/>
          <w:bCs/>
          <w:color w:val="0BA51A"/>
          <w:sz w:val="26"/>
          <w:szCs w:val="26"/>
          <w:cs/>
        </w:rPr>
        <w:t>अज्झयणं</w:t>
      </w:r>
      <w:r w:rsidRPr="00EE579F">
        <w:rPr>
          <w:rFonts w:ascii="Times New Roman" w:hAnsi="Times New Roman" w:cs="Times New Roman" w:hint="cs"/>
          <w:b/>
          <w:bCs/>
          <w:color w:val="0BA51A"/>
          <w:sz w:val="26"/>
          <w:szCs w:val="26"/>
          <w:cs/>
        </w:rPr>
        <w:t xml:space="preserve"> </w:t>
      </w:r>
      <w:r w:rsidRPr="00EE579F">
        <w:rPr>
          <w:rFonts w:cs="Mangal" w:hint="cs"/>
          <w:b/>
          <w:bCs/>
          <w:color w:val="0BA51A"/>
          <w:sz w:val="26"/>
          <w:szCs w:val="26"/>
          <w:cs/>
        </w:rPr>
        <w:t>समत्तं</w:t>
      </w:r>
      <w:r w:rsidRPr="00EE579F">
        <w:rPr>
          <w:b/>
          <w:bCs/>
          <w:color w:val="0BA51A"/>
          <w:sz w:val="26"/>
          <w:szCs w:val="26"/>
        </w:rPr>
        <w:t>”</w:t>
      </w:r>
      <w:r w:rsidR="00CF7F93">
        <w:rPr>
          <w:b/>
          <w:bCs/>
          <w:color w:val="0BA51A"/>
          <w:sz w:val="26"/>
          <w:szCs w:val="26"/>
        </w:rPr>
        <w:t xml:space="preserve"> </w:t>
      </w:r>
    </w:p>
    <w:p w:rsidR="00CF7F93" w:rsidRDefault="00CF7F93" w:rsidP="00CF7F93">
      <w:pPr>
        <w:spacing w:after="0" w:line="240" w:lineRule="auto"/>
        <w:jc w:val="center"/>
        <w:rPr>
          <w:b/>
          <w:bCs/>
          <w:color w:val="0BA51A"/>
          <w:sz w:val="26"/>
          <w:szCs w:val="26"/>
        </w:rPr>
      </w:pPr>
      <w:r>
        <w:rPr>
          <w:b/>
          <w:bCs/>
          <w:color w:val="0BA51A"/>
          <w:sz w:val="26"/>
          <w:szCs w:val="26"/>
        </w:rPr>
        <w:t xml:space="preserve">                                                             </w:t>
      </w:r>
    </w:p>
    <w:p w:rsidR="00CF7F93" w:rsidRDefault="00CF7F93" w:rsidP="00CF7F93">
      <w:pPr>
        <w:spacing w:after="0" w:line="240" w:lineRule="auto"/>
        <w:jc w:val="both"/>
        <w:rPr>
          <w:rFonts w:hint="cs"/>
          <w:b/>
          <w:bCs/>
          <w:color w:val="FF0000"/>
          <w:sz w:val="32"/>
          <w:szCs w:val="32"/>
          <w:u w:val="thick"/>
        </w:rPr>
      </w:pPr>
      <w:r>
        <w:rPr>
          <w:b/>
          <w:bCs/>
          <w:color w:val="0BA51A"/>
          <w:sz w:val="26"/>
          <w:szCs w:val="26"/>
        </w:rPr>
        <w:t xml:space="preserve">                                              </w:t>
      </w:r>
      <w:r>
        <w:rPr>
          <w:rFonts w:hint="cs"/>
          <w:b/>
          <w:bCs/>
          <w:color w:val="0BA51A"/>
          <w:sz w:val="26"/>
          <w:szCs w:val="26"/>
          <w:cs/>
        </w:rPr>
        <w:t xml:space="preserve">       </w:t>
      </w:r>
      <w:r w:rsidRPr="00CF7F93">
        <w:rPr>
          <w:b/>
          <w:bCs/>
          <w:color w:val="FF0000"/>
          <w:sz w:val="32"/>
          <w:szCs w:val="32"/>
        </w:rPr>
        <w:t>0</w:t>
      </w:r>
      <w:r w:rsidRPr="00CF7F93">
        <w:rPr>
          <w:rFonts w:hint="cs"/>
          <w:b/>
          <w:bCs/>
          <w:color w:val="FF0000"/>
          <w:sz w:val="32"/>
          <w:szCs w:val="32"/>
          <w:u w:val="thick"/>
          <w:cs/>
        </w:rPr>
        <w:t>बीइओ सुयखंधो सम्मतो</w:t>
      </w:r>
      <w:r>
        <w:rPr>
          <w:b/>
          <w:bCs/>
          <w:color w:val="FF0000"/>
          <w:sz w:val="32"/>
          <w:szCs w:val="32"/>
          <w:u w:val="thick"/>
        </w:rPr>
        <w:t>0</w:t>
      </w:r>
      <w:r w:rsidRPr="00CF7F93">
        <w:rPr>
          <w:rFonts w:hint="cs"/>
          <w:b/>
          <w:bCs/>
          <w:color w:val="FF0000"/>
          <w:sz w:val="32"/>
          <w:szCs w:val="32"/>
          <w:u w:val="thick"/>
          <w:cs/>
        </w:rPr>
        <w:t xml:space="preserve"> </w:t>
      </w:r>
    </w:p>
    <w:p w:rsidR="00CF7F93" w:rsidRPr="00CF7F93" w:rsidRDefault="00CF7F93" w:rsidP="00CF7F93">
      <w:pPr>
        <w:spacing w:after="0" w:line="240" w:lineRule="auto"/>
        <w:jc w:val="both"/>
        <w:rPr>
          <w:b/>
          <w:bCs/>
          <w:color w:val="0BA51A"/>
          <w:sz w:val="26"/>
          <w:szCs w:val="26"/>
          <w:u w:val="thick"/>
        </w:rPr>
      </w:pPr>
    </w:p>
    <w:p w:rsidR="00CD54E8" w:rsidRPr="00EE579F" w:rsidRDefault="00CF7F93" w:rsidP="00CF7F93">
      <w:pPr>
        <w:tabs>
          <w:tab w:val="left" w:pos="3405"/>
        </w:tabs>
        <w:spacing w:after="0" w:line="240" w:lineRule="auto"/>
        <w:rPr>
          <w:b/>
          <w:bCs/>
          <w:color w:val="0BA51A"/>
          <w:sz w:val="26"/>
          <w:szCs w:val="26"/>
        </w:rPr>
      </w:pPr>
      <w:r>
        <w:rPr>
          <w:b/>
          <w:bCs/>
          <w:color w:val="0BA51A"/>
          <w:sz w:val="26"/>
          <w:szCs w:val="26"/>
        </w:rPr>
        <w:tab/>
      </w:r>
    </w:p>
    <w:tbl>
      <w:tblPr>
        <w:tblW w:w="0" w:type="auto"/>
        <w:tblInd w:w="1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0"/>
        <w:gridCol w:w="8820"/>
      </w:tblGrid>
      <w:tr w:rsidR="00FC3613" w:rsidTr="000A2470">
        <w:trPr>
          <w:trHeight w:val="960"/>
        </w:trPr>
        <w:tc>
          <w:tcPr>
            <w:tcW w:w="1260" w:type="dxa"/>
            <w:vAlign w:val="center"/>
          </w:tcPr>
          <w:p w:rsidR="00FC3613" w:rsidRPr="00CD54E8" w:rsidRDefault="002D071D" w:rsidP="005312E9">
            <w:pPr>
              <w:spacing w:after="0" w:line="240" w:lineRule="auto"/>
              <w:ind w:right="-2"/>
              <w:contextualSpacing/>
              <w:jc w:val="center"/>
              <w:rPr>
                <w:rFonts w:cs="Mangal"/>
                <w:b/>
                <w:bCs/>
                <w:color w:val="00B0F0"/>
                <w:sz w:val="60"/>
                <w:szCs w:val="60"/>
                <w:cs/>
              </w:rPr>
            </w:pPr>
            <w:r w:rsidRPr="00CD54E8">
              <w:rPr>
                <w:rFonts w:cs="Mangal" w:hint="cs"/>
                <w:b/>
                <w:bCs/>
                <w:color w:val="00B0F0"/>
                <w:sz w:val="60"/>
                <w:szCs w:val="60"/>
                <w:cs/>
              </w:rPr>
              <w:t>२</w:t>
            </w:r>
          </w:p>
        </w:tc>
        <w:tc>
          <w:tcPr>
            <w:tcW w:w="8820" w:type="dxa"/>
            <w:vAlign w:val="center"/>
          </w:tcPr>
          <w:p w:rsidR="00FC3613" w:rsidRPr="00CD54E8" w:rsidRDefault="00182347" w:rsidP="005312E9">
            <w:pPr>
              <w:spacing w:after="0" w:line="240" w:lineRule="auto"/>
              <w:ind w:right="-2"/>
              <w:contextualSpacing/>
              <w:jc w:val="center"/>
              <w:rPr>
                <w:rFonts w:cs="Mangal"/>
                <w:b/>
                <w:bCs/>
                <w:color w:val="00B0F0"/>
                <w:sz w:val="60"/>
                <w:szCs w:val="60"/>
              </w:rPr>
            </w:pPr>
            <w:r w:rsidRPr="00CD54E8">
              <w:rPr>
                <w:rFonts w:cs="Mangal" w:hint="cs"/>
                <w:b/>
                <w:bCs/>
                <w:color w:val="00B0F0"/>
                <w:sz w:val="60"/>
                <w:szCs w:val="60"/>
                <w:cs/>
              </w:rPr>
              <w:t>सूयगडो-</w:t>
            </w:r>
            <w:r w:rsidR="00797922">
              <w:rPr>
                <w:rFonts w:cs="Mangal"/>
                <w:b/>
                <w:bCs/>
                <w:color w:val="00B0F0"/>
                <w:sz w:val="60"/>
                <w:szCs w:val="60"/>
              </w:rPr>
              <w:t xml:space="preserve"> </w:t>
            </w:r>
            <w:r w:rsidRPr="00CD54E8">
              <w:rPr>
                <w:rFonts w:cs="Mangal" w:hint="cs"/>
                <w:b/>
                <w:bCs/>
                <w:color w:val="00B0F0"/>
                <w:sz w:val="60"/>
                <w:szCs w:val="60"/>
                <w:cs/>
              </w:rPr>
              <w:t>बीअं अं</w:t>
            </w:r>
            <w:r w:rsidR="005312E9" w:rsidRPr="00CD54E8">
              <w:rPr>
                <w:rFonts w:cs="Mangal" w:hint="cs"/>
                <w:b/>
                <w:bCs/>
                <w:color w:val="00B0F0"/>
                <w:sz w:val="60"/>
                <w:szCs w:val="60"/>
                <w:cs/>
              </w:rPr>
              <w:t xml:space="preserve">गसुत्तं </w:t>
            </w:r>
            <w:r w:rsidR="000D52D0" w:rsidRPr="00CD54E8">
              <w:rPr>
                <w:rFonts w:cs="Mangal" w:hint="cs"/>
                <w:b/>
                <w:bCs/>
                <w:color w:val="00B0F0"/>
                <w:sz w:val="60"/>
                <w:szCs w:val="60"/>
                <w:cs/>
              </w:rPr>
              <w:t>सम्मत्तं</w:t>
            </w:r>
          </w:p>
        </w:tc>
      </w:tr>
    </w:tbl>
    <w:p w:rsidR="00177D20" w:rsidRDefault="00177D20" w:rsidP="002B6E1A">
      <w:pPr>
        <w:spacing w:after="0" w:line="240" w:lineRule="auto"/>
        <w:ind w:right="-2" w:firstLine="1440"/>
        <w:contextualSpacing/>
        <w:jc w:val="both"/>
        <w:rPr>
          <w:rFonts w:cs="Mangal"/>
          <w:sz w:val="24"/>
          <w:szCs w:val="24"/>
        </w:rPr>
      </w:pPr>
    </w:p>
    <w:sectPr w:rsidR="00177D20" w:rsidSect="00254CAD">
      <w:footerReference w:type="default" r:id="rId9"/>
      <w:pgSz w:w="11907" w:h="16839" w:code="9"/>
      <w:pgMar w:top="1080" w:right="747"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2CDE" w:rsidRDefault="00C12CDE" w:rsidP="00747F7E">
      <w:pPr>
        <w:spacing w:after="0" w:line="240" w:lineRule="auto"/>
      </w:pPr>
      <w:r>
        <w:separator/>
      </w:r>
    </w:p>
  </w:endnote>
  <w:endnote w:type="continuationSeparator" w:id="1">
    <w:p w:rsidR="00C12CDE" w:rsidRDefault="00C12CDE"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Shruti">
    <w:panose1 w:val="02000500000000000000"/>
    <w:charset w:val="01"/>
    <w:family w:val="auto"/>
    <w:pitch w:val="variable"/>
    <w:sig w:usb0="0004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3EF4" w:rsidRDefault="00A43EF4"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2F0F8F">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5474C5">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5474C5">
      <w:rPr>
        <w:rFonts w:asciiTheme="majorHAnsi" w:hAnsiTheme="majorHAnsi"/>
        <w:b/>
        <w:bCs/>
        <w:color w:val="002060"/>
        <w:sz w:val="24"/>
        <w:szCs w:val="24"/>
      </w:rPr>
      <w:t>]</w:t>
    </w:r>
    <w:r>
      <w:rPr>
        <w:rFonts w:asciiTheme="majorHAnsi" w:hAnsiTheme="majorHAnsi"/>
      </w:rPr>
      <w:tab/>
    </w:r>
    <w:r w:rsidRPr="005474C5">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797922" w:rsidRPr="00797922">
      <w:rPr>
        <w:rFonts w:asciiTheme="majorHAnsi" w:hAnsiTheme="majorHAnsi"/>
        <w:b/>
        <w:bCs/>
        <w:noProof/>
        <w:color w:val="FFFFFF" w:themeColor="background1"/>
        <w:sz w:val="24"/>
        <w:szCs w:val="24"/>
      </w:rPr>
      <w:t>83</w:t>
    </w:r>
    <w:r w:rsidRPr="00171FFE">
      <w:rPr>
        <w:b/>
        <w:bCs/>
        <w:color w:val="FFFFFF" w:themeColor="background1"/>
        <w:sz w:val="24"/>
        <w:szCs w:val="24"/>
      </w:rPr>
      <w:fldChar w:fldCharType="end"/>
    </w:r>
    <w:r w:rsidRPr="005474C5">
      <w:rPr>
        <w:b/>
        <w:bCs/>
        <w:color w:val="FFFFFF" w:themeColor="background1"/>
        <w:sz w:val="24"/>
        <w:szCs w:val="24"/>
      </w:rPr>
      <w:t>]</w:t>
    </w:r>
    <w:r>
      <w:tab/>
    </w:r>
    <w:r w:rsidRPr="005474C5">
      <w:rPr>
        <w:b/>
        <w:bCs/>
        <w:color w:val="002060"/>
        <w:sz w:val="24"/>
        <w:szCs w:val="24"/>
      </w:rPr>
      <w:t>[</w:t>
    </w:r>
    <w:r w:rsidRPr="005474C5">
      <w:rPr>
        <w:rFonts w:cs="Mangal" w:hint="cs"/>
        <w:b/>
        <w:bCs/>
        <w:color w:val="002060"/>
        <w:sz w:val="24"/>
        <w:szCs w:val="24"/>
        <w:cs/>
      </w:rPr>
      <w:t>२</w:t>
    </w:r>
    <w:r w:rsidRPr="001E185E">
      <w:rPr>
        <w:rFonts w:hint="cs"/>
        <w:b/>
        <w:bCs/>
        <w:color w:val="002060"/>
        <w:sz w:val="24"/>
        <w:szCs w:val="24"/>
        <w:cs/>
      </w:rPr>
      <w:t>-</w:t>
    </w:r>
    <w:r>
      <w:rPr>
        <w:rFonts w:cs="Mangal" w:hint="cs"/>
        <w:b/>
        <w:bCs/>
        <w:color w:val="002060"/>
        <w:sz w:val="24"/>
        <w:szCs w:val="24"/>
        <w:cs/>
      </w:rPr>
      <w:t>सूयगडो</w:t>
    </w:r>
    <w:r w:rsidRPr="005474C5">
      <w:rPr>
        <w:b/>
        <w:bCs/>
        <w:color w:val="002060"/>
        <w:sz w:val="24"/>
        <w:szCs w:val="24"/>
      </w:rPr>
      <w:t>]</w:t>
    </w:r>
  </w:p>
  <w:p w:rsidR="00A43EF4" w:rsidRDefault="00A43EF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2CDE" w:rsidRDefault="00C12CDE" w:rsidP="00747F7E">
      <w:pPr>
        <w:spacing w:after="0" w:line="240" w:lineRule="auto"/>
      </w:pPr>
      <w:r>
        <w:separator/>
      </w:r>
    </w:p>
  </w:footnote>
  <w:footnote w:type="continuationSeparator" w:id="1">
    <w:p w:rsidR="00C12CDE" w:rsidRDefault="00C12CDE"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9" type="#_x0000_t75" style="width:11.25pt;height:11.25pt" o:bullet="t">
        <v:imagedata r:id="rId1" o:title="BD14579_"/>
      </v:shape>
    </w:pict>
  </w:numPicBullet>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32C4481"/>
    <w:multiLevelType w:val="hybridMultilevel"/>
    <w:tmpl w:val="C5EEEC42"/>
    <w:lvl w:ilvl="0" w:tplc="B26C6E80">
      <w:start w:val="1"/>
      <w:numFmt w:val="bullet"/>
      <w:lvlText w:val="-"/>
      <w:lvlJc w:val="left"/>
      <w:pPr>
        <w:ind w:left="720" w:hanging="360"/>
      </w:pPr>
      <w:rPr>
        <w:rFonts w:asciiTheme="minorHAnsi" w:eastAsiaTheme="minorHAnsi" w:hAnsiTheme="minorHAnsi" w:cs="Mang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B77259"/>
    <w:multiLevelType w:val="hybridMultilevel"/>
    <w:tmpl w:val="F9B40DB4"/>
    <w:lvl w:ilvl="0" w:tplc="DC80AA68">
      <w:start w:val="1"/>
      <w:numFmt w:val="bullet"/>
      <w:lvlText w:val="-"/>
      <w:lvlJc w:val="left"/>
      <w:pPr>
        <w:ind w:left="720" w:hanging="360"/>
      </w:pPr>
      <w:rPr>
        <w:rFonts w:asciiTheme="minorHAnsi" w:eastAsiaTheme="minorHAnsi" w:hAnsiTheme="minorHAnsi" w:cs="Mangal"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427098"/>
    <w:multiLevelType w:val="hybridMultilevel"/>
    <w:tmpl w:val="49B039A2"/>
    <w:lvl w:ilvl="0" w:tplc="8A0A46DE">
      <w:start w:val="1"/>
      <w:numFmt w:val="bullet"/>
      <w:lvlText w:val=""/>
      <w:lvlPicBulletId w:val="0"/>
      <w:lvlJc w:val="righ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308226">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36A"/>
    <w:rsid w:val="00001E9C"/>
    <w:rsid w:val="00002265"/>
    <w:rsid w:val="00002A28"/>
    <w:rsid w:val="00002EE3"/>
    <w:rsid w:val="000034A2"/>
    <w:rsid w:val="00003863"/>
    <w:rsid w:val="00003AF3"/>
    <w:rsid w:val="00003C1A"/>
    <w:rsid w:val="00004066"/>
    <w:rsid w:val="00004CBB"/>
    <w:rsid w:val="0000617F"/>
    <w:rsid w:val="00006AF3"/>
    <w:rsid w:val="00006DEE"/>
    <w:rsid w:val="0000751C"/>
    <w:rsid w:val="00007FC3"/>
    <w:rsid w:val="000103B8"/>
    <w:rsid w:val="0001109C"/>
    <w:rsid w:val="000111DA"/>
    <w:rsid w:val="00011444"/>
    <w:rsid w:val="000119E8"/>
    <w:rsid w:val="000127FA"/>
    <w:rsid w:val="00012D44"/>
    <w:rsid w:val="00013D65"/>
    <w:rsid w:val="0001434A"/>
    <w:rsid w:val="00014A97"/>
    <w:rsid w:val="000159F3"/>
    <w:rsid w:val="00015A53"/>
    <w:rsid w:val="00015BB3"/>
    <w:rsid w:val="00015E20"/>
    <w:rsid w:val="00015F12"/>
    <w:rsid w:val="0001633D"/>
    <w:rsid w:val="00017646"/>
    <w:rsid w:val="000179A1"/>
    <w:rsid w:val="00017B90"/>
    <w:rsid w:val="00020238"/>
    <w:rsid w:val="00020320"/>
    <w:rsid w:val="00020EB1"/>
    <w:rsid w:val="000217CC"/>
    <w:rsid w:val="00021CB8"/>
    <w:rsid w:val="00022514"/>
    <w:rsid w:val="00022606"/>
    <w:rsid w:val="00022CF5"/>
    <w:rsid w:val="00022DC0"/>
    <w:rsid w:val="00022E09"/>
    <w:rsid w:val="000239B4"/>
    <w:rsid w:val="00023F7D"/>
    <w:rsid w:val="00024477"/>
    <w:rsid w:val="00024880"/>
    <w:rsid w:val="00025C82"/>
    <w:rsid w:val="000269B0"/>
    <w:rsid w:val="00026DFE"/>
    <w:rsid w:val="000277D6"/>
    <w:rsid w:val="0003012E"/>
    <w:rsid w:val="00030892"/>
    <w:rsid w:val="00030F01"/>
    <w:rsid w:val="00031605"/>
    <w:rsid w:val="000317FB"/>
    <w:rsid w:val="00031818"/>
    <w:rsid w:val="000324DE"/>
    <w:rsid w:val="000329CD"/>
    <w:rsid w:val="00032AD2"/>
    <w:rsid w:val="00032CA5"/>
    <w:rsid w:val="00032E2F"/>
    <w:rsid w:val="00032E79"/>
    <w:rsid w:val="0003323D"/>
    <w:rsid w:val="00034120"/>
    <w:rsid w:val="00034F28"/>
    <w:rsid w:val="00035177"/>
    <w:rsid w:val="00035184"/>
    <w:rsid w:val="000359D6"/>
    <w:rsid w:val="00036250"/>
    <w:rsid w:val="00036427"/>
    <w:rsid w:val="000365D9"/>
    <w:rsid w:val="00037686"/>
    <w:rsid w:val="00037B38"/>
    <w:rsid w:val="000400BE"/>
    <w:rsid w:val="000409C5"/>
    <w:rsid w:val="000410E7"/>
    <w:rsid w:val="00041346"/>
    <w:rsid w:val="00041870"/>
    <w:rsid w:val="00041BAE"/>
    <w:rsid w:val="00041BC5"/>
    <w:rsid w:val="000421D7"/>
    <w:rsid w:val="00042EDD"/>
    <w:rsid w:val="00043D54"/>
    <w:rsid w:val="0004406A"/>
    <w:rsid w:val="00045611"/>
    <w:rsid w:val="00045B98"/>
    <w:rsid w:val="000463F9"/>
    <w:rsid w:val="00046C8B"/>
    <w:rsid w:val="00046D7C"/>
    <w:rsid w:val="00046E06"/>
    <w:rsid w:val="000473BD"/>
    <w:rsid w:val="0004745D"/>
    <w:rsid w:val="000475A4"/>
    <w:rsid w:val="00047A0F"/>
    <w:rsid w:val="000502DE"/>
    <w:rsid w:val="000505E1"/>
    <w:rsid w:val="000507DB"/>
    <w:rsid w:val="00050AB5"/>
    <w:rsid w:val="00050ABB"/>
    <w:rsid w:val="00051009"/>
    <w:rsid w:val="000510A6"/>
    <w:rsid w:val="000513F5"/>
    <w:rsid w:val="000524A4"/>
    <w:rsid w:val="0005296A"/>
    <w:rsid w:val="000529AE"/>
    <w:rsid w:val="00052D91"/>
    <w:rsid w:val="000530FA"/>
    <w:rsid w:val="00054155"/>
    <w:rsid w:val="000544E5"/>
    <w:rsid w:val="000549B9"/>
    <w:rsid w:val="000549D7"/>
    <w:rsid w:val="00054E36"/>
    <w:rsid w:val="000552AA"/>
    <w:rsid w:val="000559B8"/>
    <w:rsid w:val="00056002"/>
    <w:rsid w:val="00056B25"/>
    <w:rsid w:val="00056BFB"/>
    <w:rsid w:val="00056DBD"/>
    <w:rsid w:val="00056EF8"/>
    <w:rsid w:val="00057973"/>
    <w:rsid w:val="00060FE4"/>
    <w:rsid w:val="00061746"/>
    <w:rsid w:val="00061DE5"/>
    <w:rsid w:val="000622D1"/>
    <w:rsid w:val="00062CDA"/>
    <w:rsid w:val="000631EC"/>
    <w:rsid w:val="00063398"/>
    <w:rsid w:val="00064094"/>
    <w:rsid w:val="000648D9"/>
    <w:rsid w:val="0006496C"/>
    <w:rsid w:val="0006530B"/>
    <w:rsid w:val="00065467"/>
    <w:rsid w:val="0006589C"/>
    <w:rsid w:val="00066E4B"/>
    <w:rsid w:val="0006745A"/>
    <w:rsid w:val="000700F6"/>
    <w:rsid w:val="0007034D"/>
    <w:rsid w:val="00070755"/>
    <w:rsid w:val="000712FE"/>
    <w:rsid w:val="00071530"/>
    <w:rsid w:val="00071812"/>
    <w:rsid w:val="00071950"/>
    <w:rsid w:val="00071DBC"/>
    <w:rsid w:val="00072683"/>
    <w:rsid w:val="00072B39"/>
    <w:rsid w:val="00073A74"/>
    <w:rsid w:val="00073CB2"/>
    <w:rsid w:val="00074DC1"/>
    <w:rsid w:val="00075821"/>
    <w:rsid w:val="000758BA"/>
    <w:rsid w:val="0007666E"/>
    <w:rsid w:val="00076AEA"/>
    <w:rsid w:val="0007743E"/>
    <w:rsid w:val="00077C9C"/>
    <w:rsid w:val="00077E09"/>
    <w:rsid w:val="0008032E"/>
    <w:rsid w:val="000804C9"/>
    <w:rsid w:val="00080BFC"/>
    <w:rsid w:val="00080EB7"/>
    <w:rsid w:val="000811C7"/>
    <w:rsid w:val="000812A2"/>
    <w:rsid w:val="0008185A"/>
    <w:rsid w:val="00081984"/>
    <w:rsid w:val="00081C38"/>
    <w:rsid w:val="00082900"/>
    <w:rsid w:val="0008441A"/>
    <w:rsid w:val="000852EC"/>
    <w:rsid w:val="000852F2"/>
    <w:rsid w:val="000855F7"/>
    <w:rsid w:val="000862B3"/>
    <w:rsid w:val="000866F6"/>
    <w:rsid w:val="0008785B"/>
    <w:rsid w:val="00087A4B"/>
    <w:rsid w:val="00087C10"/>
    <w:rsid w:val="00087C4B"/>
    <w:rsid w:val="00087D5F"/>
    <w:rsid w:val="00090276"/>
    <w:rsid w:val="0009042F"/>
    <w:rsid w:val="00090A60"/>
    <w:rsid w:val="0009144C"/>
    <w:rsid w:val="00091A1D"/>
    <w:rsid w:val="00092194"/>
    <w:rsid w:val="00092625"/>
    <w:rsid w:val="0009271C"/>
    <w:rsid w:val="00092AC8"/>
    <w:rsid w:val="000933B1"/>
    <w:rsid w:val="00094264"/>
    <w:rsid w:val="00095381"/>
    <w:rsid w:val="0009568D"/>
    <w:rsid w:val="0009574F"/>
    <w:rsid w:val="00095F74"/>
    <w:rsid w:val="000963E8"/>
    <w:rsid w:val="000969BB"/>
    <w:rsid w:val="00096DA1"/>
    <w:rsid w:val="00097D15"/>
    <w:rsid w:val="000A0314"/>
    <w:rsid w:val="000A0556"/>
    <w:rsid w:val="000A05D8"/>
    <w:rsid w:val="000A07D9"/>
    <w:rsid w:val="000A0BD7"/>
    <w:rsid w:val="000A1945"/>
    <w:rsid w:val="000A2470"/>
    <w:rsid w:val="000A2867"/>
    <w:rsid w:val="000A328A"/>
    <w:rsid w:val="000A34C6"/>
    <w:rsid w:val="000A366A"/>
    <w:rsid w:val="000A39C2"/>
    <w:rsid w:val="000A3D2E"/>
    <w:rsid w:val="000A4B00"/>
    <w:rsid w:val="000A51B8"/>
    <w:rsid w:val="000A56AE"/>
    <w:rsid w:val="000A5B1F"/>
    <w:rsid w:val="000A6980"/>
    <w:rsid w:val="000A731A"/>
    <w:rsid w:val="000A78BE"/>
    <w:rsid w:val="000A7F9E"/>
    <w:rsid w:val="000B1193"/>
    <w:rsid w:val="000B1492"/>
    <w:rsid w:val="000B1C01"/>
    <w:rsid w:val="000B36CF"/>
    <w:rsid w:val="000B3861"/>
    <w:rsid w:val="000B3BB2"/>
    <w:rsid w:val="000B4202"/>
    <w:rsid w:val="000B43F7"/>
    <w:rsid w:val="000B494B"/>
    <w:rsid w:val="000B59CD"/>
    <w:rsid w:val="000B6A5A"/>
    <w:rsid w:val="000B6A84"/>
    <w:rsid w:val="000B6E31"/>
    <w:rsid w:val="000B717E"/>
    <w:rsid w:val="000B7565"/>
    <w:rsid w:val="000B7875"/>
    <w:rsid w:val="000B7C42"/>
    <w:rsid w:val="000C0442"/>
    <w:rsid w:val="000C0A01"/>
    <w:rsid w:val="000C151D"/>
    <w:rsid w:val="000C1C46"/>
    <w:rsid w:val="000C1F5F"/>
    <w:rsid w:val="000C26CF"/>
    <w:rsid w:val="000C2E85"/>
    <w:rsid w:val="000C4268"/>
    <w:rsid w:val="000C427F"/>
    <w:rsid w:val="000C4C95"/>
    <w:rsid w:val="000C58DC"/>
    <w:rsid w:val="000C5AE0"/>
    <w:rsid w:val="000C5BFE"/>
    <w:rsid w:val="000C76DF"/>
    <w:rsid w:val="000C7934"/>
    <w:rsid w:val="000C7CF8"/>
    <w:rsid w:val="000D0231"/>
    <w:rsid w:val="000D0EEE"/>
    <w:rsid w:val="000D11B9"/>
    <w:rsid w:val="000D19FB"/>
    <w:rsid w:val="000D1E99"/>
    <w:rsid w:val="000D217A"/>
    <w:rsid w:val="000D2412"/>
    <w:rsid w:val="000D2A9C"/>
    <w:rsid w:val="000D3BD1"/>
    <w:rsid w:val="000D457E"/>
    <w:rsid w:val="000D4D01"/>
    <w:rsid w:val="000D52D0"/>
    <w:rsid w:val="000D64D2"/>
    <w:rsid w:val="000D693F"/>
    <w:rsid w:val="000D6C42"/>
    <w:rsid w:val="000D6D72"/>
    <w:rsid w:val="000D7338"/>
    <w:rsid w:val="000D7EB6"/>
    <w:rsid w:val="000E031C"/>
    <w:rsid w:val="000E062D"/>
    <w:rsid w:val="000E0FEF"/>
    <w:rsid w:val="000E1DBD"/>
    <w:rsid w:val="000E21A0"/>
    <w:rsid w:val="000E2498"/>
    <w:rsid w:val="000E2A80"/>
    <w:rsid w:val="000E379A"/>
    <w:rsid w:val="000E392A"/>
    <w:rsid w:val="000E3F9C"/>
    <w:rsid w:val="000E4537"/>
    <w:rsid w:val="000E4CCB"/>
    <w:rsid w:val="000E5049"/>
    <w:rsid w:val="000E508F"/>
    <w:rsid w:val="000E5129"/>
    <w:rsid w:val="000E606A"/>
    <w:rsid w:val="000E6358"/>
    <w:rsid w:val="000E647D"/>
    <w:rsid w:val="000E7016"/>
    <w:rsid w:val="000E7296"/>
    <w:rsid w:val="000E7478"/>
    <w:rsid w:val="000F028A"/>
    <w:rsid w:val="000F0D85"/>
    <w:rsid w:val="000F0F59"/>
    <w:rsid w:val="000F1010"/>
    <w:rsid w:val="000F170F"/>
    <w:rsid w:val="000F1D3F"/>
    <w:rsid w:val="000F25A7"/>
    <w:rsid w:val="000F2A82"/>
    <w:rsid w:val="000F3107"/>
    <w:rsid w:val="000F3C62"/>
    <w:rsid w:val="000F414E"/>
    <w:rsid w:val="000F49FA"/>
    <w:rsid w:val="000F506F"/>
    <w:rsid w:val="000F5784"/>
    <w:rsid w:val="000F594D"/>
    <w:rsid w:val="000F5BC1"/>
    <w:rsid w:val="000F5D3C"/>
    <w:rsid w:val="000F5E97"/>
    <w:rsid w:val="000F6798"/>
    <w:rsid w:val="000F6C1B"/>
    <w:rsid w:val="000F6D1D"/>
    <w:rsid w:val="000F6E1C"/>
    <w:rsid w:val="000F6F8D"/>
    <w:rsid w:val="000F70F2"/>
    <w:rsid w:val="000F71BF"/>
    <w:rsid w:val="000F761E"/>
    <w:rsid w:val="000F7827"/>
    <w:rsid w:val="000F79D8"/>
    <w:rsid w:val="000F7D72"/>
    <w:rsid w:val="0010070D"/>
    <w:rsid w:val="00100944"/>
    <w:rsid w:val="0010180B"/>
    <w:rsid w:val="00101B5B"/>
    <w:rsid w:val="00101E96"/>
    <w:rsid w:val="001020B5"/>
    <w:rsid w:val="00102199"/>
    <w:rsid w:val="001024BB"/>
    <w:rsid w:val="00102635"/>
    <w:rsid w:val="001027E7"/>
    <w:rsid w:val="00102B5E"/>
    <w:rsid w:val="00102B8A"/>
    <w:rsid w:val="00103064"/>
    <w:rsid w:val="0010357A"/>
    <w:rsid w:val="00103734"/>
    <w:rsid w:val="0010395A"/>
    <w:rsid w:val="00104122"/>
    <w:rsid w:val="001043A7"/>
    <w:rsid w:val="00105827"/>
    <w:rsid w:val="00105CB8"/>
    <w:rsid w:val="00105DC5"/>
    <w:rsid w:val="001060F0"/>
    <w:rsid w:val="001061F1"/>
    <w:rsid w:val="0010627D"/>
    <w:rsid w:val="001062D2"/>
    <w:rsid w:val="001065C7"/>
    <w:rsid w:val="00106E69"/>
    <w:rsid w:val="00107729"/>
    <w:rsid w:val="0010784F"/>
    <w:rsid w:val="0011008F"/>
    <w:rsid w:val="00110933"/>
    <w:rsid w:val="00110D2B"/>
    <w:rsid w:val="00111560"/>
    <w:rsid w:val="0011179F"/>
    <w:rsid w:val="00111881"/>
    <w:rsid w:val="00111EAB"/>
    <w:rsid w:val="00112292"/>
    <w:rsid w:val="0011253D"/>
    <w:rsid w:val="00112C17"/>
    <w:rsid w:val="00113B54"/>
    <w:rsid w:val="00113C54"/>
    <w:rsid w:val="00113D24"/>
    <w:rsid w:val="00114BEA"/>
    <w:rsid w:val="001154EF"/>
    <w:rsid w:val="001157B3"/>
    <w:rsid w:val="00115BCA"/>
    <w:rsid w:val="00115BD6"/>
    <w:rsid w:val="00117786"/>
    <w:rsid w:val="00120C49"/>
    <w:rsid w:val="00120E4C"/>
    <w:rsid w:val="0012144E"/>
    <w:rsid w:val="0012149D"/>
    <w:rsid w:val="001214F1"/>
    <w:rsid w:val="0012164B"/>
    <w:rsid w:val="0012260D"/>
    <w:rsid w:val="001228C0"/>
    <w:rsid w:val="001231F2"/>
    <w:rsid w:val="0012332D"/>
    <w:rsid w:val="00124187"/>
    <w:rsid w:val="0012479D"/>
    <w:rsid w:val="001248F3"/>
    <w:rsid w:val="0012574E"/>
    <w:rsid w:val="00125FC9"/>
    <w:rsid w:val="00126716"/>
    <w:rsid w:val="00126913"/>
    <w:rsid w:val="00126B93"/>
    <w:rsid w:val="00126C11"/>
    <w:rsid w:val="00127059"/>
    <w:rsid w:val="00130005"/>
    <w:rsid w:val="001302F2"/>
    <w:rsid w:val="001303F0"/>
    <w:rsid w:val="00130563"/>
    <w:rsid w:val="001324C5"/>
    <w:rsid w:val="00133254"/>
    <w:rsid w:val="00133994"/>
    <w:rsid w:val="00133AEA"/>
    <w:rsid w:val="00133FCF"/>
    <w:rsid w:val="00134074"/>
    <w:rsid w:val="001341C3"/>
    <w:rsid w:val="00134F11"/>
    <w:rsid w:val="00134FD0"/>
    <w:rsid w:val="00135285"/>
    <w:rsid w:val="001353D9"/>
    <w:rsid w:val="00136A83"/>
    <w:rsid w:val="001376C5"/>
    <w:rsid w:val="00137795"/>
    <w:rsid w:val="00137811"/>
    <w:rsid w:val="00137C53"/>
    <w:rsid w:val="00137D60"/>
    <w:rsid w:val="00137F56"/>
    <w:rsid w:val="001402FB"/>
    <w:rsid w:val="00140401"/>
    <w:rsid w:val="001409A5"/>
    <w:rsid w:val="00141439"/>
    <w:rsid w:val="00142895"/>
    <w:rsid w:val="0014305F"/>
    <w:rsid w:val="0014368E"/>
    <w:rsid w:val="00143AA0"/>
    <w:rsid w:val="00143B47"/>
    <w:rsid w:val="00144580"/>
    <w:rsid w:val="0014468D"/>
    <w:rsid w:val="001448C0"/>
    <w:rsid w:val="001448EF"/>
    <w:rsid w:val="00145487"/>
    <w:rsid w:val="001456C4"/>
    <w:rsid w:val="001457B8"/>
    <w:rsid w:val="00145A43"/>
    <w:rsid w:val="00145BD6"/>
    <w:rsid w:val="00145FE7"/>
    <w:rsid w:val="001466BB"/>
    <w:rsid w:val="00146AE9"/>
    <w:rsid w:val="0014712B"/>
    <w:rsid w:val="001478C0"/>
    <w:rsid w:val="00147B09"/>
    <w:rsid w:val="00147B7F"/>
    <w:rsid w:val="00147F49"/>
    <w:rsid w:val="0015005C"/>
    <w:rsid w:val="00150C0B"/>
    <w:rsid w:val="0015110F"/>
    <w:rsid w:val="0015151D"/>
    <w:rsid w:val="001515B9"/>
    <w:rsid w:val="00151D7E"/>
    <w:rsid w:val="00151EAA"/>
    <w:rsid w:val="0015361A"/>
    <w:rsid w:val="00153AA2"/>
    <w:rsid w:val="00153B22"/>
    <w:rsid w:val="00153B97"/>
    <w:rsid w:val="001550BC"/>
    <w:rsid w:val="0015527B"/>
    <w:rsid w:val="001556A4"/>
    <w:rsid w:val="00155FD6"/>
    <w:rsid w:val="00156639"/>
    <w:rsid w:val="0015675F"/>
    <w:rsid w:val="00157A3B"/>
    <w:rsid w:val="00161149"/>
    <w:rsid w:val="001612AB"/>
    <w:rsid w:val="0016175B"/>
    <w:rsid w:val="001624C5"/>
    <w:rsid w:val="00162AD4"/>
    <w:rsid w:val="0016508B"/>
    <w:rsid w:val="001653F0"/>
    <w:rsid w:val="00165A35"/>
    <w:rsid w:val="00165BFB"/>
    <w:rsid w:val="00165CD2"/>
    <w:rsid w:val="0016627E"/>
    <w:rsid w:val="00166AC1"/>
    <w:rsid w:val="00167435"/>
    <w:rsid w:val="0017011D"/>
    <w:rsid w:val="001703BC"/>
    <w:rsid w:val="001708DF"/>
    <w:rsid w:val="001709D4"/>
    <w:rsid w:val="00171183"/>
    <w:rsid w:val="001714F7"/>
    <w:rsid w:val="00171F53"/>
    <w:rsid w:val="00171FFE"/>
    <w:rsid w:val="0017208E"/>
    <w:rsid w:val="00172748"/>
    <w:rsid w:val="001731AC"/>
    <w:rsid w:val="0017357B"/>
    <w:rsid w:val="00173D2E"/>
    <w:rsid w:val="0017424F"/>
    <w:rsid w:val="00174C09"/>
    <w:rsid w:val="00175358"/>
    <w:rsid w:val="00175419"/>
    <w:rsid w:val="001774AB"/>
    <w:rsid w:val="00177655"/>
    <w:rsid w:val="0017784A"/>
    <w:rsid w:val="00177CDB"/>
    <w:rsid w:val="00177D20"/>
    <w:rsid w:val="00177DAA"/>
    <w:rsid w:val="00177F92"/>
    <w:rsid w:val="0018161C"/>
    <w:rsid w:val="00181A0B"/>
    <w:rsid w:val="00182347"/>
    <w:rsid w:val="001835F5"/>
    <w:rsid w:val="0018371E"/>
    <w:rsid w:val="00184196"/>
    <w:rsid w:val="001842F3"/>
    <w:rsid w:val="001843C2"/>
    <w:rsid w:val="0018501E"/>
    <w:rsid w:val="00185198"/>
    <w:rsid w:val="00185273"/>
    <w:rsid w:val="00185322"/>
    <w:rsid w:val="0018654B"/>
    <w:rsid w:val="001869D8"/>
    <w:rsid w:val="00186A82"/>
    <w:rsid w:val="00186B6E"/>
    <w:rsid w:val="00187365"/>
    <w:rsid w:val="00187ED5"/>
    <w:rsid w:val="00187FFC"/>
    <w:rsid w:val="001900C3"/>
    <w:rsid w:val="00190994"/>
    <w:rsid w:val="00191017"/>
    <w:rsid w:val="00191DD5"/>
    <w:rsid w:val="00191E28"/>
    <w:rsid w:val="0019248A"/>
    <w:rsid w:val="001932B7"/>
    <w:rsid w:val="0019333F"/>
    <w:rsid w:val="001936AC"/>
    <w:rsid w:val="00193A07"/>
    <w:rsid w:val="00193BF1"/>
    <w:rsid w:val="00194342"/>
    <w:rsid w:val="00194648"/>
    <w:rsid w:val="00194BF2"/>
    <w:rsid w:val="00195905"/>
    <w:rsid w:val="0019637A"/>
    <w:rsid w:val="0019656C"/>
    <w:rsid w:val="00196AAA"/>
    <w:rsid w:val="00196C59"/>
    <w:rsid w:val="00197199"/>
    <w:rsid w:val="00197AF5"/>
    <w:rsid w:val="00197BFB"/>
    <w:rsid w:val="001A040D"/>
    <w:rsid w:val="001A098E"/>
    <w:rsid w:val="001A13F8"/>
    <w:rsid w:val="001A17BE"/>
    <w:rsid w:val="001A1F35"/>
    <w:rsid w:val="001A2061"/>
    <w:rsid w:val="001A21A2"/>
    <w:rsid w:val="001A21C8"/>
    <w:rsid w:val="001A27C5"/>
    <w:rsid w:val="001A2C1A"/>
    <w:rsid w:val="001A2F9F"/>
    <w:rsid w:val="001A2FD7"/>
    <w:rsid w:val="001A310C"/>
    <w:rsid w:val="001A36DA"/>
    <w:rsid w:val="001A3B34"/>
    <w:rsid w:val="001A3E48"/>
    <w:rsid w:val="001A3E8E"/>
    <w:rsid w:val="001A41F5"/>
    <w:rsid w:val="001A44A1"/>
    <w:rsid w:val="001A4B10"/>
    <w:rsid w:val="001A4F11"/>
    <w:rsid w:val="001A524C"/>
    <w:rsid w:val="001A5311"/>
    <w:rsid w:val="001A5497"/>
    <w:rsid w:val="001A5702"/>
    <w:rsid w:val="001A61AA"/>
    <w:rsid w:val="001A6A8D"/>
    <w:rsid w:val="001A7108"/>
    <w:rsid w:val="001A7304"/>
    <w:rsid w:val="001A77C2"/>
    <w:rsid w:val="001B01CB"/>
    <w:rsid w:val="001B0365"/>
    <w:rsid w:val="001B0457"/>
    <w:rsid w:val="001B07C1"/>
    <w:rsid w:val="001B15BA"/>
    <w:rsid w:val="001B1940"/>
    <w:rsid w:val="001B277E"/>
    <w:rsid w:val="001B3605"/>
    <w:rsid w:val="001B37F8"/>
    <w:rsid w:val="001B3B21"/>
    <w:rsid w:val="001B3F6A"/>
    <w:rsid w:val="001B51BB"/>
    <w:rsid w:val="001B6075"/>
    <w:rsid w:val="001B647B"/>
    <w:rsid w:val="001B6858"/>
    <w:rsid w:val="001B6A00"/>
    <w:rsid w:val="001C0B9A"/>
    <w:rsid w:val="001C0FC5"/>
    <w:rsid w:val="001C18E9"/>
    <w:rsid w:val="001C1FF3"/>
    <w:rsid w:val="001C3CBB"/>
    <w:rsid w:val="001C4605"/>
    <w:rsid w:val="001C4627"/>
    <w:rsid w:val="001C4806"/>
    <w:rsid w:val="001C4CD4"/>
    <w:rsid w:val="001C5524"/>
    <w:rsid w:val="001C5B89"/>
    <w:rsid w:val="001C60BF"/>
    <w:rsid w:val="001C61B2"/>
    <w:rsid w:val="001C6919"/>
    <w:rsid w:val="001C69A1"/>
    <w:rsid w:val="001C7A55"/>
    <w:rsid w:val="001C7EB0"/>
    <w:rsid w:val="001D06F7"/>
    <w:rsid w:val="001D1FEE"/>
    <w:rsid w:val="001D29A9"/>
    <w:rsid w:val="001D3245"/>
    <w:rsid w:val="001D353E"/>
    <w:rsid w:val="001D365C"/>
    <w:rsid w:val="001D36F1"/>
    <w:rsid w:val="001D3854"/>
    <w:rsid w:val="001D394B"/>
    <w:rsid w:val="001D5730"/>
    <w:rsid w:val="001D5B35"/>
    <w:rsid w:val="001D67A8"/>
    <w:rsid w:val="001D6AB2"/>
    <w:rsid w:val="001D6C5D"/>
    <w:rsid w:val="001D6CB3"/>
    <w:rsid w:val="001D6F5B"/>
    <w:rsid w:val="001D717F"/>
    <w:rsid w:val="001D7228"/>
    <w:rsid w:val="001D735F"/>
    <w:rsid w:val="001D76FA"/>
    <w:rsid w:val="001D7D0C"/>
    <w:rsid w:val="001D7F1E"/>
    <w:rsid w:val="001E0565"/>
    <w:rsid w:val="001E1436"/>
    <w:rsid w:val="001E185E"/>
    <w:rsid w:val="001E195D"/>
    <w:rsid w:val="001E1C19"/>
    <w:rsid w:val="001E1D43"/>
    <w:rsid w:val="001E1F0D"/>
    <w:rsid w:val="001E2896"/>
    <w:rsid w:val="001E2B13"/>
    <w:rsid w:val="001E2D58"/>
    <w:rsid w:val="001E2ECF"/>
    <w:rsid w:val="001E3CF1"/>
    <w:rsid w:val="001E43A1"/>
    <w:rsid w:val="001E4555"/>
    <w:rsid w:val="001E4C76"/>
    <w:rsid w:val="001E509B"/>
    <w:rsid w:val="001E575D"/>
    <w:rsid w:val="001E5A5C"/>
    <w:rsid w:val="001E5FEC"/>
    <w:rsid w:val="001E60FD"/>
    <w:rsid w:val="001E7318"/>
    <w:rsid w:val="001E7822"/>
    <w:rsid w:val="001E7B7D"/>
    <w:rsid w:val="001E7C7C"/>
    <w:rsid w:val="001F03E3"/>
    <w:rsid w:val="001F0426"/>
    <w:rsid w:val="001F158E"/>
    <w:rsid w:val="001F1EDC"/>
    <w:rsid w:val="001F22A7"/>
    <w:rsid w:val="001F23FF"/>
    <w:rsid w:val="001F24BF"/>
    <w:rsid w:val="001F35A3"/>
    <w:rsid w:val="001F3916"/>
    <w:rsid w:val="001F406C"/>
    <w:rsid w:val="001F4141"/>
    <w:rsid w:val="001F49EB"/>
    <w:rsid w:val="001F4C3E"/>
    <w:rsid w:val="001F4CE6"/>
    <w:rsid w:val="001F5816"/>
    <w:rsid w:val="001F6110"/>
    <w:rsid w:val="001F62DB"/>
    <w:rsid w:val="001F6EFF"/>
    <w:rsid w:val="001F77FB"/>
    <w:rsid w:val="001F7861"/>
    <w:rsid w:val="002007C6"/>
    <w:rsid w:val="00200E1D"/>
    <w:rsid w:val="00201F84"/>
    <w:rsid w:val="00202113"/>
    <w:rsid w:val="00202253"/>
    <w:rsid w:val="002026E6"/>
    <w:rsid w:val="00203589"/>
    <w:rsid w:val="00203960"/>
    <w:rsid w:val="00203B53"/>
    <w:rsid w:val="00203E7C"/>
    <w:rsid w:val="00204344"/>
    <w:rsid w:val="002048C9"/>
    <w:rsid w:val="00204C10"/>
    <w:rsid w:val="00205738"/>
    <w:rsid w:val="00205ECB"/>
    <w:rsid w:val="00205F4A"/>
    <w:rsid w:val="00206A50"/>
    <w:rsid w:val="00206B19"/>
    <w:rsid w:val="00207F2B"/>
    <w:rsid w:val="0021004D"/>
    <w:rsid w:val="00210FD5"/>
    <w:rsid w:val="00211208"/>
    <w:rsid w:val="0021160D"/>
    <w:rsid w:val="0021183D"/>
    <w:rsid w:val="00211C09"/>
    <w:rsid w:val="00211E21"/>
    <w:rsid w:val="00212007"/>
    <w:rsid w:val="00212368"/>
    <w:rsid w:val="00212BF0"/>
    <w:rsid w:val="00213388"/>
    <w:rsid w:val="00214009"/>
    <w:rsid w:val="002143CB"/>
    <w:rsid w:val="0021468C"/>
    <w:rsid w:val="0021494C"/>
    <w:rsid w:val="00214A9A"/>
    <w:rsid w:val="002158ED"/>
    <w:rsid w:val="00216CEB"/>
    <w:rsid w:val="00217B85"/>
    <w:rsid w:val="002203B0"/>
    <w:rsid w:val="00220B2D"/>
    <w:rsid w:val="00220D3F"/>
    <w:rsid w:val="002210AD"/>
    <w:rsid w:val="00221358"/>
    <w:rsid w:val="002216B8"/>
    <w:rsid w:val="0022173E"/>
    <w:rsid w:val="00221E4B"/>
    <w:rsid w:val="00221F2E"/>
    <w:rsid w:val="0022200B"/>
    <w:rsid w:val="002227D7"/>
    <w:rsid w:val="00222811"/>
    <w:rsid w:val="0022337E"/>
    <w:rsid w:val="0022382B"/>
    <w:rsid w:val="00223F4D"/>
    <w:rsid w:val="0022508F"/>
    <w:rsid w:val="002255AE"/>
    <w:rsid w:val="00226766"/>
    <w:rsid w:val="00227115"/>
    <w:rsid w:val="00227A45"/>
    <w:rsid w:val="00227BC3"/>
    <w:rsid w:val="00227FAF"/>
    <w:rsid w:val="002300A7"/>
    <w:rsid w:val="00231355"/>
    <w:rsid w:val="00231AE2"/>
    <w:rsid w:val="0023205F"/>
    <w:rsid w:val="0023247A"/>
    <w:rsid w:val="00232CA9"/>
    <w:rsid w:val="00232F4B"/>
    <w:rsid w:val="00233F77"/>
    <w:rsid w:val="0023466E"/>
    <w:rsid w:val="002346CD"/>
    <w:rsid w:val="00234991"/>
    <w:rsid w:val="00234C52"/>
    <w:rsid w:val="00234FA7"/>
    <w:rsid w:val="0023512E"/>
    <w:rsid w:val="00235531"/>
    <w:rsid w:val="00235D4E"/>
    <w:rsid w:val="00235DC2"/>
    <w:rsid w:val="0023646E"/>
    <w:rsid w:val="002368C1"/>
    <w:rsid w:val="00236A94"/>
    <w:rsid w:val="00236D36"/>
    <w:rsid w:val="002374CD"/>
    <w:rsid w:val="0023781D"/>
    <w:rsid w:val="0024042B"/>
    <w:rsid w:val="00240523"/>
    <w:rsid w:val="00240D50"/>
    <w:rsid w:val="002417D0"/>
    <w:rsid w:val="00241C6F"/>
    <w:rsid w:val="0024209A"/>
    <w:rsid w:val="00242EFA"/>
    <w:rsid w:val="00243244"/>
    <w:rsid w:val="00243AA2"/>
    <w:rsid w:val="00244196"/>
    <w:rsid w:val="002442D0"/>
    <w:rsid w:val="00244BC4"/>
    <w:rsid w:val="00244EAF"/>
    <w:rsid w:val="002451A6"/>
    <w:rsid w:val="002459F0"/>
    <w:rsid w:val="00245CCB"/>
    <w:rsid w:val="00246499"/>
    <w:rsid w:val="00246715"/>
    <w:rsid w:val="0024764F"/>
    <w:rsid w:val="0024791E"/>
    <w:rsid w:val="002501F8"/>
    <w:rsid w:val="00250825"/>
    <w:rsid w:val="00250C96"/>
    <w:rsid w:val="002510C7"/>
    <w:rsid w:val="0025196E"/>
    <w:rsid w:val="00251D83"/>
    <w:rsid w:val="002532B5"/>
    <w:rsid w:val="00253D57"/>
    <w:rsid w:val="002543CA"/>
    <w:rsid w:val="00254CAD"/>
    <w:rsid w:val="00254DC0"/>
    <w:rsid w:val="0025629C"/>
    <w:rsid w:val="0025694A"/>
    <w:rsid w:val="0025763C"/>
    <w:rsid w:val="00257EAD"/>
    <w:rsid w:val="00261F40"/>
    <w:rsid w:val="00261F56"/>
    <w:rsid w:val="00262073"/>
    <w:rsid w:val="002620FF"/>
    <w:rsid w:val="00262164"/>
    <w:rsid w:val="0026260B"/>
    <w:rsid w:val="0026375F"/>
    <w:rsid w:val="0026385D"/>
    <w:rsid w:val="00264766"/>
    <w:rsid w:val="0026524A"/>
    <w:rsid w:val="0026549F"/>
    <w:rsid w:val="00265643"/>
    <w:rsid w:val="002658D2"/>
    <w:rsid w:val="00265FEC"/>
    <w:rsid w:val="002665A8"/>
    <w:rsid w:val="002666C3"/>
    <w:rsid w:val="002669EF"/>
    <w:rsid w:val="00266D38"/>
    <w:rsid w:val="00267D37"/>
    <w:rsid w:val="0027116E"/>
    <w:rsid w:val="0027117E"/>
    <w:rsid w:val="002745FA"/>
    <w:rsid w:val="00274E46"/>
    <w:rsid w:val="00274F92"/>
    <w:rsid w:val="00275506"/>
    <w:rsid w:val="00275718"/>
    <w:rsid w:val="00275B4E"/>
    <w:rsid w:val="00275B81"/>
    <w:rsid w:val="00276788"/>
    <w:rsid w:val="00276984"/>
    <w:rsid w:val="002773EA"/>
    <w:rsid w:val="002778B8"/>
    <w:rsid w:val="00277CAA"/>
    <w:rsid w:val="00277CF1"/>
    <w:rsid w:val="00280116"/>
    <w:rsid w:val="00280268"/>
    <w:rsid w:val="00281279"/>
    <w:rsid w:val="0028163D"/>
    <w:rsid w:val="00281917"/>
    <w:rsid w:val="00281BED"/>
    <w:rsid w:val="002821A4"/>
    <w:rsid w:val="002822B5"/>
    <w:rsid w:val="002824B7"/>
    <w:rsid w:val="00282B45"/>
    <w:rsid w:val="0028319F"/>
    <w:rsid w:val="00283561"/>
    <w:rsid w:val="00283663"/>
    <w:rsid w:val="002841B6"/>
    <w:rsid w:val="00284309"/>
    <w:rsid w:val="00284D0A"/>
    <w:rsid w:val="002857CE"/>
    <w:rsid w:val="00286F93"/>
    <w:rsid w:val="00287680"/>
    <w:rsid w:val="00287681"/>
    <w:rsid w:val="002877EA"/>
    <w:rsid w:val="00290B6D"/>
    <w:rsid w:val="002911E2"/>
    <w:rsid w:val="00291C3D"/>
    <w:rsid w:val="00291FDC"/>
    <w:rsid w:val="0029303D"/>
    <w:rsid w:val="002938E3"/>
    <w:rsid w:val="00294142"/>
    <w:rsid w:val="00294178"/>
    <w:rsid w:val="002946D3"/>
    <w:rsid w:val="00294CC8"/>
    <w:rsid w:val="002953DD"/>
    <w:rsid w:val="002954C6"/>
    <w:rsid w:val="002959C2"/>
    <w:rsid w:val="00295FC1"/>
    <w:rsid w:val="002960A2"/>
    <w:rsid w:val="002960D3"/>
    <w:rsid w:val="0029626A"/>
    <w:rsid w:val="0029648F"/>
    <w:rsid w:val="0029659C"/>
    <w:rsid w:val="00296E11"/>
    <w:rsid w:val="00296FFB"/>
    <w:rsid w:val="0029722B"/>
    <w:rsid w:val="00297A3A"/>
    <w:rsid w:val="00297B39"/>
    <w:rsid w:val="00297C27"/>
    <w:rsid w:val="002A0106"/>
    <w:rsid w:val="002A0490"/>
    <w:rsid w:val="002A0553"/>
    <w:rsid w:val="002A0B2D"/>
    <w:rsid w:val="002A0EED"/>
    <w:rsid w:val="002A1592"/>
    <w:rsid w:val="002A1BFE"/>
    <w:rsid w:val="002A2355"/>
    <w:rsid w:val="002A337D"/>
    <w:rsid w:val="002A3D72"/>
    <w:rsid w:val="002A3FD3"/>
    <w:rsid w:val="002A4470"/>
    <w:rsid w:val="002A4755"/>
    <w:rsid w:val="002A47F9"/>
    <w:rsid w:val="002A57CC"/>
    <w:rsid w:val="002A627E"/>
    <w:rsid w:val="002A714F"/>
    <w:rsid w:val="002A7B01"/>
    <w:rsid w:val="002A7FFA"/>
    <w:rsid w:val="002B006C"/>
    <w:rsid w:val="002B07F8"/>
    <w:rsid w:val="002B1A0E"/>
    <w:rsid w:val="002B295B"/>
    <w:rsid w:val="002B2E0E"/>
    <w:rsid w:val="002B30CB"/>
    <w:rsid w:val="002B34EF"/>
    <w:rsid w:val="002B37C7"/>
    <w:rsid w:val="002B399A"/>
    <w:rsid w:val="002B3B00"/>
    <w:rsid w:val="002B472D"/>
    <w:rsid w:val="002B5606"/>
    <w:rsid w:val="002B5904"/>
    <w:rsid w:val="002B5B95"/>
    <w:rsid w:val="002B619F"/>
    <w:rsid w:val="002B6619"/>
    <w:rsid w:val="002B662C"/>
    <w:rsid w:val="002B6B56"/>
    <w:rsid w:val="002B6CFE"/>
    <w:rsid w:val="002B6E1A"/>
    <w:rsid w:val="002B770F"/>
    <w:rsid w:val="002B7ABF"/>
    <w:rsid w:val="002B7DDF"/>
    <w:rsid w:val="002B7E7A"/>
    <w:rsid w:val="002C0484"/>
    <w:rsid w:val="002C0878"/>
    <w:rsid w:val="002C1005"/>
    <w:rsid w:val="002C16B7"/>
    <w:rsid w:val="002C1B79"/>
    <w:rsid w:val="002C25F0"/>
    <w:rsid w:val="002C281C"/>
    <w:rsid w:val="002C2896"/>
    <w:rsid w:val="002C3ADD"/>
    <w:rsid w:val="002C40E3"/>
    <w:rsid w:val="002C426A"/>
    <w:rsid w:val="002C47D7"/>
    <w:rsid w:val="002C4896"/>
    <w:rsid w:val="002C48CF"/>
    <w:rsid w:val="002C4DC3"/>
    <w:rsid w:val="002C508C"/>
    <w:rsid w:val="002C5884"/>
    <w:rsid w:val="002C6FE2"/>
    <w:rsid w:val="002D071D"/>
    <w:rsid w:val="002D1656"/>
    <w:rsid w:val="002D1750"/>
    <w:rsid w:val="002D18B5"/>
    <w:rsid w:val="002D1A21"/>
    <w:rsid w:val="002D1C8C"/>
    <w:rsid w:val="002D1E9B"/>
    <w:rsid w:val="002D2164"/>
    <w:rsid w:val="002D2578"/>
    <w:rsid w:val="002D3D8E"/>
    <w:rsid w:val="002D4138"/>
    <w:rsid w:val="002D482E"/>
    <w:rsid w:val="002D4F87"/>
    <w:rsid w:val="002D5B3A"/>
    <w:rsid w:val="002D5C2C"/>
    <w:rsid w:val="002D5C82"/>
    <w:rsid w:val="002D639A"/>
    <w:rsid w:val="002D6A77"/>
    <w:rsid w:val="002D6B19"/>
    <w:rsid w:val="002D6BDD"/>
    <w:rsid w:val="002D6BE6"/>
    <w:rsid w:val="002D7B63"/>
    <w:rsid w:val="002D7D92"/>
    <w:rsid w:val="002D7F35"/>
    <w:rsid w:val="002E08A0"/>
    <w:rsid w:val="002E0ABC"/>
    <w:rsid w:val="002E123A"/>
    <w:rsid w:val="002E1C14"/>
    <w:rsid w:val="002E2181"/>
    <w:rsid w:val="002E5296"/>
    <w:rsid w:val="002E6862"/>
    <w:rsid w:val="002E775B"/>
    <w:rsid w:val="002E796D"/>
    <w:rsid w:val="002E7CE2"/>
    <w:rsid w:val="002E7F6D"/>
    <w:rsid w:val="002F0663"/>
    <w:rsid w:val="002F0834"/>
    <w:rsid w:val="002F0F8F"/>
    <w:rsid w:val="002F101C"/>
    <w:rsid w:val="002F2469"/>
    <w:rsid w:val="002F26F5"/>
    <w:rsid w:val="002F2756"/>
    <w:rsid w:val="002F3111"/>
    <w:rsid w:val="002F31E3"/>
    <w:rsid w:val="002F3981"/>
    <w:rsid w:val="002F3A5E"/>
    <w:rsid w:val="002F3DC1"/>
    <w:rsid w:val="002F3ED4"/>
    <w:rsid w:val="002F4681"/>
    <w:rsid w:val="002F4878"/>
    <w:rsid w:val="002F5D48"/>
    <w:rsid w:val="002F6962"/>
    <w:rsid w:val="002F6DDF"/>
    <w:rsid w:val="002F6E34"/>
    <w:rsid w:val="002F7206"/>
    <w:rsid w:val="002F7ACD"/>
    <w:rsid w:val="003009F7"/>
    <w:rsid w:val="00300A53"/>
    <w:rsid w:val="00300AFF"/>
    <w:rsid w:val="003020A3"/>
    <w:rsid w:val="0030237C"/>
    <w:rsid w:val="00302451"/>
    <w:rsid w:val="00302516"/>
    <w:rsid w:val="003031DB"/>
    <w:rsid w:val="003032DE"/>
    <w:rsid w:val="00303430"/>
    <w:rsid w:val="00304374"/>
    <w:rsid w:val="00305021"/>
    <w:rsid w:val="003050D7"/>
    <w:rsid w:val="0030570B"/>
    <w:rsid w:val="003057FD"/>
    <w:rsid w:val="00305ADB"/>
    <w:rsid w:val="00305E75"/>
    <w:rsid w:val="00306264"/>
    <w:rsid w:val="003069DF"/>
    <w:rsid w:val="00306AF6"/>
    <w:rsid w:val="0030777F"/>
    <w:rsid w:val="00307C6E"/>
    <w:rsid w:val="00307F3D"/>
    <w:rsid w:val="003102BC"/>
    <w:rsid w:val="0031046A"/>
    <w:rsid w:val="00311335"/>
    <w:rsid w:val="00311587"/>
    <w:rsid w:val="0031168C"/>
    <w:rsid w:val="00311ECD"/>
    <w:rsid w:val="00311EDA"/>
    <w:rsid w:val="00312227"/>
    <w:rsid w:val="00312AB9"/>
    <w:rsid w:val="00313A8C"/>
    <w:rsid w:val="003143B7"/>
    <w:rsid w:val="00314B57"/>
    <w:rsid w:val="00314BD2"/>
    <w:rsid w:val="00314E8D"/>
    <w:rsid w:val="00314F0C"/>
    <w:rsid w:val="00315320"/>
    <w:rsid w:val="003156D9"/>
    <w:rsid w:val="00315B25"/>
    <w:rsid w:val="00315C4C"/>
    <w:rsid w:val="00316178"/>
    <w:rsid w:val="00316F2D"/>
    <w:rsid w:val="00317849"/>
    <w:rsid w:val="00317903"/>
    <w:rsid w:val="0031793F"/>
    <w:rsid w:val="00321446"/>
    <w:rsid w:val="003214B5"/>
    <w:rsid w:val="00321F3B"/>
    <w:rsid w:val="003232DD"/>
    <w:rsid w:val="0032333D"/>
    <w:rsid w:val="00323436"/>
    <w:rsid w:val="00323894"/>
    <w:rsid w:val="003240D0"/>
    <w:rsid w:val="00325127"/>
    <w:rsid w:val="00325388"/>
    <w:rsid w:val="003258FB"/>
    <w:rsid w:val="00325A50"/>
    <w:rsid w:val="00325E6A"/>
    <w:rsid w:val="003269FE"/>
    <w:rsid w:val="003306FB"/>
    <w:rsid w:val="00330B2E"/>
    <w:rsid w:val="00330D70"/>
    <w:rsid w:val="0033116D"/>
    <w:rsid w:val="00331260"/>
    <w:rsid w:val="00331D2E"/>
    <w:rsid w:val="00331D68"/>
    <w:rsid w:val="00332009"/>
    <w:rsid w:val="00332086"/>
    <w:rsid w:val="003320D9"/>
    <w:rsid w:val="003322B4"/>
    <w:rsid w:val="00333193"/>
    <w:rsid w:val="003332D5"/>
    <w:rsid w:val="003339E8"/>
    <w:rsid w:val="00333B89"/>
    <w:rsid w:val="00334ADF"/>
    <w:rsid w:val="00334E8E"/>
    <w:rsid w:val="003370F2"/>
    <w:rsid w:val="0033787B"/>
    <w:rsid w:val="00340C44"/>
    <w:rsid w:val="003414DB"/>
    <w:rsid w:val="00341538"/>
    <w:rsid w:val="00341861"/>
    <w:rsid w:val="0034234E"/>
    <w:rsid w:val="00342F57"/>
    <w:rsid w:val="00343E5B"/>
    <w:rsid w:val="003448B3"/>
    <w:rsid w:val="00344A06"/>
    <w:rsid w:val="00344DF1"/>
    <w:rsid w:val="003453CD"/>
    <w:rsid w:val="003458BC"/>
    <w:rsid w:val="00345AAB"/>
    <w:rsid w:val="00346120"/>
    <w:rsid w:val="003461D4"/>
    <w:rsid w:val="00346D70"/>
    <w:rsid w:val="00346F0D"/>
    <w:rsid w:val="00346FEB"/>
    <w:rsid w:val="003479A2"/>
    <w:rsid w:val="00347CF4"/>
    <w:rsid w:val="0035008F"/>
    <w:rsid w:val="00350732"/>
    <w:rsid w:val="00350930"/>
    <w:rsid w:val="003509F3"/>
    <w:rsid w:val="00351402"/>
    <w:rsid w:val="003514D7"/>
    <w:rsid w:val="00351950"/>
    <w:rsid w:val="00351B8F"/>
    <w:rsid w:val="00351D35"/>
    <w:rsid w:val="003524B5"/>
    <w:rsid w:val="00352545"/>
    <w:rsid w:val="003534B1"/>
    <w:rsid w:val="003537CF"/>
    <w:rsid w:val="00354722"/>
    <w:rsid w:val="00354C57"/>
    <w:rsid w:val="00354D59"/>
    <w:rsid w:val="0035533A"/>
    <w:rsid w:val="00356046"/>
    <w:rsid w:val="00357ABC"/>
    <w:rsid w:val="00360D4A"/>
    <w:rsid w:val="00361749"/>
    <w:rsid w:val="00361F88"/>
    <w:rsid w:val="00362615"/>
    <w:rsid w:val="003627DD"/>
    <w:rsid w:val="00363736"/>
    <w:rsid w:val="00363D95"/>
    <w:rsid w:val="003647C5"/>
    <w:rsid w:val="0036489B"/>
    <w:rsid w:val="00364F15"/>
    <w:rsid w:val="003650B6"/>
    <w:rsid w:val="0036520B"/>
    <w:rsid w:val="003654F5"/>
    <w:rsid w:val="00365F58"/>
    <w:rsid w:val="00366855"/>
    <w:rsid w:val="00366BBB"/>
    <w:rsid w:val="00367408"/>
    <w:rsid w:val="00370F5D"/>
    <w:rsid w:val="0037173A"/>
    <w:rsid w:val="0037195E"/>
    <w:rsid w:val="00371BD6"/>
    <w:rsid w:val="00372470"/>
    <w:rsid w:val="00372506"/>
    <w:rsid w:val="0037281A"/>
    <w:rsid w:val="0037304B"/>
    <w:rsid w:val="00373A0B"/>
    <w:rsid w:val="00373AA4"/>
    <w:rsid w:val="0037560F"/>
    <w:rsid w:val="00375C4A"/>
    <w:rsid w:val="00375CFC"/>
    <w:rsid w:val="00375D95"/>
    <w:rsid w:val="003772EB"/>
    <w:rsid w:val="00377339"/>
    <w:rsid w:val="0037742E"/>
    <w:rsid w:val="0037767B"/>
    <w:rsid w:val="00377A3F"/>
    <w:rsid w:val="00380089"/>
    <w:rsid w:val="0038009F"/>
    <w:rsid w:val="0038032D"/>
    <w:rsid w:val="00380637"/>
    <w:rsid w:val="00380E85"/>
    <w:rsid w:val="0038387F"/>
    <w:rsid w:val="0038390A"/>
    <w:rsid w:val="00383E29"/>
    <w:rsid w:val="0038414A"/>
    <w:rsid w:val="003843E8"/>
    <w:rsid w:val="00384898"/>
    <w:rsid w:val="00384942"/>
    <w:rsid w:val="00384B1C"/>
    <w:rsid w:val="00384C53"/>
    <w:rsid w:val="00384F5B"/>
    <w:rsid w:val="003851E8"/>
    <w:rsid w:val="00385965"/>
    <w:rsid w:val="00385C0A"/>
    <w:rsid w:val="003860BF"/>
    <w:rsid w:val="003864BF"/>
    <w:rsid w:val="0038762F"/>
    <w:rsid w:val="0038784E"/>
    <w:rsid w:val="0038785E"/>
    <w:rsid w:val="00387CD0"/>
    <w:rsid w:val="00387DAC"/>
    <w:rsid w:val="00390812"/>
    <w:rsid w:val="003909A8"/>
    <w:rsid w:val="00390D14"/>
    <w:rsid w:val="00391920"/>
    <w:rsid w:val="00391ED9"/>
    <w:rsid w:val="00392D48"/>
    <w:rsid w:val="00393103"/>
    <w:rsid w:val="003933B5"/>
    <w:rsid w:val="003934A7"/>
    <w:rsid w:val="00393B0C"/>
    <w:rsid w:val="00393E77"/>
    <w:rsid w:val="00394375"/>
    <w:rsid w:val="00394674"/>
    <w:rsid w:val="003948C2"/>
    <w:rsid w:val="00394BDF"/>
    <w:rsid w:val="00394C97"/>
    <w:rsid w:val="00395271"/>
    <w:rsid w:val="00395496"/>
    <w:rsid w:val="003972BF"/>
    <w:rsid w:val="00397364"/>
    <w:rsid w:val="00397AB0"/>
    <w:rsid w:val="00397C79"/>
    <w:rsid w:val="003A0A05"/>
    <w:rsid w:val="003A0A75"/>
    <w:rsid w:val="003A1225"/>
    <w:rsid w:val="003A253D"/>
    <w:rsid w:val="003A2B55"/>
    <w:rsid w:val="003A30F5"/>
    <w:rsid w:val="003A3513"/>
    <w:rsid w:val="003A44EB"/>
    <w:rsid w:val="003A4502"/>
    <w:rsid w:val="003A5421"/>
    <w:rsid w:val="003A580A"/>
    <w:rsid w:val="003A611A"/>
    <w:rsid w:val="003A6AC6"/>
    <w:rsid w:val="003A6D4A"/>
    <w:rsid w:val="003A6EA3"/>
    <w:rsid w:val="003A71B6"/>
    <w:rsid w:val="003A79B9"/>
    <w:rsid w:val="003A7ACD"/>
    <w:rsid w:val="003A7BAD"/>
    <w:rsid w:val="003A7E97"/>
    <w:rsid w:val="003B036B"/>
    <w:rsid w:val="003B0446"/>
    <w:rsid w:val="003B1346"/>
    <w:rsid w:val="003B1479"/>
    <w:rsid w:val="003B1975"/>
    <w:rsid w:val="003B1AF3"/>
    <w:rsid w:val="003B1C95"/>
    <w:rsid w:val="003B2506"/>
    <w:rsid w:val="003B26AE"/>
    <w:rsid w:val="003B2D06"/>
    <w:rsid w:val="003B376F"/>
    <w:rsid w:val="003B3AC9"/>
    <w:rsid w:val="003B463A"/>
    <w:rsid w:val="003B4FE4"/>
    <w:rsid w:val="003B51DE"/>
    <w:rsid w:val="003B57A5"/>
    <w:rsid w:val="003B5F32"/>
    <w:rsid w:val="003B5FC4"/>
    <w:rsid w:val="003B6842"/>
    <w:rsid w:val="003B6BB3"/>
    <w:rsid w:val="003B706C"/>
    <w:rsid w:val="003B72F1"/>
    <w:rsid w:val="003C0081"/>
    <w:rsid w:val="003C0C57"/>
    <w:rsid w:val="003C1107"/>
    <w:rsid w:val="003C1D14"/>
    <w:rsid w:val="003C2441"/>
    <w:rsid w:val="003C24F8"/>
    <w:rsid w:val="003C285C"/>
    <w:rsid w:val="003C2E8B"/>
    <w:rsid w:val="003C31F7"/>
    <w:rsid w:val="003C32A9"/>
    <w:rsid w:val="003C363C"/>
    <w:rsid w:val="003C3F5B"/>
    <w:rsid w:val="003C3FEA"/>
    <w:rsid w:val="003C49E3"/>
    <w:rsid w:val="003C4EDE"/>
    <w:rsid w:val="003C50ED"/>
    <w:rsid w:val="003C5CD3"/>
    <w:rsid w:val="003C5E96"/>
    <w:rsid w:val="003C659E"/>
    <w:rsid w:val="003C65D2"/>
    <w:rsid w:val="003C66AB"/>
    <w:rsid w:val="003C68A2"/>
    <w:rsid w:val="003C6997"/>
    <w:rsid w:val="003C7500"/>
    <w:rsid w:val="003C7C9B"/>
    <w:rsid w:val="003C7F9E"/>
    <w:rsid w:val="003D00F5"/>
    <w:rsid w:val="003D0825"/>
    <w:rsid w:val="003D0C01"/>
    <w:rsid w:val="003D1F3A"/>
    <w:rsid w:val="003D217D"/>
    <w:rsid w:val="003D2297"/>
    <w:rsid w:val="003D22C0"/>
    <w:rsid w:val="003D2613"/>
    <w:rsid w:val="003D350C"/>
    <w:rsid w:val="003D3A64"/>
    <w:rsid w:val="003D404B"/>
    <w:rsid w:val="003D419B"/>
    <w:rsid w:val="003D43A8"/>
    <w:rsid w:val="003D4E2D"/>
    <w:rsid w:val="003D4E30"/>
    <w:rsid w:val="003D54BB"/>
    <w:rsid w:val="003D54D3"/>
    <w:rsid w:val="003D58F1"/>
    <w:rsid w:val="003D5DD7"/>
    <w:rsid w:val="003D6412"/>
    <w:rsid w:val="003D6CA5"/>
    <w:rsid w:val="003D704C"/>
    <w:rsid w:val="003D7139"/>
    <w:rsid w:val="003D7383"/>
    <w:rsid w:val="003D74BE"/>
    <w:rsid w:val="003D79AE"/>
    <w:rsid w:val="003D7C95"/>
    <w:rsid w:val="003E009C"/>
    <w:rsid w:val="003E2825"/>
    <w:rsid w:val="003E31AA"/>
    <w:rsid w:val="003E34D3"/>
    <w:rsid w:val="003E3F49"/>
    <w:rsid w:val="003E4052"/>
    <w:rsid w:val="003E4729"/>
    <w:rsid w:val="003E4D64"/>
    <w:rsid w:val="003E4F5D"/>
    <w:rsid w:val="003E5E26"/>
    <w:rsid w:val="003E65A5"/>
    <w:rsid w:val="003E691B"/>
    <w:rsid w:val="003E6B05"/>
    <w:rsid w:val="003E7147"/>
    <w:rsid w:val="003E74BA"/>
    <w:rsid w:val="003F02FD"/>
    <w:rsid w:val="003F09C4"/>
    <w:rsid w:val="003F0A14"/>
    <w:rsid w:val="003F0A34"/>
    <w:rsid w:val="003F0AAA"/>
    <w:rsid w:val="003F0FE1"/>
    <w:rsid w:val="003F1B55"/>
    <w:rsid w:val="003F2199"/>
    <w:rsid w:val="003F250C"/>
    <w:rsid w:val="003F2D0F"/>
    <w:rsid w:val="003F3AD0"/>
    <w:rsid w:val="003F3D9B"/>
    <w:rsid w:val="003F4327"/>
    <w:rsid w:val="003F5A15"/>
    <w:rsid w:val="003F6516"/>
    <w:rsid w:val="003F69FB"/>
    <w:rsid w:val="003F7975"/>
    <w:rsid w:val="00400110"/>
    <w:rsid w:val="00401437"/>
    <w:rsid w:val="00401C77"/>
    <w:rsid w:val="00402F15"/>
    <w:rsid w:val="004033A6"/>
    <w:rsid w:val="004033AB"/>
    <w:rsid w:val="004038D6"/>
    <w:rsid w:val="00403A77"/>
    <w:rsid w:val="00404850"/>
    <w:rsid w:val="00404A71"/>
    <w:rsid w:val="00404BB2"/>
    <w:rsid w:val="00405384"/>
    <w:rsid w:val="00406019"/>
    <w:rsid w:val="00407AAE"/>
    <w:rsid w:val="00407DC2"/>
    <w:rsid w:val="00410609"/>
    <w:rsid w:val="00411129"/>
    <w:rsid w:val="0041119F"/>
    <w:rsid w:val="00411649"/>
    <w:rsid w:val="004118FC"/>
    <w:rsid w:val="00411FA1"/>
    <w:rsid w:val="00412047"/>
    <w:rsid w:val="00413EEA"/>
    <w:rsid w:val="00414241"/>
    <w:rsid w:val="00414678"/>
    <w:rsid w:val="0041547C"/>
    <w:rsid w:val="0041566C"/>
    <w:rsid w:val="004165AB"/>
    <w:rsid w:val="004167C4"/>
    <w:rsid w:val="00417561"/>
    <w:rsid w:val="00417A95"/>
    <w:rsid w:val="004205A2"/>
    <w:rsid w:val="004205F0"/>
    <w:rsid w:val="004207DB"/>
    <w:rsid w:val="00420989"/>
    <w:rsid w:val="00420A43"/>
    <w:rsid w:val="00420BA2"/>
    <w:rsid w:val="00420E75"/>
    <w:rsid w:val="00420F54"/>
    <w:rsid w:val="00421120"/>
    <w:rsid w:val="004214D7"/>
    <w:rsid w:val="00421691"/>
    <w:rsid w:val="004217AD"/>
    <w:rsid w:val="0042260A"/>
    <w:rsid w:val="004235C8"/>
    <w:rsid w:val="0042378C"/>
    <w:rsid w:val="00423F11"/>
    <w:rsid w:val="00424759"/>
    <w:rsid w:val="004247EC"/>
    <w:rsid w:val="00425656"/>
    <w:rsid w:val="00425B53"/>
    <w:rsid w:val="00425E97"/>
    <w:rsid w:val="004260EB"/>
    <w:rsid w:val="00426508"/>
    <w:rsid w:val="004270C7"/>
    <w:rsid w:val="00427102"/>
    <w:rsid w:val="004275D5"/>
    <w:rsid w:val="00427769"/>
    <w:rsid w:val="00427E4A"/>
    <w:rsid w:val="00430071"/>
    <w:rsid w:val="004303EA"/>
    <w:rsid w:val="0043067C"/>
    <w:rsid w:val="00430A8A"/>
    <w:rsid w:val="00430ADC"/>
    <w:rsid w:val="00430AFB"/>
    <w:rsid w:val="00430C8A"/>
    <w:rsid w:val="00430F86"/>
    <w:rsid w:val="00431411"/>
    <w:rsid w:val="0043189D"/>
    <w:rsid w:val="004318AA"/>
    <w:rsid w:val="004319FC"/>
    <w:rsid w:val="0043223F"/>
    <w:rsid w:val="00433B76"/>
    <w:rsid w:val="00433D6B"/>
    <w:rsid w:val="00433F20"/>
    <w:rsid w:val="00433FB7"/>
    <w:rsid w:val="004341A7"/>
    <w:rsid w:val="00434317"/>
    <w:rsid w:val="004347FF"/>
    <w:rsid w:val="00434D17"/>
    <w:rsid w:val="00434F86"/>
    <w:rsid w:val="00434FFB"/>
    <w:rsid w:val="00435278"/>
    <w:rsid w:val="00435A16"/>
    <w:rsid w:val="00435C38"/>
    <w:rsid w:val="00436F67"/>
    <w:rsid w:val="004370D9"/>
    <w:rsid w:val="0043712B"/>
    <w:rsid w:val="0043727A"/>
    <w:rsid w:val="004400DA"/>
    <w:rsid w:val="00440243"/>
    <w:rsid w:val="00440480"/>
    <w:rsid w:val="004412B1"/>
    <w:rsid w:val="0044132B"/>
    <w:rsid w:val="00441650"/>
    <w:rsid w:val="004416C5"/>
    <w:rsid w:val="00441C5A"/>
    <w:rsid w:val="00442354"/>
    <w:rsid w:val="00442584"/>
    <w:rsid w:val="00442980"/>
    <w:rsid w:val="00443303"/>
    <w:rsid w:val="00443E6A"/>
    <w:rsid w:val="0044468E"/>
    <w:rsid w:val="00444804"/>
    <w:rsid w:val="00444C2A"/>
    <w:rsid w:val="00444D2C"/>
    <w:rsid w:val="00444E12"/>
    <w:rsid w:val="0044576D"/>
    <w:rsid w:val="00446413"/>
    <w:rsid w:val="00446D9C"/>
    <w:rsid w:val="00446EC1"/>
    <w:rsid w:val="00447119"/>
    <w:rsid w:val="00447451"/>
    <w:rsid w:val="0044759E"/>
    <w:rsid w:val="00447BCF"/>
    <w:rsid w:val="00447D1B"/>
    <w:rsid w:val="004504A8"/>
    <w:rsid w:val="0045122E"/>
    <w:rsid w:val="00451351"/>
    <w:rsid w:val="004517F8"/>
    <w:rsid w:val="00452A3C"/>
    <w:rsid w:val="0045363C"/>
    <w:rsid w:val="00453C23"/>
    <w:rsid w:val="00453CE2"/>
    <w:rsid w:val="00453E0C"/>
    <w:rsid w:val="0045421D"/>
    <w:rsid w:val="004544C4"/>
    <w:rsid w:val="00454A1A"/>
    <w:rsid w:val="00454A98"/>
    <w:rsid w:val="00454BFB"/>
    <w:rsid w:val="0045576B"/>
    <w:rsid w:val="004558C0"/>
    <w:rsid w:val="004566E3"/>
    <w:rsid w:val="00456CA5"/>
    <w:rsid w:val="004574B4"/>
    <w:rsid w:val="00457BBC"/>
    <w:rsid w:val="004605FC"/>
    <w:rsid w:val="0046108F"/>
    <w:rsid w:val="00461462"/>
    <w:rsid w:val="00462951"/>
    <w:rsid w:val="00462965"/>
    <w:rsid w:val="004629A1"/>
    <w:rsid w:val="0046317D"/>
    <w:rsid w:val="00463271"/>
    <w:rsid w:val="004646EC"/>
    <w:rsid w:val="00464D63"/>
    <w:rsid w:val="004655AC"/>
    <w:rsid w:val="004656A8"/>
    <w:rsid w:val="004656C0"/>
    <w:rsid w:val="00465A8E"/>
    <w:rsid w:val="00466B84"/>
    <w:rsid w:val="00467439"/>
    <w:rsid w:val="00467982"/>
    <w:rsid w:val="00470480"/>
    <w:rsid w:val="00471425"/>
    <w:rsid w:val="00471AD7"/>
    <w:rsid w:val="00471F34"/>
    <w:rsid w:val="00472E16"/>
    <w:rsid w:val="00473052"/>
    <w:rsid w:val="004734BA"/>
    <w:rsid w:val="00474372"/>
    <w:rsid w:val="00474737"/>
    <w:rsid w:val="0047481F"/>
    <w:rsid w:val="00474892"/>
    <w:rsid w:val="00475B95"/>
    <w:rsid w:val="00475E5E"/>
    <w:rsid w:val="00476C90"/>
    <w:rsid w:val="00476CEA"/>
    <w:rsid w:val="004772DF"/>
    <w:rsid w:val="00477F7B"/>
    <w:rsid w:val="00480024"/>
    <w:rsid w:val="00480E5A"/>
    <w:rsid w:val="00481623"/>
    <w:rsid w:val="00481E7E"/>
    <w:rsid w:val="004836C1"/>
    <w:rsid w:val="00483757"/>
    <w:rsid w:val="00483976"/>
    <w:rsid w:val="00483A9B"/>
    <w:rsid w:val="0048585B"/>
    <w:rsid w:val="004865A7"/>
    <w:rsid w:val="0048668A"/>
    <w:rsid w:val="00486D5C"/>
    <w:rsid w:val="004871B4"/>
    <w:rsid w:val="00487A24"/>
    <w:rsid w:val="00490B10"/>
    <w:rsid w:val="0049124D"/>
    <w:rsid w:val="00491374"/>
    <w:rsid w:val="00491987"/>
    <w:rsid w:val="00491AA3"/>
    <w:rsid w:val="00491C6A"/>
    <w:rsid w:val="00492444"/>
    <w:rsid w:val="00493183"/>
    <w:rsid w:val="004943FF"/>
    <w:rsid w:val="00494571"/>
    <w:rsid w:val="004947B0"/>
    <w:rsid w:val="00494E3D"/>
    <w:rsid w:val="00495380"/>
    <w:rsid w:val="00495656"/>
    <w:rsid w:val="004956AA"/>
    <w:rsid w:val="0049598F"/>
    <w:rsid w:val="00495BBB"/>
    <w:rsid w:val="00496255"/>
    <w:rsid w:val="004A02A7"/>
    <w:rsid w:val="004A0750"/>
    <w:rsid w:val="004A08AE"/>
    <w:rsid w:val="004A0C9C"/>
    <w:rsid w:val="004A1409"/>
    <w:rsid w:val="004A186B"/>
    <w:rsid w:val="004A2B4B"/>
    <w:rsid w:val="004A2B85"/>
    <w:rsid w:val="004A2E47"/>
    <w:rsid w:val="004A3313"/>
    <w:rsid w:val="004A38FF"/>
    <w:rsid w:val="004A4183"/>
    <w:rsid w:val="004A489E"/>
    <w:rsid w:val="004A48EE"/>
    <w:rsid w:val="004A4C92"/>
    <w:rsid w:val="004A4E87"/>
    <w:rsid w:val="004A536F"/>
    <w:rsid w:val="004A5C5E"/>
    <w:rsid w:val="004A5D6C"/>
    <w:rsid w:val="004A5EB8"/>
    <w:rsid w:val="004A6134"/>
    <w:rsid w:val="004A6898"/>
    <w:rsid w:val="004A6BFD"/>
    <w:rsid w:val="004A6CC8"/>
    <w:rsid w:val="004A7342"/>
    <w:rsid w:val="004B0C05"/>
    <w:rsid w:val="004B1D0B"/>
    <w:rsid w:val="004B3438"/>
    <w:rsid w:val="004B3441"/>
    <w:rsid w:val="004B37B1"/>
    <w:rsid w:val="004B441E"/>
    <w:rsid w:val="004B4C5E"/>
    <w:rsid w:val="004B5B4C"/>
    <w:rsid w:val="004B70D1"/>
    <w:rsid w:val="004B76DA"/>
    <w:rsid w:val="004B7729"/>
    <w:rsid w:val="004C06BB"/>
    <w:rsid w:val="004C10D5"/>
    <w:rsid w:val="004C1914"/>
    <w:rsid w:val="004C1D0A"/>
    <w:rsid w:val="004C2258"/>
    <w:rsid w:val="004C2B6A"/>
    <w:rsid w:val="004C2C5A"/>
    <w:rsid w:val="004C4FEF"/>
    <w:rsid w:val="004C5562"/>
    <w:rsid w:val="004C5FB1"/>
    <w:rsid w:val="004C61CE"/>
    <w:rsid w:val="004C627E"/>
    <w:rsid w:val="004C6360"/>
    <w:rsid w:val="004C63C1"/>
    <w:rsid w:val="004C6C93"/>
    <w:rsid w:val="004C6D32"/>
    <w:rsid w:val="004C74E4"/>
    <w:rsid w:val="004C7B11"/>
    <w:rsid w:val="004D06C3"/>
    <w:rsid w:val="004D079C"/>
    <w:rsid w:val="004D08EF"/>
    <w:rsid w:val="004D0EC2"/>
    <w:rsid w:val="004D17C1"/>
    <w:rsid w:val="004D1A60"/>
    <w:rsid w:val="004D2938"/>
    <w:rsid w:val="004D3183"/>
    <w:rsid w:val="004D444F"/>
    <w:rsid w:val="004D55CF"/>
    <w:rsid w:val="004D598D"/>
    <w:rsid w:val="004D5EAB"/>
    <w:rsid w:val="004D61DB"/>
    <w:rsid w:val="004D7494"/>
    <w:rsid w:val="004D7C58"/>
    <w:rsid w:val="004E0108"/>
    <w:rsid w:val="004E0456"/>
    <w:rsid w:val="004E0560"/>
    <w:rsid w:val="004E1191"/>
    <w:rsid w:val="004E148A"/>
    <w:rsid w:val="004E1954"/>
    <w:rsid w:val="004E2138"/>
    <w:rsid w:val="004E2471"/>
    <w:rsid w:val="004E2851"/>
    <w:rsid w:val="004E2AF5"/>
    <w:rsid w:val="004E315F"/>
    <w:rsid w:val="004E3535"/>
    <w:rsid w:val="004E368C"/>
    <w:rsid w:val="004E3F76"/>
    <w:rsid w:val="004E546F"/>
    <w:rsid w:val="004E55CE"/>
    <w:rsid w:val="004E57FB"/>
    <w:rsid w:val="004E5FC7"/>
    <w:rsid w:val="004E601B"/>
    <w:rsid w:val="004E6108"/>
    <w:rsid w:val="004E64DA"/>
    <w:rsid w:val="004E6DF9"/>
    <w:rsid w:val="004E6FD3"/>
    <w:rsid w:val="004E7E20"/>
    <w:rsid w:val="004F0474"/>
    <w:rsid w:val="004F08A8"/>
    <w:rsid w:val="004F0998"/>
    <w:rsid w:val="004F0C22"/>
    <w:rsid w:val="004F1B9C"/>
    <w:rsid w:val="004F1F3D"/>
    <w:rsid w:val="004F26F1"/>
    <w:rsid w:val="004F27B6"/>
    <w:rsid w:val="004F3AC1"/>
    <w:rsid w:val="004F3C87"/>
    <w:rsid w:val="004F3D3A"/>
    <w:rsid w:val="004F3DA4"/>
    <w:rsid w:val="004F433E"/>
    <w:rsid w:val="004F52FF"/>
    <w:rsid w:val="004F561A"/>
    <w:rsid w:val="004F5851"/>
    <w:rsid w:val="004F6023"/>
    <w:rsid w:val="004F6326"/>
    <w:rsid w:val="004F7405"/>
    <w:rsid w:val="004F7819"/>
    <w:rsid w:val="00500880"/>
    <w:rsid w:val="00501F75"/>
    <w:rsid w:val="005021C7"/>
    <w:rsid w:val="005025AC"/>
    <w:rsid w:val="00502963"/>
    <w:rsid w:val="00502A71"/>
    <w:rsid w:val="00502FAC"/>
    <w:rsid w:val="0050335E"/>
    <w:rsid w:val="00503468"/>
    <w:rsid w:val="00503C27"/>
    <w:rsid w:val="00503CAA"/>
    <w:rsid w:val="005043AA"/>
    <w:rsid w:val="00504FB5"/>
    <w:rsid w:val="0050503D"/>
    <w:rsid w:val="00505711"/>
    <w:rsid w:val="00505A44"/>
    <w:rsid w:val="00505BD8"/>
    <w:rsid w:val="005063FB"/>
    <w:rsid w:val="005069F7"/>
    <w:rsid w:val="0050706D"/>
    <w:rsid w:val="005075E1"/>
    <w:rsid w:val="00507782"/>
    <w:rsid w:val="00510411"/>
    <w:rsid w:val="0051154E"/>
    <w:rsid w:val="0051199A"/>
    <w:rsid w:val="00511CFB"/>
    <w:rsid w:val="005120F3"/>
    <w:rsid w:val="00512DB1"/>
    <w:rsid w:val="00513628"/>
    <w:rsid w:val="005139FC"/>
    <w:rsid w:val="00514002"/>
    <w:rsid w:val="00514946"/>
    <w:rsid w:val="00514A79"/>
    <w:rsid w:val="00514FD1"/>
    <w:rsid w:val="005160CF"/>
    <w:rsid w:val="005165DA"/>
    <w:rsid w:val="00516AB4"/>
    <w:rsid w:val="00516AE9"/>
    <w:rsid w:val="00516F25"/>
    <w:rsid w:val="0052033C"/>
    <w:rsid w:val="00521012"/>
    <w:rsid w:val="0052105D"/>
    <w:rsid w:val="00521545"/>
    <w:rsid w:val="0052162A"/>
    <w:rsid w:val="0052162E"/>
    <w:rsid w:val="0052232B"/>
    <w:rsid w:val="0052278F"/>
    <w:rsid w:val="00523D04"/>
    <w:rsid w:val="005246D8"/>
    <w:rsid w:val="00524F50"/>
    <w:rsid w:val="00525712"/>
    <w:rsid w:val="005258FA"/>
    <w:rsid w:val="00525B3F"/>
    <w:rsid w:val="00525C4D"/>
    <w:rsid w:val="00525CD3"/>
    <w:rsid w:val="00525DD9"/>
    <w:rsid w:val="00525E27"/>
    <w:rsid w:val="0052663E"/>
    <w:rsid w:val="005267DF"/>
    <w:rsid w:val="00527252"/>
    <w:rsid w:val="0052761E"/>
    <w:rsid w:val="0052780A"/>
    <w:rsid w:val="00530BA1"/>
    <w:rsid w:val="00530F1B"/>
    <w:rsid w:val="005312E9"/>
    <w:rsid w:val="00531F59"/>
    <w:rsid w:val="005327BD"/>
    <w:rsid w:val="00532ABC"/>
    <w:rsid w:val="00532D5E"/>
    <w:rsid w:val="00533005"/>
    <w:rsid w:val="0053432D"/>
    <w:rsid w:val="00535379"/>
    <w:rsid w:val="00535C78"/>
    <w:rsid w:val="00536925"/>
    <w:rsid w:val="00536A9E"/>
    <w:rsid w:val="00536B42"/>
    <w:rsid w:val="0053710A"/>
    <w:rsid w:val="005373A3"/>
    <w:rsid w:val="00537B57"/>
    <w:rsid w:val="00537CB9"/>
    <w:rsid w:val="005402A1"/>
    <w:rsid w:val="005403A9"/>
    <w:rsid w:val="005403DB"/>
    <w:rsid w:val="00540C08"/>
    <w:rsid w:val="00541CAE"/>
    <w:rsid w:val="0054244F"/>
    <w:rsid w:val="00542E6A"/>
    <w:rsid w:val="005437C4"/>
    <w:rsid w:val="00543BCD"/>
    <w:rsid w:val="00543F76"/>
    <w:rsid w:val="00544B12"/>
    <w:rsid w:val="005452EC"/>
    <w:rsid w:val="0054530D"/>
    <w:rsid w:val="00545641"/>
    <w:rsid w:val="00546484"/>
    <w:rsid w:val="00547057"/>
    <w:rsid w:val="005474C5"/>
    <w:rsid w:val="00547C06"/>
    <w:rsid w:val="00547C4B"/>
    <w:rsid w:val="00547D54"/>
    <w:rsid w:val="0055000E"/>
    <w:rsid w:val="005501E1"/>
    <w:rsid w:val="00550371"/>
    <w:rsid w:val="0055055D"/>
    <w:rsid w:val="00550B94"/>
    <w:rsid w:val="00550D02"/>
    <w:rsid w:val="00551B79"/>
    <w:rsid w:val="0055212A"/>
    <w:rsid w:val="005526A3"/>
    <w:rsid w:val="00554BB8"/>
    <w:rsid w:val="0055514A"/>
    <w:rsid w:val="00556274"/>
    <w:rsid w:val="00556354"/>
    <w:rsid w:val="00556661"/>
    <w:rsid w:val="00556BB4"/>
    <w:rsid w:val="00557774"/>
    <w:rsid w:val="00557FBB"/>
    <w:rsid w:val="005600AF"/>
    <w:rsid w:val="005605A5"/>
    <w:rsid w:val="005609F5"/>
    <w:rsid w:val="005615E9"/>
    <w:rsid w:val="005617B3"/>
    <w:rsid w:val="00561BEB"/>
    <w:rsid w:val="00561DCD"/>
    <w:rsid w:val="00561EA2"/>
    <w:rsid w:val="005621A1"/>
    <w:rsid w:val="00562223"/>
    <w:rsid w:val="00562530"/>
    <w:rsid w:val="005625D0"/>
    <w:rsid w:val="00562CAA"/>
    <w:rsid w:val="00562F09"/>
    <w:rsid w:val="0056351E"/>
    <w:rsid w:val="00563609"/>
    <w:rsid w:val="00563941"/>
    <w:rsid w:val="005639B7"/>
    <w:rsid w:val="005640A1"/>
    <w:rsid w:val="00564157"/>
    <w:rsid w:val="0056419C"/>
    <w:rsid w:val="00564F0B"/>
    <w:rsid w:val="00565577"/>
    <w:rsid w:val="005657E2"/>
    <w:rsid w:val="00565CA0"/>
    <w:rsid w:val="00566132"/>
    <w:rsid w:val="00566754"/>
    <w:rsid w:val="00570111"/>
    <w:rsid w:val="0057064A"/>
    <w:rsid w:val="00570957"/>
    <w:rsid w:val="00570E29"/>
    <w:rsid w:val="00570F20"/>
    <w:rsid w:val="00570F82"/>
    <w:rsid w:val="005712B8"/>
    <w:rsid w:val="0057170B"/>
    <w:rsid w:val="00572068"/>
    <w:rsid w:val="00572412"/>
    <w:rsid w:val="0057263F"/>
    <w:rsid w:val="00572BF7"/>
    <w:rsid w:val="00572C01"/>
    <w:rsid w:val="00572F82"/>
    <w:rsid w:val="005740D6"/>
    <w:rsid w:val="005751E4"/>
    <w:rsid w:val="00575227"/>
    <w:rsid w:val="0057524E"/>
    <w:rsid w:val="005769C3"/>
    <w:rsid w:val="00576A44"/>
    <w:rsid w:val="00577017"/>
    <w:rsid w:val="005778D6"/>
    <w:rsid w:val="00580057"/>
    <w:rsid w:val="00580066"/>
    <w:rsid w:val="00580234"/>
    <w:rsid w:val="00580981"/>
    <w:rsid w:val="00580EC5"/>
    <w:rsid w:val="00581977"/>
    <w:rsid w:val="00581BC9"/>
    <w:rsid w:val="00581E79"/>
    <w:rsid w:val="005823EE"/>
    <w:rsid w:val="00582543"/>
    <w:rsid w:val="00582615"/>
    <w:rsid w:val="00583136"/>
    <w:rsid w:val="0058352B"/>
    <w:rsid w:val="005836AA"/>
    <w:rsid w:val="00583FE9"/>
    <w:rsid w:val="005847CC"/>
    <w:rsid w:val="005856A1"/>
    <w:rsid w:val="005857F4"/>
    <w:rsid w:val="00585ACD"/>
    <w:rsid w:val="00586298"/>
    <w:rsid w:val="00586417"/>
    <w:rsid w:val="00586589"/>
    <w:rsid w:val="00586648"/>
    <w:rsid w:val="00587ADA"/>
    <w:rsid w:val="005900C9"/>
    <w:rsid w:val="0059018E"/>
    <w:rsid w:val="00590983"/>
    <w:rsid w:val="00590C5A"/>
    <w:rsid w:val="00590F6C"/>
    <w:rsid w:val="00591093"/>
    <w:rsid w:val="00591929"/>
    <w:rsid w:val="00591A4C"/>
    <w:rsid w:val="00591F23"/>
    <w:rsid w:val="00593AFB"/>
    <w:rsid w:val="00593B32"/>
    <w:rsid w:val="00593C63"/>
    <w:rsid w:val="00593EEE"/>
    <w:rsid w:val="00594D63"/>
    <w:rsid w:val="005957F6"/>
    <w:rsid w:val="005959B2"/>
    <w:rsid w:val="00596092"/>
    <w:rsid w:val="005960DD"/>
    <w:rsid w:val="00596368"/>
    <w:rsid w:val="00596F48"/>
    <w:rsid w:val="00597658"/>
    <w:rsid w:val="00597E44"/>
    <w:rsid w:val="005A02E8"/>
    <w:rsid w:val="005A060C"/>
    <w:rsid w:val="005A0AA5"/>
    <w:rsid w:val="005A0FE2"/>
    <w:rsid w:val="005A1A69"/>
    <w:rsid w:val="005A1AA4"/>
    <w:rsid w:val="005A1C2A"/>
    <w:rsid w:val="005A1DE4"/>
    <w:rsid w:val="005A217C"/>
    <w:rsid w:val="005A23C0"/>
    <w:rsid w:val="005A2428"/>
    <w:rsid w:val="005A2438"/>
    <w:rsid w:val="005A3619"/>
    <w:rsid w:val="005A3698"/>
    <w:rsid w:val="005A37CC"/>
    <w:rsid w:val="005A388F"/>
    <w:rsid w:val="005A3E14"/>
    <w:rsid w:val="005A4A25"/>
    <w:rsid w:val="005A4A7C"/>
    <w:rsid w:val="005A4AC0"/>
    <w:rsid w:val="005A4B0F"/>
    <w:rsid w:val="005A4FAA"/>
    <w:rsid w:val="005A501D"/>
    <w:rsid w:val="005A5303"/>
    <w:rsid w:val="005A5749"/>
    <w:rsid w:val="005A5768"/>
    <w:rsid w:val="005A59FB"/>
    <w:rsid w:val="005A5A5C"/>
    <w:rsid w:val="005A5E22"/>
    <w:rsid w:val="005A6143"/>
    <w:rsid w:val="005A67AE"/>
    <w:rsid w:val="005A724A"/>
    <w:rsid w:val="005B03F1"/>
    <w:rsid w:val="005B0A80"/>
    <w:rsid w:val="005B0DF1"/>
    <w:rsid w:val="005B1146"/>
    <w:rsid w:val="005B117D"/>
    <w:rsid w:val="005B2044"/>
    <w:rsid w:val="005B2924"/>
    <w:rsid w:val="005B3884"/>
    <w:rsid w:val="005B3905"/>
    <w:rsid w:val="005B412B"/>
    <w:rsid w:val="005B42EF"/>
    <w:rsid w:val="005B4706"/>
    <w:rsid w:val="005B4857"/>
    <w:rsid w:val="005B49E0"/>
    <w:rsid w:val="005B4ECA"/>
    <w:rsid w:val="005B5968"/>
    <w:rsid w:val="005B64BA"/>
    <w:rsid w:val="005B6F55"/>
    <w:rsid w:val="005B7266"/>
    <w:rsid w:val="005C1E22"/>
    <w:rsid w:val="005C1EBE"/>
    <w:rsid w:val="005C1EBF"/>
    <w:rsid w:val="005C2C90"/>
    <w:rsid w:val="005C3E80"/>
    <w:rsid w:val="005C4345"/>
    <w:rsid w:val="005C4425"/>
    <w:rsid w:val="005C4BE1"/>
    <w:rsid w:val="005C4C24"/>
    <w:rsid w:val="005C5223"/>
    <w:rsid w:val="005C5686"/>
    <w:rsid w:val="005C6418"/>
    <w:rsid w:val="005C650B"/>
    <w:rsid w:val="005C6A7C"/>
    <w:rsid w:val="005C7E59"/>
    <w:rsid w:val="005D03F4"/>
    <w:rsid w:val="005D065F"/>
    <w:rsid w:val="005D0986"/>
    <w:rsid w:val="005D0D30"/>
    <w:rsid w:val="005D1689"/>
    <w:rsid w:val="005D19A9"/>
    <w:rsid w:val="005D1B62"/>
    <w:rsid w:val="005D1D27"/>
    <w:rsid w:val="005D2176"/>
    <w:rsid w:val="005D25A6"/>
    <w:rsid w:val="005D29E5"/>
    <w:rsid w:val="005D3CA0"/>
    <w:rsid w:val="005D430B"/>
    <w:rsid w:val="005D4408"/>
    <w:rsid w:val="005D4973"/>
    <w:rsid w:val="005D4999"/>
    <w:rsid w:val="005D4BEB"/>
    <w:rsid w:val="005D5152"/>
    <w:rsid w:val="005D519E"/>
    <w:rsid w:val="005D5D6B"/>
    <w:rsid w:val="005D626A"/>
    <w:rsid w:val="005D6BBC"/>
    <w:rsid w:val="005D7A71"/>
    <w:rsid w:val="005E009C"/>
    <w:rsid w:val="005E1484"/>
    <w:rsid w:val="005E1BCC"/>
    <w:rsid w:val="005E24F5"/>
    <w:rsid w:val="005E282E"/>
    <w:rsid w:val="005E2FCB"/>
    <w:rsid w:val="005E31D6"/>
    <w:rsid w:val="005E3319"/>
    <w:rsid w:val="005E3486"/>
    <w:rsid w:val="005E3491"/>
    <w:rsid w:val="005E3E80"/>
    <w:rsid w:val="005E40D2"/>
    <w:rsid w:val="005E45E6"/>
    <w:rsid w:val="005E4B30"/>
    <w:rsid w:val="005E4B4E"/>
    <w:rsid w:val="005E59D2"/>
    <w:rsid w:val="005E5EDA"/>
    <w:rsid w:val="005E6399"/>
    <w:rsid w:val="005E73D3"/>
    <w:rsid w:val="005E7611"/>
    <w:rsid w:val="005E7FAD"/>
    <w:rsid w:val="005F01D5"/>
    <w:rsid w:val="005F05B9"/>
    <w:rsid w:val="005F0A8E"/>
    <w:rsid w:val="005F16BA"/>
    <w:rsid w:val="005F1924"/>
    <w:rsid w:val="005F19C7"/>
    <w:rsid w:val="005F24F6"/>
    <w:rsid w:val="005F2521"/>
    <w:rsid w:val="005F272B"/>
    <w:rsid w:val="005F2865"/>
    <w:rsid w:val="005F3B16"/>
    <w:rsid w:val="005F4226"/>
    <w:rsid w:val="005F4588"/>
    <w:rsid w:val="005F491E"/>
    <w:rsid w:val="005F4A2C"/>
    <w:rsid w:val="005F5677"/>
    <w:rsid w:val="005F5E86"/>
    <w:rsid w:val="005F6087"/>
    <w:rsid w:val="005F60D9"/>
    <w:rsid w:val="005F6830"/>
    <w:rsid w:val="005F6E8B"/>
    <w:rsid w:val="005F7E58"/>
    <w:rsid w:val="005F7FC1"/>
    <w:rsid w:val="00600283"/>
    <w:rsid w:val="00600C92"/>
    <w:rsid w:val="00600EB0"/>
    <w:rsid w:val="00600F4C"/>
    <w:rsid w:val="00601038"/>
    <w:rsid w:val="00601BD7"/>
    <w:rsid w:val="00601EA6"/>
    <w:rsid w:val="006037D4"/>
    <w:rsid w:val="00604327"/>
    <w:rsid w:val="006045DD"/>
    <w:rsid w:val="00604AA0"/>
    <w:rsid w:val="00605065"/>
    <w:rsid w:val="00605124"/>
    <w:rsid w:val="0060555D"/>
    <w:rsid w:val="00605AD8"/>
    <w:rsid w:val="00605C61"/>
    <w:rsid w:val="00606244"/>
    <w:rsid w:val="006065A3"/>
    <w:rsid w:val="0060671A"/>
    <w:rsid w:val="00606A8B"/>
    <w:rsid w:val="00606F1D"/>
    <w:rsid w:val="00607100"/>
    <w:rsid w:val="00607149"/>
    <w:rsid w:val="006073CB"/>
    <w:rsid w:val="00607562"/>
    <w:rsid w:val="00607796"/>
    <w:rsid w:val="00610216"/>
    <w:rsid w:val="00610D06"/>
    <w:rsid w:val="00611796"/>
    <w:rsid w:val="006129A3"/>
    <w:rsid w:val="00612E35"/>
    <w:rsid w:val="00613A60"/>
    <w:rsid w:val="00613ABF"/>
    <w:rsid w:val="006144E9"/>
    <w:rsid w:val="00614ED1"/>
    <w:rsid w:val="0061520B"/>
    <w:rsid w:val="00615247"/>
    <w:rsid w:val="00615CE2"/>
    <w:rsid w:val="00615F70"/>
    <w:rsid w:val="0061741F"/>
    <w:rsid w:val="00617839"/>
    <w:rsid w:val="0061783B"/>
    <w:rsid w:val="00617B2B"/>
    <w:rsid w:val="00620089"/>
    <w:rsid w:val="006213ED"/>
    <w:rsid w:val="006215EC"/>
    <w:rsid w:val="0062185C"/>
    <w:rsid w:val="00622555"/>
    <w:rsid w:val="00622811"/>
    <w:rsid w:val="0062333B"/>
    <w:rsid w:val="006259C6"/>
    <w:rsid w:val="006269D9"/>
    <w:rsid w:val="0062719D"/>
    <w:rsid w:val="006275BB"/>
    <w:rsid w:val="0062777E"/>
    <w:rsid w:val="00627C54"/>
    <w:rsid w:val="00630A61"/>
    <w:rsid w:val="00630D1F"/>
    <w:rsid w:val="00630D44"/>
    <w:rsid w:val="00631A4E"/>
    <w:rsid w:val="00631F11"/>
    <w:rsid w:val="006320DD"/>
    <w:rsid w:val="006322AC"/>
    <w:rsid w:val="006322E7"/>
    <w:rsid w:val="00632472"/>
    <w:rsid w:val="006328D7"/>
    <w:rsid w:val="00632D33"/>
    <w:rsid w:val="0063352A"/>
    <w:rsid w:val="00633668"/>
    <w:rsid w:val="006336B6"/>
    <w:rsid w:val="00633BDC"/>
    <w:rsid w:val="006340A7"/>
    <w:rsid w:val="00634780"/>
    <w:rsid w:val="00635171"/>
    <w:rsid w:val="00635327"/>
    <w:rsid w:val="00636AB1"/>
    <w:rsid w:val="00636B80"/>
    <w:rsid w:val="00636C25"/>
    <w:rsid w:val="00641C6B"/>
    <w:rsid w:val="00641D7B"/>
    <w:rsid w:val="0064201F"/>
    <w:rsid w:val="006422D2"/>
    <w:rsid w:val="006422D7"/>
    <w:rsid w:val="00642B19"/>
    <w:rsid w:val="00643257"/>
    <w:rsid w:val="00643440"/>
    <w:rsid w:val="006437B7"/>
    <w:rsid w:val="006438F6"/>
    <w:rsid w:val="00643E28"/>
    <w:rsid w:val="00643F6B"/>
    <w:rsid w:val="0064411A"/>
    <w:rsid w:val="006446C1"/>
    <w:rsid w:val="00645097"/>
    <w:rsid w:val="00645918"/>
    <w:rsid w:val="006463C5"/>
    <w:rsid w:val="00646FFD"/>
    <w:rsid w:val="0064703C"/>
    <w:rsid w:val="00647351"/>
    <w:rsid w:val="00647769"/>
    <w:rsid w:val="00647B82"/>
    <w:rsid w:val="00647C94"/>
    <w:rsid w:val="0065011A"/>
    <w:rsid w:val="00650296"/>
    <w:rsid w:val="0065047D"/>
    <w:rsid w:val="00650867"/>
    <w:rsid w:val="00651479"/>
    <w:rsid w:val="00651557"/>
    <w:rsid w:val="00651827"/>
    <w:rsid w:val="00651B40"/>
    <w:rsid w:val="00651ED7"/>
    <w:rsid w:val="00651FA2"/>
    <w:rsid w:val="0065214A"/>
    <w:rsid w:val="006521DF"/>
    <w:rsid w:val="00652332"/>
    <w:rsid w:val="006523B6"/>
    <w:rsid w:val="006523CB"/>
    <w:rsid w:val="0065240B"/>
    <w:rsid w:val="0065310D"/>
    <w:rsid w:val="00653745"/>
    <w:rsid w:val="006539FB"/>
    <w:rsid w:val="0065409F"/>
    <w:rsid w:val="006542E1"/>
    <w:rsid w:val="00654395"/>
    <w:rsid w:val="0065460F"/>
    <w:rsid w:val="00655E0B"/>
    <w:rsid w:val="00656420"/>
    <w:rsid w:val="00656B5A"/>
    <w:rsid w:val="00656E92"/>
    <w:rsid w:val="00656F4C"/>
    <w:rsid w:val="00657B2E"/>
    <w:rsid w:val="00657BB2"/>
    <w:rsid w:val="00657F9B"/>
    <w:rsid w:val="006600B1"/>
    <w:rsid w:val="00660C3D"/>
    <w:rsid w:val="00661C0B"/>
    <w:rsid w:val="00662033"/>
    <w:rsid w:val="00662443"/>
    <w:rsid w:val="006626F0"/>
    <w:rsid w:val="00662EDF"/>
    <w:rsid w:val="00662F2D"/>
    <w:rsid w:val="00663002"/>
    <w:rsid w:val="006633EF"/>
    <w:rsid w:val="00663A48"/>
    <w:rsid w:val="00663D04"/>
    <w:rsid w:val="00663EDA"/>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E67"/>
    <w:rsid w:val="00671F6E"/>
    <w:rsid w:val="0067285F"/>
    <w:rsid w:val="00672B1B"/>
    <w:rsid w:val="00673A2E"/>
    <w:rsid w:val="00673DF3"/>
    <w:rsid w:val="0067419B"/>
    <w:rsid w:val="00674551"/>
    <w:rsid w:val="00674DC2"/>
    <w:rsid w:val="00675165"/>
    <w:rsid w:val="006751C4"/>
    <w:rsid w:val="006754C6"/>
    <w:rsid w:val="006755D1"/>
    <w:rsid w:val="00675C2A"/>
    <w:rsid w:val="0067608D"/>
    <w:rsid w:val="006769D6"/>
    <w:rsid w:val="00677AA5"/>
    <w:rsid w:val="00677E23"/>
    <w:rsid w:val="00677F9E"/>
    <w:rsid w:val="00680136"/>
    <w:rsid w:val="0068029F"/>
    <w:rsid w:val="00680300"/>
    <w:rsid w:val="00681164"/>
    <w:rsid w:val="0068188D"/>
    <w:rsid w:val="00682011"/>
    <w:rsid w:val="0068231A"/>
    <w:rsid w:val="0068261A"/>
    <w:rsid w:val="0068351E"/>
    <w:rsid w:val="00684B13"/>
    <w:rsid w:val="00684BBA"/>
    <w:rsid w:val="006853B6"/>
    <w:rsid w:val="00685C9B"/>
    <w:rsid w:val="00685DDC"/>
    <w:rsid w:val="0068607C"/>
    <w:rsid w:val="00687034"/>
    <w:rsid w:val="00687C5A"/>
    <w:rsid w:val="00687E3C"/>
    <w:rsid w:val="00687E9C"/>
    <w:rsid w:val="006906AD"/>
    <w:rsid w:val="006909F9"/>
    <w:rsid w:val="00690F4D"/>
    <w:rsid w:val="00691545"/>
    <w:rsid w:val="006917FF"/>
    <w:rsid w:val="00691902"/>
    <w:rsid w:val="006932F6"/>
    <w:rsid w:val="0069357D"/>
    <w:rsid w:val="006938BF"/>
    <w:rsid w:val="00693CB9"/>
    <w:rsid w:val="00694925"/>
    <w:rsid w:val="0069493C"/>
    <w:rsid w:val="00694D50"/>
    <w:rsid w:val="006961EF"/>
    <w:rsid w:val="00696476"/>
    <w:rsid w:val="00696B3C"/>
    <w:rsid w:val="00697275"/>
    <w:rsid w:val="006973BD"/>
    <w:rsid w:val="00697F3F"/>
    <w:rsid w:val="006A0DAC"/>
    <w:rsid w:val="006A0DF2"/>
    <w:rsid w:val="006A10FD"/>
    <w:rsid w:val="006A1250"/>
    <w:rsid w:val="006A2066"/>
    <w:rsid w:val="006A242E"/>
    <w:rsid w:val="006A2C4A"/>
    <w:rsid w:val="006A2C87"/>
    <w:rsid w:val="006A2E94"/>
    <w:rsid w:val="006A34B9"/>
    <w:rsid w:val="006A38A3"/>
    <w:rsid w:val="006A4001"/>
    <w:rsid w:val="006A4CC0"/>
    <w:rsid w:val="006A559F"/>
    <w:rsid w:val="006A58C1"/>
    <w:rsid w:val="006A58DB"/>
    <w:rsid w:val="006A5EF6"/>
    <w:rsid w:val="006A63B3"/>
    <w:rsid w:val="006A6B18"/>
    <w:rsid w:val="006A6D29"/>
    <w:rsid w:val="006A6F25"/>
    <w:rsid w:val="006A74A0"/>
    <w:rsid w:val="006A751B"/>
    <w:rsid w:val="006A7D30"/>
    <w:rsid w:val="006B0568"/>
    <w:rsid w:val="006B0B0F"/>
    <w:rsid w:val="006B0B78"/>
    <w:rsid w:val="006B1171"/>
    <w:rsid w:val="006B1234"/>
    <w:rsid w:val="006B1744"/>
    <w:rsid w:val="006B19EA"/>
    <w:rsid w:val="006B1AAC"/>
    <w:rsid w:val="006B1B27"/>
    <w:rsid w:val="006B2F30"/>
    <w:rsid w:val="006B354C"/>
    <w:rsid w:val="006B3700"/>
    <w:rsid w:val="006B3F0A"/>
    <w:rsid w:val="006B499B"/>
    <w:rsid w:val="006B49B3"/>
    <w:rsid w:val="006B4E58"/>
    <w:rsid w:val="006B5201"/>
    <w:rsid w:val="006B537A"/>
    <w:rsid w:val="006B5E10"/>
    <w:rsid w:val="006B6D38"/>
    <w:rsid w:val="006B712A"/>
    <w:rsid w:val="006B722A"/>
    <w:rsid w:val="006B7750"/>
    <w:rsid w:val="006B7D9B"/>
    <w:rsid w:val="006C0567"/>
    <w:rsid w:val="006C0BCA"/>
    <w:rsid w:val="006C1F39"/>
    <w:rsid w:val="006C1FD2"/>
    <w:rsid w:val="006C2047"/>
    <w:rsid w:val="006C21E9"/>
    <w:rsid w:val="006C290F"/>
    <w:rsid w:val="006C30F1"/>
    <w:rsid w:val="006C32AF"/>
    <w:rsid w:val="006C3E57"/>
    <w:rsid w:val="006C46E6"/>
    <w:rsid w:val="006C54E6"/>
    <w:rsid w:val="006C61F3"/>
    <w:rsid w:val="006C6346"/>
    <w:rsid w:val="006C63A2"/>
    <w:rsid w:val="006C6D30"/>
    <w:rsid w:val="006C6EFE"/>
    <w:rsid w:val="006C7E66"/>
    <w:rsid w:val="006C7E90"/>
    <w:rsid w:val="006C7F48"/>
    <w:rsid w:val="006D17A6"/>
    <w:rsid w:val="006D1989"/>
    <w:rsid w:val="006D218E"/>
    <w:rsid w:val="006D293E"/>
    <w:rsid w:val="006D3232"/>
    <w:rsid w:val="006D3C2F"/>
    <w:rsid w:val="006D3F7E"/>
    <w:rsid w:val="006D4461"/>
    <w:rsid w:val="006D48B4"/>
    <w:rsid w:val="006D49D9"/>
    <w:rsid w:val="006D4C8C"/>
    <w:rsid w:val="006D4D84"/>
    <w:rsid w:val="006D5077"/>
    <w:rsid w:val="006D5FE9"/>
    <w:rsid w:val="006D677D"/>
    <w:rsid w:val="006D69C8"/>
    <w:rsid w:val="006D7082"/>
    <w:rsid w:val="006E0013"/>
    <w:rsid w:val="006E0485"/>
    <w:rsid w:val="006E0BC2"/>
    <w:rsid w:val="006E19BF"/>
    <w:rsid w:val="006E1EE8"/>
    <w:rsid w:val="006E4016"/>
    <w:rsid w:val="006E4302"/>
    <w:rsid w:val="006E4368"/>
    <w:rsid w:val="006E5804"/>
    <w:rsid w:val="006E5BF6"/>
    <w:rsid w:val="006E6059"/>
    <w:rsid w:val="006E68AF"/>
    <w:rsid w:val="006E6B12"/>
    <w:rsid w:val="006E6DA4"/>
    <w:rsid w:val="006E6DA7"/>
    <w:rsid w:val="006E701F"/>
    <w:rsid w:val="006E7D30"/>
    <w:rsid w:val="006F04F1"/>
    <w:rsid w:val="006F050B"/>
    <w:rsid w:val="006F085F"/>
    <w:rsid w:val="006F0C8C"/>
    <w:rsid w:val="006F1844"/>
    <w:rsid w:val="006F1922"/>
    <w:rsid w:val="006F1F1C"/>
    <w:rsid w:val="006F23DF"/>
    <w:rsid w:val="006F304D"/>
    <w:rsid w:val="006F32F7"/>
    <w:rsid w:val="006F3774"/>
    <w:rsid w:val="006F38D7"/>
    <w:rsid w:val="006F3C47"/>
    <w:rsid w:val="006F3D10"/>
    <w:rsid w:val="006F3E41"/>
    <w:rsid w:val="006F41BD"/>
    <w:rsid w:val="006F466C"/>
    <w:rsid w:val="006F4951"/>
    <w:rsid w:val="006F51DD"/>
    <w:rsid w:val="006F5285"/>
    <w:rsid w:val="006F5756"/>
    <w:rsid w:val="006F5883"/>
    <w:rsid w:val="006F59EA"/>
    <w:rsid w:val="006F5A66"/>
    <w:rsid w:val="006F5C21"/>
    <w:rsid w:val="006F6C7B"/>
    <w:rsid w:val="006F771A"/>
    <w:rsid w:val="006F7F97"/>
    <w:rsid w:val="0070050F"/>
    <w:rsid w:val="0070086B"/>
    <w:rsid w:val="00700BF5"/>
    <w:rsid w:val="00700E6B"/>
    <w:rsid w:val="00701457"/>
    <w:rsid w:val="00701E0A"/>
    <w:rsid w:val="00701E84"/>
    <w:rsid w:val="00701F65"/>
    <w:rsid w:val="00703232"/>
    <w:rsid w:val="0070479F"/>
    <w:rsid w:val="00705206"/>
    <w:rsid w:val="00705631"/>
    <w:rsid w:val="00705D17"/>
    <w:rsid w:val="00705D8E"/>
    <w:rsid w:val="00705FFD"/>
    <w:rsid w:val="00707A71"/>
    <w:rsid w:val="00707B4F"/>
    <w:rsid w:val="00707DC1"/>
    <w:rsid w:val="007104AB"/>
    <w:rsid w:val="007107A4"/>
    <w:rsid w:val="00711363"/>
    <w:rsid w:val="00712C30"/>
    <w:rsid w:val="00713222"/>
    <w:rsid w:val="007139F9"/>
    <w:rsid w:val="00713D84"/>
    <w:rsid w:val="00714A35"/>
    <w:rsid w:val="007150A7"/>
    <w:rsid w:val="007153E4"/>
    <w:rsid w:val="007154A8"/>
    <w:rsid w:val="007159A6"/>
    <w:rsid w:val="0071669E"/>
    <w:rsid w:val="00716E2B"/>
    <w:rsid w:val="00717777"/>
    <w:rsid w:val="00720331"/>
    <w:rsid w:val="00720368"/>
    <w:rsid w:val="00720D3D"/>
    <w:rsid w:val="00720DF8"/>
    <w:rsid w:val="00720E8A"/>
    <w:rsid w:val="007212B2"/>
    <w:rsid w:val="007213A4"/>
    <w:rsid w:val="007213F4"/>
    <w:rsid w:val="00721B7C"/>
    <w:rsid w:val="00721F64"/>
    <w:rsid w:val="00722301"/>
    <w:rsid w:val="00722B31"/>
    <w:rsid w:val="00722BED"/>
    <w:rsid w:val="00722D0F"/>
    <w:rsid w:val="00723164"/>
    <w:rsid w:val="00723213"/>
    <w:rsid w:val="007239CC"/>
    <w:rsid w:val="00723B7B"/>
    <w:rsid w:val="00723D18"/>
    <w:rsid w:val="00725092"/>
    <w:rsid w:val="007251F4"/>
    <w:rsid w:val="007255F9"/>
    <w:rsid w:val="00725658"/>
    <w:rsid w:val="00725A8F"/>
    <w:rsid w:val="00725D4D"/>
    <w:rsid w:val="0072628F"/>
    <w:rsid w:val="007262B4"/>
    <w:rsid w:val="007264F7"/>
    <w:rsid w:val="00726EED"/>
    <w:rsid w:val="00726FB1"/>
    <w:rsid w:val="007270CE"/>
    <w:rsid w:val="00727219"/>
    <w:rsid w:val="00730119"/>
    <w:rsid w:val="0073092F"/>
    <w:rsid w:val="0073284D"/>
    <w:rsid w:val="00732951"/>
    <w:rsid w:val="00732EA7"/>
    <w:rsid w:val="00732EE2"/>
    <w:rsid w:val="0073325F"/>
    <w:rsid w:val="007335BD"/>
    <w:rsid w:val="00733DDE"/>
    <w:rsid w:val="00733EA6"/>
    <w:rsid w:val="007340AE"/>
    <w:rsid w:val="00734427"/>
    <w:rsid w:val="00734673"/>
    <w:rsid w:val="00734A34"/>
    <w:rsid w:val="007355DB"/>
    <w:rsid w:val="00735B62"/>
    <w:rsid w:val="00736447"/>
    <w:rsid w:val="007366AD"/>
    <w:rsid w:val="0073739F"/>
    <w:rsid w:val="00737D9A"/>
    <w:rsid w:val="00737E23"/>
    <w:rsid w:val="007403D6"/>
    <w:rsid w:val="007405FB"/>
    <w:rsid w:val="007415DC"/>
    <w:rsid w:val="00742641"/>
    <w:rsid w:val="0074279A"/>
    <w:rsid w:val="00743514"/>
    <w:rsid w:val="007438D0"/>
    <w:rsid w:val="0074412B"/>
    <w:rsid w:val="007442CC"/>
    <w:rsid w:val="00744428"/>
    <w:rsid w:val="00744E88"/>
    <w:rsid w:val="00744F8E"/>
    <w:rsid w:val="0074544C"/>
    <w:rsid w:val="00745B01"/>
    <w:rsid w:val="007466D8"/>
    <w:rsid w:val="00746880"/>
    <w:rsid w:val="00746A4C"/>
    <w:rsid w:val="007472C9"/>
    <w:rsid w:val="00747755"/>
    <w:rsid w:val="00747D4A"/>
    <w:rsid w:val="00747DA7"/>
    <w:rsid w:val="00747F7E"/>
    <w:rsid w:val="0075006A"/>
    <w:rsid w:val="00750C47"/>
    <w:rsid w:val="00751371"/>
    <w:rsid w:val="007515E1"/>
    <w:rsid w:val="00751792"/>
    <w:rsid w:val="00751EF5"/>
    <w:rsid w:val="0075213D"/>
    <w:rsid w:val="00752195"/>
    <w:rsid w:val="00752800"/>
    <w:rsid w:val="00752ECB"/>
    <w:rsid w:val="00752ED0"/>
    <w:rsid w:val="00754347"/>
    <w:rsid w:val="00754A9B"/>
    <w:rsid w:val="007556BD"/>
    <w:rsid w:val="00755AFD"/>
    <w:rsid w:val="00755D9B"/>
    <w:rsid w:val="007565FC"/>
    <w:rsid w:val="00757DD3"/>
    <w:rsid w:val="00760721"/>
    <w:rsid w:val="00760C0F"/>
    <w:rsid w:val="007617AC"/>
    <w:rsid w:val="00761988"/>
    <w:rsid w:val="00761D79"/>
    <w:rsid w:val="00762E2B"/>
    <w:rsid w:val="00763D2F"/>
    <w:rsid w:val="007647F2"/>
    <w:rsid w:val="007649CD"/>
    <w:rsid w:val="00764D14"/>
    <w:rsid w:val="00764D44"/>
    <w:rsid w:val="0076575A"/>
    <w:rsid w:val="00765792"/>
    <w:rsid w:val="00766133"/>
    <w:rsid w:val="00766315"/>
    <w:rsid w:val="0076705E"/>
    <w:rsid w:val="00767642"/>
    <w:rsid w:val="00767B28"/>
    <w:rsid w:val="00767CF6"/>
    <w:rsid w:val="00767D10"/>
    <w:rsid w:val="007700C7"/>
    <w:rsid w:val="00770F96"/>
    <w:rsid w:val="00771F1F"/>
    <w:rsid w:val="00772209"/>
    <w:rsid w:val="007732BB"/>
    <w:rsid w:val="0077341F"/>
    <w:rsid w:val="00774696"/>
    <w:rsid w:val="00775244"/>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A1D"/>
    <w:rsid w:val="00782D67"/>
    <w:rsid w:val="007832D9"/>
    <w:rsid w:val="0078351D"/>
    <w:rsid w:val="00783984"/>
    <w:rsid w:val="00784A91"/>
    <w:rsid w:val="0078519C"/>
    <w:rsid w:val="00785249"/>
    <w:rsid w:val="00785689"/>
    <w:rsid w:val="00785803"/>
    <w:rsid w:val="00785D2E"/>
    <w:rsid w:val="00785D5D"/>
    <w:rsid w:val="00786CE1"/>
    <w:rsid w:val="00787081"/>
    <w:rsid w:val="00787634"/>
    <w:rsid w:val="00790043"/>
    <w:rsid w:val="0079015B"/>
    <w:rsid w:val="007908EC"/>
    <w:rsid w:val="00791266"/>
    <w:rsid w:val="007916C0"/>
    <w:rsid w:val="00791EF0"/>
    <w:rsid w:val="00792593"/>
    <w:rsid w:val="00792B72"/>
    <w:rsid w:val="00793378"/>
    <w:rsid w:val="007936CD"/>
    <w:rsid w:val="0079382B"/>
    <w:rsid w:val="00793A9A"/>
    <w:rsid w:val="00793BB5"/>
    <w:rsid w:val="00793D8A"/>
    <w:rsid w:val="00794CAA"/>
    <w:rsid w:val="00794DC1"/>
    <w:rsid w:val="00795842"/>
    <w:rsid w:val="0079598A"/>
    <w:rsid w:val="00795BC8"/>
    <w:rsid w:val="00795C74"/>
    <w:rsid w:val="00795E23"/>
    <w:rsid w:val="0079694E"/>
    <w:rsid w:val="00796B11"/>
    <w:rsid w:val="00796E66"/>
    <w:rsid w:val="00796F38"/>
    <w:rsid w:val="007977F9"/>
    <w:rsid w:val="00797922"/>
    <w:rsid w:val="00797946"/>
    <w:rsid w:val="007A0004"/>
    <w:rsid w:val="007A0008"/>
    <w:rsid w:val="007A0820"/>
    <w:rsid w:val="007A088C"/>
    <w:rsid w:val="007A1674"/>
    <w:rsid w:val="007A1A04"/>
    <w:rsid w:val="007A1E32"/>
    <w:rsid w:val="007A1ECF"/>
    <w:rsid w:val="007A34BA"/>
    <w:rsid w:val="007A3E0E"/>
    <w:rsid w:val="007A3E6F"/>
    <w:rsid w:val="007A3EB1"/>
    <w:rsid w:val="007A429A"/>
    <w:rsid w:val="007A43DA"/>
    <w:rsid w:val="007A44CB"/>
    <w:rsid w:val="007A4619"/>
    <w:rsid w:val="007A59AB"/>
    <w:rsid w:val="007A5B62"/>
    <w:rsid w:val="007A5EEC"/>
    <w:rsid w:val="007A5F06"/>
    <w:rsid w:val="007A6324"/>
    <w:rsid w:val="007B0358"/>
    <w:rsid w:val="007B0BB1"/>
    <w:rsid w:val="007B12B8"/>
    <w:rsid w:val="007B1405"/>
    <w:rsid w:val="007B226E"/>
    <w:rsid w:val="007B229E"/>
    <w:rsid w:val="007B239A"/>
    <w:rsid w:val="007B2908"/>
    <w:rsid w:val="007B2C2E"/>
    <w:rsid w:val="007B2CD5"/>
    <w:rsid w:val="007B2FEE"/>
    <w:rsid w:val="007B32C8"/>
    <w:rsid w:val="007B3978"/>
    <w:rsid w:val="007B3A36"/>
    <w:rsid w:val="007B3D55"/>
    <w:rsid w:val="007B41C2"/>
    <w:rsid w:val="007B4A48"/>
    <w:rsid w:val="007B4F44"/>
    <w:rsid w:val="007B50AD"/>
    <w:rsid w:val="007B5CDB"/>
    <w:rsid w:val="007B6223"/>
    <w:rsid w:val="007B6940"/>
    <w:rsid w:val="007B6F3C"/>
    <w:rsid w:val="007B7A35"/>
    <w:rsid w:val="007B7D32"/>
    <w:rsid w:val="007B7F21"/>
    <w:rsid w:val="007C098F"/>
    <w:rsid w:val="007C14FE"/>
    <w:rsid w:val="007C1F4B"/>
    <w:rsid w:val="007C232B"/>
    <w:rsid w:val="007C37BC"/>
    <w:rsid w:val="007C3E3F"/>
    <w:rsid w:val="007C3F6F"/>
    <w:rsid w:val="007C42DA"/>
    <w:rsid w:val="007C4490"/>
    <w:rsid w:val="007C4768"/>
    <w:rsid w:val="007C5D89"/>
    <w:rsid w:val="007C6206"/>
    <w:rsid w:val="007C65CF"/>
    <w:rsid w:val="007C715B"/>
    <w:rsid w:val="007C750E"/>
    <w:rsid w:val="007C76E0"/>
    <w:rsid w:val="007C783A"/>
    <w:rsid w:val="007C7CE3"/>
    <w:rsid w:val="007D21E0"/>
    <w:rsid w:val="007D2648"/>
    <w:rsid w:val="007D3970"/>
    <w:rsid w:val="007D3FCD"/>
    <w:rsid w:val="007D428B"/>
    <w:rsid w:val="007D469F"/>
    <w:rsid w:val="007D4B9C"/>
    <w:rsid w:val="007D4E37"/>
    <w:rsid w:val="007D4EDC"/>
    <w:rsid w:val="007D60D0"/>
    <w:rsid w:val="007D648C"/>
    <w:rsid w:val="007D6644"/>
    <w:rsid w:val="007D6EBB"/>
    <w:rsid w:val="007D7338"/>
    <w:rsid w:val="007D7827"/>
    <w:rsid w:val="007D787B"/>
    <w:rsid w:val="007E0148"/>
    <w:rsid w:val="007E03B0"/>
    <w:rsid w:val="007E0A3C"/>
    <w:rsid w:val="007E1548"/>
    <w:rsid w:val="007E211E"/>
    <w:rsid w:val="007E22C8"/>
    <w:rsid w:val="007E2A98"/>
    <w:rsid w:val="007E2E1A"/>
    <w:rsid w:val="007E31AF"/>
    <w:rsid w:val="007E37FF"/>
    <w:rsid w:val="007E4765"/>
    <w:rsid w:val="007E56FB"/>
    <w:rsid w:val="007E5B80"/>
    <w:rsid w:val="007E5CA8"/>
    <w:rsid w:val="007E5EAE"/>
    <w:rsid w:val="007E64BD"/>
    <w:rsid w:val="007E6A8D"/>
    <w:rsid w:val="007E7495"/>
    <w:rsid w:val="007E762E"/>
    <w:rsid w:val="007F021C"/>
    <w:rsid w:val="007F03EE"/>
    <w:rsid w:val="007F12CD"/>
    <w:rsid w:val="007F18EB"/>
    <w:rsid w:val="007F1BBC"/>
    <w:rsid w:val="007F2846"/>
    <w:rsid w:val="007F2C30"/>
    <w:rsid w:val="007F35BB"/>
    <w:rsid w:val="007F3A7A"/>
    <w:rsid w:val="007F3BD8"/>
    <w:rsid w:val="007F5005"/>
    <w:rsid w:val="007F5092"/>
    <w:rsid w:val="007F53C9"/>
    <w:rsid w:val="007F5B08"/>
    <w:rsid w:val="007F5C28"/>
    <w:rsid w:val="007F5E0A"/>
    <w:rsid w:val="007F69E0"/>
    <w:rsid w:val="007F6B17"/>
    <w:rsid w:val="007F6F97"/>
    <w:rsid w:val="007F712F"/>
    <w:rsid w:val="007F73D1"/>
    <w:rsid w:val="00800539"/>
    <w:rsid w:val="0080262B"/>
    <w:rsid w:val="0080275C"/>
    <w:rsid w:val="0080278F"/>
    <w:rsid w:val="00802853"/>
    <w:rsid w:val="00803161"/>
    <w:rsid w:val="00803490"/>
    <w:rsid w:val="008035E0"/>
    <w:rsid w:val="008039E3"/>
    <w:rsid w:val="00803A83"/>
    <w:rsid w:val="00804480"/>
    <w:rsid w:val="00804DA1"/>
    <w:rsid w:val="0080564A"/>
    <w:rsid w:val="00806EBA"/>
    <w:rsid w:val="00807879"/>
    <w:rsid w:val="00807966"/>
    <w:rsid w:val="00807DD9"/>
    <w:rsid w:val="00807E21"/>
    <w:rsid w:val="00811DE2"/>
    <w:rsid w:val="00812036"/>
    <w:rsid w:val="008123B8"/>
    <w:rsid w:val="00812C97"/>
    <w:rsid w:val="00813274"/>
    <w:rsid w:val="00813A6F"/>
    <w:rsid w:val="00813B3C"/>
    <w:rsid w:val="008149E4"/>
    <w:rsid w:val="00814DEA"/>
    <w:rsid w:val="00815618"/>
    <w:rsid w:val="00815660"/>
    <w:rsid w:val="0081581F"/>
    <w:rsid w:val="00815A6C"/>
    <w:rsid w:val="00816209"/>
    <w:rsid w:val="00817184"/>
    <w:rsid w:val="008173BD"/>
    <w:rsid w:val="00817798"/>
    <w:rsid w:val="008177DE"/>
    <w:rsid w:val="008201DB"/>
    <w:rsid w:val="00820335"/>
    <w:rsid w:val="0082038C"/>
    <w:rsid w:val="008203FC"/>
    <w:rsid w:val="0082060F"/>
    <w:rsid w:val="00820992"/>
    <w:rsid w:val="00820B4A"/>
    <w:rsid w:val="00820F96"/>
    <w:rsid w:val="008213F5"/>
    <w:rsid w:val="00821725"/>
    <w:rsid w:val="00821D50"/>
    <w:rsid w:val="00822118"/>
    <w:rsid w:val="008227C0"/>
    <w:rsid w:val="008231D7"/>
    <w:rsid w:val="008235D6"/>
    <w:rsid w:val="008247C9"/>
    <w:rsid w:val="00824C20"/>
    <w:rsid w:val="00824EE7"/>
    <w:rsid w:val="00826644"/>
    <w:rsid w:val="0082677E"/>
    <w:rsid w:val="008269E3"/>
    <w:rsid w:val="00830B7D"/>
    <w:rsid w:val="008312FE"/>
    <w:rsid w:val="00832699"/>
    <w:rsid w:val="00832B7F"/>
    <w:rsid w:val="00832F33"/>
    <w:rsid w:val="0083490C"/>
    <w:rsid w:val="00834D22"/>
    <w:rsid w:val="00834D2E"/>
    <w:rsid w:val="0083522D"/>
    <w:rsid w:val="00835681"/>
    <w:rsid w:val="00836F91"/>
    <w:rsid w:val="00837D09"/>
    <w:rsid w:val="00837D1A"/>
    <w:rsid w:val="00837E06"/>
    <w:rsid w:val="0084043A"/>
    <w:rsid w:val="0084069E"/>
    <w:rsid w:val="00840EC6"/>
    <w:rsid w:val="00841C4F"/>
    <w:rsid w:val="00841D94"/>
    <w:rsid w:val="00841F6A"/>
    <w:rsid w:val="008428EE"/>
    <w:rsid w:val="0084310B"/>
    <w:rsid w:val="00843779"/>
    <w:rsid w:val="00843E0F"/>
    <w:rsid w:val="0084400F"/>
    <w:rsid w:val="00844112"/>
    <w:rsid w:val="008442A2"/>
    <w:rsid w:val="008442D0"/>
    <w:rsid w:val="0084460B"/>
    <w:rsid w:val="008446D0"/>
    <w:rsid w:val="00844716"/>
    <w:rsid w:val="00844ECE"/>
    <w:rsid w:val="0084537B"/>
    <w:rsid w:val="00845466"/>
    <w:rsid w:val="0084598B"/>
    <w:rsid w:val="008464F2"/>
    <w:rsid w:val="0084658A"/>
    <w:rsid w:val="00846735"/>
    <w:rsid w:val="0084680A"/>
    <w:rsid w:val="008470B7"/>
    <w:rsid w:val="00847145"/>
    <w:rsid w:val="008471C3"/>
    <w:rsid w:val="00847A5F"/>
    <w:rsid w:val="00847B61"/>
    <w:rsid w:val="00847C4F"/>
    <w:rsid w:val="008502E0"/>
    <w:rsid w:val="0085082A"/>
    <w:rsid w:val="008508D2"/>
    <w:rsid w:val="00850E21"/>
    <w:rsid w:val="0085109D"/>
    <w:rsid w:val="0085138A"/>
    <w:rsid w:val="00851634"/>
    <w:rsid w:val="00851A7F"/>
    <w:rsid w:val="008530FD"/>
    <w:rsid w:val="008532C1"/>
    <w:rsid w:val="00853679"/>
    <w:rsid w:val="008537D6"/>
    <w:rsid w:val="00853D58"/>
    <w:rsid w:val="00854094"/>
    <w:rsid w:val="0085424C"/>
    <w:rsid w:val="008548EE"/>
    <w:rsid w:val="00855C2B"/>
    <w:rsid w:val="008563FA"/>
    <w:rsid w:val="00856F51"/>
    <w:rsid w:val="00857300"/>
    <w:rsid w:val="008573DC"/>
    <w:rsid w:val="00857D3C"/>
    <w:rsid w:val="00857E2B"/>
    <w:rsid w:val="00857E80"/>
    <w:rsid w:val="00857EB7"/>
    <w:rsid w:val="0086034F"/>
    <w:rsid w:val="00860876"/>
    <w:rsid w:val="00860B83"/>
    <w:rsid w:val="00860E18"/>
    <w:rsid w:val="00860F14"/>
    <w:rsid w:val="008612A5"/>
    <w:rsid w:val="00861417"/>
    <w:rsid w:val="008618F8"/>
    <w:rsid w:val="008620E7"/>
    <w:rsid w:val="00862121"/>
    <w:rsid w:val="008625AE"/>
    <w:rsid w:val="008629ED"/>
    <w:rsid w:val="00862B02"/>
    <w:rsid w:val="00862C23"/>
    <w:rsid w:val="00862D6A"/>
    <w:rsid w:val="00863665"/>
    <w:rsid w:val="00863673"/>
    <w:rsid w:val="00864381"/>
    <w:rsid w:val="00864622"/>
    <w:rsid w:val="00864DD4"/>
    <w:rsid w:val="00865733"/>
    <w:rsid w:val="00865D87"/>
    <w:rsid w:val="00866289"/>
    <w:rsid w:val="00866728"/>
    <w:rsid w:val="00866795"/>
    <w:rsid w:val="008669CD"/>
    <w:rsid w:val="00866CB9"/>
    <w:rsid w:val="008672C6"/>
    <w:rsid w:val="00867378"/>
    <w:rsid w:val="00867777"/>
    <w:rsid w:val="00867831"/>
    <w:rsid w:val="00867D32"/>
    <w:rsid w:val="00870B3D"/>
    <w:rsid w:val="00870E85"/>
    <w:rsid w:val="0087156B"/>
    <w:rsid w:val="008718A0"/>
    <w:rsid w:val="008719D0"/>
    <w:rsid w:val="00872722"/>
    <w:rsid w:val="008728EE"/>
    <w:rsid w:val="008729C7"/>
    <w:rsid w:val="00874049"/>
    <w:rsid w:val="0087411F"/>
    <w:rsid w:val="008742B8"/>
    <w:rsid w:val="00874626"/>
    <w:rsid w:val="00874AA8"/>
    <w:rsid w:val="00875729"/>
    <w:rsid w:val="008760B4"/>
    <w:rsid w:val="0087696C"/>
    <w:rsid w:val="00876B21"/>
    <w:rsid w:val="00877252"/>
    <w:rsid w:val="0087763A"/>
    <w:rsid w:val="00877762"/>
    <w:rsid w:val="0088022D"/>
    <w:rsid w:val="00881297"/>
    <w:rsid w:val="00881786"/>
    <w:rsid w:val="00881C59"/>
    <w:rsid w:val="00882C39"/>
    <w:rsid w:val="008830AE"/>
    <w:rsid w:val="0088391D"/>
    <w:rsid w:val="008843AA"/>
    <w:rsid w:val="00884734"/>
    <w:rsid w:val="00884CFE"/>
    <w:rsid w:val="00884F8A"/>
    <w:rsid w:val="00885144"/>
    <w:rsid w:val="00885DA3"/>
    <w:rsid w:val="00886335"/>
    <w:rsid w:val="00886EA0"/>
    <w:rsid w:val="0088703B"/>
    <w:rsid w:val="008902DD"/>
    <w:rsid w:val="0089055D"/>
    <w:rsid w:val="00890780"/>
    <w:rsid w:val="00890ED1"/>
    <w:rsid w:val="0089169B"/>
    <w:rsid w:val="00891807"/>
    <w:rsid w:val="008919F1"/>
    <w:rsid w:val="00891A04"/>
    <w:rsid w:val="008922C4"/>
    <w:rsid w:val="00892482"/>
    <w:rsid w:val="0089304D"/>
    <w:rsid w:val="008930BE"/>
    <w:rsid w:val="008931CC"/>
    <w:rsid w:val="00893772"/>
    <w:rsid w:val="00893F48"/>
    <w:rsid w:val="00893FFF"/>
    <w:rsid w:val="008944D9"/>
    <w:rsid w:val="008947F9"/>
    <w:rsid w:val="00894D00"/>
    <w:rsid w:val="008955AD"/>
    <w:rsid w:val="00895CD7"/>
    <w:rsid w:val="00896414"/>
    <w:rsid w:val="00897220"/>
    <w:rsid w:val="008A0FCE"/>
    <w:rsid w:val="008A12C3"/>
    <w:rsid w:val="008A182D"/>
    <w:rsid w:val="008A1E80"/>
    <w:rsid w:val="008A2966"/>
    <w:rsid w:val="008A3030"/>
    <w:rsid w:val="008A30F1"/>
    <w:rsid w:val="008A320D"/>
    <w:rsid w:val="008A33F1"/>
    <w:rsid w:val="008A368C"/>
    <w:rsid w:val="008A405B"/>
    <w:rsid w:val="008A4101"/>
    <w:rsid w:val="008A48DD"/>
    <w:rsid w:val="008A5023"/>
    <w:rsid w:val="008A5CB8"/>
    <w:rsid w:val="008A5DB3"/>
    <w:rsid w:val="008A6551"/>
    <w:rsid w:val="008A6559"/>
    <w:rsid w:val="008A67D2"/>
    <w:rsid w:val="008A72AA"/>
    <w:rsid w:val="008A747C"/>
    <w:rsid w:val="008A7AD5"/>
    <w:rsid w:val="008A7ECC"/>
    <w:rsid w:val="008B0A8B"/>
    <w:rsid w:val="008B0D06"/>
    <w:rsid w:val="008B0E84"/>
    <w:rsid w:val="008B10B9"/>
    <w:rsid w:val="008B1788"/>
    <w:rsid w:val="008B2113"/>
    <w:rsid w:val="008B2458"/>
    <w:rsid w:val="008B35D3"/>
    <w:rsid w:val="008B3693"/>
    <w:rsid w:val="008B4082"/>
    <w:rsid w:val="008B40BC"/>
    <w:rsid w:val="008B41C2"/>
    <w:rsid w:val="008B436C"/>
    <w:rsid w:val="008B43B1"/>
    <w:rsid w:val="008B6086"/>
    <w:rsid w:val="008B63D6"/>
    <w:rsid w:val="008B6FFB"/>
    <w:rsid w:val="008B70AB"/>
    <w:rsid w:val="008B70FB"/>
    <w:rsid w:val="008B76A4"/>
    <w:rsid w:val="008C03A1"/>
    <w:rsid w:val="008C0EF7"/>
    <w:rsid w:val="008C102E"/>
    <w:rsid w:val="008C11C2"/>
    <w:rsid w:val="008C1325"/>
    <w:rsid w:val="008C1780"/>
    <w:rsid w:val="008C1C44"/>
    <w:rsid w:val="008C1DB1"/>
    <w:rsid w:val="008C1DB5"/>
    <w:rsid w:val="008C33A0"/>
    <w:rsid w:val="008C3C49"/>
    <w:rsid w:val="008C3DE3"/>
    <w:rsid w:val="008C3E44"/>
    <w:rsid w:val="008C3FB1"/>
    <w:rsid w:val="008C4294"/>
    <w:rsid w:val="008C43D8"/>
    <w:rsid w:val="008C4428"/>
    <w:rsid w:val="008C4522"/>
    <w:rsid w:val="008C4EBF"/>
    <w:rsid w:val="008C5207"/>
    <w:rsid w:val="008C540F"/>
    <w:rsid w:val="008C558D"/>
    <w:rsid w:val="008C5FE0"/>
    <w:rsid w:val="008C6B5E"/>
    <w:rsid w:val="008C6C46"/>
    <w:rsid w:val="008C6CCD"/>
    <w:rsid w:val="008C702E"/>
    <w:rsid w:val="008C73CD"/>
    <w:rsid w:val="008C7608"/>
    <w:rsid w:val="008C7853"/>
    <w:rsid w:val="008D0032"/>
    <w:rsid w:val="008D00D8"/>
    <w:rsid w:val="008D06AB"/>
    <w:rsid w:val="008D07D5"/>
    <w:rsid w:val="008D07E3"/>
    <w:rsid w:val="008D08B7"/>
    <w:rsid w:val="008D09E3"/>
    <w:rsid w:val="008D0C41"/>
    <w:rsid w:val="008D1880"/>
    <w:rsid w:val="008D18FC"/>
    <w:rsid w:val="008D1DB5"/>
    <w:rsid w:val="008D1EA0"/>
    <w:rsid w:val="008D2281"/>
    <w:rsid w:val="008D2AC1"/>
    <w:rsid w:val="008D2B6D"/>
    <w:rsid w:val="008D3637"/>
    <w:rsid w:val="008D36DD"/>
    <w:rsid w:val="008D3717"/>
    <w:rsid w:val="008D37B2"/>
    <w:rsid w:val="008D3837"/>
    <w:rsid w:val="008D3DE0"/>
    <w:rsid w:val="008D5289"/>
    <w:rsid w:val="008D5AAE"/>
    <w:rsid w:val="008D5C71"/>
    <w:rsid w:val="008D62FC"/>
    <w:rsid w:val="008D6C24"/>
    <w:rsid w:val="008D70AF"/>
    <w:rsid w:val="008D7510"/>
    <w:rsid w:val="008E0C94"/>
    <w:rsid w:val="008E0D17"/>
    <w:rsid w:val="008E0E38"/>
    <w:rsid w:val="008E14DC"/>
    <w:rsid w:val="008E1A14"/>
    <w:rsid w:val="008E1A8A"/>
    <w:rsid w:val="008E218C"/>
    <w:rsid w:val="008E229E"/>
    <w:rsid w:val="008E25C2"/>
    <w:rsid w:val="008E296E"/>
    <w:rsid w:val="008E2ECB"/>
    <w:rsid w:val="008E3A42"/>
    <w:rsid w:val="008E3F40"/>
    <w:rsid w:val="008E4384"/>
    <w:rsid w:val="008E43EE"/>
    <w:rsid w:val="008E4558"/>
    <w:rsid w:val="008E4A32"/>
    <w:rsid w:val="008E4C9B"/>
    <w:rsid w:val="008E6047"/>
    <w:rsid w:val="008E619D"/>
    <w:rsid w:val="008E6280"/>
    <w:rsid w:val="008E63C8"/>
    <w:rsid w:val="008E64C9"/>
    <w:rsid w:val="008E677F"/>
    <w:rsid w:val="008E699C"/>
    <w:rsid w:val="008E735B"/>
    <w:rsid w:val="008E7986"/>
    <w:rsid w:val="008F075D"/>
    <w:rsid w:val="008F07D1"/>
    <w:rsid w:val="008F0ED2"/>
    <w:rsid w:val="008F179F"/>
    <w:rsid w:val="008F183F"/>
    <w:rsid w:val="008F1B2C"/>
    <w:rsid w:val="008F267A"/>
    <w:rsid w:val="008F2AA5"/>
    <w:rsid w:val="008F2CA7"/>
    <w:rsid w:val="008F2DB5"/>
    <w:rsid w:val="008F2ED6"/>
    <w:rsid w:val="008F34F9"/>
    <w:rsid w:val="008F37F8"/>
    <w:rsid w:val="008F3C1D"/>
    <w:rsid w:val="008F4105"/>
    <w:rsid w:val="008F4B41"/>
    <w:rsid w:val="008F52F3"/>
    <w:rsid w:val="008F5808"/>
    <w:rsid w:val="008F5CC1"/>
    <w:rsid w:val="008F6083"/>
    <w:rsid w:val="008F61F6"/>
    <w:rsid w:val="008F6D31"/>
    <w:rsid w:val="008F7C19"/>
    <w:rsid w:val="008F7E14"/>
    <w:rsid w:val="00900160"/>
    <w:rsid w:val="00901408"/>
    <w:rsid w:val="00901812"/>
    <w:rsid w:val="0090198C"/>
    <w:rsid w:val="00901E2B"/>
    <w:rsid w:val="0090265C"/>
    <w:rsid w:val="00902FE0"/>
    <w:rsid w:val="0090401B"/>
    <w:rsid w:val="00904AFB"/>
    <w:rsid w:val="00905134"/>
    <w:rsid w:val="00905434"/>
    <w:rsid w:val="009059DB"/>
    <w:rsid w:val="00905C11"/>
    <w:rsid w:val="00905E61"/>
    <w:rsid w:val="00905EC3"/>
    <w:rsid w:val="00906CA8"/>
    <w:rsid w:val="0090747B"/>
    <w:rsid w:val="00907950"/>
    <w:rsid w:val="00907F1A"/>
    <w:rsid w:val="00907F92"/>
    <w:rsid w:val="009106F1"/>
    <w:rsid w:val="009109EF"/>
    <w:rsid w:val="00910F61"/>
    <w:rsid w:val="00911829"/>
    <w:rsid w:val="00911FF4"/>
    <w:rsid w:val="0091259C"/>
    <w:rsid w:val="00912622"/>
    <w:rsid w:val="009127DF"/>
    <w:rsid w:val="00912907"/>
    <w:rsid w:val="00912A8F"/>
    <w:rsid w:val="00912C9E"/>
    <w:rsid w:val="00913249"/>
    <w:rsid w:val="00913745"/>
    <w:rsid w:val="00913990"/>
    <w:rsid w:val="00913CAE"/>
    <w:rsid w:val="0091409B"/>
    <w:rsid w:val="00914FE9"/>
    <w:rsid w:val="0091502D"/>
    <w:rsid w:val="009150C0"/>
    <w:rsid w:val="009151F1"/>
    <w:rsid w:val="0091633B"/>
    <w:rsid w:val="009165F1"/>
    <w:rsid w:val="00916C42"/>
    <w:rsid w:val="0091764C"/>
    <w:rsid w:val="00917799"/>
    <w:rsid w:val="009177CA"/>
    <w:rsid w:val="009177DC"/>
    <w:rsid w:val="0091797D"/>
    <w:rsid w:val="00917A29"/>
    <w:rsid w:val="00917CE6"/>
    <w:rsid w:val="009202CA"/>
    <w:rsid w:val="00920858"/>
    <w:rsid w:val="009211E8"/>
    <w:rsid w:val="0092128E"/>
    <w:rsid w:val="009216B8"/>
    <w:rsid w:val="00921977"/>
    <w:rsid w:val="00922857"/>
    <w:rsid w:val="00922C83"/>
    <w:rsid w:val="00923634"/>
    <w:rsid w:val="009237CF"/>
    <w:rsid w:val="00923A02"/>
    <w:rsid w:val="00923B0F"/>
    <w:rsid w:val="009244FE"/>
    <w:rsid w:val="00924941"/>
    <w:rsid w:val="0092511B"/>
    <w:rsid w:val="00925505"/>
    <w:rsid w:val="00925C6C"/>
    <w:rsid w:val="00926C82"/>
    <w:rsid w:val="0092739B"/>
    <w:rsid w:val="00927704"/>
    <w:rsid w:val="00927C2C"/>
    <w:rsid w:val="00927CC9"/>
    <w:rsid w:val="00927D1B"/>
    <w:rsid w:val="00927E95"/>
    <w:rsid w:val="009301AC"/>
    <w:rsid w:val="0093094B"/>
    <w:rsid w:val="009322E3"/>
    <w:rsid w:val="00932854"/>
    <w:rsid w:val="00932934"/>
    <w:rsid w:val="00932CB2"/>
    <w:rsid w:val="00932DFD"/>
    <w:rsid w:val="0093351C"/>
    <w:rsid w:val="009336B7"/>
    <w:rsid w:val="00934115"/>
    <w:rsid w:val="009348B6"/>
    <w:rsid w:val="00934E1B"/>
    <w:rsid w:val="0093584F"/>
    <w:rsid w:val="00935D88"/>
    <w:rsid w:val="00936123"/>
    <w:rsid w:val="009364B1"/>
    <w:rsid w:val="0093725D"/>
    <w:rsid w:val="009375B8"/>
    <w:rsid w:val="009375ED"/>
    <w:rsid w:val="00937A04"/>
    <w:rsid w:val="009417F4"/>
    <w:rsid w:val="00942291"/>
    <w:rsid w:val="00942B4D"/>
    <w:rsid w:val="0094302A"/>
    <w:rsid w:val="009431E9"/>
    <w:rsid w:val="009438B1"/>
    <w:rsid w:val="00945D5F"/>
    <w:rsid w:val="00946FB6"/>
    <w:rsid w:val="00947CAA"/>
    <w:rsid w:val="00947D77"/>
    <w:rsid w:val="00951279"/>
    <w:rsid w:val="0095195F"/>
    <w:rsid w:val="00951C44"/>
    <w:rsid w:val="0095215E"/>
    <w:rsid w:val="009526A8"/>
    <w:rsid w:val="00952831"/>
    <w:rsid w:val="009528A6"/>
    <w:rsid w:val="00952D9E"/>
    <w:rsid w:val="00953427"/>
    <w:rsid w:val="009535EE"/>
    <w:rsid w:val="009536C5"/>
    <w:rsid w:val="00953B73"/>
    <w:rsid w:val="00953E00"/>
    <w:rsid w:val="00953F48"/>
    <w:rsid w:val="0095408E"/>
    <w:rsid w:val="0095461D"/>
    <w:rsid w:val="009546A3"/>
    <w:rsid w:val="00954E38"/>
    <w:rsid w:val="009557BF"/>
    <w:rsid w:val="00955F39"/>
    <w:rsid w:val="009562DF"/>
    <w:rsid w:val="009574BD"/>
    <w:rsid w:val="00957987"/>
    <w:rsid w:val="00957BDF"/>
    <w:rsid w:val="00957DD6"/>
    <w:rsid w:val="00957EA1"/>
    <w:rsid w:val="00960110"/>
    <w:rsid w:val="009606FD"/>
    <w:rsid w:val="00960F82"/>
    <w:rsid w:val="00961BB0"/>
    <w:rsid w:val="00963F4A"/>
    <w:rsid w:val="00964B94"/>
    <w:rsid w:val="0096557C"/>
    <w:rsid w:val="009658EB"/>
    <w:rsid w:val="00966F5B"/>
    <w:rsid w:val="00966FED"/>
    <w:rsid w:val="00967AE0"/>
    <w:rsid w:val="0097080E"/>
    <w:rsid w:val="00970924"/>
    <w:rsid w:val="00970BB9"/>
    <w:rsid w:val="00970DF8"/>
    <w:rsid w:val="009715F3"/>
    <w:rsid w:val="00972D8D"/>
    <w:rsid w:val="00972EAA"/>
    <w:rsid w:val="009738DB"/>
    <w:rsid w:val="009740DB"/>
    <w:rsid w:val="0097432E"/>
    <w:rsid w:val="009746EA"/>
    <w:rsid w:val="00974A24"/>
    <w:rsid w:val="00974B02"/>
    <w:rsid w:val="00974B51"/>
    <w:rsid w:val="0097500A"/>
    <w:rsid w:val="00975821"/>
    <w:rsid w:val="00975FD5"/>
    <w:rsid w:val="00976AD6"/>
    <w:rsid w:val="00976D19"/>
    <w:rsid w:val="00976EFD"/>
    <w:rsid w:val="00976FA8"/>
    <w:rsid w:val="00977100"/>
    <w:rsid w:val="00977F21"/>
    <w:rsid w:val="00980B6D"/>
    <w:rsid w:val="009814F7"/>
    <w:rsid w:val="00981E4F"/>
    <w:rsid w:val="00982380"/>
    <w:rsid w:val="00982B8C"/>
    <w:rsid w:val="009833E6"/>
    <w:rsid w:val="009834B1"/>
    <w:rsid w:val="009838B0"/>
    <w:rsid w:val="00983D0F"/>
    <w:rsid w:val="00983D8E"/>
    <w:rsid w:val="009843AF"/>
    <w:rsid w:val="009847A3"/>
    <w:rsid w:val="009854E8"/>
    <w:rsid w:val="009856B1"/>
    <w:rsid w:val="00985DB5"/>
    <w:rsid w:val="00986694"/>
    <w:rsid w:val="00986751"/>
    <w:rsid w:val="00986826"/>
    <w:rsid w:val="00986CA9"/>
    <w:rsid w:val="009876FB"/>
    <w:rsid w:val="0098779C"/>
    <w:rsid w:val="00987BAD"/>
    <w:rsid w:val="00987FA1"/>
    <w:rsid w:val="00990AA3"/>
    <w:rsid w:val="00990EBC"/>
    <w:rsid w:val="0099159C"/>
    <w:rsid w:val="009929DA"/>
    <w:rsid w:val="00992D4E"/>
    <w:rsid w:val="00993DBF"/>
    <w:rsid w:val="00994512"/>
    <w:rsid w:val="00994B57"/>
    <w:rsid w:val="0099526D"/>
    <w:rsid w:val="00995CC4"/>
    <w:rsid w:val="0099638C"/>
    <w:rsid w:val="009965CE"/>
    <w:rsid w:val="00996778"/>
    <w:rsid w:val="00996975"/>
    <w:rsid w:val="0099710F"/>
    <w:rsid w:val="009972D9"/>
    <w:rsid w:val="009A0051"/>
    <w:rsid w:val="009A012D"/>
    <w:rsid w:val="009A028E"/>
    <w:rsid w:val="009A0670"/>
    <w:rsid w:val="009A11EB"/>
    <w:rsid w:val="009A14FA"/>
    <w:rsid w:val="009A15B4"/>
    <w:rsid w:val="009A258A"/>
    <w:rsid w:val="009A2F51"/>
    <w:rsid w:val="009A2FB2"/>
    <w:rsid w:val="009A3317"/>
    <w:rsid w:val="009A3CEB"/>
    <w:rsid w:val="009A3DC6"/>
    <w:rsid w:val="009A3E73"/>
    <w:rsid w:val="009A4C17"/>
    <w:rsid w:val="009A5391"/>
    <w:rsid w:val="009A5F9C"/>
    <w:rsid w:val="009A61D8"/>
    <w:rsid w:val="009A633E"/>
    <w:rsid w:val="009A6400"/>
    <w:rsid w:val="009A779B"/>
    <w:rsid w:val="009B0323"/>
    <w:rsid w:val="009B0647"/>
    <w:rsid w:val="009B0DD5"/>
    <w:rsid w:val="009B1066"/>
    <w:rsid w:val="009B1098"/>
    <w:rsid w:val="009B16DE"/>
    <w:rsid w:val="009B197E"/>
    <w:rsid w:val="009B1C72"/>
    <w:rsid w:val="009B1FB2"/>
    <w:rsid w:val="009B210B"/>
    <w:rsid w:val="009B271A"/>
    <w:rsid w:val="009B29E6"/>
    <w:rsid w:val="009B2D5E"/>
    <w:rsid w:val="009B319D"/>
    <w:rsid w:val="009B3886"/>
    <w:rsid w:val="009B392B"/>
    <w:rsid w:val="009B3D08"/>
    <w:rsid w:val="009B41B5"/>
    <w:rsid w:val="009B4771"/>
    <w:rsid w:val="009B4B61"/>
    <w:rsid w:val="009B5157"/>
    <w:rsid w:val="009B57F3"/>
    <w:rsid w:val="009B59D5"/>
    <w:rsid w:val="009B5C18"/>
    <w:rsid w:val="009B5E09"/>
    <w:rsid w:val="009B6B47"/>
    <w:rsid w:val="009B6E6F"/>
    <w:rsid w:val="009B7153"/>
    <w:rsid w:val="009C0124"/>
    <w:rsid w:val="009C067E"/>
    <w:rsid w:val="009C0C32"/>
    <w:rsid w:val="009C17B5"/>
    <w:rsid w:val="009C18A9"/>
    <w:rsid w:val="009C1D38"/>
    <w:rsid w:val="009C2A98"/>
    <w:rsid w:val="009C30CD"/>
    <w:rsid w:val="009C31ED"/>
    <w:rsid w:val="009C3277"/>
    <w:rsid w:val="009C3F92"/>
    <w:rsid w:val="009C494D"/>
    <w:rsid w:val="009C5BD8"/>
    <w:rsid w:val="009C5FCB"/>
    <w:rsid w:val="009C62D6"/>
    <w:rsid w:val="009C6386"/>
    <w:rsid w:val="009C730E"/>
    <w:rsid w:val="009C7741"/>
    <w:rsid w:val="009C7FA2"/>
    <w:rsid w:val="009D0084"/>
    <w:rsid w:val="009D0139"/>
    <w:rsid w:val="009D0636"/>
    <w:rsid w:val="009D0B3F"/>
    <w:rsid w:val="009D0C24"/>
    <w:rsid w:val="009D0EE1"/>
    <w:rsid w:val="009D105A"/>
    <w:rsid w:val="009D15FD"/>
    <w:rsid w:val="009D2668"/>
    <w:rsid w:val="009D2D7E"/>
    <w:rsid w:val="009D2E9D"/>
    <w:rsid w:val="009D2F39"/>
    <w:rsid w:val="009D40C8"/>
    <w:rsid w:val="009D46BC"/>
    <w:rsid w:val="009D5028"/>
    <w:rsid w:val="009D5178"/>
    <w:rsid w:val="009D52B0"/>
    <w:rsid w:val="009D5632"/>
    <w:rsid w:val="009D575D"/>
    <w:rsid w:val="009D5D69"/>
    <w:rsid w:val="009D6979"/>
    <w:rsid w:val="009E0183"/>
    <w:rsid w:val="009E0323"/>
    <w:rsid w:val="009E06AF"/>
    <w:rsid w:val="009E0AEA"/>
    <w:rsid w:val="009E0E04"/>
    <w:rsid w:val="009E157A"/>
    <w:rsid w:val="009E21F7"/>
    <w:rsid w:val="009E281F"/>
    <w:rsid w:val="009E2DC0"/>
    <w:rsid w:val="009E2FCB"/>
    <w:rsid w:val="009E329A"/>
    <w:rsid w:val="009E37FF"/>
    <w:rsid w:val="009E481E"/>
    <w:rsid w:val="009E4A0E"/>
    <w:rsid w:val="009E5037"/>
    <w:rsid w:val="009F01C7"/>
    <w:rsid w:val="009F0A8F"/>
    <w:rsid w:val="009F0B75"/>
    <w:rsid w:val="009F1395"/>
    <w:rsid w:val="009F1B21"/>
    <w:rsid w:val="009F26B6"/>
    <w:rsid w:val="009F2A99"/>
    <w:rsid w:val="009F3CAF"/>
    <w:rsid w:val="009F4C6F"/>
    <w:rsid w:val="009F51DE"/>
    <w:rsid w:val="009F521D"/>
    <w:rsid w:val="009F5DF9"/>
    <w:rsid w:val="009F6279"/>
    <w:rsid w:val="009F6A05"/>
    <w:rsid w:val="009F6C74"/>
    <w:rsid w:val="009F6CD0"/>
    <w:rsid w:val="009F750E"/>
    <w:rsid w:val="009F75FD"/>
    <w:rsid w:val="009F7B3B"/>
    <w:rsid w:val="00A005BC"/>
    <w:rsid w:val="00A00BC2"/>
    <w:rsid w:val="00A00F9C"/>
    <w:rsid w:val="00A01359"/>
    <w:rsid w:val="00A01981"/>
    <w:rsid w:val="00A01F4E"/>
    <w:rsid w:val="00A027C5"/>
    <w:rsid w:val="00A02E8A"/>
    <w:rsid w:val="00A02FD4"/>
    <w:rsid w:val="00A0363E"/>
    <w:rsid w:val="00A03665"/>
    <w:rsid w:val="00A0377F"/>
    <w:rsid w:val="00A03C20"/>
    <w:rsid w:val="00A03EAF"/>
    <w:rsid w:val="00A0410F"/>
    <w:rsid w:val="00A041B5"/>
    <w:rsid w:val="00A04398"/>
    <w:rsid w:val="00A048D1"/>
    <w:rsid w:val="00A05411"/>
    <w:rsid w:val="00A054C4"/>
    <w:rsid w:val="00A055BF"/>
    <w:rsid w:val="00A056E1"/>
    <w:rsid w:val="00A05F6A"/>
    <w:rsid w:val="00A06814"/>
    <w:rsid w:val="00A06A1A"/>
    <w:rsid w:val="00A0705C"/>
    <w:rsid w:val="00A073A8"/>
    <w:rsid w:val="00A07649"/>
    <w:rsid w:val="00A0777F"/>
    <w:rsid w:val="00A07D53"/>
    <w:rsid w:val="00A10064"/>
    <w:rsid w:val="00A10233"/>
    <w:rsid w:val="00A10300"/>
    <w:rsid w:val="00A10EE7"/>
    <w:rsid w:val="00A119E3"/>
    <w:rsid w:val="00A11A36"/>
    <w:rsid w:val="00A121A1"/>
    <w:rsid w:val="00A128B4"/>
    <w:rsid w:val="00A13232"/>
    <w:rsid w:val="00A14F65"/>
    <w:rsid w:val="00A15CFE"/>
    <w:rsid w:val="00A15D2C"/>
    <w:rsid w:val="00A15E1A"/>
    <w:rsid w:val="00A16BEA"/>
    <w:rsid w:val="00A16EBE"/>
    <w:rsid w:val="00A20470"/>
    <w:rsid w:val="00A21303"/>
    <w:rsid w:val="00A2132A"/>
    <w:rsid w:val="00A22449"/>
    <w:rsid w:val="00A2271E"/>
    <w:rsid w:val="00A2284C"/>
    <w:rsid w:val="00A229FA"/>
    <w:rsid w:val="00A23081"/>
    <w:rsid w:val="00A23411"/>
    <w:rsid w:val="00A2382E"/>
    <w:rsid w:val="00A2392F"/>
    <w:rsid w:val="00A23EBA"/>
    <w:rsid w:val="00A2534E"/>
    <w:rsid w:val="00A25788"/>
    <w:rsid w:val="00A263AC"/>
    <w:rsid w:val="00A26719"/>
    <w:rsid w:val="00A26B8D"/>
    <w:rsid w:val="00A272D3"/>
    <w:rsid w:val="00A27BDC"/>
    <w:rsid w:val="00A27E95"/>
    <w:rsid w:val="00A306AD"/>
    <w:rsid w:val="00A3096B"/>
    <w:rsid w:val="00A30DF5"/>
    <w:rsid w:val="00A316EE"/>
    <w:rsid w:val="00A3172F"/>
    <w:rsid w:val="00A328D8"/>
    <w:rsid w:val="00A3305E"/>
    <w:rsid w:val="00A339C1"/>
    <w:rsid w:val="00A33FF0"/>
    <w:rsid w:val="00A34985"/>
    <w:rsid w:val="00A34E20"/>
    <w:rsid w:val="00A34F66"/>
    <w:rsid w:val="00A35462"/>
    <w:rsid w:val="00A355D3"/>
    <w:rsid w:val="00A357E8"/>
    <w:rsid w:val="00A36C14"/>
    <w:rsid w:val="00A36C85"/>
    <w:rsid w:val="00A3712F"/>
    <w:rsid w:val="00A371A7"/>
    <w:rsid w:val="00A403B0"/>
    <w:rsid w:val="00A40F56"/>
    <w:rsid w:val="00A40FF4"/>
    <w:rsid w:val="00A41F4E"/>
    <w:rsid w:val="00A42004"/>
    <w:rsid w:val="00A42607"/>
    <w:rsid w:val="00A42892"/>
    <w:rsid w:val="00A42DD6"/>
    <w:rsid w:val="00A42DE4"/>
    <w:rsid w:val="00A4368B"/>
    <w:rsid w:val="00A43A88"/>
    <w:rsid w:val="00A43AEE"/>
    <w:rsid w:val="00A43EF4"/>
    <w:rsid w:val="00A444A4"/>
    <w:rsid w:val="00A44965"/>
    <w:rsid w:val="00A44A3E"/>
    <w:rsid w:val="00A4542B"/>
    <w:rsid w:val="00A45EB9"/>
    <w:rsid w:val="00A460E0"/>
    <w:rsid w:val="00A46153"/>
    <w:rsid w:val="00A46423"/>
    <w:rsid w:val="00A4712D"/>
    <w:rsid w:val="00A472E7"/>
    <w:rsid w:val="00A4748E"/>
    <w:rsid w:val="00A50112"/>
    <w:rsid w:val="00A5030F"/>
    <w:rsid w:val="00A503BD"/>
    <w:rsid w:val="00A505DC"/>
    <w:rsid w:val="00A506D8"/>
    <w:rsid w:val="00A5076E"/>
    <w:rsid w:val="00A50C0C"/>
    <w:rsid w:val="00A51490"/>
    <w:rsid w:val="00A5241F"/>
    <w:rsid w:val="00A52B81"/>
    <w:rsid w:val="00A531CA"/>
    <w:rsid w:val="00A5353E"/>
    <w:rsid w:val="00A543CB"/>
    <w:rsid w:val="00A54419"/>
    <w:rsid w:val="00A54ED5"/>
    <w:rsid w:val="00A54FEF"/>
    <w:rsid w:val="00A55889"/>
    <w:rsid w:val="00A55E65"/>
    <w:rsid w:val="00A56482"/>
    <w:rsid w:val="00A567B4"/>
    <w:rsid w:val="00A56A0E"/>
    <w:rsid w:val="00A56DA9"/>
    <w:rsid w:val="00A57F0F"/>
    <w:rsid w:val="00A6079E"/>
    <w:rsid w:val="00A6103C"/>
    <w:rsid w:val="00A616E8"/>
    <w:rsid w:val="00A61AAD"/>
    <w:rsid w:val="00A61AC7"/>
    <w:rsid w:val="00A622E5"/>
    <w:rsid w:val="00A6236B"/>
    <w:rsid w:val="00A625FB"/>
    <w:rsid w:val="00A63271"/>
    <w:rsid w:val="00A634CA"/>
    <w:rsid w:val="00A634E3"/>
    <w:rsid w:val="00A63766"/>
    <w:rsid w:val="00A637F2"/>
    <w:rsid w:val="00A63802"/>
    <w:rsid w:val="00A63ACD"/>
    <w:rsid w:val="00A64263"/>
    <w:rsid w:val="00A64938"/>
    <w:rsid w:val="00A67DCB"/>
    <w:rsid w:val="00A67F2B"/>
    <w:rsid w:val="00A7004B"/>
    <w:rsid w:val="00A70741"/>
    <w:rsid w:val="00A707C4"/>
    <w:rsid w:val="00A70CAE"/>
    <w:rsid w:val="00A71086"/>
    <w:rsid w:val="00A71513"/>
    <w:rsid w:val="00A71C0D"/>
    <w:rsid w:val="00A723E3"/>
    <w:rsid w:val="00A74F9C"/>
    <w:rsid w:val="00A75C56"/>
    <w:rsid w:val="00A75DBE"/>
    <w:rsid w:val="00A76018"/>
    <w:rsid w:val="00A77364"/>
    <w:rsid w:val="00A77383"/>
    <w:rsid w:val="00A776A5"/>
    <w:rsid w:val="00A77A56"/>
    <w:rsid w:val="00A77C35"/>
    <w:rsid w:val="00A80246"/>
    <w:rsid w:val="00A8127C"/>
    <w:rsid w:val="00A81544"/>
    <w:rsid w:val="00A8192B"/>
    <w:rsid w:val="00A81A16"/>
    <w:rsid w:val="00A81C63"/>
    <w:rsid w:val="00A81CA3"/>
    <w:rsid w:val="00A82202"/>
    <w:rsid w:val="00A82291"/>
    <w:rsid w:val="00A83213"/>
    <w:rsid w:val="00A835A6"/>
    <w:rsid w:val="00A83CD7"/>
    <w:rsid w:val="00A83D2E"/>
    <w:rsid w:val="00A84264"/>
    <w:rsid w:val="00A8532F"/>
    <w:rsid w:val="00A85929"/>
    <w:rsid w:val="00A85F01"/>
    <w:rsid w:val="00A861A8"/>
    <w:rsid w:val="00A865EE"/>
    <w:rsid w:val="00A86630"/>
    <w:rsid w:val="00A868B3"/>
    <w:rsid w:val="00A86B6E"/>
    <w:rsid w:val="00A871C6"/>
    <w:rsid w:val="00A874B4"/>
    <w:rsid w:val="00A90166"/>
    <w:rsid w:val="00A90531"/>
    <w:rsid w:val="00A90827"/>
    <w:rsid w:val="00A90A0F"/>
    <w:rsid w:val="00A90F7E"/>
    <w:rsid w:val="00A9107B"/>
    <w:rsid w:val="00A91316"/>
    <w:rsid w:val="00A92033"/>
    <w:rsid w:val="00A921EF"/>
    <w:rsid w:val="00A92E24"/>
    <w:rsid w:val="00A936EB"/>
    <w:rsid w:val="00A94314"/>
    <w:rsid w:val="00A9457A"/>
    <w:rsid w:val="00A9491C"/>
    <w:rsid w:val="00A94E3F"/>
    <w:rsid w:val="00A94E41"/>
    <w:rsid w:val="00A94FD6"/>
    <w:rsid w:val="00A951A3"/>
    <w:rsid w:val="00A957B4"/>
    <w:rsid w:val="00A95998"/>
    <w:rsid w:val="00A95D9D"/>
    <w:rsid w:val="00A96058"/>
    <w:rsid w:val="00A96FC0"/>
    <w:rsid w:val="00A97A5A"/>
    <w:rsid w:val="00A97BF6"/>
    <w:rsid w:val="00AA1533"/>
    <w:rsid w:val="00AA1C6E"/>
    <w:rsid w:val="00AA1CA5"/>
    <w:rsid w:val="00AA2238"/>
    <w:rsid w:val="00AA27FB"/>
    <w:rsid w:val="00AA2804"/>
    <w:rsid w:val="00AA2B78"/>
    <w:rsid w:val="00AA3BE7"/>
    <w:rsid w:val="00AA3D44"/>
    <w:rsid w:val="00AA4602"/>
    <w:rsid w:val="00AA46F2"/>
    <w:rsid w:val="00AA543F"/>
    <w:rsid w:val="00AA54E0"/>
    <w:rsid w:val="00AA6047"/>
    <w:rsid w:val="00AA621D"/>
    <w:rsid w:val="00AA6B23"/>
    <w:rsid w:val="00AA71E7"/>
    <w:rsid w:val="00AA7CD0"/>
    <w:rsid w:val="00AB0BB8"/>
    <w:rsid w:val="00AB1013"/>
    <w:rsid w:val="00AB1052"/>
    <w:rsid w:val="00AB1155"/>
    <w:rsid w:val="00AB2C81"/>
    <w:rsid w:val="00AB2F72"/>
    <w:rsid w:val="00AB313F"/>
    <w:rsid w:val="00AB3152"/>
    <w:rsid w:val="00AB33DA"/>
    <w:rsid w:val="00AB3653"/>
    <w:rsid w:val="00AB3823"/>
    <w:rsid w:val="00AB3998"/>
    <w:rsid w:val="00AB410B"/>
    <w:rsid w:val="00AB41A3"/>
    <w:rsid w:val="00AB4274"/>
    <w:rsid w:val="00AB437A"/>
    <w:rsid w:val="00AB4C56"/>
    <w:rsid w:val="00AB5430"/>
    <w:rsid w:val="00AB5758"/>
    <w:rsid w:val="00AB5AC5"/>
    <w:rsid w:val="00AB5C51"/>
    <w:rsid w:val="00AB624D"/>
    <w:rsid w:val="00AB6868"/>
    <w:rsid w:val="00AB701A"/>
    <w:rsid w:val="00AB70FE"/>
    <w:rsid w:val="00AB717A"/>
    <w:rsid w:val="00AB7957"/>
    <w:rsid w:val="00AB7BA8"/>
    <w:rsid w:val="00AB7E5B"/>
    <w:rsid w:val="00AC03FD"/>
    <w:rsid w:val="00AC1041"/>
    <w:rsid w:val="00AC1490"/>
    <w:rsid w:val="00AC158E"/>
    <w:rsid w:val="00AC1C70"/>
    <w:rsid w:val="00AC1E77"/>
    <w:rsid w:val="00AC236C"/>
    <w:rsid w:val="00AC272A"/>
    <w:rsid w:val="00AC2987"/>
    <w:rsid w:val="00AC3368"/>
    <w:rsid w:val="00AC3947"/>
    <w:rsid w:val="00AC44D3"/>
    <w:rsid w:val="00AC46F0"/>
    <w:rsid w:val="00AC4841"/>
    <w:rsid w:val="00AC5039"/>
    <w:rsid w:val="00AC5941"/>
    <w:rsid w:val="00AC59D5"/>
    <w:rsid w:val="00AC6292"/>
    <w:rsid w:val="00AC64B5"/>
    <w:rsid w:val="00AC759F"/>
    <w:rsid w:val="00AC7DEC"/>
    <w:rsid w:val="00AD0042"/>
    <w:rsid w:val="00AD074E"/>
    <w:rsid w:val="00AD08F4"/>
    <w:rsid w:val="00AD1109"/>
    <w:rsid w:val="00AD13F4"/>
    <w:rsid w:val="00AD2DFD"/>
    <w:rsid w:val="00AD2F9C"/>
    <w:rsid w:val="00AD3F5C"/>
    <w:rsid w:val="00AD438E"/>
    <w:rsid w:val="00AD487C"/>
    <w:rsid w:val="00AD4A58"/>
    <w:rsid w:val="00AD4B00"/>
    <w:rsid w:val="00AD6497"/>
    <w:rsid w:val="00AD69D9"/>
    <w:rsid w:val="00AD6B6F"/>
    <w:rsid w:val="00AD7B73"/>
    <w:rsid w:val="00AE0078"/>
    <w:rsid w:val="00AE0A4D"/>
    <w:rsid w:val="00AE188D"/>
    <w:rsid w:val="00AE1B5C"/>
    <w:rsid w:val="00AE1BA1"/>
    <w:rsid w:val="00AE248F"/>
    <w:rsid w:val="00AE28F3"/>
    <w:rsid w:val="00AE3257"/>
    <w:rsid w:val="00AE3A2C"/>
    <w:rsid w:val="00AE3A6B"/>
    <w:rsid w:val="00AE3ABD"/>
    <w:rsid w:val="00AE3B5C"/>
    <w:rsid w:val="00AE3B68"/>
    <w:rsid w:val="00AE3C32"/>
    <w:rsid w:val="00AE410D"/>
    <w:rsid w:val="00AE4212"/>
    <w:rsid w:val="00AE4675"/>
    <w:rsid w:val="00AE48F1"/>
    <w:rsid w:val="00AE4E83"/>
    <w:rsid w:val="00AE5A63"/>
    <w:rsid w:val="00AE5CF0"/>
    <w:rsid w:val="00AE6194"/>
    <w:rsid w:val="00AE7240"/>
    <w:rsid w:val="00AE7BBD"/>
    <w:rsid w:val="00AE7BDB"/>
    <w:rsid w:val="00AF07DE"/>
    <w:rsid w:val="00AF0AF1"/>
    <w:rsid w:val="00AF0BEE"/>
    <w:rsid w:val="00AF0D0A"/>
    <w:rsid w:val="00AF0DA6"/>
    <w:rsid w:val="00AF102A"/>
    <w:rsid w:val="00AF10DC"/>
    <w:rsid w:val="00AF12BF"/>
    <w:rsid w:val="00AF1D6C"/>
    <w:rsid w:val="00AF2A08"/>
    <w:rsid w:val="00AF2AEF"/>
    <w:rsid w:val="00AF2C12"/>
    <w:rsid w:val="00AF3B71"/>
    <w:rsid w:val="00AF3D6D"/>
    <w:rsid w:val="00AF4E98"/>
    <w:rsid w:val="00AF50DA"/>
    <w:rsid w:val="00AF5EF9"/>
    <w:rsid w:val="00AF673D"/>
    <w:rsid w:val="00AF6A6F"/>
    <w:rsid w:val="00AF6D48"/>
    <w:rsid w:val="00AF6F53"/>
    <w:rsid w:val="00AF71B9"/>
    <w:rsid w:val="00AF7471"/>
    <w:rsid w:val="00AF756C"/>
    <w:rsid w:val="00AF782E"/>
    <w:rsid w:val="00AF7916"/>
    <w:rsid w:val="00B001A3"/>
    <w:rsid w:val="00B003E0"/>
    <w:rsid w:val="00B00618"/>
    <w:rsid w:val="00B007DF"/>
    <w:rsid w:val="00B016E6"/>
    <w:rsid w:val="00B0195B"/>
    <w:rsid w:val="00B01A20"/>
    <w:rsid w:val="00B02704"/>
    <w:rsid w:val="00B02766"/>
    <w:rsid w:val="00B028C7"/>
    <w:rsid w:val="00B02EAE"/>
    <w:rsid w:val="00B03263"/>
    <w:rsid w:val="00B043E2"/>
    <w:rsid w:val="00B04DBC"/>
    <w:rsid w:val="00B053C2"/>
    <w:rsid w:val="00B059BF"/>
    <w:rsid w:val="00B06376"/>
    <w:rsid w:val="00B0720C"/>
    <w:rsid w:val="00B102A5"/>
    <w:rsid w:val="00B1039C"/>
    <w:rsid w:val="00B116F0"/>
    <w:rsid w:val="00B118CD"/>
    <w:rsid w:val="00B1191B"/>
    <w:rsid w:val="00B11D76"/>
    <w:rsid w:val="00B120E8"/>
    <w:rsid w:val="00B13ADD"/>
    <w:rsid w:val="00B13B5D"/>
    <w:rsid w:val="00B14373"/>
    <w:rsid w:val="00B146B8"/>
    <w:rsid w:val="00B14C0E"/>
    <w:rsid w:val="00B14ED4"/>
    <w:rsid w:val="00B158B8"/>
    <w:rsid w:val="00B167B3"/>
    <w:rsid w:val="00B16BE6"/>
    <w:rsid w:val="00B16DF0"/>
    <w:rsid w:val="00B1700D"/>
    <w:rsid w:val="00B17741"/>
    <w:rsid w:val="00B17A86"/>
    <w:rsid w:val="00B2025B"/>
    <w:rsid w:val="00B20326"/>
    <w:rsid w:val="00B20723"/>
    <w:rsid w:val="00B20BA1"/>
    <w:rsid w:val="00B20CF6"/>
    <w:rsid w:val="00B2145F"/>
    <w:rsid w:val="00B2178B"/>
    <w:rsid w:val="00B218B5"/>
    <w:rsid w:val="00B21F3A"/>
    <w:rsid w:val="00B22BB8"/>
    <w:rsid w:val="00B24053"/>
    <w:rsid w:val="00B24749"/>
    <w:rsid w:val="00B24CED"/>
    <w:rsid w:val="00B24EDE"/>
    <w:rsid w:val="00B25469"/>
    <w:rsid w:val="00B2597D"/>
    <w:rsid w:val="00B259AC"/>
    <w:rsid w:val="00B25A17"/>
    <w:rsid w:val="00B25F8C"/>
    <w:rsid w:val="00B26BCF"/>
    <w:rsid w:val="00B26D56"/>
    <w:rsid w:val="00B27209"/>
    <w:rsid w:val="00B27294"/>
    <w:rsid w:val="00B279DA"/>
    <w:rsid w:val="00B32659"/>
    <w:rsid w:val="00B3290E"/>
    <w:rsid w:val="00B32E09"/>
    <w:rsid w:val="00B32E4F"/>
    <w:rsid w:val="00B333C5"/>
    <w:rsid w:val="00B33A5D"/>
    <w:rsid w:val="00B33AEE"/>
    <w:rsid w:val="00B347AB"/>
    <w:rsid w:val="00B3482D"/>
    <w:rsid w:val="00B34B5D"/>
    <w:rsid w:val="00B34CA1"/>
    <w:rsid w:val="00B34E0E"/>
    <w:rsid w:val="00B350AC"/>
    <w:rsid w:val="00B357AB"/>
    <w:rsid w:val="00B35FCD"/>
    <w:rsid w:val="00B36320"/>
    <w:rsid w:val="00B365B0"/>
    <w:rsid w:val="00B3669C"/>
    <w:rsid w:val="00B36910"/>
    <w:rsid w:val="00B3720E"/>
    <w:rsid w:val="00B37855"/>
    <w:rsid w:val="00B40032"/>
    <w:rsid w:val="00B401B1"/>
    <w:rsid w:val="00B406CE"/>
    <w:rsid w:val="00B40801"/>
    <w:rsid w:val="00B4081D"/>
    <w:rsid w:val="00B40913"/>
    <w:rsid w:val="00B40CF2"/>
    <w:rsid w:val="00B40D2B"/>
    <w:rsid w:val="00B410AD"/>
    <w:rsid w:val="00B41257"/>
    <w:rsid w:val="00B413B9"/>
    <w:rsid w:val="00B4176A"/>
    <w:rsid w:val="00B41A25"/>
    <w:rsid w:val="00B41F36"/>
    <w:rsid w:val="00B42036"/>
    <w:rsid w:val="00B426AB"/>
    <w:rsid w:val="00B448DF"/>
    <w:rsid w:val="00B44FC2"/>
    <w:rsid w:val="00B4555F"/>
    <w:rsid w:val="00B45697"/>
    <w:rsid w:val="00B45BD5"/>
    <w:rsid w:val="00B46D29"/>
    <w:rsid w:val="00B501D1"/>
    <w:rsid w:val="00B502CF"/>
    <w:rsid w:val="00B50C29"/>
    <w:rsid w:val="00B50C33"/>
    <w:rsid w:val="00B50D9F"/>
    <w:rsid w:val="00B51E69"/>
    <w:rsid w:val="00B5333A"/>
    <w:rsid w:val="00B536C3"/>
    <w:rsid w:val="00B53976"/>
    <w:rsid w:val="00B540ED"/>
    <w:rsid w:val="00B547CD"/>
    <w:rsid w:val="00B54EC1"/>
    <w:rsid w:val="00B55752"/>
    <w:rsid w:val="00B562C6"/>
    <w:rsid w:val="00B5649C"/>
    <w:rsid w:val="00B56759"/>
    <w:rsid w:val="00B5694C"/>
    <w:rsid w:val="00B56B49"/>
    <w:rsid w:val="00B570E1"/>
    <w:rsid w:val="00B571A5"/>
    <w:rsid w:val="00B571C2"/>
    <w:rsid w:val="00B57A8B"/>
    <w:rsid w:val="00B57ACC"/>
    <w:rsid w:val="00B57E01"/>
    <w:rsid w:val="00B57F1D"/>
    <w:rsid w:val="00B60C15"/>
    <w:rsid w:val="00B60EAD"/>
    <w:rsid w:val="00B6174A"/>
    <w:rsid w:val="00B62476"/>
    <w:rsid w:val="00B6331F"/>
    <w:rsid w:val="00B63EEE"/>
    <w:rsid w:val="00B64AB5"/>
    <w:rsid w:val="00B65F6A"/>
    <w:rsid w:val="00B66273"/>
    <w:rsid w:val="00B66407"/>
    <w:rsid w:val="00B667F6"/>
    <w:rsid w:val="00B66D68"/>
    <w:rsid w:val="00B67579"/>
    <w:rsid w:val="00B70369"/>
    <w:rsid w:val="00B7145C"/>
    <w:rsid w:val="00B71A1B"/>
    <w:rsid w:val="00B72199"/>
    <w:rsid w:val="00B72A74"/>
    <w:rsid w:val="00B72C50"/>
    <w:rsid w:val="00B72F32"/>
    <w:rsid w:val="00B73007"/>
    <w:rsid w:val="00B73262"/>
    <w:rsid w:val="00B73643"/>
    <w:rsid w:val="00B737AA"/>
    <w:rsid w:val="00B74332"/>
    <w:rsid w:val="00B74778"/>
    <w:rsid w:val="00B747CE"/>
    <w:rsid w:val="00B75C0B"/>
    <w:rsid w:val="00B76599"/>
    <w:rsid w:val="00B767A9"/>
    <w:rsid w:val="00B767B6"/>
    <w:rsid w:val="00B76D48"/>
    <w:rsid w:val="00B77955"/>
    <w:rsid w:val="00B77F25"/>
    <w:rsid w:val="00B80382"/>
    <w:rsid w:val="00B8048F"/>
    <w:rsid w:val="00B8050D"/>
    <w:rsid w:val="00B8078C"/>
    <w:rsid w:val="00B81F1B"/>
    <w:rsid w:val="00B82747"/>
    <w:rsid w:val="00B83A08"/>
    <w:rsid w:val="00B84275"/>
    <w:rsid w:val="00B8493C"/>
    <w:rsid w:val="00B84EEE"/>
    <w:rsid w:val="00B852FC"/>
    <w:rsid w:val="00B85568"/>
    <w:rsid w:val="00B85588"/>
    <w:rsid w:val="00B85D38"/>
    <w:rsid w:val="00B862E6"/>
    <w:rsid w:val="00B863FA"/>
    <w:rsid w:val="00B864D2"/>
    <w:rsid w:val="00B87857"/>
    <w:rsid w:val="00B8792F"/>
    <w:rsid w:val="00B87B8D"/>
    <w:rsid w:val="00B87BDA"/>
    <w:rsid w:val="00B91D63"/>
    <w:rsid w:val="00B92049"/>
    <w:rsid w:val="00B927A4"/>
    <w:rsid w:val="00B9288D"/>
    <w:rsid w:val="00B92E49"/>
    <w:rsid w:val="00B935D7"/>
    <w:rsid w:val="00B93760"/>
    <w:rsid w:val="00B93C26"/>
    <w:rsid w:val="00B94631"/>
    <w:rsid w:val="00B94840"/>
    <w:rsid w:val="00B95277"/>
    <w:rsid w:val="00B95D33"/>
    <w:rsid w:val="00B95DA0"/>
    <w:rsid w:val="00B9607B"/>
    <w:rsid w:val="00B9640D"/>
    <w:rsid w:val="00B966F6"/>
    <w:rsid w:val="00B9687F"/>
    <w:rsid w:val="00B971AA"/>
    <w:rsid w:val="00B97234"/>
    <w:rsid w:val="00B97A75"/>
    <w:rsid w:val="00B97C99"/>
    <w:rsid w:val="00BA0201"/>
    <w:rsid w:val="00BA0226"/>
    <w:rsid w:val="00BA07FA"/>
    <w:rsid w:val="00BA0AE2"/>
    <w:rsid w:val="00BA0EA9"/>
    <w:rsid w:val="00BA0F70"/>
    <w:rsid w:val="00BA10ED"/>
    <w:rsid w:val="00BA1659"/>
    <w:rsid w:val="00BA1A78"/>
    <w:rsid w:val="00BA2E5C"/>
    <w:rsid w:val="00BA4186"/>
    <w:rsid w:val="00BA4DA6"/>
    <w:rsid w:val="00BA5678"/>
    <w:rsid w:val="00BA5870"/>
    <w:rsid w:val="00BA5A45"/>
    <w:rsid w:val="00BA5AFD"/>
    <w:rsid w:val="00BA5C9F"/>
    <w:rsid w:val="00BA60A4"/>
    <w:rsid w:val="00BA6940"/>
    <w:rsid w:val="00BA71EF"/>
    <w:rsid w:val="00BA7EA8"/>
    <w:rsid w:val="00BB032B"/>
    <w:rsid w:val="00BB03C2"/>
    <w:rsid w:val="00BB0D42"/>
    <w:rsid w:val="00BB12AD"/>
    <w:rsid w:val="00BB180C"/>
    <w:rsid w:val="00BB1996"/>
    <w:rsid w:val="00BB1B97"/>
    <w:rsid w:val="00BB3BFB"/>
    <w:rsid w:val="00BB3E14"/>
    <w:rsid w:val="00BB3E1C"/>
    <w:rsid w:val="00BB41AF"/>
    <w:rsid w:val="00BB47E0"/>
    <w:rsid w:val="00BB50E1"/>
    <w:rsid w:val="00BB56CC"/>
    <w:rsid w:val="00BB57CD"/>
    <w:rsid w:val="00BB62FE"/>
    <w:rsid w:val="00BB6865"/>
    <w:rsid w:val="00BB6D2A"/>
    <w:rsid w:val="00BB75F0"/>
    <w:rsid w:val="00BC028C"/>
    <w:rsid w:val="00BC045C"/>
    <w:rsid w:val="00BC04B7"/>
    <w:rsid w:val="00BC0559"/>
    <w:rsid w:val="00BC0764"/>
    <w:rsid w:val="00BC1DA2"/>
    <w:rsid w:val="00BC2CAF"/>
    <w:rsid w:val="00BC3290"/>
    <w:rsid w:val="00BC3362"/>
    <w:rsid w:val="00BC349C"/>
    <w:rsid w:val="00BC3AF7"/>
    <w:rsid w:val="00BC3BE4"/>
    <w:rsid w:val="00BC42A6"/>
    <w:rsid w:val="00BC46B8"/>
    <w:rsid w:val="00BC4C94"/>
    <w:rsid w:val="00BC4E1B"/>
    <w:rsid w:val="00BC4ED6"/>
    <w:rsid w:val="00BC5AB5"/>
    <w:rsid w:val="00BC5D2E"/>
    <w:rsid w:val="00BC6133"/>
    <w:rsid w:val="00BC61E4"/>
    <w:rsid w:val="00BC6F14"/>
    <w:rsid w:val="00BC724D"/>
    <w:rsid w:val="00BC7837"/>
    <w:rsid w:val="00BC7992"/>
    <w:rsid w:val="00BC7C01"/>
    <w:rsid w:val="00BC7DCB"/>
    <w:rsid w:val="00BD0280"/>
    <w:rsid w:val="00BD04DF"/>
    <w:rsid w:val="00BD056B"/>
    <w:rsid w:val="00BD0B98"/>
    <w:rsid w:val="00BD185C"/>
    <w:rsid w:val="00BD1D62"/>
    <w:rsid w:val="00BD39A7"/>
    <w:rsid w:val="00BD3C48"/>
    <w:rsid w:val="00BD4178"/>
    <w:rsid w:val="00BD422E"/>
    <w:rsid w:val="00BD42AB"/>
    <w:rsid w:val="00BD42E1"/>
    <w:rsid w:val="00BD4A5E"/>
    <w:rsid w:val="00BD57B9"/>
    <w:rsid w:val="00BD59F1"/>
    <w:rsid w:val="00BD5E8B"/>
    <w:rsid w:val="00BD5F7C"/>
    <w:rsid w:val="00BD641A"/>
    <w:rsid w:val="00BD6633"/>
    <w:rsid w:val="00BD7656"/>
    <w:rsid w:val="00BD77B4"/>
    <w:rsid w:val="00BD7856"/>
    <w:rsid w:val="00BD7A4E"/>
    <w:rsid w:val="00BE01C4"/>
    <w:rsid w:val="00BE03EC"/>
    <w:rsid w:val="00BE0451"/>
    <w:rsid w:val="00BE058F"/>
    <w:rsid w:val="00BE05D1"/>
    <w:rsid w:val="00BE06F4"/>
    <w:rsid w:val="00BE0DE8"/>
    <w:rsid w:val="00BE1A40"/>
    <w:rsid w:val="00BE1D9E"/>
    <w:rsid w:val="00BE207B"/>
    <w:rsid w:val="00BE2C6E"/>
    <w:rsid w:val="00BE2E3D"/>
    <w:rsid w:val="00BE2FC7"/>
    <w:rsid w:val="00BE3588"/>
    <w:rsid w:val="00BE4A0D"/>
    <w:rsid w:val="00BE54F2"/>
    <w:rsid w:val="00BE592C"/>
    <w:rsid w:val="00BE6A59"/>
    <w:rsid w:val="00BE6AAF"/>
    <w:rsid w:val="00BE6EB5"/>
    <w:rsid w:val="00BF0209"/>
    <w:rsid w:val="00BF0D68"/>
    <w:rsid w:val="00BF0DF3"/>
    <w:rsid w:val="00BF0EFF"/>
    <w:rsid w:val="00BF1010"/>
    <w:rsid w:val="00BF1B3E"/>
    <w:rsid w:val="00BF1CC8"/>
    <w:rsid w:val="00BF1CEE"/>
    <w:rsid w:val="00BF20BA"/>
    <w:rsid w:val="00BF2212"/>
    <w:rsid w:val="00BF36EF"/>
    <w:rsid w:val="00BF3824"/>
    <w:rsid w:val="00BF4164"/>
    <w:rsid w:val="00BF4BD4"/>
    <w:rsid w:val="00BF4F45"/>
    <w:rsid w:val="00BF5E3D"/>
    <w:rsid w:val="00BF6CAF"/>
    <w:rsid w:val="00C0035A"/>
    <w:rsid w:val="00C00960"/>
    <w:rsid w:val="00C00A6D"/>
    <w:rsid w:val="00C01B3C"/>
    <w:rsid w:val="00C02CE7"/>
    <w:rsid w:val="00C042A5"/>
    <w:rsid w:val="00C0565F"/>
    <w:rsid w:val="00C0642E"/>
    <w:rsid w:val="00C0662F"/>
    <w:rsid w:val="00C06E0D"/>
    <w:rsid w:val="00C106BB"/>
    <w:rsid w:val="00C10F3E"/>
    <w:rsid w:val="00C110FA"/>
    <w:rsid w:val="00C1159A"/>
    <w:rsid w:val="00C11E18"/>
    <w:rsid w:val="00C11EC0"/>
    <w:rsid w:val="00C12391"/>
    <w:rsid w:val="00C124AC"/>
    <w:rsid w:val="00C12643"/>
    <w:rsid w:val="00C129C1"/>
    <w:rsid w:val="00C12CDE"/>
    <w:rsid w:val="00C12FDF"/>
    <w:rsid w:val="00C13384"/>
    <w:rsid w:val="00C135F8"/>
    <w:rsid w:val="00C136E2"/>
    <w:rsid w:val="00C13DA5"/>
    <w:rsid w:val="00C14074"/>
    <w:rsid w:val="00C147B9"/>
    <w:rsid w:val="00C15389"/>
    <w:rsid w:val="00C15422"/>
    <w:rsid w:val="00C15702"/>
    <w:rsid w:val="00C15CD1"/>
    <w:rsid w:val="00C15E38"/>
    <w:rsid w:val="00C16110"/>
    <w:rsid w:val="00C16725"/>
    <w:rsid w:val="00C16B42"/>
    <w:rsid w:val="00C170EB"/>
    <w:rsid w:val="00C17428"/>
    <w:rsid w:val="00C17AA2"/>
    <w:rsid w:val="00C2100A"/>
    <w:rsid w:val="00C21A7A"/>
    <w:rsid w:val="00C224B5"/>
    <w:rsid w:val="00C227FD"/>
    <w:rsid w:val="00C22E2D"/>
    <w:rsid w:val="00C243DA"/>
    <w:rsid w:val="00C24588"/>
    <w:rsid w:val="00C251C9"/>
    <w:rsid w:val="00C25D5B"/>
    <w:rsid w:val="00C25E0F"/>
    <w:rsid w:val="00C278D9"/>
    <w:rsid w:val="00C27B58"/>
    <w:rsid w:val="00C27B95"/>
    <w:rsid w:val="00C27F2C"/>
    <w:rsid w:val="00C30154"/>
    <w:rsid w:val="00C30B1E"/>
    <w:rsid w:val="00C317C4"/>
    <w:rsid w:val="00C31C4A"/>
    <w:rsid w:val="00C320C1"/>
    <w:rsid w:val="00C32144"/>
    <w:rsid w:val="00C328AB"/>
    <w:rsid w:val="00C33156"/>
    <w:rsid w:val="00C33486"/>
    <w:rsid w:val="00C339DA"/>
    <w:rsid w:val="00C33E85"/>
    <w:rsid w:val="00C34078"/>
    <w:rsid w:val="00C34417"/>
    <w:rsid w:val="00C35241"/>
    <w:rsid w:val="00C355AC"/>
    <w:rsid w:val="00C35FDA"/>
    <w:rsid w:val="00C3602E"/>
    <w:rsid w:val="00C36C7C"/>
    <w:rsid w:val="00C377D7"/>
    <w:rsid w:val="00C40CC9"/>
    <w:rsid w:val="00C41C56"/>
    <w:rsid w:val="00C422FD"/>
    <w:rsid w:val="00C42BBD"/>
    <w:rsid w:val="00C43E63"/>
    <w:rsid w:val="00C43EAE"/>
    <w:rsid w:val="00C4433F"/>
    <w:rsid w:val="00C443E4"/>
    <w:rsid w:val="00C447A7"/>
    <w:rsid w:val="00C44892"/>
    <w:rsid w:val="00C44919"/>
    <w:rsid w:val="00C44F33"/>
    <w:rsid w:val="00C451CC"/>
    <w:rsid w:val="00C45563"/>
    <w:rsid w:val="00C45BE2"/>
    <w:rsid w:val="00C4732E"/>
    <w:rsid w:val="00C474F2"/>
    <w:rsid w:val="00C47F7C"/>
    <w:rsid w:val="00C5018D"/>
    <w:rsid w:val="00C51062"/>
    <w:rsid w:val="00C51155"/>
    <w:rsid w:val="00C517AB"/>
    <w:rsid w:val="00C519A8"/>
    <w:rsid w:val="00C519B8"/>
    <w:rsid w:val="00C519F0"/>
    <w:rsid w:val="00C51D6B"/>
    <w:rsid w:val="00C52372"/>
    <w:rsid w:val="00C5242A"/>
    <w:rsid w:val="00C524E8"/>
    <w:rsid w:val="00C52813"/>
    <w:rsid w:val="00C535A9"/>
    <w:rsid w:val="00C535FB"/>
    <w:rsid w:val="00C538F4"/>
    <w:rsid w:val="00C53BF1"/>
    <w:rsid w:val="00C54016"/>
    <w:rsid w:val="00C54CA0"/>
    <w:rsid w:val="00C552A2"/>
    <w:rsid w:val="00C55417"/>
    <w:rsid w:val="00C5547A"/>
    <w:rsid w:val="00C55647"/>
    <w:rsid w:val="00C55931"/>
    <w:rsid w:val="00C5598E"/>
    <w:rsid w:val="00C560DE"/>
    <w:rsid w:val="00C5665B"/>
    <w:rsid w:val="00C56ED5"/>
    <w:rsid w:val="00C57951"/>
    <w:rsid w:val="00C616B3"/>
    <w:rsid w:val="00C61ACE"/>
    <w:rsid w:val="00C62883"/>
    <w:rsid w:val="00C63209"/>
    <w:rsid w:val="00C6345C"/>
    <w:rsid w:val="00C63537"/>
    <w:rsid w:val="00C635C0"/>
    <w:rsid w:val="00C63662"/>
    <w:rsid w:val="00C647F8"/>
    <w:rsid w:val="00C649C9"/>
    <w:rsid w:val="00C64D2A"/>
    <w:rsid w:val="00C64E7A"/>
    <w:rsid w:val="00C65753"/>
    <w:rsid w:val="00C657D8"/>
    <w:rsid w:val="00C65DA9"/>
    <w:rsid w:val="00C665EE"/>
    <w:rsid w:val="00C6701D"/>
    <w:rsid w:val="00C6734D"/>
    <w:rsid w:val="00C676FD"/>
    <w:rsid w:val="00C701DD"/>
    <w:rsid w:val="00C70717"/>
    <w:rsid w:val="00C707E0"/>
    <w:rsid w:val="00C707EB"/>
    <w:rsid w:val="00C709D5"/>
    <w:rsid w:val="00C70F05"/>
    <w:rsid w:val="00C716E9"/>
    <w:rsid w:val="00C71C39"/>
    <w:rsid w:val="00C71C9C"/>
    <w:rsid w:val="00C71CE5"/>
    <w:rsid w:val="00C71EF5"/>
    <w:rsid w:val="00C722F4"/>
    <w:rsid w:val="00C7298E"/>
    <w:rsid w:val="00C738F1"/>
    <w:rsid w:val="00C74485"/>
    <w:rsid w:val="00C744FE"/>
    <w:rsid w:val="00C7487C"/>
    <w:rsid w:val="00C75336"/>
    <w:rsid w:val="00C75E4A"/>
    <w:rsid w:val="00C76546"/>
    <w:rsid w:val="00C76577"/>
    <w:rsid w:val="00C767AD"/>
    <w:rsid w:val="00C767DF"/>
    <w:rsid w:val="00C76ED6"/>
    <w:rsid w:val="00C77753"/>
    <w:rsid w:val="00C80C79"/>
    <w:rsid w:val="00C81254"/>
    <w:rsid w:val="00C81F90"/>
    <w:rsid w:val="00C8209D"/>
    <w:rsid w:val="00C822F8"/>
    <w:rsid w:val="00C8234A"/>
    <w:rsid w:val="00C834F3"/>
    <w:rsid w:val="00C83591"/>
    <w:rsid w:val="00C83EC1"/>
    <w:rsid w:val="00C840CA"/>
    <w:rsid w:val="00C84737"/>
    <w:rsid w:val="00C8483C"/>
    <w:rsid w:val="00C84B97"/>
    <w:rsid w:val="00C86329"/>
    <w:rsid w:val="00C86387"/>
    <w:rsid w:val="00C86439"/>
    <w:rsid w:val="00C8676A"/>
    <w:rsid w:val="00C87872"/>
    <w:rsid w:val="00C90935"/>
    <w:rsid w:val="00C90A0F"/>
    <w:rsid w:val="00C910BF"/>
    <w:rsid w:val="00C923F1"/>
    <w:rsid w:val="00C92B72"/>
    <w:rsid w:val="00C930FC"/>
    <w:rsid w:val="00C93A29"/>
    <w:rsid w:val="00C93AEC"/>
    <w:rsid w:val="00C93FCA"/>
    <w:rsid w:val="00C949D2"/>
    <w:rsid w:val="00C9569E"/>
    <w:rsid w:val="00C95871"/>
    <w:rsid w:val="00C96641"/>
    <w:rsid w:val="00C966D3"/>
    <w:rsid w:val="00C969BA"/>
    <w:rsid w:val="00C975D9"/>
    <w:rsid w:val="00CA0593"/>
    <w:rsid w:val="00CA0ADE"/>
    <w:rsid w:val="00CA0BFE"/>
    <w:rsid w:val="00CA0F64"/>
    <w:rsid w:val="00CA175E"/>
    <w:rsid w:val="00CA1880"/>
    <w:rsid w:val="00CA3649"/>
    <w:rsid w:val="00CA3D57"/>
    <w:rsid w:val="00CA3F6B"/>
    <w:rsid w:val="00CA436B"/>
    <w:rsid w:val="00CA4719"/>
    <w:rsid w:val="00CA47A2"/>
    <w:rsid w:val="00CA4A98"/>
    <w:rsid w:val="00CA5289"/>
    <w:rsid w:val="00CA5898"/>
    <w:rsid w:val="00CA599B"/>
    <w:rsid w:val="00CA5DD9"/>
    <w:rsid w:val="00CA63D8"/>
    <w:rsid w:val="00CA681E"/>
    <w:rsid w:val="00CA68E7"/>
    <w:rsid w:val="00CA6AF1"/>
    <w:rsid w:val="00CA6B6D"/>
    <w:rsid w:val="00CA765B"/>
    <w:rsid w:val="00CA7C6D"/>
    <w:rsid w:val="00CB11ED"/>
    <w:rsid w:val="00CB165F"/>
    <w:rsid w:val="00CB1C48"/>
    <w:rsid w:val="00CB1C9A"/>
    <w:rsid w:val="00CB21DE"/>
    <w:rsid w:val="00CB25D2"/>
    <w:rsid w:val="00CB3A03"/>
    <w:rsid w:val="00CB3E65"/>
    <w:rsid w:val="00CB4E2F"/>
    <w:rsid w:val="00CB5064"/>
    <w:rsid w:val="00CB5332"/>
    <w:rsid w:val="00CB5C5E"/>
    <w:rsid w:val="00CB5CDA"/>
    <w:rsid w:val="00CB5D0A"/>
    <w:rsid w:val="00CB5E50"/>
    <w:rsid w:val="00CB5EF5"/>
    <w:rsid w:val="00CC08E1"/>
    <w:rsid w:val="00CC0D54"/>
    <w:rsid w:val="00CC0E20"/>
    <w:rsid w:val="00CC1C9D"/>
    <w:rsid w:val="00CC1D0A"/>
    <w:rsid w:val="00CC1D53"/>
    <w:rsid w:val="00CC2F2A"/>
    <w:rsid w:val="00CC31FB"/>
    <w:rsid w:val="00CC5247"/>
    <w:rsid w:val="00CC5353"/>
    <w:rsid w:val="00CC638C"/>
    <w:rsid w:val="00CC69F2"/>
    <w:rsid w:val="00CC7491"/>
    <w:rsid w:val="00CC782F"/>
    <w:rsid w:val="00CC7ED6"/>
    <w:rsid w:val="00CD08D1"/>
    <w:rsid w:val="00CD0BDC"/>
    <w:rsid w:val="00CD2C06"/>
    <w:rsid w:val="00CD3B02"/>
    <w:rsid w:val="00CD3B43"/>
    <w:rsid w:val="00CD3EE1"/>
    <w:rsid w:val="00CD43C1"/>
    <w:rsid w:val="00CD4810"/>
    <w:rsid w:val="00CD4EC1"/>
    <w:rsid w:val="00CD54E8"/>
    <w:rsid w:val="00CD56B4"/>
    <w:rsid w:val="00CD56EF"/>
    <w:rsid w:val="00CD60E2"/>
    <w:rsid w:val="00CD6CD1"/>
    <w:rsid w:val="00CE0359"/>
    <w:rsid w:val="00CE1E6D"/>
    <w:rsid w:val="00CE28B5"/>
    <w:rsid w:val="00CE3847"/>
    <w:rsid w:val="00CE3D46"/>
    <w:rsid w:val="00CE3FA7"/>
    <w:rsid w:val="00CE423E"/>
    <w:rsid w:val="00CE4A08"/>
    <w:rsid w:val="00CE4EB6"/>
    <w:rsid w:val="00CE5055"/>
    <w:rsid w:val="00CE5579"/>
    <w:rsid w:val="00CE5922"/>
    <w:rsid w:val="00CE61F6"/>
    <w:rsid w:val="00CE6322"/>
    <w:rsid w:val="00CE728B"/>
    <w:rsid w:val="00CE781C"/>
    <w:rsid w:val="00CE7870"/>
    <w:rsid w:val="00CF10AF"/>
    <w:rsid w:val="00CF147D"/>
    <w:rsid w:val="00CF148B"/>
    <w:rsid w:val="00CF2FAD"/>
    <w:rsid w:val="00CF3939"/>
    <w:rsid w:val="00CF3BD6"/>
    <w:rsid w:val="00CF4F7B"/>
    <w:rsid w:val="00CF5A76"/>
    <w:rsid w:val="00CF5F8B"/>
    <w:rsid w:val="00CF6A2E"/>
    <w:rsid w:val="00CF787F"/>
    <w:rsid w:val="00CF7DCA"/>
    <w:rsid w:val="00CF7F01"/>
    <w:rsid w:val="00CF7F93"/>
    <w:rsid w:val="00D0034F"/>
    <w:rsid w:val="00D00BCE"/>
    <w:rsid w:val="00D016FA"/>
    <w:rsid w:val="00D01819"/>
    <w:rsid w:val="00D01E1E"/>
    <w:rsid w:val="00D033EF"/>
    <w:rsid w:val="00D03A0B"/>
    <w:rsid w:val="00D03E3B"/>
    <w:rsid w:val="00D042D6"/>
    <w:rsid w:val="00D046D6"/>
    <w:rsid w:val="00D04B09"/>
    <w:rsid w:val="00D0515C"/>
    <w:rsid w:val="00D0588F"/>
    <w:rsid w:val="00D05AC7"/>
    <w:rsid w:val="00D05BBD"/>
    <w:rsid w:val="00D05F45"/>
    <w:rsid w:val="00D06391"/>
    <w:rsid w:val="00D06D32"/>
    <w:rsid w:val="00D06E05"/>
    <w:rsid w:val="00D07C07"/>
    <w:rsid w:val="00D07C6B"/>
    <w:rsid w:val="00D10685"/>
    <w:rsid w:val="00D10C32"/>
    <w:rsid w:val="00D10D44"/>
    <w:rsid w:val="00D11879"/>
    <w:rsid w:val="00D13081"/>
    <w:rsid w:val="00D13161"/>
    <w:rsid w:val="00D132AB"/>
    <w:rsid w:val="00D13852"/>
    <w:rsid w:val="00D14B57"/>
    <w:rsid w:val="00D14C91"/>
    <w:rsid w:val="00D155D6"/>
    <w:rsid w:val="00D15EB9"/>
    <w:rsid w:val="00D16004"/>
    <w:rsid w:val="00D16A8D"/>
    <w:rsid w:val="00D17991"/>
    <w:rsid w:val="00D17DAC"/>
    <w:rsid w:val="00D17F34"/>
    <w:rsid w:val="00D17F7B"/>
    <w:rsid w:val="00D200F8"/>
    <w:rsid w:val="00D2033E"/>
    <w:rsid w:val="00D20546"/>
    <w:rsid w:val="00D205E5"/>
    <w:rsid w:val="00D20C90"/>
    <w:rsid w:val="00D21889"/>
    <w:rsid w:val="00D21959"/>
    <w:rsid w:val="00D2256F"/>
    <w:rsid w:val="00D22598"/>
    <w:rsid w:val="00D22819"/>
    <w:rsid w:val="00D22A58"/>
    <w:rsid w:val="00D230F5"/>
    <w:rsid w:val="00D232D1"/>
    <w:rsid w:val="00D2366F"/>
    <w:rsid w:val="00D23FE1"/>
    <w:rsid w:val="00D249AD"/>
    <w:rsid w:val="00D26590"/>
    <w:rsid w:val="00D26A57"/>
    <w:rsid w:val="00D2702A"/>
    <w:rsid w:val="00D27197"/>
    <w:rsid w:val="00D27715"/>
    <w:rsid w:val="00D30022"/>
    <w:rsid w:val="00D300D2"/>
    <w:rsid w:val="00D30F6E"/>
    <w:rsid w:val="00D315A3"/>
    <w:rsid w:val="00D316BB"/>
    <w:rsid w:val="00D31E9D"/>
    <w:rsid w:val="00D32009"/>
    <w:rsid w:val="00D32225"/>
    <w:rsid w:val="00D322BA"/>
    <w:rsid w:val="00D325D6"/>
    <w:rsid w:val="00D32752"/>
    <w:rsid w:val="00D32D0A"/>
    <w:rsid w:val="00D33224"/>
    <w:rsid w:val="00D335B0"/>
    <w:rsid w:val="00D33977"/>
    <w:rsid w:val="00D35381"/>
    <w:rsid w:val="00D35724"/>
    <w:rsid w:val="00D35E20"/>
    <w:rsid w:val="00D36476"/>
    <w:rsid w:val="00D365BF"/>
    <w:rsid w:val="00D36B93"/>
    <w:rsid w:val="00D37FBE"/>
    <w:rsid w:val="00D40218"/>
    <w:rsid w:val="00D4021B"/>
    <w:rsid w:val="00D405A7"/>
    <w:rsid w:val="00D40D5B"/>
    <w:rsid w:val="00D41F42"/>
    <w:rsid w:val="00D42546"/>
    <w:rsid w:val="00D4292E"/>
    <w:rsid w:val="00D42B69"/>
    <w:rsid w:val="00D42DEC"/>
    <w:rsid w:val="00D43553"/>
    <w:rsid w:val="00D43E79"/>
    <w:rsid w:val="00D44718"/>
    <w:rsid w:val="00D4489B"/>
    <w:rsid w:val="00D44A99"/>
    <w:rsid w:val="00D45156"/>
    <w:rsid w:val="00D45160"/>
    <w:rsid w:val="00D45656"/>
    <w:rsid w:val="00D45CEB"/>
    <w:rsid w:val="00D46631"/>
    <w:rsid w:val="00D46A8F"/>
    <w:rsid w:val="00D470B6"/>
    <w:rsid w:val="00D47560"/>
    <w:rsid w:val="00D475E8"/>
    <w:rsid w:val="00D479FE"/>
    <w:rsid w:val="00D47CF2"/>
    <w:rsid w:val="00D47D27"/>
    <w:rsid w:val="00D507DF"/>
    <w:rsid w:val="00D5095F"/>
    <w:rsid w:val="00D5282C"/>
    <w:rsid w:val="00D52D1E"/>
    <w:rsid w:val="00D5383D"/>
    <w:rsid w:val="00D53EA1"/>
    <w:rsid w:val="00D53FF8"/>
    <w:rsid w:val="00D54536"/>
    <w:rsid w:val="00D545B8"/>
    <w:rsid w:val="00D550F9"/>
    <w:rsid w:val="00D556E5"/>
    <w:rsid w:val="00D5628A"/>
    <w:rsid w:val="00D56DEB"/>
    <w:rsid w:val="00D5741D"/>
    <w:rsid w:val="00D60544"/>
    <w:rsid w:val="00D6058C"/>
    <w:rsid w:val="00D60D62"/>
    <w:rsid w:val="00D613EF"/>
    <w:rsid w:val="00D61E4F"/>
    <w:rsid w:val="00D62D3D"/>
    <w:rsid w:val="00D63685"/>
    <w:rsid w:val="00D63A3F"/>
    <w:rsid w:val="00D63AE8"/>
    <w:rsid w:val="00D63F2F"/>
    <w:rsid w:val="00D648BF"/>
    <w:rsid w:val="00D649DE"/>
    <w:rsid w:val="00D64BC4"/>
    <w:rsid w:val="00D64FBC"/>
    <w:rsid w:val="00D65ED8"/>
    <w:rsid w:val="00D65FFF"/>
    <w:rsid w:val="00D66232"/>
    <w:rsid w:val="00D66ED7"/>
    <w:rsid w:val="00D67CE0"/>
    <w:rsid w:val="00D701D4"/>
    <w:rsid w:val="00D70B62"/>
    <w:rsid w:val="00D718F3"/>
    <w:rsid w:val="00D72100"/>
    <w:rsid w:val="00D72651"/>
    <w:rsid w:val="00D727EB"/>
    <w:rsid w:val="00D72B89"/>
    <w:rsid w:val="00D72C2B"/>
    <w:rsid w:val="00D73DBF"/>
    <w:rsid w:val="00D744C3"/>
    <w:rsid w:val="00D75015"/>
    <w:rsid w:val="00D7553E"/>
    <w:rsid w:val="00D76116"/>
    <w:rsid w:val="00D762A2"/>
    <w:rsid w:val="00D76D32"/>
    <w:rsid w:val="00D772A8"/>
    <w:rsid w:val="00D77A08"/>
    <w:rsid w:val="00D77B5D"/>
    <w:rsid w:val="00D77CC4"/>
    <w:rsid w:val="00D801BB"/>
    <w:rsid w:val="00D8031E"/>
    <w:rsid w:val="00D826A0"/>
    <w:rsid w:val="00D8295B"/>
    <w:rsid w:val="00D829CA"/>
    <w:rsid w:val="00D82BE3"/>
    <w:rsid w:val="00D82F0D"/>
    <w:rsid w:val="00D83FBF"/>
    <w:rsid w:val="00D843C2"/>
    <w:rsid w:val="00D855F0"/>
    <w:rsid w:val="00D85DF3"/>
    <w:rsid w:val="00D86A2A"/>
    <w:rsid w:val="00D8703E"/>
    <w:rsid w:val="00D913E0"/>
    <w:rsid w:val="00D91BA1"/>
    <w:rsid w:val="00D924D9"/>
    <w:rsid w:val="00D929C7"/>
    <w:rsid w:val="00D930ED"/>
    <w:rsid w:val="00D9377C"/>
    <w:rsid w:val="00D94A3C"/>
    <w:rsid w:val="00D94A84"/>
    <w:rsid w:val="00D953CD"/>
    <w:rsid w:val="00D959A5"/>
    <w:rsid w:val="00D960F3"/>
    <w:rsid w:val="00D962C7"/>
    <w:rsid w:val="00D96594"/>
    <w:rsid w:val="00D96732"/>
    <w:rsid w:val="00D96990"/>
    <w:rsid w:val="00D96BC5"/>
    <w:rsid w:val="00D96F41"/>
    <w:rsid w:val="00D97101"/>
    <w:rsid w:val="00D9796D"/>
    <w:rsid w:val="00D97A0D"/>
    <w:rsid w:val="00D97D34"/>
    <w:rsid w:val="00DA0A3B"/>
    <w:rsid w:val="00DA0D82"/>
    <w:rsid w:val="00DA1174"/>
    <w:rsid w:val="00DA126C"/>
    <w:rsid w:val="00DA1285"/>
    <w:rsid w:val="00DA1455"/>
    <w:rsid w:val="00DA1774"/>
    <w:rsid w:val="00DA184A"/>
    <w:rsid w:val="00DA1867"/>
    <w:rsid w:val="00DA2779"/>
    <w:rsid w:val="00DA3B94"/>
    <w:rsid w:val="00DA4653"/>
    <w:rsid w:val="00DA4A1E"/>
    <w:rsid w:val="00DA4ABD"/>
    <w:rsid w:val="00DA4ACB"/>
    <w:rsid w:val="00DA5404"/>
    <w:rsid w:val="00DA5476"/>
    <w:rsid w:val="00DA561F"/>
    <w:rsid w:val="00DA6133"/>
    <w:rsid w:val="00DA61BB"/>
    <w:rsid w:val="00DA64A8"/>
    <w:rsid w:val="00DA6972"/>
    <w:rsid w:val="00DA6F21"/>
    <w:rsid w:val="00DA76B4"/>
    <w:rsid w:val="00DB0289"/>
    <w:rsid w:val="00DB02DF"/>
    <w:rsid w:val="00DB061C"/>
    <w:rsid w:val="00DB06A2"/>
    <w:rsid w:val="00DB12B9"/>
    <w:rsid w:val="00DB175E"/>
    <w:rsid w:val="00DB17D8"/>
    <w:rsid w:val="00DB2141"/>
    <w:rsid w:val="00DB2349"/>
    <w:rsid w:val="00DB2547"/>
    <w:rsid w:val="00DB356A"/>
    <w:rsid w:val="00DB410E"/>
    <w:rsid w:val="00DB50CC"/>
    <w:rsid w:val="00DB593C"/>
    <w:rsid w:val="00DB6258"/>
    <w:rsid w:val="00DB6BA5"/>
    <w:rsid w:val="00DB7176"/>
    <w:rsid w:val="00DB725B"/>
    <w:rsid w:val="00DB7622"/>
    <w:rsid w:val="00DB7EB8"/>
    <w:rsid w:val="00DC0FDF"/>
    <w:rsid w:val="00DC156F"/>
    <w:rsid w:val="00DC1655"/>
    <w:rsid w:val="00DC1FB4"/>
    <w:rsid w:val="00DC2038"/>
    <w:rsid w:val="00DC3B49"/>
    <w:rsid w:val="00DC50E1"/>
    <w:rsid w:val="00DC5A27"/>
    <w:rsid w:val="00DC652E"/>
    <w:rsid w:val="00DC65C6"/>
    <w:rsid w:val="00DC6AE9"/>
    <w:rsid w:val="00DC6F1B"/>
    <w:rsid w:val="00DC7CFB"/>
    <w:rsid w:val="00DC7D6A"/>
    <w:rsid w:val="00DD0CB4"/>
    <w:rsid w:val="00DD0E59"/>
    <w:rsid w:val="00DD15D6"/>
    <w:rsid w:val="00DD1A81"/>
    <w:rsid w:val="00DD1D71"/>
    <w:rsid w:val="00DD272F"/>
    <w:rsid w:val="00DD2A09"/>
    <w:rsid w:val="00DD2E51"/>
    <w:rsid w:val="00DD3088"/>
    <w:rsid w:val="00DD4D91"/>
    <w:rsid w:val="00DD5B4D"/>
    <w:rsid w:val="00DD622E"/>
    <w:rsid w:val="00DD70B8"/>
    <w:rsid w:val="00DD779A"/>
    <w:rsid w:val="00DD7D61"/>
    <w:rsid w:val="00DD7E8B"/>
    <w:rsid w:val="00DE0A68"/>
    <w:rsid w:val="00DE2F93"/>
    <w:rsid w:val="00DE33EB"/>
    <w:rsid w:val="00DE37F9"/>
    <w:rsid w:val="00DE42D3"/>
    <w:rsid w:val="00DE457E"/>
    <w:rsid w:val="00DE56C1"/>
    <w:rsid w:val="00DE60E3"/>
    <w:rsid w:val="00DE624A"/>
    <w:rsid w:val="00DE6276"/>
    <w:rsid w:val="00DE6D3C"/>
    <w:rsid w:val="00DE7EA3"/>
    <w:rsid w:val="00DF07AF"/>
    <w:rsid w:val="00DF0939"/>
    <w:rsid w:val="00DF0B85"/>
    <w:rsid w:val="00DF127E"/>
    <w:rsid w:val="00DF1D56"/>
    <w:rsid w:val="00DF21E6"/>
    <w:rsid w:val="00DF258B"/>
    <w:rsid w:val="00DF25D7"/>
    <w:rsid w:val="00DF2CF6"/>
    <w:rsid w:val="00DF36FA"/>
    <w:rsid w:val="00DF3896"/>
    <w:rsid w:val="00DF3A67"/>
    <w:rsid w:val="00DF4605"/>
    <w:rsid w:val="00DF4C79"/>
    <w:rsid w:val="00DF53A8"/>
    <w:rsid w:val="00DF55F2"/>
    <w:rsid w:val="00DF67EF"/>
    <w:rsid w:val="00DF6A2C"/>
    <w:rsid w:val="00DF6AAB"/>
    <w:rsid w:val="00DF7614"/>
    <w:rsid w:val="00E00195"/>
    <w:rsid w:val="00E00B7D"/>
    <w:rsid w:val="00E014C5"/>
    <w:rsid w:val="00E014F2"/>
    <w:rsid w:val="00E01824"/>
    <w:rsid w:val="00E0194B"/>
    <w:rsid w:val="00E01E3B"/>
    <w:rsid w:val="00E0236A"/>
    <w:rsid w:val="00E02492"/>
    <w:rsid w:val="00E02ADF"/>
    <w:rsid w:val="00E037D6"/>
    <w:rsid w:val="00E03A6D"/>
    <w:rsid w:val="00E03C1E"/>
    <w:rsid w:val="00E03DBC"/>
    <w:rsid w:val="00E041A8"/>
    <w:rsid w:val="00E048CE"/>
    <w:rsid w:val="00E0613A"/>
    <w:rsid w:val="00E06721"/>
    <w:rsid w:val="00E069FE"/>
    <w:rsid w:val="00E0773C"/>
    <w:rsid w:val="00E100E0"/>
    <w:rsid w:val="00E101F1"/>
    <w:rsid w:val="00E10359"/>
    <w:rsid w:val="00E1061B"/>
    <w:rsid w:val="00E10BDC"/>
    <w:rsid w:val="00E1162D"/>
    <w:rsid w:val="00E11792"/>
    <w:rsid w:val="00E117FB"/>
    <w:rsid w:val="00E12852"/>
    <w:rsid w:val="00E1327B"/>
    <w:rsid w:val="00E14E81"/>
    <w:rsid w:val="00E1504C"/>
    <w:rsid w:val="00E15152"/>
    <w:rsid w:val="00E15701"/>
    <w:rsid w:val="00E15776"/>
    <w:rsid w:val="00E15CB2"/>
    <w:rsid w:val="00E1610F"/>
    <w:rsid w:val="00E16241"/>
    <w:rsid w:val="00E1629F"/>
    <w:rsid w:val="00E17168"/>
    <w:rsid w:val="00E1739F"/>
    <w:rsid w:val="00E204C9"/>
    <w:rsid w:val="00E2089A"/>
    <w:rsid w:val="00E20A20"/>
    <w:rsid w:val="00E20D10"/>
    <w:rsid w:val="00E20FCC"/>
    <w:rsid w:val="00E2153C"/>
    <w:rsid w:val="00E21BB3"/>
    <w:rsid w:val="00E21C66"/>
    <w:rsid w:val="00E21CD8"/>
    <w:rsid w:val="00E220F2"/>
    <w:rsid w:val="00E22713"/>
    <w:rsid w:val="00E22E7B"/>
    <w:rsid w:val="00E23C49"/>
    <w:rsid w:val="00E23E13"/>
    <w:rsid w:val="00E253E4"/>
    <w:rsid w:val="00E26036"/>
    <w:rsid w:val="00E26484"/>
    <w:rsid w:val="00E265BA"/>
    <w:rsid w:val="00E26B7E"/>
    <w:rsid w:val="00E313F1"/>
    <w:rsid w:val="00E31BB3"/>
    <w:rsid w:val="00E31E3A"/>
    <w:rsid w:val="00E32296"/>
    <w:rsid w:val="00E322EF"/>
    <w:rsid w:val="00E33475"/>
    <w:rsid w:val="00E3398A"/>
    <w:rsid w:val="00E33C0D"/>
    <w:rsid w:val="00E33E66"/>
    <w:rsid w:val="00E34224"/>
    <w:rsid w:val="00E3467B"/>
    <w:rsid w:val="00E36341"/>
    <w:rsid w:val="00E36422"/>
    <w:rsid w:val="00E369C6"/>
    <w:rsid w:val="00E375EB"/>
    <w:rsid w:val="00E376FD"/>
    <w:rsid w:val="00E378C8"/>
    <w:rsid w:val="00E40888"/>
    <w:rsid w:val="00E40F46"/>
    <w:rsid w:val="00E41C6F"/>
    <w:rsid w:val="00E4226E"/>
    <w:rsid w:val="00E423A7"/>
    <w:rsid w:val="00E42B9F"/>
    <w:rsid w:val="00E4352D"/>
    <w:rsid w:val="00E4367E"/>
    <w:rsid w:val="00E43D89"/>
    <w:rsid w:val="00E444E5"/>
    <w:rsid w:val="00E445E1"/>
    <w:rsid w:val="00E44767"/>
    <w:rsid w:val="00E464DE"/>
    <w:rsid w:val="00E46C2B"/>
    <w:rsid w:val="00E47039"/>
    <w:rsid w:val="00E47E04"/>
    <w:rsid w:val="00E47FD4"/>
    <w:rsid w:val="00E5079E"/>
    <w:rsid w:val="00E50AAC"/>
    <w:rsid w:val="00E50CA0"/>
    <w:rsid w:val="00E51107"/>
    <w:rsid w:val="00E51B3E"/>
    <w:rsid w:val="00E52FC8"/>
    <w:rsid w:val="00E53236"/>
    <w:rsid w:val="00E5338D"/>
    <w:rsid w:val="00E536CE"/>
    <w:rsid w:val="00E53C1D"/>
    <w:rsid w:val="00E54C7D"/>
    <w:rsid w:val="00E55C4F"/>
    <w:rsid w:val="00E55D6D"/>
    <w:rsid w:val="00E56DCF"/>
    <w:rsid w:val="00E56E5B"/>
    <w:rsid w:val="00E57196"/>
    <w:rsid w:val="00E571EC"/>
    <w:rsid w:val="00E5752E"/>
    <w:rsid w:val="00E575B6"/>
    <w:rsid w:val="00E5779F"/>
    <w:rsid w:val="00E57C39"/>
    <w:rsid w:val="00E57CA8"/>
    <w:rsid w:val="00E57EDF"/>
    <w:rsid w:val="00E6022D"/>
    <w:rsid w:val="00E6028E"/>
    <w:rsid w:val="00E60D9E"/>
    <w:rsid w:val="00E60F51"/>
    <w:rsid w:val="00E613B6"/>
    <w:rsid w:val="00E614CE"/>
    <w:rsid w:val="00E61605"/>
    <w:rsid w:val="00E62053"/>
    <w:rsid w:val="00E6223C"/>
    <w:rsid w:val="00E62456"/>
    <w:rsid w:val="00E62610"/>
    <w:rsid w:val="00E626F6"/>
    <w:rsid w:val="00E62EC7"/>
    <w:rsid w:val="00E63564"/>
    <w:rsid w:val="00E635A7"/>
    <w:rsid w:val="00E6394D"/>
    <w:rsid w:val="00E63B21"/>
    <w:rsid w:val="00E63FB6"/>
    <w:rsid w:val="00E64068"/>
    <w:rsid w:val="00E64A8E"/>
    <w:rsid w:val="00E65142"/>
    <w:rsid w:val="00E653BE"/>
    <w:rsid w:val="00E66289"/>
    <w:rsid w:val="00E66581"/>
    <w:rsid w:val="00E66A3B"/>
    <w:rsid w:val="00E6743A"/>
    <w:rsid w:val="00E67D40"/>
    <w:rsid w:val="00E70506"/>
    <w:rsid w:val="00E716F9"/>
    <w:rsid w:val="00E719F0"/>
    <w:rsid w:val="00E7222C"/>
    <w:rsid w:val="00E7247B"/>
    <w:rsid w:val="00E72878"/>
    <w:rsid w:val="00E729F5"/>
    <w:rsid w:val="00E72C0B"/>
    <w:rsid w:val="00E72E74"/>
    <w:rsid w:val="00E7392C"/>
    <w:rsid w:val="00E73BD6"/>
    <w:rsid w:val="00E74F0B"/>
    <w:rsid w:val="00E750D3"/>
    <w:rsid w:val="00E76EB9"/>
    <w:rsid w:val="00E773B2"/>
    <w:rsid w:val="00E7780D"/>
    <w:rsid w:val="00E77FB3"/>
    <w:rsid w:val="00E807DC"/>
    <w:rsid w:val="00E80A5F"/>
    <w:rsid w:val="00E80A8D"/>
    <w:rsid w:val="00E80B6C"/>
    <w:rsid w:val="00E8106B"/>
    <w:rsid w:val="00E812F4"/>
    <w:rsid w:val="00E81568"/>
    <w:rsid w:val="00E81D0C"/>
    <w:rsid w:val="00E82166"/>
    <w:rsid w:val="00E82484"/>
    <w:rsid w:val="00E827A0"/>
    <w:rsid w:val="00E827A9"/>
    <w:rsid w:val="00E84192"/>
    <w:rsid w:val="00E844B5"/>
    <w:rsid w:val="00E8485C"/>
    <w:rsid w:val="00E84A95"/>
    <w:rsid w:val="00E84E26"/>
    <w:rsid w:val="00E8543B"/>
    <w:rsid w:val="00E85739"/>
    <w:rsid w:val="00E85C04"/>
    <w:rsid w:val="00E869FA"/>
    <w:rsid w:val="00E86D7A"/>
    <w:rsid w:val="00E876B5"/>
    <w:rsid w:val="00E900B8"/>
    <w:rsid w:val="00E903B2"/>
    <w:rsid w:val="00E91114"/>
    <w:rsid w:val="00E9142B"/>
    <w:rsid w:val="00E92781"/>
    <w:rsid w:val="00E929F0"/>
    <w:rsid w:val="00E92C36"/>
    <w:rsid w:val="00E93577"/>
    <w:rsid w:val="00E937BB"/>
    <w:rsid w:val="00E93D15"/>
    <w:rsid w:val="00E9413A"/>
    <w:rsid w:val="00E94165"/>
    <w:rsid w:val="00E94282"/>
    <w:rsid w:val="00E948DB"/>
    <w:rsid w:val="00E94CED"/>
    <w:rsid w:val="00E95485"/>
    <w:rsid w:val="00E9549A"/>
    <w:rsid w:val="00E9599F"/>
    <w:rsid w:val="00E95FE4"/>
    <w:rsid w:val="00E962D3"/>
    <w:rsid w:val="00E96530"/>
    <w:rsid w:val="00E971C8"/>
    <w:rsid w:val="00EA0A91"/>
    <w:rsid w:val="00EA11B6"/>
    <w:rsid w:val="00EA1F0B"/>
    <w:rsid w:val="00EA2323"/>
    <w:rsid w:val="00EA2485"/>
    <w:rsid w:val="00EA3453"/>
    <w:rsid w:val="00EA37CB"/>
    <w:rsid w:val="00EA37F0"/>
    <w:rsid w:val="00EA3C13"/>
    <w:rsid w:val="00EA3D02"/>
    <w:rsid w:val="00EA3E0E"/>
    <w:rsid w:val="00EA3E66"/>
    <w:rsid w:val="00EA4C08"/>
    <w:rsid w:val="00EA4C5B"/>
    <w:rsid w:val="00EA50A7"/>
    <w:rsid w:val="00EA54D8"/>
    <w:rsid w:val="00EA6093"/>
    <w:rsid w:val="00EA6711"/>
    <w:rsid w:val="00EA6957"/>
    <w:rsid w:val="00EA6BD6"/>
    <w:rsid w:val="00EA6C4F"/>
    <w:rsid w:val="00EA7564"/>
    <w:rsid w:val="00EA78D2"/>
    <w:rsid w:val="00EA79B7"/>
    <w:rsid w:val="00EB0A52"/>
    <w:rsid w:val="00EB0D51"/>
    <w:rsid w:val="00EB131C"/>
    <w:rsid w:val="00EB1E4C"/>
    <w:rsid w:val="00EB226A"/>
    <w:rsid w:val="00EB2438"/>
    <w:rsid w:val="00EB28C3"/>
    <w:rsid w:val="00EB2B2A"/>
    <w:rsid w:val="00EB2C2B"/>
    <w:rsid w:val="00EB33C6"/>
    <w:rsid w:val="00EB3672"/>
    <w:rsid w:val="00EB3820"/>
    <w:rsid w:val="00EB38EE"/>
    <w:rsid w:val="00EB3EF2"/>
    <w:rsid w:val="00EB4349"/>
    <w:rsid w:val="00EB4B52"/>
    <w:rsid w:val="00EB4F2A"/>
    <w:rsid w:val="00EB510E"/>
    <w:rsid w:val="00EB5199"/>
    <w:rsid w:val="00EB6414"/>
    <w:rsid w:val="00EB6422"/>
    <w:rsid w:val="00EB7712"/>
    <w:rsid w:val="00EB79B9"/>
    <w:rsid w:val="00EB7C6D"/>
    <w:rsid w:val="00EC0A42"/>
    <w:rsid w:val="00EC1149"/>
    <w:rsid w:val="00EC1768"/>
    <w:rsid w:val="00EC1B0F"/>
    <w:rsid w:val="00EC1D69"/>
    <w:rsid w:val="00EC2902"/>
    <w:rsid w:val="00EC2DE1"/>
    <w:rsid w:val="00EC2F88"/>
    <w:rsid w:val="00EC2FA8"/>
    <w:rsid w:val="00EC3210"/>
    <w:rsid w:val="00EC369D"/>
    <w:rsid w:val="00EC3D3D"/>
    <w:rsid w:val="00EC485C"/>
    <w:rsid w:val="00EC4CDA"/>
    <w:rsid w:val="00EC5574"/>
    <w:rsid w:val="00EC64F9"/>
    <w:rsid w:val="00EC6570"/>
    <w:rsid w:val="00EC686A"/>
    <w:rsid w:val="00EC68F4"/>
    <w:rsid w:val="00EC6F78"/>
    <w:rsid w:val="00EC74AB"/>
    <w:rsid w:val="00EC76E7"/>
    <w:rsid w:val="00ED0104"/>
    <w:rsid w:val="00ED0953"/>
    <w:rsid w:val="00ED0C41"/>
    <w:rsid w:val="00ED1233"/>
    <w:rsid w:val="00ED1D40"/>
    <w:rsid w:val="00ED1ED6"/>
    <w:rsid w:val="00ED2914"/>
    <w:rsid w:val="00ED29A2"/>
    <w:rsid w:val="00ED2CDF"/>
    <w:rsid w:val="00ED2E1A"/>
    <w:rsid w:val="00ED331E"/>
    <w:rsid w:val="00ED34A3"/>
    <w:rsid w:val="00ED38F1"/>
    <w:rsid w:val="00ED3AF6"/>
    <w:rsid w:val="00ED3F12"/>
    <w:rsid w:val="00ED3F94"/>
    <w:rsid w:val="00ED449A"/>
    <w:rsid w:val="00ED4C47"/>
    <w:rsid w:val="00ED4F2E"/>
    <w:rsid w:val="00ED5046"/>
    <w:rsid w:val="00ED5100"/>
    <w:rsid w:val="00ED5239"/>
    <w:rsid w:val="00ED5F06"/>
    <w:rsid w:val="00ED66ED"/>
    <w:rsid w:val="00ED6D0B"/>
    <w:rsid w:val="00ED6EB6"/>
    <w:rsid w:val="00ED7451"/>
    <w:rsid w:val="00ED7D90"/>
    <w:rsid w:val="00ED7DFB"/>
    <w:rsid w:val="00EE0470"/>
    <w:rsid w:val="00EE051A"/>
    <w:rsid w:val="00EE0EF2"/>
    <w:rsid w:val="00EE1292"/>
    <w:rsid w:val="00EE14A6"/>
    <w:rsid w:val="00EE216D"/>
    <w:rsid w:val="00EE21EF"/>
    <w:rsid w:val="00EE25D3"/>
    <w:rsid w:val="00EE2C49"/>
    <w:rsid w:val="00EE3455"/>
    <w:rsid w:val="00EE34F2"/>
    <w:rsid w:val="00EE39C2"/>
    <w:rsid w:val="00EE455B"/>
    <w:rsid w:val="00EE4AAD"/>
    <w:rsid w:val="00EE5168"/>
    <w:rsid w:val="00EE579F"/>
    <w:rsid w:val="00EE5C87"/>
    <w:rsid w:val="00EE6186"/>
    <w:rsid w:val="00EE69F9"/>
    <w:rsid w:val="00EE6E04"/>
    <w:rsid w:val="00EF0B39"/>
    <w:rsid w:val="00EF1063"/>
    <w:rsid w:val="00EF112F"/>
    <w:rsid w:val="00EF1382"/>
    <w:rsid w:val="00EF197C"/>
    <w:rsid w:val="00EF1BC4"/>
    <w:rsid w:val="00EF1DDB"/>
    <w:rsid w:val="00EF285B"/>
    <w:rsid w:val="00EF2B36"/>
    <w:rsid w:val="00EF2D27"/>
    <w:rsid w:val="00EF30B6"/>
    <w:rsid w:val="00EF36BA"/>
    <w:rsid w:val="00EF3878"/>
    <w:rsid w:val="00EF3C1E"/>
    <w:rsid w:val="00EF4AF5"/>
    <w:rsid w:val="00EF5674"/>
    <w:rsid w:val="00EF577D"/>
    <w:rsid w:val="00EF5EE4"/>
    <w:rsid w:val="00EF622B"/>
    <w:rsid w:val="00EF6829"/>
    <w:rsid w:val="00EF690E"/>
    <w:rsid w:val="00EF6B2C"/>
    <w:rsid w:val="00EF7C20"/>
    <w:rsid w:val="00EF7D71"/>
    <w:rsid w:val="00EF7D83"/>
    <w:rsid w:val="00F0026A"/>
    <w:rsid w:val="00F00853"/>
    <w:rsid w:val="00F00985"/>
    <w:rsid w:val="00F01327"/>
    <w:rsid w:val="00F01C57"/>
    <w:rsid w:val="00F026F6"/>
    <w:rsid w:val="00F029AC"/>
    <w:rsid w:val="00F0321A"/>
    <w:rsid w:val="00F0416E"/>
    <w:rsid w:val="00F046BC"/>
    <w:rsid w:val="00F04C46"/>
    <w:rsid w:val="00F0504A"/>
    <w:rsid w:val="00F0558C"/>
    <w:rsid w:val="00F05DC4"/>
    <w:rsid w:val="00F05EC1"/>
    <w:rsid w:val="00F05EF2"/>
    <w:rsid w:val="00F0643B"/>
    <w:rsid w:val="00F064F2"/>
    <w:rsid w:val="00F06A14"/>
    <w:rsid w:val="00F06AE6"/>
    <w:rsid w:val="00F07064"/>
    <w:rsid w:val="00F07478"/>
    <w:rsid w:val="00F1002C"/>
    <w:rsid w:val="00F105CE"/>
    <w:rsid w:val="00F10DA9"/>
    <w:rsid w:val="00F11588"/>
    <w:rsid w:val="00F11959"/>
    <w:rsid w:val="00F11C0B"/>
    <w:rsid w:val="00F11C77"/>
    <w:rsid w:val="00F13021"/>
    <w:rsid w:val="00F13321"/>
    <w:rsid w:val="00F139AC"/>
    <w:rsid w:val="00F13A2F"/>
    <w:rsid w:val="00F13D0D"/>
    <w:rsid w:val="00F14293"/>
    <w:rsid w:val="00F1439F"/>
    <w:rsid w:val="00F14E46"/>
    <w:rsid w:val="00F15441"/>
    <w:rsid w:val="00F15E17"/>
    <w:rsid w:val="00F16296"/>
    <w:rsid w:val="00F16676"/>
    <w:rsid w:val="00F1721C"/>
    <w:rsid w:val="00F177E9"/>
    <w:rsid w:val="00F17E51"/>
    <w:rsid w:val="00F17FE5"/>
    <w:rsid w:val="00F200A4"/>
    <w:rsid w:val="00F20582"/>
    <w:rsid w:val="00F22849"/>
    <w:rsid w:val="00F23252"/>
    <w:rsid w:val="00F23294"/>
    <w:rsid w:val="00F236EC"/>
    <w:rsid w:val="00F2522B"/>
    <w:rsid w:val="00F25300"/>
    <w:rsid w:val="00F257AA"/>
    <w:rsid w:val="00F25D29"/>
    <w:rsid w:val="00F26911"/>
    <w:rsid w:val="00F26B8A"/>
    <w:rsid w:val="00F26F5B"/>
    <w:rsid w:val="00F27EAC"/>
    <w:rsid w:val="00F31104"/>
    <w:rsid w:val="00F31CE3"/>
    <w:rsid w:val="00F32115"/>
    <w:rsid w:val="00F32BF7"/>
    <w:rsid w:val="00F333AC"/>
    <w:rsid w:val="00F337F9"/>
    <w:rsid w:val="00F34075"/>
    <w:rsid w:val="00F347C2"/>
    <w:rsid w:val="00F34C1E"/>
    <w:rsid w:val="00F3531E"/>
    <w:rsid w:val="00F355BB"/>
    <w:rsid w:val="00F36045"/>
    <w:rsid w:val="00F36065"/>
    <w:rsid w:val="00F36B67"/>
    <w:rsid w:val="00F374A3"/>
    <w:rsid w:val="00F37711"/>
    <w:rsid w:val="00F3777B"/>
    <w:rsid w:val="00F37C0C"/>
    <w:rsid w:val="00F40027"/>
    <w:rsid w:val="00F40B87"/>
    <w:rsid w:val="00F4109A"/>
    <w:rsid w:val="00F412CF"/>
    <w:rsid w:val="00F4303F"/>
    <w:rsid w:val="00F43792"/>
    <w:rsid w:val="00F43C9A"/>
    <w:rsid w:val="00F445EC"/>
    <w:rsid w:val="00F44AA5"/>
    <w:rsid w:val="00F44DBE"/>
    <w:rsid w:val="00F4515A"/>
    <w:rsid w:val="00F45655"/>
    <w:rsid w:val="00F4584B"/>
    <w:rsid w:val="00F458D3"/>
    <w:rsid w:val="00F45EB1"/>
    <w:rsid w:val="00F46855"/>
    <w:rsid w:val="00F46A07"/>
    <w:rsid w:val="00F46E88"/>
    <w:rsid w:val="00F47535"/>
    <w:rsid w:val="00F476F4"/>
    <w:rsid w:val="00F47A48"/>
    <w:rsid w:val="00F47EA1"/>
    <w:rsid w:val="00F47F2C"/>
    <w:rsid w:val="00F507F2"/>
    <w:rsid w:val="00F50CAC"/>
    <w:rsid w:val="00F51864"/>
    <w:rsid w:val="00F521D0"/>
    <w:rsid w:val="00F522E6"/>
    <w:rsid w:val="00F531F3"/>
    <w:rsid w:val="00F53B11"/>
    <w:rsid w:val="00F53BB8"/>
    <w:rsid w:val="00F54955"/>
    <w:rsid w:val="00F557CD"/>
    <w:rsid w:val="00F557E6"/>
    <w:rsid w:val="00F55A1B"/>
    <w:rsid w:val="00F55B47"/>
    <w:rsid w:val="00F55BCB"/>
    <w:rsid w:val="00F55CE8"/>
    <w:rsid w:val="00F56730"/>
    <w:rsid w:val="00F56DDD"/>
    <w:rsid w:val="00F56E4E"/>
    <w:rsid w:val="00F56E89"/>
    <w:rsid w:val="00F57227"/>
    <w:rsid w:val="00F573AD"/>
    <w:rsid w:val="00F57A57"/>
    <w:rsid w:val="00F57A8E"/>
    <w:rsid w:val="00F57F1D"/>
    <w:rsid w:val="00F6043A"/>
    <w:rsid w:val="00F60BF2"/>
    <w:rsid w:val="00F60FC7"/>
    <w:rsid w:val="00F61E5B"/>
    <w:rsid w:val="00F62656"/>
    <w:rsid w:val="00F632DB"/>
    <w:rsid w:val="00F64BFA"/>
    <w:rsid w:val="00F64CB8"/>
    <w:rsid w:val="00F64D65"/>
    <w:rsid w:val="00F64FAD"/>
    <w:rsid w:val="00F6541A"/>
    <w:rsid w:val="00F65514"/>
    <w:rsid w:val="00F65B3C"/>
    <w:rsid w:val="00F65B50"/>
    <w:rsid w:val="00F65F5D"/>
    <w:rsid w:val="00F6622D"/>
    <w:rsid w:val="00F66582"/>
    <w:rsid w:val="00F6668A"/>
    <w:rsid w:val="00F6687E"/>
    <w:rsid w:val="00F6687F"/>
    <w:rsid w:val="00F66E65"/>
    <w:rsid w:val="00F6740D"/>
    <w:rsid w:val="00F67AFB"/>
    <w:rsid w:val="00F67B2D"/>
    <w:rsid w:val="00F67BF2"/>
    <w:rsid w:val="00F67CD1"/>
    <w:rsid w:val="00F7005C"/>
    <w:rsid w:val="00F70CFD"/>
    <w:rsid w:val="00F711EE"/>
    <w:rsid w:val="00F71DB2"/>
    <w:rsid w:val="00F721FD"/>
    <w:rsid w:val="00F729CD"/>
    <w:rsid w:val="00F72DD9"/>
    <w:rsid w:val="00F730C9"/>
    <w:rsid w:val="00F732E7"/>
    <w:rsid w:val="00F733B8"/>
    <w:rsid w:val="00F73B75"/>
    <w:rsid w:val="00F746E4"/>
    <w:rsid w:val="00F749D7"/>
    <w:rsid w:val="00F74AAA"/>
    <w:rsid w:val="00F74C0C"/>
    <w:rsid w:val="00F74D33"/>
    <w:rsid w:val="00F75107"/>
    <w:rsid w:val="00F754C0"/>
    <w:rsid w:val="00F756E9"/>
    <w:rsid w:val="00F75E7E"/>
    <w:rsid w:val="00F764CE"/>
    <w:rsid w:val="00F76CDE"/>
    <w:rsid w:val="00F76EFC"/>
    <w:rsid w:val="00F7734F"/>
    <w:rsid w:val="00F77B69"/>
    <w:rsid w:val="00F80118"/>
    <w:rsid w:val="00F80189"/>
    <w:rsid w:val="00F8068B"/>
    <w:rsid w:val="00F80A83"/>
    <w:rsid w:val="00F81023"/>
    <w:rsid w:val="00F81052"/>
    <w:rsid w:val="00F81C0E"/>
    <w:rsid w:val="00F81D1A"/>
    <w:rsid w:val="00F81E2C"/>
    <w:rsid w:val="00F81ECE"/>
    <w:rsid w:val="00F82022"/>
    <w:rsid w:val="00F83462"/>
    <w:rsid w:val="00F839CE"/>
    <w:rsid w:val="00F83BAF"/>
    <w:rsid w:val="00F83F77"/>
    <w:rsid w:val="00F84274"/>
    <w:rsid w:val="00F84772"/>
    <w:rsid w:val="00F84F8F"/>
    <w:rsid w:val="00F85CAA"/>
    <w:rsid w:val="00F85DCB"/>
    <w:rsid w:val="00F85E33"/>
    <w:rsid w:val="00F86072"/>
    <w:rsid w:val="00F862D2"/>
    <w:rsid w:val="00F8706B"/>
    <w:rsid w:val="00F87669"/>
    <w:rsid w:val="00F914CA"/>
    <w:rsid w:val="00F917D8"/>
    <w:rsid w:val="00F91A8D"/>
    <w:rsid w:val="00F920C9"/>
    <w:rsid w:val="00F9220C"/>
    <w:rsid w:val="00F92493"/>
    <w:rsid w:val="00F928E0"/>
    <w:rsid w:val="00F92DCE"/>
    <w:rsid w:val="00F937C7"/>
    <w:rsid w:val="00F947BB"/>
    <w:rsid w:val="00F94867"/>
    <w:rsid w:val="00F94AF4"/>
    <w:rsid w:val="00F950DF"/>
    <w:rsid w:val="00F9599B"/>
    <w:rsid w:val="00F95AEE"/>
    <w:rsid w:val="00F95F59"/>
    <w:rsid w:val="00F96A81"/>
    <w:rsid w:val="00F97804"/>
    <w:rsid w:val="00F9797A"/>
    <w:rsid w:val="00FA01D0"/>
    <w:rsid w:val="00FA03CD"/>
    <w:rsid w:val="00FA04FD"/>
    <w:rsid w:val="00FA0857"/>
    <w:rsid w:val="00FA0872"/>
    <w:rsid w:val="00FA0EB7"/>
    <w:rsid w:val="00FA14D1"/>
    <w:rsid w:val="00FA2521"/>
    <w:rsid w:val="00FA40D8"/>
    <w:rsid w:val="00FA4C6A"/>
    <w:rsid w:val="00FA4D71"/>
    <w:rsid w:val="00FA56A1"/>
    <w:rsid w:val="00FA5ADB"/>
    <w:rsid w:val="00FA5B4E"/>
    <w:rsid w:val="00FA5C71"/>
    <w:rsid w:val="00FA6042"/>
    <w:rsid w:val="00FA630F"/>
    <w:rsid w:val="00FA66C8"/>
    <w:rsid w:val="00FA6CB7"/>
    <w:rsid w:val="00FA76CE"/>
    <w:rsid w:val="00FA7F61"/>
    <w:rsid w:val="00FB01EE"/>
    <w:rsid w:val="00FB06E3"/>
    <w:rsid w:val="00FB3329"/>
    <w:rsid w:val="00FB381A"/>
    <w:rsid w:val="00FB3822"/>
    <w:rsid w:val="00FB3A8A"/>
    <w:rsid w:val="00FB3C69"/>
    <w:rsid w:val="00FB5895"/>
    <w:rsid w:val="00FB6404"/>
    <w:rsid w:val="00FB67C2"/>
    <w:rsid w:val="00FB6D58"/>
    <w:rsid w:val="00FB6F29"/>
    <w:rsid w:val="00FB704D"/>
    <w:rsid w:val="00FB72AE"/>
    <w:rsid w:val="00FB793B"/>
    <w:rsid w:val="00FB7E7D"/>
    <w:rsid w:val="00FC0CB5"/>
    <w:rsid w:val="00FC0D46"/>
    <w:rsid w:val="00FC1819"/>
    <w:rsid w:val="00FC2255"/>
    <w:rsid w:val="00FC285B"/>
    <w:rsid w:val="00FC3613"/>
    <w:rsid w:val="00FC3D0D"/>
    <w:rsid w:val="00FC3DF9"/>
    <w:rsid w:val="00FC6127"/>
    <w:rsid w:val="00FC61E5"/>
    <w:rsid w:val="00FC66FF"/>
    <w:rsid w:val="00FC7519"/>
    <w:rsid w:val="00FC78C7"/>
    <w:rsid w:val="00FC7B8F"/>
    <w:rsid w:val="00FC7F7B"/>
    <w:rsid w:val="00FD0190"/>
    <w:rsid w:val="00FD0664"/>
    <w:rsid w:val="00FD0A57"/>
    <w:rsid w:val="00FD0D5A"/>
    <w:rsid w:val="00FD176A"/>
    <w:rsid w:val="00FD25DA"/>
    <w:rsid w:val="00FD30BC"/>
    <w:rsid w:val="00FD39C9"/>
    <w:rsid w:val="00FD3B30"/>
    <w:rsid w:val="00FD3EA3"/>
    <w:rsid w:val="00FD3EE3"/>
    <w:rsid w:val="00FD45C8"/>
    <w:rsid w:val="00FD48BB"/>
    <w:rsid w:val="00FD4A9D"/>
    <w:rsid w:val="00FD534A"/>
    <w:rsid w:val="00FD569D"/>
    <w:rsid w:val="00FD58D6"/>
    <w:rsid w:val="00FD635F"/>
    <w:rsid w:val="00FD67F1"/>
    <w:rsid w:val="00FD6930"/>
    <w:rsid w:val="00FD6B35"/>
    <w:rsid w:val="00FD6EB3"/>
    <w:rsid w:val="00FD7394"/>
    <w:rsid w:val="00FD77F0"/>
    <w:rsid w:val="00FD7AD4"/>
    <w:rsid w:val="00FE0AE0"/>
    <w:rsid w:val="00FE0C95"/>
    <w:rsid w:val="00FE1044"/>
    <w:rsid w:val="00FE10F8"/>
    <w:rsid w:val="00FE1AAF"/>
    <w:rsid w:val="00FE1B6C"/>
    <w:rsid w:val="00FE1C6A"/>
    <w:rsid w:val="00FE232D"/>
    <w:rsid w:val="00FE3995"/>
    <w:rsid w:val="00FE449D"/>
    <w:rsid w:val="00FE471D"/>
    <w:rsid w:val="00FE525C"/>
    <w:rsid w:val="00FE5B7C"/>
    <w:rsid w:val="00FE5C42"/>
    <w:rsid w:val="00FE65C2"/>
    <w:rsid w:val="00FE742F"/>
    <w:rsid w:val="00FE7747"/>
    <w:rsid w:val="00FE7786"/>
    <w:rsid w:val="00FE7BA0"/>
    <w:rsid w:val="00FE7F7F"/>
    <w:rsid w:val="00FF0688"/>
    <w:rsid w:val="00FF075B"/>
    <w:rsid w:val="00FF0EA6"/>
    <w:rsid w:val="00FF130D"/>
    <w:rsid w:val="00FF1721"/>
    <w:rsid w:val="00FF1802"/>
    <w:rsid w:val="00FF1E48"/>
    <w:rsid w:val="00FF203E"/>
    <w:rsid w:val="00FF24DC"/>
    <w:rsid w:val="00FF273F"/>
    <w:rsid w:val="00FF2F81"/>
    <w:rsid w:val="00FF302B"/>
    <w:rsid w:val="00FF3783"/>
    <w:rsid w:val="00FF3BCD"/>
    <w:rsid w:val="00FF43C4"/>
    <w:rsid w:val="00FF56B0"/>
    <w:rsid w:val="00FF57C7"/>
    <w:rsid w:val="00FF57F8"/>
    <w:rsid w:val="00FF6388"/>
    <w:rsid w:val="00FF7199"/>
    <w:rsid w:val="00FF7BA5"/>
    <w:rsid w:val="00FF7BB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8226">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paragraph" w:styleId="Heading1">
    <w:name w:val="heading 1"/>
    <w:basedOn w:val="Normal"/>
    <w:next w:val="Normal"/>
    <w:link w:val="Heading1Char"/>
    <w:qFormat/>
    <w:rsid w:val="004605FC"/>
    <w:pPr>
      <w:keepNext/>
      <w:spacing w:before="240" w:after="60" w:line="240" w:lineRule="auto"/>
      <w:outlineLvl w:val="0"/>
    </w:pPr>
    <w:rPr>
      <w:rFonts w:ascii="Arial" w:eastAsia="Times New Roman" w:hAnsi="Arial" w:cs="Times New Roman"/>
      <w:b/>
      <w:bCs/>
      <w:kern w:val="32"/>
      <w:sz w:val="32"/>
      <w:szCs w:val="32"/>
      <w:lang w:bidi="ar-SA"/>
    </w:rPr>
  </w:style>
  <w:style w:type="paragraph" w:styleId="Heading2">
    <w:name w:val="heading 2"/>
    <w:basedOn w:val="Normal"/>
    <w:next w:val="Normal"/>
    <w:link w:val="Heading2Char"/>
    <w:qFormat/>
    <w:rsid w:val="004605FC"/>
    <w:pPr>
      <w:keepNext/>
      <w:spacing w:before="240" w:after="60" w:line="240" w:lineRule="auto"/>
      <w:outlineLvl w:val="1"/>
    </w:pPr>
    <w:rPr>
      <w:rFonts w:ascii="Arial" w:eastAsia="Times New Roman" w:hAnsi="Arial" w:cs="Times New Roman"/>
      <w:b/>
      <w:bCs/>
      <w:i/>
      <w:iCs/>
      <w:sz w:val="28"/>
      <w:szCs w:val="28"/>
      <w:lang w:bidi="ar-SA"/>
    </w:rPr>
  </w:style>
  <w:style w:type="paragraph" w:styleId="Heading3">
    <w:name w:val="heading 3"/>
    <w:basedOn w:val="Normal"/>
    <w:next w:val="Normal"/>
    <w:link w:val="Heading3Char"/>
    <w:qFormat/>
    <w:rsid w:val="004605FC"/>
    <w:pPr>
      <w:keepNext/>
      <w:spacing w:before="240" w:after="60" w:line="240" w:lineRule="auto"/>
      <w:outlineLvl w:val="2"/>
    </w:pPr>
    <w:rPr>
      <w:rFonts w:ascii="Arial" w:eastAsia="Times New Roman" w:hAnsi="Arial" w:cs="Times New Roman"/>
      <w:b/>
      <w:bCs/>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rsid w:val="001D7F1E"/>
    <w:rPr>
      <w:rFonts w:ascii="Tahoma" w:hAnsi="Tahoma" w:cs="Mangal"/>
      <w:sz w:val="16"/>
      <w:szCs w:val="14"/>
    </w:rPr>
  </w:style>
  <w:style w:type="paragraph" w:styleId="Header">
    <w:name w:val="header"/>
    <w:basedOn w:val="Normal"/>
    <w:link w:val="HeaderChar"/>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95AEE"/>
    <w:pPr>
      <w:ind w:left="720"/>
      <w:contextualSpacing/>
    </w:pPr>
  </w:style>
  <w:style w:type="paragraph" w:customStyle="1" w:styleId="H2Hindi">
    <w:name w:val="H2_Hindi"/>
    <w:basedOn w:val="Normal"/>
    <w:rsid w:val="00A16EBE"/>
    <w:pPr>
      <w:spacing w:before="120" w:after="120" w:line="240" w:lineRule="auto"/>
      <w:jc w:val="center"/>
    </w:pPr>
    <w:rPr>
      <w:rFonts w:ascii="Arial Bold" w:eastAsia="Times New Roman" w:hAnsi="Arial Bold" w:cs="Mangal"/>
      <w:b/>
      <w:bCs/>
      <w:color w:val="FF0000"/>
      <w:sz w:val="28"/>
      <w:szCs w:val="28"/>
      <w:u w:val="wave"/>
    </w:rPr>
  </w:style>
  <w:style w:type="paragraph" w:customStyle="1" w:styleId="TabHindi">
    <w:name w:val="Tab_Hindi"/>
    <w:basedOn w:val="Normal"/>
    <w:rsid w:val="002669EF"/>
    <w:pPr>
      <w:spacing w:after="0" w:line="240" w:lineRule="auto"/>
    </w:pPr>
    <w:rPr>
      <w:rFonts w:ascii="Arial" w:eastAsia="Times New Roman" w:hAnsi="Arial" w:cs="Mangal"/>
      <w:szCs w:val="22"/>
    </w:rPr>
  </w:style>
  <w:style w:type="character" w:customStyle="1" w:styleId="Heading1Char">
    <w:name w:val="Heading 1 Char"/>
    <w:basedOn w:val="DefaultParagraphFont"/>
    <w:link w:val="Heading1"/>
    <w:rsid w:val="004605FC"/>
    <w:rPr>
      <w:rFonts w:ascii="Arial" w:eastAsia="Times New Roman" w:hAnsi="Arial" w:cs="Times New Roman"/>
      <w:b/>
      <w:bCs/>
      <w:kern w:val="32"/>
      <w:sz w:val="32"/>
      <w:szCs w:val="32"/>
      <w:lang w:bidi="ar-SA"/>
    </w:rPr>
  </w:style>
  <w:style w:type="character" w:customStyle="1" w:styleId="Heading2Char">
    <w:name w:val="Heading 2 Char"/>
    <w:basedOn w:val="DefaultParagraphFont"/>
    <w:link w:val="Heading2"/>
    <w:rsid w:val="004605FC"/>
    <w:rPr>
      <w:rFonts w:ascii="Arial" w:eastAsia="Times New Roman" w:hAnsi="Arial" w:cs="Times New Roman"/>
      <w:b/>
      <w:bCs/>
      <w:i/>
      <w:iCs/>
      <w:sz w:val="28"/>
      <w:szCs w:val="28"/>
      <w:lang w:bidi="ar-SA"/>
    </w:rPr>
  </w:style>
  <w:style w:type="character" w:customStyle="1" w:styleId="Heading3Char">
    <w:name w:val="Heading 3 Char"/>
    <w:basedOn w:val="DefaultParagraphFont"/>
    <w:link w:val="Heading3"/>
    <w:rsid w:val="004605FC"/>
    <w:rPr>
      <w:rFonts w:ascii="Arial" w:eastAsia="Times New Roman" w:hAnsi="Arial" w:cs="Times New Roman"/>
      <w:b/>
      <w:bCs/>
      <w:sz w:val="26"/>
      <w:szCs w:val="26"/>
      <w:lang w:bidi="ar-SA"/>
    </w:rPr>
  </w:style>
  <w:style w:type="paragraph" w:customStyle="1" w:styleId="H1Hindi">
    <w:name w:val="H1_Hindi"/>
    <w:basedOn w:val="Normal"/>
    <w:rsid w:val="004605FC"/>
    <w:pPr>
      <w:spacing w:before="180" w:after="120" w:line="240" w:lineRule="auto"/>
      <w:jc w:val="center"/>
    </w:pPr>
    <w:rPr>
      <w:rFonts w:ascii="Arial" w:eastAsia="Times New Roman" w:hAnsi="Arial" w:cs="Mangal"/>
      <w:b/>
      <w:bCs/>
      <w:sz w:val="28"/>
      <w:szCs w:val="28"/>
    </w:rPr>
  </w:style>
  <w:style w:type="paragraph" w:customStyle="1" w:styleId="H3Hindi">
    <w:name w:val="H3_Hindi"/>
    <w:basedOn w:val="Normal"/>
    <w:rsid w:val="004605FC"/>
    <w:pPr>
      <w:spacing w:before="120" w:after="60" w:line="240" w:lineRule="auto"/>
    </w:pPr>
    <w:rPr>
      <w:rFonts w:ascii="Arial" w:eastAsia="Times New Roman" w:hAnsi="Arial" w:cs="Mangal"/>
      <w:b/>
      <w:bCs/>
      <w:i/>
      <w:iCs/>
      <w:sz w:val="24"/>
      <w:szCs w:val="24"/>
    </w:rPr>
  </w:style>
  <w:style w:type="paragraph" w:customStyle="1" w:styleId="H4Hindi">
    <w:name w:val="H4_Hindi"/>
    <w:basedOn w:val="Normal"/>
    <w:rsid w:val="004605FC"/>
    <w:pPr>
      <w:spacing w:before="120" w:after="60" w:line="240" w:lineRule="auto"/>
    </w:pPr>
    <w:rPr>
      <w:rFonts w:ascii="Arial" w:eastAsia="Times New Roman" w:hAnsi="Arial" w:cs="Mangal"/>
      <w:bCs/>
      <w:szCs w:val="22"/>
    </w:rPr>
  </w:style>
  <w:style w:type="paragraph" w:customStyle="1" w:styleId="H5Hindi">
    <w:name w:val="H5_Hindi"/>
    <w:basedOn w:val="Normal"/>
    <w:rsid w:val="004605FC"/>
    <w:pPr>
      <w:spacing w:before="60" w:after="120" w:line="240" w:lineRule="auto"/>
    </w:pPr>
    <w:rPr>
      <w:rFonts w:ascii="Arial" w:eastAsia="Times New Roman" w:hAnsi="Arial" w:cs="Mangal"/>
      <w:b/>
      <w:bCs/>
      <w:i/>
      <w:iCs/>
      <w:szCs w:val="22"/>
    </w:rPr>
  </w:style>
  <w:style w:type="paragraph" w:customStyle="1" w:styleId="PlainHindi">
    <w:name w:val="Plain_Hindi"/>
    <w:basedOn w:val="Normal"/>
    <w:rsid w:val="004605FC"/>
    <w:pPr>
      <w:spacing w:after="120" w:line="240" w:lineRule="auto"/>
    </w:pPr>
    <w:rPr>
      <w:rFonts w:ascii="Arial" w:eastAsia="Times New Roman" w:hAnsi="Arial" w:cs="Mangal"/>
      <w:szCs w:val="22"/>
    </w:rPr>
  </w:style>
  <w:style w:type="paragraph" w:customStyle="1" w:styleId="CharacterHindi">
    <w:name w:val="Character_Hindi"/>
    <w:basedOn w:val="Normal"/>
    <w:link w:val="CharacterHindiChar"/>
    <w:rsid w:val="004605FC"/>
    <w:pPr>
      <w:spacing w:after="0" w:line="240" w:lineRule="auto"/>
    </w:pPr>
    <w:rPr>
      <w:rFonts w:ascii="Arial" w:eastAsia="Times New Roman" w:hAnsi="Arial" w:cs="Mangal"/>
      <w:szCs w:val="22"/>
    </w:rPr>
  </w:style>
  <w:style w:type="character" w:customStyle="1" w:styleId="CharacterHindiChar">
    <w:name w:val="Character_Hindi Char"/>
    <w:basedOn w:val="DefaultParagraphFont"/>
    <w:link w:val="CharacterHindi"/>
    <w:rsid w:val="004605FC"/>
    <w:rPr>
      <w:rFonts w:ascii="Arial" w:eastAsia="Times New Roman" w:hAnsi="Arial" w:cs="Mangal"/>
      <w:szCs w:val="22"/>
    </w:rPr>
  </w:style>
  <w:style w:type="paragraph" w:customStyle="1" w:styleId="List1NumHindi">
    <w:name w:val="List1_Num_Hindi"/>
    <w:basedOn w:val="Normal"/>
    <w:rsid w:val="004605FC"/>
    <w:pPr>
      <w:spacing w:after="0" w:line="240" w:lineRule="auto"/>
      <w:ind w:left="720" w:hanging="360"/>
    </w:pPr>
    <w:rPr>
      <w:rFonts w:ascii="Arial" w:eastAsia="Times New Roman" w:hAnsi="Arial" w:cs="Mangal"/>
      <w:szCs w:val="22"/>
    </w:rPr>
  </w:style>
  <w:style w:type="paragraph" w:customStyle="1" w:styleId="List2NumHindi">
    <w:name w:val="List2_Num_Hindi"/>
    <w:basedOn w:val="Normal"/>
    <w:rsid w:val="004605FC"/>
    <w:pPr>
      <w:spacing w:after="0" w:line="240" w:lineRule="auto"/>
      <w:ind w:left="1080" w:hanging="360"/>
    </w:pPr>
    <w:rPr>
      <w:rFonts w:ascii="Arial" w:eastAsia="Times New Roman" w:hAnsi="Arial" w:cs="Mangal"/>
      <w:szCs w:val="22"/>
    </w:rPr>
  </w:style>
  <w:style w:type="paragraph" w:customStyle="1" w:styleId="List3NumHindi">
    <w:name w:val="List3_Num_Hindi"/>
    <w:basedOn w:val="Normal"/>
    <w:rsid w:val="004605FC"/>
    <w:pPr>
      <w:spacing w:after="0" w:line="240" w:lineRule="auto"/>
      <w:ind w:left="1440" w:hanging="360"/>
    </w:pPr>
    <w:rPr>
      <w:rFonts w:ascii="Arial" w:eastAsia="Times New Roman" w:hAnsi="Arial" w:cs="Mangal"/>
      <w:szCs w:val="22"/>
    </w:rPr>
  </w:style>
  <w:style w:type="paragraph" w:customStyle="1" w:styleId="ShlokHindi">
    <w:name w:val="Shlok_Hindi"/>
    <w:basedOn w:val="Normal"/>
    <w:autoRedefine/>
    <w:rsid w:val="00B16BE6"/>
    <w:pPr>
      <w:tabs>
        <w:tab w:val="left" w:pos="2070"/>
      </w:tabs>
      <w:spacing w:after="0" w:line="240" w:lineRule="auto"/>
      <w:ind w:right="1440" w:firstLine="1440"/>
      <w:jc w:val="center"/>
    </w:pPr>
    <w:rPr>
      <w:rFonts w:ascii="Arial" w:eastAsia="Times New Roman" w:hAnsi="Arial" w:cs="Mangal"/>
      <w:b/>
      <w:bCs/>
      <w:color w:val="000000" w:themeColor="text1"/>
      <w:szCs w:val="22"/>
      <w:u w:val="dotDash"/>
    </w:rPr>
  </w:style>
  <w:style w:type="paragraph" w:customStyle="1" w:styleId="HeaderHindi">
    <w:name w:val="Header_Hindi"/>
    <w:basedOn w:val="Normal"/>
    <w:rsid w:val="004605FC"/>
    <w:pPr>
      <w:spacing w:after="0" w:line="240" w:lineRule="auto"/>
    </w:pPr>
    <w:rPr>
      <w:rFonts w:ascii="Arial" w:eastAsia="Times New Roman" w:hAnsi="Arial" w:cs="Mangal"/>
      <w:szCs w:val="22"/>
    </w:rPr>
  </w:style>
  <w:style w:type="paragraph" w:customStyle="1" w:styleId="FooterHindi">
    <w:name w:val="Footer_Hindi"/>
    <w:basedOn w:val="Normal"/>
    <w:rsid w:val="004605FC"/>
    <w:pPr>
      <w:spacing w:after="0" w:line="240" w:lineRule="auto"/>
    </w:pPr>
    <w:rPr>
      <w:rFonts w:ascii="Arial" w:eastAsia="Times New Roman" w:hAnsi="Arial" w:cs="Mangal"/>
      <w:szCs w:val="22"/>
    </w:rPr>
  </w:style>
  <w:style w:type="paragraph" w:customStyle="1" w:styleId="FootnoteHindi">
    <w:name w:val="Footnote_Hindi"/>
    <w:basedOn w:val="Normal"/>
    <w:rsid w:val="004605FC"/>
    <w:pPr>
      <w:spacing w:after="0" w:line="240" w:lineRule="auto"/>
    </w:pPr>
    <w:rPr>
      <w:rFonts w:ascii="Arial" w:eastAsia="Times New Roman" w:hAnsi="Arial" w:cs="Mangal"/>
      <w:sz w:val="20"/>
    </w:rPr>
  </w:style>
  <w:style w:type="paragraph" w:customStyle="1" w:styleId="EndnoteHindi">
    <w:name w:val="Endnote_Hindi"/>
    <w:basedOn w:val="Normal"/>
    <w:rsid w:val="004605FC"/>
    <w:pPr>
      <w:spacing w:after="0" w:line="240" w:lineRule="auto"/>
    </w:pPr>
    <w:rPr>
      <w:rFonts w:ascii="Arial" w:eastAsia="Times New Roman" w:hAnsi="Arial" w:cs="Mangal"/>
      <w:sz w:val="20"/>
    </w:rPr>
  </w:style>
  <w:style w:type="paragraph" w:customStyle="1" w:styleId="List1BulHindi">
    <w:name w:val="List1_Bul_Hindi"/>
    <w:basedOn w:val="Normal"/>
    <w:rsid w:val="004605FC"/>
    <w:pPr>
      <w:spacing w:after="0" w:line="240" w:lineRule="auto"/>
      <w:ind w:left="720" w:hanging="360"/>
    </w:pPr>
    <w:rPr>
      <w:rFonts w:ascii="Arial" w:eastAsia="Times New Roman" w:hAnsi="Arial" w:cs="Mangal"/>
      <w:szCs w:val="22"/>
    </w:rPr>
  </w:style>
  <w:style w:type="paragraph" w:customStyle="1" w:styleId="List2BulHindi">
    <w:name w:val="List2_Bul_Hindi"/>
    <w:basedOn w:val="Normal"/>
    <w:rsid w:val="004605FC"/>
    <w:pPr>
      <w:spacing w:after="0" w:line="240" w:lineRule="auto"/>
      <w:ind w:left="1080" w:hanging="360"/>
    </w:pPr>
    <w:rPr>
      <w:rFonts w:ascii="Arial" w:eastAsia="Times New Roman" w:hAnsi="Arial" w:cs="Mangal"/>
      <w:szCs w:val="22"/>
    </w:rPr>
  </w:style>
  <w:style w:type="paragraph" w:customStyle="1" w:styleId="List3BulHindi">
    <w:name w:val="List3_Bul_Hindi"/>
    <w:basedOn w:val="Normal"/>
    <w:rsid w:val="004605FC"/>
    <w:pPr>
      <w:spacing w:after="0" w:line="240" w:lineRule="auto"/>
      <w:ind w:left="1440" w:hanging="360"/>
    </w:pPr>
    <w:rPr>
      <w:rFonts w:ascii="Arial" w:eastAsia="Times New Roman" w:hAnsi="Arial" w:cs="Mangal"/>
      <w:szCs w:val="22"/>
    </w:rPr>
  </w:style>
  <w:style w:type="paragraph" w:customStyle="1" w:styleId="HToc1">
    <w:name w:val="H_Toc1"/>
    <w:basedOn w:val="Normal"/>
    <w:rsid w:val="004605FC"/>
    <w:pPr>
      <w:spacing w:after="0" w:line="240" w:lineRule="auto"/>
    </w:pPr>
    <w:rPr>
      <w:rFonts w:ascii="Arial" w:eastAsia="Times New Roman" w:hAnsi="Arial" w:cs="Mangal"/>
      <w:szCs w:val="22"/>
    </w:rPr>
  </w:style>
  <w:style w:type="paragraph" w:customStyle="1" w:styleId="HToc2">
    <w:name w:val="H_Toc2"/>
    <w:basedOn w:val="Normal"/>
    <w:rsid w:val="004605FC"/>
    <w:pPr>
      <w:spacing w:after="0" w:line="240" w:lineRule="auto"/>
      <w:ind w:left="245"/>
    </w:pPr>
    <w:rPr>
      <w:rFonts w:ascii="Arial" w:eastAsia="Times New Roman" w:hAnsi="Arial" w:cs="Mangal"/>
      <w:szCs w:val="22"/>
    </w:rPr>
  </w:style>
  <w:style w:type="paragraph" w:customStyle="1" w:styleId="HToc3">
    <w:name w:val="H_Toc3"/>
    <w:basedOn w:val="Normal"/>
    <w:rsid w:val="004605FC"/>
    <w:pPr>
      <w:spacing w:after="0" w:line="240" w:lineRule="auto"/>
      <w:ind w:left="475"/>
    </w:pPr>
    <w:rPr>
      <w:rFonts w:ascii="Arial" w:eastAsia="Times New Roman" w:hAnsi="Arial" w:cs="Mangal"/>
      <w:szCs w:val="22"/>
    </w:rPr>
  </w:style>
  <w:style w:type="paragraph" w:customStyle="1" w:styleId="HToc4">
    <w:name w:val="H_Toc4"/>
    <w:basedOn w:val="Normal"/>
    <w:rsid w:val="004605FC"/>
    <w:pPr>
      <w:spacing w:after="0" w:line="240" w:lineRule="auto"/>
      <w:ind w:left="720"/>
    </w:pPr>
    <w:rPr>
      <w:rFonts w:ascii="Arial" w:eastAsia="Times New Roman" w:hAnsi="Arial" w:cs="Mangal"/>
      <w:szCs w:val="22"/>
    </w:rPr>
  </w:style>
  <w:style w:type="paragraph" w:customStyle="1" w:styleId="HToc5">
    <w:name w:val="H_Toc5"/>
    <w:basedOn w:val="Normal"/>
    <w:rsid w:val="004605FC"/>
    <w:pPr>
      <w:spacing w:after="0" w:line="240" w:lineRule="auto"/>
      <w:ind w:left="965"/>
    </w:pPr>
    <w:rPr>
      <w:rFonts w:ascii="Arial" w:eastAsia="Times New Roman" w:hAnsi="Arial" w:cs="Mangal"/>
      <w:szCs w:val="22"/>
    </w:rPr>
  </w:style>
  <w:style w:type="paragraph" w:customStyle="1" w:styleId="H1Guj">
    <w:name w:val="H1_Guj"/>
    <w:basedOn w:val="Normal"/>
    <w:rsid w:val="004605FC"/>
    <w:pPr>
      <w:spacing w:before="180" w:after="120" w:line="240" w:lineRule="auto"/>
      <w:jc w:val="center"/>
    </w:pPr>
    <w:rPr>
      <w:rFonts w:ascii="Arial" w:eastAsia="Times New Roman" w:hAnsi="Arial" w:cs="Shruti"/>
      <w:b/>
      <w:bCs/>
      <w:sz w:val="28"/>
      <w:szCs w:val="28"/>
      <w:lang w:bidi="gu-IN"/>
    </w:rPr>
  </w:style>
  <w:style w:type="paragraph" w:customStyle="1" w:styleId="H2Guj">
    <w:name w:val="H2_Guj"/>
    <w:basedOn w:val="Normal"/>
    <w:rsid w:val="004605FC"/>
    <w:pPr>
      <w:spacing w:before="120" w:after="120" w:line="240" w:lineRule="auto"/>
    </w:pPr>
    <w:rPr>
      <w:rFonts w:ascii="Arial" w:eastAsia="Times New Roman" w:hAnsi="Arial" w:cs="Shruti"/>
      <w:b/>
      <w:bCs/>
      <w:sz w:val="24"/>
      <w:szCs w:val="24"/>
      <w:lang w:bidi="gu-IN"/>
    </w:rPr>
  </w:style>
  <w:style w:type="paragraph" w:customStyle="1" w:styleId="H3Guj">
    <w:name w:val="H3_Guj"/>
    <w:basedOn w:val="Normal"/>
    <w:rsid w:val="004605FC"/>
    <w:pPr>
      <w:spacing w:before="120" w:after="60" w:line="240" w:lineRule="auto"/>
    </w:pPr>
    <w:rPr>
      <w:rFonts w:ascii="Arial" w:eastAsia="Times New Roman" w:hAnsi="Arial" w:cs="Shruti"/>
      <w:b/>
      <w:bCs/>
      <w:i/>
      <w:iCs/>
      <w:sz w:val="24"/>
      <w:szCs w:val="24"/>
      <w:lang w:bidi="gu-IN"/>
    </w:rPr>
  </w:style>
  <w:style w:type="paragraph" w:customStyle="1" w:styleId="H4Guj">
    <w:name w:val="H4_Guj"/>
    <w:basedOn w:val="Normal"/>
    <w:rsid w:val="004605FC"/>
    <w:pPr>
      <w:spacing w:before="120" w:after="60" w:line="240" w:lineRule="auto"/>
    </w:pPr>
    <w:rPr>
      <w:rFonts w:ascii="Arial" w:eastAsia="Times New Roman" w:hAnsi="Arial" w:cs="Shruti"/>
      <w:b/>
      <w:bCs/>
      <w:szCs w:val="22"/>
      <w:lang w:bidi="gu-IN"/>
    </w:rPr>
  </w:style>
  <w:style w:type="paragraph" w:customStyle="1" w:styleId="H5Guj">
    <w:name w:val="H5_Guj"/>
    <w:basedOn w:val="Normal"/>
    <w:rsid w:val="004605FC"/>
    <w:pPr>
      <w:spacing w:before="120" w:after="60" w:line="240" w:lineRule="auto"/>
    </w:pPr>
    <w:rPr>
      <w:rFonts w:ascii="Arial" w:eastAsia="Times New Roman" w:hAnsi="Arial" w:cs="Shruti"/>
      <w:b/>
      <w:bCs/>
      <w:i/>
      <w:iCs/>
      <w:szCs w:val="22"/>
      <w:lang w:bidi="gu-IN"/>
    </w:rPr>
  </w:style>
  <w:style w:type="paragraph" w:customStyle="1" w:styleId="PlainGuj">
    <w:name w:val="Plain_Guj"/>
    <w:basedOn w:val="Normal"/>
    <w:rsid w:val="004605FC"/>
    <w:pPr>
      <w:spacing w:after="120" w:line="240" w:lineRule="auto"/>
      <w:ind w:firstLine="432"/>
    </w:pPr>
    <w:rPr>
      <w:rFonts w:ascii="Arial" w:eastAsia="Times New Roman" w:hAnsi="Arial" w:cs="Shruti"/>
      <w:szCs w:val="22"/>
      <w:lang w:bidi="gu-IN"/>
    </w:rPr>
  </w:style>
  <w:style w:type="paragraph" w:customStyle="1" w:styleId="CharacterGuj">
    <w:name w:val="Character_Guj"/>
    <w:basedOn w:val="Normal"/>
    <w:rsid w:val="004605FC"/>
    <w:pPr>
      <w:spacing w:after="0" w:line="240" w:lineRule="auto"/>
    </w:pPr>
    <w:rPr>
      <w:rFonts w:ascii="Arial" w:eastAsia="Times New Roman" w:hAnsi="Arial" w:cs="Shruti"/>
      <w:szCs w:val="22"/>
      <w:lang w:bidi="gu-IN"/>
    </w:rPr>
  </w:style>
  <w:style w:type="paragraph" w:customStyle="1" w:styleId="TabGuj">
    <w:name w:val="Tab_Guj"/>
    <w:basedOn w:val="Normal"/>
    <w:rsid w:val="004605FC"/>
    <w:pPr>
      <w:spacing w:after="0" w:line="240" w:lineRule="auto"/>
    </w:pPr>
    <w:rPr>
      <w:rFonts w:ascii="Arial" w:eastAsia="Times New Roman" w:hAnsi="Arial" w:cs="Shruti"/>
      <w:szCs w:val="22"/>
      <w:lang w:bidi="gu-IN"/>
    </w:rPr>
  </w:style>
  <w:style w:type="paragraph" w:customStyle="1" w:styleId="List1NumGuj">
    <w:name w:val="List1_Num_Guj"/>
    <w:basedOn w:val="Normal"/>
    <w:rsid w:val="004605FC"/>
    <w:pPr>
      <w:spacing w:after="0" w:line="240" w:lineRule="auto"/>
      <w:ind w:left="720" w:hanging="360"/>
    </w:pPr>
    <w:rPr>
      <w:rFonts w:ascii="Arial" w:eastAsia="Times New Roman" w:hAnsi="Arial" w:cs="Shruti"/>
      <w:szCs w:val="22"/>
      <w:lang w:bidi="gu-IN"/>
    </w:rPr>
  </w:style>
  <w:style w:type="paragraph" w:customStyle="1" w:styleId="List2NumGuj">
    <w:name w:val="List2_Num_Guj"/>
    <w:basedOn w:val="Normal"/>
    <w:rsid w:val="004605FC"/>
    <w:pPr>
      <w:spacing w:after="0" w:line="240" w:lineRule="auto"/>
      <w:ind w:left="1080" w:hanging="360"/>
    </w:pPr>
    <w:rPr>
      <w:rFonts w:ascii="Arial" w:eastAsia="Times New Roman" w:hAnsi="Arial" w:cs="Shruti"/>
      <w:szCs w:val="22"/>
      <w:lang w:bidi="gu-IN"/>
    </w:rPr>
  </w:style>
  <w:style w:type="paragraph" w:customStyle="1" w:styleId="List3NumGuj">
    <w:name w:val="List3_Num_Guj"/>
    <w:basedOn w:val="Normal"/>
    <w:rsid w:val="004605FC"/>
    <w:pPr>
      <w:spacing w:after="0" w:line="240" w:lineRule="auto"/>
      <w:ind w:left="1440" w:hanging="360"/>
    </w:pPr>
    <w:rPr>
      <w:rFonts w:ascii="Arial" w:eastAsia="Times New Roman" w:hAnsi="Arial" w:cs="Shruti"/>
      <w:szCs w:val="22"/>
      <w:lang w:bidi="gu-IN"/>
    </w:rPr>
  </w:style>
  <w:style w:type="paragraph" w:customStyle="1" w:styleId="ShlokGuj">
    <w:name w:val="Shlok_Guj"/>
    <w:basedOn w:val="Normal"/>
    <w:rsid w:val="004605FC"/>
    <w:pPr>
      <w:spacing w:before="6" w:after="6" w:line="240" w:lineRule="auto"/>
      <w:jc w:val="center"/>
    </w:pPr>
    <w:rPr>
      <w:rFonts w:ascii="Arial" w:eastAsia="Times New Roman" w:hAnsi="Arial" w:cs="Shruti"/>
      <w:b/>
      <w:bCs/>
      <w:szCs w:val="22"/>
      <w:lang w:bidi="gu-IN"/>
    </w:rPr>
  </w:style>
  <w:style w:type="paragraph" w:customStyle="1" w:styleId="HeaderGuj">
    <w:name w:val="Header_Guj"/>
    <w:basedOn w:val="Normal"/>
    <w:rsid w:val="004605FC"/>
    <w:pPr>
      <w:spacing w:after="0" w:line="240" w:lineRule="auto"/>
    </w:pPr>
    <w:rPr>
      <w:rFonts w:ascii="Arial" w:eastAsia="Times New Roman" w:hAnsi="Arial" w:cs="Shruti"/>
      <w:szCs w:val="22"/>
      <w:lang w:bidi="gu-IN"/>
    </w:rPr>
  </w:style>
  <w:style w:type="paragraph" w:customStyle="1" w:styleId="FooterGuj">
    <w:name w:val="Footer_Guj"/>
    <w:basedOn w:val="Normal"/>
    <w:rsid w:val="004605FC"/>
    <w:pPr>
      <w:spacing w:after="0" w:line="240" w:lineRule="auto"/>
    </w:pPr>
    <w:rPr>
      <w:rFonts w:ascii="Arial" w:eastAsia="Times New Roman" w:hAnsi="Arial" w:cs="Shruti"/>
      <w:szCs w:val="22"/>
      <w:lang w:bidi="gu-IN"/>
    </w:rPr>
  </w:style>
  <w:style w:type="paragraph" w:customStyle="1" w:styleId="FootnoteGuj">
    <w:name w:val="Footnote_Guj"/>
    <w:basedOn w:val="Normal"/>
    <w:rsid w:val="004605FC"/>
    <w:pPr>
      <w:spacing w:after="0" w:line="240" w:lineRule="auto"/>
    </w:pPr>
    <w:rPr>
      <w:rFonts w:ascii="Arial" w:eastAsia="Times New Roman" w:hAnsi="Arial" w:cs="Shruti"/>
      <w:sz w:val="20"/>
      <w:lang w:bidi="gu-IN"/>
    </w:rPr>
  </w:style>
  <w:style w:type="paragraph" w:customStyle="1" w:styleId="EndnoteGuj">
    <w:name w:val="Endnote_Guj"/>
    <w:basedOn w:val="Normal"/>
    <w:rsid w:val="004605FC"/>
    <w:pPr>
      <w:spacing w:after="0" w:line="240" w:lineRule="auto"/>
    </w:pPr>
    <w:rPr>
      <w:rFonts w:ascii="Arial" w:eastAsia="Times New Roman" w:hAnsi="Arial" w:cs="Shruti"/>
      <w:sz w:val="20"/>
      <w:lang w:bidi="gu-IN"/>
    </w:rPr>
  </w:style>
  <w:style w:type="paragraph" w:customStyle="1" w:styleId="List1BulGuj">
    <w:name w:val="List1_Bul_Guj"/>
    <w:basedOn w:val="Normal"/>
    <w:rsid w:val="004605FC"/>
    <w:pPr>
      <w:spacing w:after="0" w:line="240" w:lineRule="auto"/>
      <w:ind w:left="720" w:hanging="360"/>
    </w:pPr>
    <w:rPr>
      <w:rFonts w:ascii="Arial" w:eastAsia="Times New Roman" w:hAnsi="Arial" w:cs="Shruti"/>
      <w:szCs w:val="22"/>
      <w:lang w:bidi="gu-IN"/>
    </w:rPr>
  </w:style>
  <w:style w:type="paragraph" w:customStyle="1" w:styleId="List2BulGuj">
    <w:name w:val="List2_Bul_Guj"/>
    <w:basedOn w:val="Normal"/>
    <w:rsid w:val="004605FC"/>
    <w:pPr>
      <w:spacing w:after="0" w:line="240" w:lineRule="auto"/>
      <w:ind w:left="1080" w:hanging="360"/>
    </w:pPr>
    <w:rPr>
      <w:rFonts w:ascii="Arial" w:eastAsia="Times New Roman" w:hAnsi="Arial" w:cs="Shruti"/>
      <w:szCs w:val="22"/>
      <w:lang w:bidi="gu-IN"/>
    </w:rPr>
  </w:style>
  <w:style w:type="paragraph" w:customStyle="1" w:styleId="List3BulGuj">
    <w:name w:val="List3_Bul_Guj"/>
    <w:basedOn w:val="Normal"/>
    <w:rsid w:val="004605FC"/>
    <w:pPr>
      <w:spacing w:after="0" w:line="240" w:lineRule="auto"/>
      <w:ind w:left="1440" w:hanging="360"/>
    </w:pPr>
    <w:rPr>
      <w:rFonts w:ascii="Arial" w:eastAsia="Times New Roman" w:hAnsi="Arial" w:cs="Shruti"/>
      <w:szCs w:val="22"/>
      <w:lang w:bidi="gu-IN"/>
    </w:rPr>
  </w:style>
  <w:style w:type="paragraph" w:customStyle="1" w:styleId="GToc1">
    <w:name w:val="G_Toc1"/>
    <w:basedOn w:val="Normal"/>
    <w:rsid w:val="004605FC"/>
    <w:pPr>
      <w:spacing w:after="0" w:line="240" w:lineRule="auto"/>
    </w:pPr>
    <w:rPr>
      <w:rFonts w:ascii="Arial" w:eastAsia="Times New Roman" w:hAnsi="Arial" w:cs="Shruti"/>
      <w:szCs w:val="22"/>
      <w:lang w:bidi="gu-IN"/>
    </w:rPr>
  </w:style>
  <w:style w:type="paragraph" w:customStyle="1" w:styleId="GToc2">
    <w:name w:val="G_Toc2"/>
    <w:basedOn w:val="Normal"/>
    <w:rsid w:val="004605FC"/>
    <w:pPr>
      <w:spacing w:after="0" w:line="240" w:lineRule="auto"/>
      <w:ind w:left="245"/>
    </w:pPr>
    <w:rPr>
      <w:rFonts w:ascii="Arial" w:eastAsia="Times New Roman" w:hAnsi="Arial" w:cs="Shruti"/>
      <w:szCs w:val="22"/>
      <w:lang w:bidi="gu-IN"/>
    </w:rPr>
  </w:style>
  <w:style w:type="paragraph" w:customStyle="1" w:styleId="GToc3">
    <w:name w:val="G_Toc3"/>
    <w:basedOn w:val="Normal"/>
    <w:rsid w:val="004605FC"/>
    <w:pPr>
      <w:spacing w:after="0" w:line="240" w:lineRule="auto"/>
      <w:ind w:left="475"/>
    </w:pPr>
    <w:rPr>
      <w:rFonts w:ascii="Arial" w:eastAsia="Times New Roman" w:hAnsi="Arial" w:cs="Shruti"/>
      <w:szCs w:val="22"/>
      <w:lang w:bidi="gu-IN"/>
    </w:rPr>
  </w:style>
  <w:style w:type="paragraph" w:customStyle="1" w:styleId="GToc4">
    <w:name w:val="G_Toc4"/>
    <w:basedOn w:val="Normal"/>
    <w:rsid w:val="004605FC"/>
    <w:pPr>
      <w:spacing w:after="0" w:line="240" w:lineRule="auto"/>
      <w:ind w:left="720"/>
    </w:pPr>
    <w:rPr>
      <w:rFonts w:ascii="Arial" w:eastAsia="Times New Roman" w:hAnsi="Arial" w:cs="Shruti"/>
      <w:szCs w:val="22"/>
      <w:lang w:bidi="gu-IN"/>
    </w:rPr>
  </w:style>
  <w:style w:type="paragraph" w:customStyle="1" w:styleId="GToc5">
    <w:name w:val="G_Toc5"/>
    <w:basedOn w:val="Normal"/>
    <w:rsid w:val="004605FC"/>
    <w:pPr>
      <w:spacing w:after="0" w:line="240" w:lineRule="auto"/>
      <w:ind w:left="965"/>
    </w:pPr>
    <w:rPr>
      <w:rFonts w:ascii="Arial" w:eastAsia="Times New Roman" w:hAnsi="Arial" w:cs="Shruti"/>
      <w:szCs w:val="22"/>
      <w:lang w:bidi="gu-IN"/>
    </w:rPr>
  </w:style>
  <w:style w:type="paragraph" w:styleId="TOC2">
    <w:name w:val="toc 2"/>
    <w:basedOn w:val="Normal"/>
    <w:next w:val="Normal"/>
    <w:autoRedefine/>
    <w:uiPriority w:val="39"/>
    <w:rsid w:val="004605FC"/>
    <w:pPr>
      <w:spacing w:after="0" w:line="240" w:lineRule="auto"/>
      <w:ind w:left="240"/>
    </w:pPr>
    <w:rPr>
      <w:rFonts w:ascii="Times New Roman" w:eastAsia="Times New Roman" w:hAnsi="Times New Roman" w:cs="Times New Roman"/>
      <w:sz w:val="24"/>
      <w:szCs w:val="24"/>
      <w:lang w:bidi="ar-SA"/>
    </w:rPr>
  </w:style>
  <w:style w:type="paragraph" w:styleId="TOC1">
    <w:name w:val="toc 1"/>
    <w:basedOn w:val="Normal"/>
    <w:next w:val="Normal"/>
    <w:autoRedefine/>
    <w:uiPriority w:val="39"/>
    <w:rsid w:val="004605FC"/>
    <w:pPr>
      <w:spacing w:after="0" w:line="240" w:lineRule="auto"/>
    </w:pPr>
    <w:rPr>
      <w:rFonts w:ascii="Times New Roman" w:eastAsia="Times New Roman" w:hAnsi="Times New Roman" w:cs="Times New Roman"/>
      <w:sz w:val="24"/>
      <w:szCs w:val="24"/>
      <w:lang w:bidi="ar-SA"/>
    </w:rPr>
  </w:style>
  <w:style w:type="paragraph" w:styleId="TOC3">
    <w:name w:val="toc 3"/>
    <w:basedOn w:val="Normal"/>
    <w:next w:val="Normal"/>
    <w:autoRedefine/>
    <w:uiPriority w:val="39"/>
    <w:rsid w:val="004605FC"/>
    <w:pPr>
      <w:spacing w:after="0" w:line="240" w:lineRule="auto"/>
      <w:ind w:left="480"/>
    </w:pPr>
    <w:rPr>
      <w:rFonts w:ascii="Times New Roman" w:eastAsia="Times New Roman" w:hAnsi="Times New Roman" w:cs="Times New Roman"/>
      <w:sz w:val="24"/>
      <w:szCs w:val="24"/>
      <w:lang w:bidi="ar-SA"/>
    </w:rPr>
  </w:style>
  <w:style w:type="paragraph" w:styleId="TOC4">
    <w:name w:val="toc 4"/>
    <w:basedOn w:val="Normal"/>
    <w:next w:val="Normal"/>
    <w:autoRedefine/>
    <w:uiPriority w:val="39"/>
    <w:rsid w:val="004605FC"/>
    <w:pPr>
      <w:spacing w:after="0" w:line="240" w:lineRule="auto"/>
      <w:ind w:left="720"/>
    </w:pPr>
    <w:rPr>
      <w:rFonts w:ascii="Times New Roman" w:eastAsia="Times New Roman" w:hAnsi="Times New Roman" w:cs="Times New Roman"/>
      <w:sz w:val="24"/>
      <w:szCs w:val="24"/>
      <w:lang w:bidi="ar-SA"/>
    </w:rPr>
  </w:style>
  <w:style w:type="character" w:styleId="Emphasis">
    <w:name w:val="Emphasis"/>
    <w:basedOn w:val="DefaultParagraphFont"/>
    <w:qFormat/>
    <w:rsid w:val="004605FC"/>
    <w:rPr>
      <w:i/>
      <w:iCs/>
    </w:rPr>
  </w:style>
</w:styles>
</file>

<file path=word/webSettings.xml><?xml version="1.0" encoding="utf-8"?>
<w:webSettings xmlns:r="http://schemas.openxmlformats.org/officeDocument/2006/relationships" xmlns:w="http://schemas.openxmlformats.org/wordprocessingml/2006/main">
  <w:divs>
    <w:div w:id="1967352886">
      <w:bodyDiv w:val="1"/>
      <w:marLeft w:val="0"/>
      <w:marRight w:val="0"/>
      <w:marTop w:val="0"/>
      <w:marBottom w:val="0"/>
      <w:divBdr>
        <w:top w:val="none" w:sz="0" w:space="0" w:color="auto"/>
        <w:left w:val="none" w:sz="0" w:space="0" w:color="auto"/>
        <w:bottom w:val="none" w:sz="0" w:space="0" w:color="auto"/>
        <w:right w:val="none" w:sz="0" w:space="0" w:color="auto"/>
      </w:divBdr>
    </w:div>
    <w:div w:id="199776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A9B53-B116-4854-AAA8-9A779E438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84</Pages>
  <Words>25692</Words>
  <Characters>146445</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171794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96</cp:revision>
  <dcterms:created xsi:type="dcterms:W3CDTF">2012-10-04T04:17:00Z</dcterms:created>
  <dcterms:modified xsi:type="dcterms:W3CDTF">2012-10-12T08:59:00Z</dcterms:modified>
</cp:coreProperties>
</file>